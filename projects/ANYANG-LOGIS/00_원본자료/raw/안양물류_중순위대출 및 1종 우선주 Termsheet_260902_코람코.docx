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18" w:space="0" w:color="F79646" w:themeColor="accent6"/>
          <w:bottom w:val="single" w:sz="18" w:space="0" w:color="F79646" w:themeColor="accent6"/>
        </w:tblBorders>
        <w:tblLook w:val="04A0" w:firstRow="1" w:lastRow="0" w:firstColumn="1" w:lastColumn="0" w:noHBand="0" w:noVBand="1"/>
      </w:tblPr>
      <w:tblGrid>
        <w:gridCol w:w="9638"/>
      </w:tblGrid>
      <w:tr w:rsidR="006B297A" w:rsidRPr="000D7D58" w14:paraId="1E2D2C31" w14:textId="77777777" w:rsidTr="00103D01">
        <w:trPr>
          <w:trHeight w:val="20"/>
        </w:trPr>
        <w:tc>
          <w:tcPr>
            <w:tcW w:w="5000" w:type="pct"/>
            <w:tcBorders>
              <w:top w:val="single" w:sz="24" w:space="0" w:color="0067AC"/>
              <w:bottom w:val="single" w:sz="24" w:space="0" w:color="0067AC"/>
            </w:tcBorders>
          </w:tcPr>
          <w:p w14:paraId="08275399" w14:textId="711DF613" w:rsidR="006B297A" w:rsidRPr="000D7D58" w:rsidRDefault="006B297A" w:rsidP="00103D01">
            <w:pPr>
              <w:spacing w:after="0" w:line="240" w:lineRule="auto"/>
              <w:jc w:val="center"/>
              <w:rPr>
                <w:rFonts w:asciiTheme="majorEastAsia" w:eastAsiaTheme="majorEastAsia" w:hAnsiTheme="majorEastAsia" w:cs="KoPubWorld돋움체 Medium"/>
                <w:b/>
                <w:bCs/>
                <w:sz w:val="36"/>
                <w:szCs w:val="36"/>
              </w:rPr>
            </w:pPr>
            <w:r>
              <w:rPr>
                <w:rFonts w:asciiTheme="majorEastAsia" w:eastAsiaTheme="majorEastAsia" w:hAnsiTheme="majorEastAsia" w:cs="KoPubWorld돋움체 Medium" w:hint="eastAsia"/>
                <w:b/>
                <w:bCs/>
                <w:sz w:val="36"/>
                <w:szCs w:val="36"/>
              </w:rPr>
              <w:t xml:space="preserve">안양물류센터 중순위 담보대출 및 </w:t>
            </w:r>
            <w:r>
              <w:rPr>
                <w:rFonts w:asciiTheme="majorEastAsia" w:eastAsiaTheme="majorEastAsia" w:hAnsiTheme="majorEastAsia" w:cs="KoPubWorld돋움체 Medium"/>
                <w:b/>
                <w:bCs/>
                <w:sz w:val="36"/>
                <w:szCs w:val="36"/>
              </w:rPr>
              <w:t>1</w:t>
            </w:r>
            <w:r>
              <w:rPr>
                <w:rFonts w:asciiTheme="majorEastAsia" w:eastAsiaTheme="majorEastAsia" w:hAnsiTheme="majorEastAsia" w:cs="KoPubWorld돋움체 Medium" w:hint="eastAsia"/>
                <w:b/>
                <w:bCs/>
                <w:sz w:val="36"/>
                <w:szCs w:val="36"/>
              </w:rPr>
              <w:t>종종류주</w:t>
            </w:r>
            <w:r w:rsidR="00114187">
              <w:rPr>
                <w:rFonts w:asciiTheme="majorEastAsia" w:eastAsiaTheme="majorEastAsia" w:hAnsiTheme="majorEastAsia" w:cs="KoPubWorld돋움체 Medium" w:hint="eastAsia"/>
                <w:b/>
                <w:bCs/>
                <w:sz w:val="36"/>
                <w:szCs w:val="36"/>
              </w:rPr>
              <w:t xml:space="preserve"> 투자</w:t>
            </w:r>
          </w:p>
          <w:p w14:paraId="67BECF8C" w14:textId="77777777" w:rsidR="006B297A" w:rsidRPr="000D7D58" w:rsidRDefault="006B297A" w:rsidP="00103D01">
            <w:pPr>
              <w:spacing w:after="0" w:line="240" w:lineRule="auto"/>
              <w:jc w:val="center"/>
              <w:rPr>
                <w:rFonts w:asciiTheme="majorEastAsia" w:eastAsiaTheme="majorEastAsia" w:hAnsiTheme="majorEastAsia" w:cs="KoPubWorld돋움체 Medium"/>
                <w:b/>
                <w:bCs/>
                <w:sz w:val="36"/>
                <w:szCs w:val="36"/>
              </w:rPr>
            </w:pPr>
            <w:r w:rsidRPr="000D7D58">
              <w:rPr>
                <w:rFonts w:asciiTheme="majorEastAsia" w:eastAsiaTheme="majorEastAsia" w:hAnsiTheme="majorEastAsia" w:cs="KoPubWorld돋움체 Medium"/>
                <w:b/>
                <w:bCs/>
                <w:sz w:val="36"/>
                <w:szCs w:val="36"/>
              </w:rPr>
              <w:t xml:space="preserve">Information </w:t>
            </w:r>
            <w:r w:rsidRPr="000D7D58">
              <w:rPr>
                <w:rFonts w:asciiTheme="majorEastAsia" w:eastAsiaTheme="majorEastAsia" w:hAnsiTheme="majorEastAsia" w:cs="KoPubWorld돋움체 Medium" w:hint="eastAsia"/>
                <w:b/>
                <w:bCs/>
                <w:sz w:val="36"/>
                <w:szCs w:val="36"/>
              </w:rPr>
              <w:t>Memorandum</w:t>
            </w:r>
          </w:p>
        </w:tc>
      </w:tr>
    </w:tbl>
    <w:p w14:paraId="460510B8" w14:textId="77777777" w:rsidR="006B297A" w:rsidRPr="000D7D58" w:rsidRDefault="006B297A" w:rsidP="006B297A">
      <w:pPr>
        <w:jc w:val="right"/>
        <w:rPr>
          <w:rFonts w:asciiTheme="majorEastAsia" w:eastAsiaTheme="majorEastAsia" w:hAnsiTheme="majorEastAsia" w:cs="KoPubWorld돋움체 Medium"/>
          <w:b/>
          <w:sz w:val="10"/>
          <w:szCs w:val="10"/>
        </w:rPr>
      </w:pPr>
    </w:p>
    <w:p w14:paraId="4B5F302B" w14:textId="7090B406" w:rsidR="006B297A" w:rsidRPr="000D7D58" w:rsidRDefault="006B297A" w:rsidP="006B297A">
      <w:pPr>
        <w:jc w:val="center"/>
        <w:rPr>
          <w:rFonts w:asciiTheme="majorEastAsia" w:eastAsiaTheme="majorEastAsia" w:hAnsiTheme="majorEastAsia" w:cs="KoPubWorld돋움체 Medium"/>
          <w:b/>
          <w:szCs w:val="20"/>
        </w:rPr>
      </w:pPr>
      <w:r w:rsidRPr="006B297A">
        <w:rPr>
          <w:rFonts w:asciiTheme="majorEastAsia" w:eastAsiaTheme="majorEastAsia" w:hAnsiTheme="majorEastAsia" w:cs="KoPubWorld돋움체 Medium"/>
          <w:b/>
          <w:noProof/>
          <w:szCs w:val="20"/>
        </w:rPr>
        <w:drawing>
          <wp:inline distT="0" distB="0" distL="0" distR="0" wp14:anchorId="18288C10" wp14:editId="756FFAF4">
            <wp:extent cx="6112933" cy="4275455"/>
            <wp:effectExtent l="0" t="0" r="254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7267" cy="4278486"/>
                    </a:xfrm>
                    <a:prstGeom prst="rect">
                      <a:avLst/>
                    </a:prstGeom>
                    <a:noFill/>
                    <a:ln>
                      <a:noFill/>
                    </a:ln>
                  </pic:spPr>
                </pic:pic>
              </a:graphicData>
            </a:graphic>
          </wp:inline>
        </w:drawing>
      </w:r>
    </w:p>
    <w:p w14:paraId="1DC7CCD9" w14:textId="597DAD82" w:rsidR="006B297A" w:rsidRPr="000D7D58" w:rsidRDefault="006B297A" w:rsidP="006B297A">
      <w:pPr>
        <w:jc w:val="center"/>
        <w:rPr>
          <w:rFonts w:asciiTheme="majorEastAsia" w:eastAsiaTheme="majorEastAsia" w:hAnsiTheme="majorEastAsia" w:cs="KoPubWorld돋움체 Medium"/>
          <w:b/>
          <w:sz w:val="24"/>
          <w:szCs w:val="26"/>
        </w:rPr>
      </w:pPr>
      <w:r w:rsidRPr="000D7D58">
        <w:rPr>
          <w:rFonts w:asciiTheme="majorEastAsia" w:eastAsiaTheme="majorEastAsia" w:hAnsiTheme="majorEastAsia" w:cs="KoPubWorld돋움체 Medium" w:hint="eastAsia"/>
          <w:b/>
          <w:sz w:val="24"/>
          <w:szCs w:val="26"/>
        </w:rPr>
        <w:t>202</w:t>
      </w:r>
      <w:r w:rsidRPr="000D7D58">
        <w:rPr>
          <w:rFonts w:asciiTheme="majorEastAsia" w:eastAsiaTheme="majorEastAsia" w:hAnsiTheme="majorEastAsia" w:cs="KoPubWorld돋움체 Medium"/>
          <w:b/>
          <w:sz w:val="24"/>
          <w:szCs w:val="26"/>
        </w:rPr>
        <w:t>6</w:t>
      </w:r>
      <w:r w:rsidRPr="000D7D58">
        <w:rPr>
          <w:rFonts w:asciiTheme="majorEastAsia" w:eastAsiaTheme="majorEastAsia" w:hAnsiTheme="majorEastAsia" w:cs="KoPubWorld돋움체 Medium" w:hint="eastAsia"/>
          <w:b/>
          <w:sz w:val="24"/>
          <w:szCs w:val="26"/>
        </w:rPr>
        <w:t xml:space="preserve">년 </w:t>
      </w:r>
      <w:r w:rsidR="00E871B7">
        <w:rPr>
          <w:rFonts w:asciiTheme="majorEastAsia" w:eastAsiaTheme="majorEastAsia" w:hAnsiTheme="majorEastAsia" w:cs="KoPubWorld돋움체 Medium"/>
          <w:b/>
          <w:sz w:val="24"/>
          <w:szCs w:val="26"/>
        </w:rPr>
        <w:t>9</w:t>
      </w:r>
      <w:r w:rsidRPr="000D7D58">
        <w:rPr>
          <w:rFonts w:asciiTheme="majorEastAsia" w:eastAsiaTheme="majorEastAsia" w:hAnsiTheme="majorEastAsia" w:cs="KoPubWorld돋움체 Medium" w:hint="eastAsia"/>
          <w:b/>
          <w:sz w:val="24"/>
          <w:szCs w:val="26"/>
        </w:rPr>
        <w:t>월</w:t>
      </w:r>
    </w:p>
    <w:p w14:paraId="150A518A" w14:textId="77777777" w:rsidR="006B297A" w:rsidRPr="000D7D58" w:rsidRDefault="006B297A" w:rsidP="006B297A">
      <w:pPr>
        <w:jc w:val="center"/>
        <w:rPr>
          <w:rFonts w:asciiTheme="majorEastAsia" w:eastAsiaTheme="majorEastAsia" w:hAnsiTheme="majorEastAsia" w:cs="KoPubWorld돋움체 Medium"/>
          <w:b/>
          <w:sz w:val="26"/>
          <w:szCs w:val="26"/>
        </w:rPr>
      </w:pPr>
      <w:r w:rsidRPr="000D7D58">
        <w:rPr>
          <w:rFonts w:asciiTheme="majorEastAsia" w:eastAsiaTheme="majorEastAsia" w:hAnsiTheme="majorEastAsia" w:cs="Arial"/>
          <w:b/>
          <w:i/>
          <w:noProof/>
          <w:color w:val="FF0000"/>
          <w:sz w:val="24"/>
          <w:szCs w:val="24"/>
        </w:rPr>
        <w:drawing>
          <wp:inline distT="0" distB="0" distL="0" distR="0" wp14:anchorId="150E925C" wp14:editId="6B118B9E">
            <wp:extent cx="1922720" cy="327271"/>
            <wp:effectExtent l="0" t="0" r="1905" b="0"/>
            <wp:docPr id="1153244506"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922720" cy="327271"/>
                    </a:xfrm>
                    <a:prstGeom prst="rect">
                      <a:avLst/>
                    </a:prstGeom>
                  </pic:spPr>
                </pic:pic>
              </a:graphicData>
            </a:graphic>
          </wp:inline>
        </w:drawing>
      </w:r>
    </w:p>
    <w:tbl>
      <w:tblPr>
        <w:tblStyle w:val="a8"/>
        <w:tblW w:w="5000" w:type="pct"/>
        <w:tblLook w:val="04A0" w:firstRow="1" w:lastRow="0" w:firstColumn="1" w:lastColumn="0" w:noHBand="0" w:noVBand="1"/>
      </w:tblPr>
      <w:tblGrid>
        <w:gridCol w:w="9628"/>
      </w:tblGrid>
      <w:tr w:rsidR="006B297A" w:rsidRPr="000D7D58" w14:paraId="19CFCB9E" w14:textId="77777777" w:rsidTr="00103D01">
        <w:tc>
          <w:tcPr>
            <w:tcW w:w="5000" w:type="pct"/>
          </w:tcPr>
          <w:p w14:paraId="47E6D128" w14:textId="77777777" w:rsidR="006B297A" w:rsidRPr="000D7D58" w:rsidRDefault="006B297A" w:rsidP="00103D01">
            <w:pPr>
              <w:rPr>
                <w:rFonts w:asciiTheme="majorEastAsia" w:eastAsiaTheme="majorEastAsia" w:hAnsiTheme="majorEastAsia" w:cs="KoPubWorld돋움체 Medium"/>
                <w:b/>
                <w:sz w:val="18"/>
                <w:szCs w:val="20"/>
              </w:rPr>
            </w:pPr>
            <w:r w:rsidRPr="000D7D58">
              <w:rPr>
                <w:rFonts w:asciiTheme="majorEastAsia" w:eastAsiaTheme="majorEastAsia" w:hAnsiTheme="majorEastAsia" w:cs="KoPubWorld돋움체 Medium" w:hint="eastAsia"/>
                <w:b/>
                <w:sz w:val="18"/>
                <w:szCs w:val="20"/>
              </w:rPr>
              <w:t>Disclaimer</w:t>
            </w:r>
          </w:p>
          <w:p w14:paraId="7CF2C3F1" w14:textId="77777777" w:rsidR="006B297A" w:rsidRPr="000D7D58" w:rsidRDefault="006B297A" w:rsidP="00103D01">
            <w:pPr>
              <w:spacing w:line="180" w:lineRule="auto"/>
              <w:rPr>
                <w:rFonts w:asciiTheme="majorEastAsia" w:eastAsiaTheme="majorEastAsia" w:hAnsiTheme="majorEastAsia" w:cs="KoPubWorld돋움체 Medium"/>
                <w:sz w:val="16"/>
                <w:szCs w:val="20"/>
              </w:rPr>
            </w:pPr>
            <w:r w:rsidRPr="000D7D58">
              <w:rPr>
                <w:rFonts w:asciiTheme="majorEastAsia" w:eastAsiaTheme="majorEastAsia" w:hAnsiTheme="majorEastAsia" w:cs="KoPubWorld돋움체 Medium" w:hint="eastAsia"/>
                <w:sz w:val="16"/>
                <w:szCs w:val="20"/>
              </w:rPr>
              <w:t>본</w:t>
            </w:r>
            <w:r w:rsidRPr="000D7D58">
              <w:rPr>
                <w:rFonts w:asciiTheme="majorEastAsia" w:eastAsiaTheme="majorEastAsia" w:hAnsiTheme="majorEastAsia" w:cs="KoPubWorld돋움체 Medium"/>
                <w:sz w:val="16"/>
                <w:szCs w:val="20"/>
              </w:rPr>
              <w:t xml:space="preserve"> 자료는 차주에 의해 제공된 정보를 바탕으로 작성되었으며, </w:t>
            </w:r>
            <w:r w:rsidRPr="000D7D58">
              <w:rPr>
                <w:rFonts w:asciiTheme="majorEastAsia" w:eastAsiaTheme="majorEastAsia" w:hAnsiTheme="majorEastAsia" w:cs="KoPubWorld돋움체 Medium" w:hint="eastAsia"/>
                <w:sz w:val="16"/>
                <w:szCs w:val="20"/>
              </w:rPr>
              <w:t>당사가</w:t>
            </w:r>
            <w:r w:rsidRPr="000D7D58">
              <w:rPr>
                <w:rFonts w:asciiTheme="majorEastAsia" w:eastAsiaTheme="majorEastAsia" w:hAnsiTheme="majorEastAsia" w:cs="KoPubWorld돋움체 Medium"/>
                <w:sz w:val="16"/>
                <w:szCs w:val="20"/>
              </w:rPr>
              <w:t xml:space="preserve"> 해당 정보의 정확성과 완전성을 보장하는 것이 아닙니다. 본 자료는 정보전달의 목적 및 귀사의 적절한 판단을 조력하기 위해서 제공하는 것으로서, 본 자료 이용자는 이러한 한계에 대해 충분히 검토하신 후에 본 자료를 이용하여야 합니다.</w:t>
            </w:r>
          </w:p>
          <w:p w14:paraId="085401A5" w14:textId="77777777" w:rsidR="006B297A" w:rsidRPr="000D7D58" w:rsidRDefault="006B297A" w:rsidP="00103D01">
            <w:pPr>
              <w:spacing w:line="180" w:lineRule="auto"/>
              <w:rPr>
                <w:rFonts w:asciiTheme="majorEastAsia" w:eastAsiaTheme="majorEastAsia" w:hAnsiTheme="majorEastAsia" w:cs="KoPubWorld돋움체 Medium"/>
                <w:szCs w:val="20"/>
              </w:rPr>
            </w:pPr>
            <w:r w:rsidRPr="000D7D58">
              <w:rPr>
                <w:rFonts w:asciiTheme="majorEastAsia" w:eastAsiaTheme="majorEastAsia" w:hAnsiTheme="majorEastAsia" w:cs="KoPubWorld돋움체 Medium" w:hint="eastAsia"/>
                <w:sz w:val="16"/>
                <w:szCs w:val="20"/>
              </w:rPr>
              <w:t>또한</w:t>
            </w:r>
            <w:r w:rsidRPr="000D7D58">
              <w:rPr>
                <w:rFonts w:asciiTheme="majorEastAsia" w:eastAsiaTheme="majorEastAsia" w:hAnsiTheme="majorEastAsia" w:cs="KoPubWorld돋움체 Medium"/>
                <w:sz w:val="16"/>
                <w:szCs w:val="20"/>
              </w:rPr>
              <w:t xml:space="preserve">, 본 자료에는 공개가 금지되거나 공개하여서는 안되는 영업비밀이 포함되어 있을 수 있습니다. 따라서 이를 타인에게 유출, 배포, 전송하는 행위는 엄격히 금지되어 있으며, 귀하 또는 귀사 또한 이를 영업비밀에 준하여 관리하여야 합니다. 다만, 비밀유지의무를 준수한다는 전제 하에 귀하 또는 귀사의 대표, 임원 및 관련 직원에 한하여 전달하는 것은 예외로 합니다. 이를 위반하여 본 자료가 타인에게 유출, 배포, 전송되는 경우에는 민형사상 책임을 부담할 수 </w:t>
            </w:r>
            <w:r w:rsidRPr="000D7D58">
              <w:rPr>
                <w:rFonts w:asciiTheme="majorEastAsia" w:eastAsiaTheme="majorEastAsia" w:hAnsiTheme="majorEastAsia" w:cs="KoPubWorld돋움체 Medium" w:hint="eastAsia"/>
                <w:sz w:val="16"/>
                <w:szCs w:val="20"/>
              </w:rPr>
              <w:t>있다는</w:t>
            </w:r>
            <w:r w:rsidRPr="000D7D58">
              <w:rPr>
                <w:rFonts w:asciiTheme="majorEastAsia" w:eastAsiaTheme="majorEastAsia" w:hAnsiTheme="majorEastAsia" w:cs="KoPubWorld돋움체 Medium"/>
                <w:sz w:val="16"/>
                <w:szCs w:val="20"/>
              </w:rPr>
              <w:t xml:space="preserve"> 점에 유의하여 주시기 바랍니다.</w:t>
            </w:r>
          </w:p>
        </w:tc>
      </w:tr>
    </w:tbl>
    <w:p w14:paraId="53C33A79" w14:textId="77777777" w:rsidR="006B297A" w:rsidRPr="0046504E" w:rsidRDefault="006B297A" w:rsidP="006B297A">
      <w:pPr>
        <w:spacing w:after="0"/>
        <w:rPr>
          <w:rFonts w:asciiTheme="majorEastAsia" w:eastAsiaTheme="majorEastAsia" w:hAnsiTheme="majorEastAsia" w:cs="KoPubWorld돋움체 Medium"/>
          <w:sz w:val="2"/>
          <w:szCs w:val="20"/>
        </w:rPr>
      </w:pPr>
    </w:p>
    <w:tbl>
      <w:tblPr>
        <w:tblStyle w:val="a8"/>
        <w:tblW w:w="5000" w:type="pct"/>
        <w:tblLook w:val="04A0" w:firstRow="1" w:lastRow="0" w:firstColumn="1" w:lastColumn="0" w:noHBand="0" w:noVBand="1"/>
      </w:tblPr>
      <w:tblGrid>
        <w:gridCol w:w="9628"/>
      </w:tblGrid>
      <w:tr w:rsidR="006B297A" w:rsidRPr="000D7D58" w14:paraId="3C597A87" w14:textId="77777777" w:rsidTr="00103D01">
        <w:tc>
          <w:tcPr>
            <w:tcW w:w="5000" w:type="pct"/>
          </w:tcPr>
          <w:p w14:paraId="03A71824" w14:textId="77777777" w:rsidR="006B297A" w:rsidRPr="000D7D58" w:rsidRDefault="006B297A" w:rsidP="00103D01">
            <w:pPr>
              <w:rPr>
                <w:rFonts w:asciiTheme="majorEastAsia" w:eastAsiaTheme="majorEastAsia" w:hAnsiTheme="majorEastAsia" w:cs="KoPubWorld돋움체 Medium"/>
                <w:b/>
                <w:szCs w:val="20"/>
              </w:rPr>
            </w:pPr>
            <w:r w:rsidRPr="000D7D58">
              <w:rPr>
                <w:rFonts w:asciiTheme="majorEastAsia" w:eastAsiaTheme="majorEastAsia" w:hAnsiTheme="majorEastAsia" w:cs="KoPubWorld돋움체 Medium" w:hint="eastAsia"/>
                <w:b/>
                <w:szCs w:val="20"/>
              </w:rPr>
              <w:t>우리투자증권 대체투자본부 대체투자금융1부</w:t>
            </w:r>
          </w:p>
          <w:p w14:paraId="3C55CAEF" w14:textId="77777777" w:rsidR="006B297A" w:rsidRPr="000D7D58" w:rsidRDefault="006B297A" w:rsidP="00103D01">
            <w:pPr>
              <w:rPr>
                <w:rFonts w:asciiTheme="majorEastAsia" w:eastAsiaTheme="majorEastAsia" w:hAnsiTheme="majorEastAsia" w:cs="KoPubWorld돋움체 Medium"/>
                <w:szCs w:val="20"/>
              </w:rPr>
            </w:pPr>
            <w:r w:rsidRPr="000D7D58">
              <w:rPr>
                <w:rFonts w:asciiTheme="majorEastAsia" w:eastAsiaTheme="majorEastAsia" w:hAnsiTheme="majorEastAsia" w:cs="KoPubWorld돋움체 Medium" w:hint="eastAsia"/>
                <w:szCs w:val="20"/>
              </w:rPr>
              <w:t>부    장 홍 진 표 02-6</w:t>
            </w:r>
            <w:r w:rsidRPr="000D7D58">
              <w:rPr>
                <w:rFonts w:asciiTheme="majorEastAsia" w:eastAsiaTheme="majorEastAsia" w:hAnsiTheme="majorEastAsia" w:cs="KoPubWorld돋움체 Medium"/>
                <w:szCs w:val="20"/>
              </w:rPr>
              <w:t>390-3899</w:t>
            </w:r>
            <w:r w:rsidRPr="000D7D58">
              <w:rPr>
                <w:rFonts w:asciiTheme="majorEastAsia" w:eastAsiaTheme="majorEastAsia" w:hAnsiTheme="majorEastAsia" w:cs="KoPubWorld돋움체 Medium" w:hint="eastAsia"/>
                <w:szCs w:val="20"/>
              </w:rPr>
              <w:t xml:space="preserve"> / 010-9130-2989</w:t>
            </w:r>
            <w:r w:rsidRPr="000D7D58">
              <w:rPr>
                <w:rFonts w:asciiTheme="majorEastAsia" w:eastAsiaTheme="majorEastAsia" w:hAnsiTheme="majorEastAsia" w:cs="KoPubWorld돋움체 Medium"/>
                <w:szCs w:val="20"/>
              </w:rPr>
              <w:t xml:space="preserve"> jinpyo.hong@wooriib.com</w:t>
            </w:r>
          </w:p>
          <w:p w14:paraId="425712F5" w14:textId="71B1D77B" w:rsidR="006B297A" w:rsidRPr="000D7D58" w:rsidRDefault="006B297A" w:rsidP="00103D01">
            <w:pPr>
              <w:rPr>
                <w:rStyle w:val="ac"/>
                <w:rFonts w:asciiTheme="majorEastAsia" w:eastAsiaTheme="majorEastAsia" w:hAnsiTheme="majorEastAsia" w:cs="KoPubWorld돋움체 Medium"/>
                <w:szCs w:val="20"/>
              </w:rPr>
            </w:pPr>
            <w:r w:rsidRPr="000D7D58">
              <w:rPr>
                <w:rFonts w:asciiTheme="majorEastAsia" w:eastAsiaTheme="majorEastAsia" w:hAnsiTheme="majorEastAsia" w:cs="KoPubWorld돋움체 Medium" w:hint="eastAsia"/>
                <w:szCs w:val="20"/>
              </w:rPr>
              <w:t xml:space="preserve">부  </w:t>
            </w:r>
            <w:r w:rsidRPr="000D7D58">
              <w:rPr>
                <w:rFonts w:asciiTheme="majorEastAsia" w:eastAsiaTheme="majorEastAsia" w:hAnsiTheme="majorEastAsia" w:cs="KoPubWorld돋움체 Medium"/>
                <w:szCs w:val="20"/>
              </w:rPr>
              <w:t xml:space="preserve">  </w:t>
            </w:r>
            <w:r w:rsidRPr="000D7D58">
              <w:rPr>
                <w:rFonts w:asciiTheme="majorEastAsia" w:eastAsiaTheme="majorEastAsia" w:hAnsiTheme="majorEastAsia" w:cs="KoPubWorld돋움체 Medium" w:hint="eastAsia"/>
                <w:szCs w:val="20"/>
              </w:rPr>
              <w:t>장</w:t>
            </w:r>
            <w:r w:rsidRPr="000D7D58">
              <w:rPr>
                <w:rFonts w:asciiTheme="majorEastAsia" w:eastAsiaTheme="majorEastAsia" w:hAnsiTheme="majorEastAsia" w:cs="KoPubWorld돋움체 Medium"/>
                <w:szCs w:val="20"/>
              </w:rPr>
              <w:t xml:space="preserve"> </w:t>
            </w:r>
            <w:r w:rsidRPr="000D7D58">
              <w:rPr>
                <w:rFonts w:asciiTheme="majorEastAsia" w:eastAsiaTheme="majorEastAsia" w:hAnsiTheme="majorEastAsia" w:cs="KoPubWorld돋움체 Medium" w:hint="eastAsia"/>
                <w:szCs w:val="20"/>
              </w:rPr>
              <w:t>김 희 준 02-6</w:t>
            </w:r>
            <w:r w:rsidRPr="000D7D58">
              <w:rPr>
                <w:rFonts w:asciiTheme="majorEastAsia" w:eastAsiaTheme="majorEastAsia" w:hAnsiTheme="majorEastAsia" w:cs="KoPubWorld돋움체 Medium"/>
                <w:szCs w:val="20"/>
              </w:rPr>
              <w:t>390-3934</w:t>
            </w:r>
            <w:r w:rsidRPr="000D7D58">
              <w:rPr>
                <w:rFonts w:asciiTheme="majorEastAsia" w:eastAsiaTheme="majorEastAsia" w:hAnsiTheme="majorEastAsia" w:cs="KoPubWorld돋움체 Medium" w:hint="eastAsia"/>
                <w:szCs w:val="20"/>
              </w:rPr>
              <w:t xml:space="preserve"> / 010-9657-3200</w:t>
            </w:r>
            <w:r w:rsidRPr="000D7D58">
              <w:rPr>
                <w:rFonts w:asciiTheme="majorEastAsia" w:eastAsiaTheme="majorEastAsia" w:hAnsiTheme="majorEastAsia" w:cs="KoPubWorld돋움체 Medium"/>
                <w:szCs w:val="20"/>
              </w:rPr>
              <w:t xml:space="preserve"> </w:t>
            </w:r>
            <w:r>
              <w:rPr>
                <w:rFonts w:asciiTheme="majorEastAsia" w:eastAsiaTheme="majorEastAsia" w:hAnsiTheme="majorEastAsia" w:cs="KoPubWorld돋움체 Medium"/>
                <w:szCs w:val="20"/>
              </w:rPr>
              <w:t>khj@wooriib.com</w:t>
            </w:r>
          </w:p>
          <w:p w14:paraId="217F1C92" w14:textId="594DD300" w:rsidR="006B297A" w:rsidRPr="000D7D58" w:rsidRDefault="006B297A" w:rsidP="00103D01">
            <w:pPr>
              <w:rPr>
                <w:rStyle w:val="ac"/>
                <w:rFonts w:asciiTheme="majorEastAsia" w:eastAsiaTheme="majorEastAsia" w:hAnsiTheme="majorEastAsia" w:cs="KoPubWorld돋움체 Medium"/>
                <w:szCs w:val="20"/>
              </w:rPr>
            </w:pPr>
            <w:r w:rsidRPr="000D7D58">
              <w:rPr>
                <w:rFonts w:asciiTheme="majorEastAsia" w:eastAsiaTheme="majorEastAsia" w:hAnsiTheme="majorEastAsia" w:cs="KoPubWorld돋움체 Medium" w:hint="eastAsia"/>
                <w:szCs w:val="20"/>
              </w:rPr>
              <w:t xml:space="preserve">차  </w:t>
            </w:r>
            <w:r w:rsidRPr="000D7D58">
              <w:rPr>
                <w:rFonts w:asciiTheme="majorEastAsia" w:eastAsiaTheme="majorEastAsia" w:hAnsiTheme="majorEastAsia" w:cs="KoPubWorld돋움체 Medium"/>
                <w:szCs w:val="20"/>
              </w:rPr>
              <w:t xml:space="preserve">  </w:t>
            </w:r>
            <w:r w:rsidRPr="000D7D58">
              <w:rPr>
                <w:rFonts w:asciiTheme="majorEastAsia" w:eastAsiaTheme="majorEastAsia" w:hAnsiTheme="majorEastAsia" w:cs="KoPubWorld돋움체 Medium" w:hint="eastAsia"/>
                <w:szCs w:val="20"/>
              </w:rPr>
              <w:t>장</w:t>
            </w:r>
            <w:r w:rsidRPr="000D7D58">
              <w:rPr>
                <w:rFonts w:asciiTheme="majorEastAsia" w:eastAsiaTheme="majorEastAsia" w:hAnsiTheme="majorEastAsia" w:cs="KoPubWorld돋움체 Medium"/>
                <w:szCs w:val="20"/>
              </w:rPr>
              <w:t xml:space="preserve"> </w:t>
            </w:r>
            <w:r w:rsidRPr="000D7D58">
              <w:rPr>
                <w:rFonts w:asciiTheme="majorEastAsia" w:eastAsiaTheme="majorEastAsia" w:hAnsiTheme="majorEastAsia" w:cs="KoPubWorld돋움체 Medium" w:hint="eastAsia"/>
                <w:szCs w:val="20"/>
              </w:rPr>
              <w:t>권 도 형 02-6</w:t>
            </w:r>
            <w:r w:rsidRPr="000D7D58">
              <w:rPr>
                <w:rFonts w:asciiTheme="majorEastAsia" w:eastAsiaTheme="majorEastAsia" w:hAnsiTheme="majorEastAsia" w:cs="KoPubWorld돋움체 Medium"/>
                <w:szCs w:val="20"/>
              </w:rPr>
              <w:t>390-3943</w:t>
            </w:r>
            <w:r w:rsidRPr="000D7D58">
              <w:rPr>
                <w:rFonts w:asciiTheme="majorEastAsia" w:eastAsiaTheme="majorEastAsia" w:hAnsiTheme="majorEastAsia" w:cs="KoPubWorld돋움체 Medium" w:hint="eastAsia"/>
                <w:szCs w:val="20"/>
              </w:rPr>
              <w:t xml:space="preserve"> / 010-6408-5516</w:t>
            </w:r>
            <w:r w:rsidRPr="000D7D58">
              <w:rPr>
                <w:rFonts w:asciiTheme="majorEastAsia" w:eastAsiaTheme="majorEastAsia" w:hAnsiTheme="majorEastAsia" w:cs="KoPubWorld돋움체 Medium"/>
                <w:szCs w:val="20"/>
              </w:rPr>
              <w:t xml:space="preserve"> </w:t>
            </w:r>
            <w:r>
              <w:rPr>
                <w:rFonts w:asciiTheme="majorEastAsia" w:eastAsiaTheme="majorEastAsia" w:hAnsiTheme="majorEastAsia" w:cs="KoPubWorld돋움체 Medium"/>
                <w:szCs w:val="20"/>
              </w:rPr>
              <w:t>kwon@wooriib.com</w:t>
            </w:r>
          </w:p>
          <w:p w14:paraId="2477BF2B" w14:textId="0B17AE7E" w:rsidR="006B297A" w:rsidRPr="000D7D58" w:rsidRDefault="006B297A" w:rsidP="00103D01">
            <w:pPr>
              <w:rPr>
                <w:rStyle w:val="ac"/>
                <w:rFonts w:asciiTheme="majorEastAsia" w:eastAsiaTheme="majorEastAsia" w:hAnsiTheme="majorEastAsia" w:cs="KoPubWorld돋움체 Medium"/>
                <w:szCs w:val="20"/>
              </w:rPr>
            </w:pPr>
            <w:r w:rsidRPr="000D7D58">
              <w:rPr>
                <w:rFonts w:asciiTheme="majorEastAsia" w:eastAsiaTheme="majorEastAsia" w:hAnsiTheme="majorEastAsia" w:cs="KoPubWorld돋움체 Medium" w:hint="eastAsia"/>
                <w:szCs w:val="20"/>
              </w:rPr>
              <w:t xml:space="preserve">차  </w:t>
            </w:r>
            <w:r w:rsidRPr="000D7D58">
              <w:rPr>
                <w:rFonts w:asciiTheme="majorEastAsia" w:eastAsiaTheme="majorEastAsia" w:hAnsiTheme="majorEastAsia" w:cs="KoPubWorld돋움체 Medium"/>
                <w:szCs w:val="20"/>
              </w:rPr>
              <w:t xml:space="preserve">  </w:t>
            </w:r>
            <w:r w:rsidRPr="000D7D58">
              <w:rPr>
                <w:rFonts w:asciiTheme="majorEastAsia" w:eastAsiaTheme="majorEastAsia" w:hAnsiTheme="majorEastAsia" w:cs="KoPubWorld돋움체 Medium" w:hint="eastAsia"/>
                <w:szCs w:val="20"/>
              </w:rPr>
              <w:t>장</w:t>
            </w:r>
            <w:r w:rsidRPr="000D7D58">
              <w:rPr>
                <w:rFonts w:asciiTheme="majorEastAsia" w:eastAsiaTheme="majorEastAsia" w:hAnsiTheme="majorEastAsia" w:cs="KoPubWorld돋움체 Medium"/>
                <w:szCs w:val="20"/>
              </w:rPr>
              <w:t xml:space="preserve"> </w:t>
            </w:r>
            <w:r w:rsidRPr="000D7D58">
              <w:rPr>
                <w:rFonts w:asciiTheme="majorEastAsia" w:eastAsiaTheme="majorEastAsia" w:hAnsiTheme="majorEastAsia" w:cs="KoPubWorld돋움체 Medium" w:hint="eastAsia"/>
                <w:szCs w:val="20"/>
              </w:rPr>
              <w:t>김 상 훈 02-6</w:t>
            </w:r>
            <w:r w:rsidRPr="000D7D58">
              <w:rPr>
                <w:rFonts w:asciiTheme="majorEastAsia" w:eastAsiaTheme="majorEastAsia" w:hAnsiTheme="majorEastAsia" w:cs="KoPubWorld돋움체 Medium"/>
                <w:szCs w:val="20"/>
              </w:rPr>
              <w:t>390-3541</w:t>
            </w:r>
            <w:r w:rsidRPr="000D7D58">
              <w:rPr>
                <w:rFonts w:asciiTheme="majorEastAsia" w:eastAsiaTheme="majorEastAsia" w:hAnsiTheme="majorEastAsia" w:cs="KoPubWorld돋움체 Medium" w:hint="eastAsia"/>
                <w:szCs w:val="20"/>
              </w:rPr>
              <w:t xml:space="preserve"> / 010-3635-1653</w:t>
            </w:r>
            <w:r w:rsidRPr="000D7D58">
              <w:rPr>
                <w:rFonts w:asciiTheme="majorEastAsia" w:eastAsiaTheme="majorEastAsia" w:hAnsiTheme="majorEastAsia" w:cs="KoPubWorld돋움체 Medium"/>
                <w:szCs w:val="20"/>
              </w:rPr>
              <w:t xml:space="preserve"> </w:t>
            </w:r>
            <w:r>
              <w:rPr>
                <w:rFonts w:asciiTheme="majorEastAsia" w:eastAsiaTheme="majorEastAsia" w:hAnsiTheme="majorEastAsia" w:cs="KoPubWorld돋움체 Medium"/>
                <w:szCs w:val="20"/>
              </w:rPr>
              <w:t>s</w:t>
            </w:r>
            <w:r>
              <w:rPr>
                <w:rFonts w:cs="KoPubWorld돋움체 Medium"/>
              </w:rPr>
              <w:t>hkim1653@wooriib.com</w:t>
            </w:r>
          </w:p>
          <w:p w14:paraId="20ED9BF4" w14:textId="21B0FFAF" w:rsidR="006B297A" w:rsidRPr="000D7D58" w:rsidRDefault="006B297A" w:rsidP="00103D01">
            <w:pPr>
              <w:rPr>
                <w:rStyle w:val="ac"/>
                <w:rFonts w:asciiTheme="majorEastAsia" w:eastAsiaTheme="majorEastAsia" w:hAnsiTheme="majorEastAsia" w:cs="KoPubWorld돋움체 Medium"/>
                <w:szCs w:val="20"/>
              </w:rPr>
            </w:pPr>
            <w:r w:rsidRPr="000D7D58">
              <w:rPr>
                <w:rFonts w:asciiTheme="majorEastAsia" w:eastAsiaTheme="majorEastAsia" w:hAnsiTheme="majorEastAsia" w:cs="KoPubWorld돋움체 Medium" w:hint="eastAsia"/>
                <w:szCs w:val="20"/>
              </w:rPr>
              <w:t xml:space="preserve">대  </w:t>
            </w:r>
            <w:r w:rsidRPr="000D7D58">
              <w:rPr>
                <w:rFonts w:asciiTheme="majorEastAsia" w:eastAsiaTheme="majorEastAsia" w:hAnsiTheme="majorEastAsia" w:cs="KoPubWorld돋움체 Medium"/>
                <w:szCs w:val="20"/>
              </w:rPr>
              <w:t xml:space="preserve">  </w:t>
            </w:r>
            <w:r w:rsidRPr="000D7D58">
              <w:rPr>
                <w:rFonts w:asciiTheme="majorEastAsia" w:eastAsiaTheme="majorEastAsia" w:hAnsiTheme="majorEastAsia" w:cs="KoPubWorld돋움체 Medium" w:hint="eastAsia"/>
                <w:szCs w:val="20"/>
              </w:rPr>
              <w:t>리</w:t>
            </w:r>
            <w:r w:rsidRPr="000D7D58">
              <w:rPr>
                <w:rFonts w:asciiTheme="majorEastAsia" w:eastAsiaTheme="majorEastAsia" w:hAnsiTheme="majorEastAsia" w:cs="KoPubWorld돋움체 Medium"/>
                <w:szCs w:val="20"/>
              </w:rPr>
              <w:t xml:space="preserve"> </w:t>
            </w:r>
            <w:r w:rsidRPr="000D7D58">
              <w:rPr>
                <w:rFonts w:asciiTheme="majorEastAsia" w:eastAsiaTheme="majorEastAsia" w:hAnsiTheme="majorEastAsia" w:cs="KoPubWorld돋움체 Medium" w:hint="eastAsia"/>
                <w:szCs w:val="20"/>
              </w:rPr>
              <w:t>유 선 우 02-6</w:t>
            </w:r>
            <w:r w:rsidRPr="000D7D58">
              <w:rPr>
                <w:rFonts w:asciiTheme="majorEastAsia" w:eastAsiaTheme="majorEastAsia" w:hAnsiTheme="majorEastAsia" w:cs="KoPubWorld돋움체 Medium"/>
                <w:szCs w:val="20"/>
              </w:rPr>
              <w:t>390-3886</w:t>
            </w:r>
            <w:r w:rsidRPr="000D7D58">
              <w:rPr>
                <w:rFonts w:asciiTheme="majorEastAsia" w:eastAsiaTheme="majorEastAsia" w:hAnsiTheme="majorEastAsia" w:cs="KoPubWorld돋움체 Medium" w:hint="eastAsia"/>
                <w:szCs w:val="20"/>
              </w:rPr>
              <w:t xml:space="preserve"> / 010-5583-9698</w:t>
            </w:r>
            <w:r w:rsidRPr="000D7D58">
              <w:rPr>
                <w:rFonts w:asciiTheme="majorEastAsia" w:eastAsiaTheme="majorEastAsia" w:hAnsiTheme="majorEastAsia" w:cs="KoPubWorld돋움체 Medium"/>
                <w:szCs w:val="20"/>
              </w:rPr>
              <w:t xml:space="preserve"> </w:t>
            </w:r>
            <w:r w:rsidRPr="006B297A">
              <w:rPr>
                <w:rFonts w:asciiTheme="majorEastAsia" w:eastAsiaTheme="majorEastAsia" w:hAnsiTheme="majorEastAsia" w:hint="eastAsia"/>
              </w:rPr>
              <w:t>yoosw</w:t>
            </w:r>
            <w:r w:rsidRPr="006B297A">
              <w:rPr>
                <w:rFonts w:asciiTheme="majorEastAsia" w:eastAsiaTheme="majorEastAsia" w:hAnsiTheme="majorEastAsia" w:cs="KoPubWorld돋움체 Medium"/>
                <w:szCs w:val="20"/>
              </w:rPr>
              <w:t>@</w:t>
            </w:r>
            <w:r w:rsidRPr="006B297A">
              <w:rPr>
                <w:rFonts w:asciiTheme="majorEastAsia" w:eastAsiaTheme="majorEastAsia" w:hAnsiTheme="majorEastAsia" w:cs="KoPubWorld돋움체 Medium" w:hint="eastAsia"/>
                <w:szCs w:val="20"/>
              </w:rPr>
              <w:t>w</w:t>
            </w:r>
            <w:r w:rsidRPr="006B297A">
              <w:rPr>
                <w:rFonts w:asciiTheme="majorEastAsia" w:eastAsiaTheme="majorEastAsia" w:hAnsiTheme="majorEastAsia" w:hint="eastAsia"/>
              </w:rPr>
              <w:t>oorii</w:t>
            </w:r>
            <w:r>
              <w:rPr>
                <w:rFonts w:asciiTheme="majorEastAsia" w:eastAsiaTheme="majorEastAsia" w:hAnsiTheme="majorEastAsia"/>
              </w:rPr>
              <w:t>b.com</w:t>
            </w:r>
          </w:p>
          <w:p w14:paraId="5684B67B" w14:textId="77777777" w:rsidR="006B297A" w:rsidRPr="000D7D58" w:rsidRDefault="006B297A" w:rsidP="00103D01">
            <w:pPr>
              <w:rPr>
                <w:rFonts w:asciiTheme="majorEastAsia" w:eastAsiaTheme="majorEastAsia" w:hAnsiTheme="majorEastAsia" w:cs="KoPubWorld돋움체 Medium"/>
                <w:szCs w:val="20"/>
              </w:rPr>
            </w:pPr>
            <w:r w:rsidRPr="000D7D58">
              <w:rPr>
                <w:rFonts w:asciiTheme="majorEastAsia" w:eastAsiaTheme="majorEastAsia" w:hAnsiTheme="majorEastAsia" w:cs="KoPubWorld돋움체 Medium" w:hint="eastAsia"/>
                <w:szCs w:val="20"/>
              </w:rPr>
              <w:t xml:space="preserve">계 </w:t>
            </w:r>
            <w:r w:rsidRPr="000D7D58">
              <w:rPr>
                <w:rFonts w:asciiTheme="majorEastAsia" w:eastAsiaTheme="majorEastAsia" w:hAnsiTheme="majorEastAsia" w:cs="KoPubWorld돋움체 Medium"/>
                <w:szCs w:val="20"/>
              </w:rPr>
              <w:t xml:space="preserve">   </w:t>
            </w:r>
            <w:r w:rsidRPr="000D7D58">
              <w:rPr>
                <w:rFonts w:asciiTheme="majorEastAsia" w:eastAsiaTheme="majorEastAsia" w:hAnsiTheme="majorEastAsia" w:cs="KoPubWorld돋움체 Medium" w:hint="eastAsia"/>
                <w:szCs w:val="20"/>
              </w:rPr>
              <w:t xml:space="preserve">장 양 경 주 </w:t>
            </w:r>
            <w:r w:rsidRPr="000D7D58">
              <w:rPr>
                <w:rFonts w:asciiTheme="majorEastAsia" w:eastAsiaTheme="majorEastAsia" w:hAnsiTheme="majorEastAsia" w:cs="KoPubWorld돋움체 Medium"/>
                <w:szCs w:val="20"/>
              </w:rPr>
              <w:t>02-6390-3893 / 010-9611-7578 kjyang@wooriib.com</w:t>
            </w:r>
          </w:p>
        </w:tc>
      </w:tr>
    </w:tbl>
    <w:p w14:paraId="40CB22B3" w14:textId="7E96A627" w:rsidR="00561B5E" w:rsidRPr="00253C54" w:rsidRDefault="00A52317" w:rsidP="00253C54">
      <w:pPr>
        <w:pStyle w:val="a5"/>
        <w:numPr>
          <w:ilvl w:val="0"/>
          <w:numId w:val="38"/>
        </w:numPr>
        <w:spacing w:after="0" w:line="240" w:lineRule="auto"/>
        <w:ind w:leftChars="0"/>
        <w:textAlignment w:val="baseline"/>
        <w:rPr>
          <w:rFonts w:ascii="함초롬바탕" w:eastAsia="함초롬바탕" w:hAnsi="함초롬바탕" w:cs="함초롬바탕"/>
          <w:b/>
          <w:kern w:val="0"/>
          <w:sz w:val="28"/>
          <w:szCs w:val="28"/>
        </w:rPr>
      </w:pPr>
      <w:r w:rsidRPr="00253C54">
        <w:rPr>
          <w:rFonts w:ascii="함초롬바탕" w:eastAsia="함초롬바탕" w:hAnsi="함초롬바탕" w:cs="함초롬바탕" w:hint="eastAsia"/>
          <w:b/>
          <w:kern w:val="0"/>
          <w:sz w:val="28"/>
          <w:szCs w:val="28"/>
        </w:rPr>
        <w:lastRenderedPageBreak/>
        <w:t>금융개요</w:t>
      </w:r>
      <w:r w:rsidR="00253C54" w:rsidRPr="00253C54">
        <w:rPr>
          <w:rFonts w:ascii="함초롬바탕" w:eastAsia="함초롬바탕" w:hAnsi="함초롬바탕" w:cs="함초롬바탕"/>
          <w:b/>
          <w:sz w:val="28"/>
          <w:szCs w:val="36"/>
        </w:rPr>
        <w:t>(</w:t>
      </w:r>
      <w:r w:rsidR="00253C54" w:rsidRPr="00253C54">
        <w:rPr>
          <w:rFonts w:ascii="함초롬바탕" w:eastAsia="함초롬바탕" w:hAnsi="함초롬바탕" w:cs="함초롬바탕" w:hint="eastAsia"/>
          <w:b/>
          <w:sz w:val="28"/>
          <w:szCs w:val="36"/>
        </w:rPr>
        <w:t>대출)</w:t>
      </w:r>
    </w:p>
    <w:tbl>
      <w:tblPr>
        <w:tblW w:w="5000" w:type="pct"/>
        <w:tblBorders>
          <w:top w:val="single" w:sz="4" w:space="0" w:color="auto"/>
          <w:bottom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71"/>
        <w:gridCol w:w="7967"/>
      </w:tblGrid>
      <w:tr w:rsidR="00D1682F" w:rsidRPr="00EE1148" w:rsidDel="009D14A7" w14:paraId="029C8161" w14:textId="77777777" w:rsidTr="003322D0">
        <w:trPr>
          <w:trHeight w:val="58"/>
        </w:trPr>
        <w:tc>
          <w:tcPr>
            <w:tcW w:w="867" w:type="pct"/>
            <w:shd w:val="clear" w:color="auto" w:fill="EEECE1" w:themeFill="background2"/>
            <w:vAlign w:val="center"/>
          </w:tcPr>
          <w:p w14:paraId="67BDB15E" w14:textId="77777777" w:rsidR="00D1682F" w:rsidRPr="006E1854" w:rsidRDefault="00D1682F" w:rsidP="00D1682F">
            <w:pPr>
              <w:wordWrap/>
              <w:adjustRightInd w:val="0"/>
              <w:snapToGrid w:val="0"/>
              <w:spacing w:after="0" w:line="240" w:lineRule="auto"/>
              <w:jc w:val="center"/>
              <w:rPr>
                <w:rFonts w:ascii="함초롬바탕" w:eastAsia="함초롬바탕" w:hAnsi="함초롬바탕" w:cs="함초롬바탕"/>
                <w:sz w:val="22"/>
              </w:rPr>
            </w:pPr>
            <w:r w:rsidRPr="006E1854">
              <w:rPr>
                <w:rFonts w:ascii="함초롬바탕" w:eastAsia="함초롬바탕" w:hAnsi="함초롬바탕" w:cs="함초롬바탕" w:hint="eastAsia"/>
                <w:sz w:val="22"/>
              </w:rPr>
              <w:t>구분</w:t>
            </w:r>
          </w:p>
        </w:tc>
        <w:tc>
          <w:tcPr>
            <w:tcW w:w="4133" w:type="pct"/>
            <w:shd w:val="clear" w:color="auto" w:fill="EEECE1" w:themeFill="background2"/>
            <w:vAlign w:val="center"/>
          </w:tcPr>
          <w:p w14:paraId="734A4095" w14:textId="77777777" w:rsidR="00D1682F" w:rsidRPr="006E1854" w:rsidDel="009D14A7" w:rsidRDefault="00D1682F" w:rsidP="00D1682F">
            <w:pPr>
              <w:wordWrap/>
              <w:adjustRightInd w:val="0"/>
              <w:snapToGrid w:val="0"/>
              <w:spacing w:after="0" w:line="240" w:lineRule="auto"/>
              <w:jc w:val="center"/>
              <w:rPr>
                <w:rFonts w:ascii="함초롬바탕" w:eastAsia="함초롬바탕" w:hAnsi="함초롬바탕" w:cs="함초롬바탕"/>
                <w:bCs/>
                <w:sz w:val="22"/>
              </w:rPr>
            </w:pPr>
            <w:r w:rsidRPr="006E1854">
              <w:rPr>
                <w:rFonts w:ascii="함초롬바탕" w:eastAsia="함초롬바탕" w:hAnsi="함초롬바탕" w:cs="함초롬바탕" w:hint="eastAsia"/>
                <w:bCs/>
                <w:sz w:val="22"/>
              </w:rPr>
              <w:t>내용</w:t>
            </w:r>
          </w:p>
        </w:tc>
      </w:tr>
      <w:tr w:rsidR="00D1682F" w:rsidRPr="00EE1148" w14:paraId="0F4F30BF" w14:textId="77777777" w:rsidTr="003322D0">
        <w:trPr>
          <w:trHeight w:val="58"/>
        </w:trPr>
        <w:tc>
          <w:tcPr>
            <w:tcW w:w="867" w:type="pct"/>
            <w:vAlign w:val="center"/>
          </w:tcPr>
          <w:p w14:paraId="491C136B" w14:textId="77777777" w:rsidR="00D1682F" w:rsidRPr="00EE1148" w:rsidRDefault="00D1682F" w:rsidP="00D1682F">
            <w:pPr>
              <w:wordWrap/>
              <w:adjustRightInd w:val="0"/>
              <w:snapToGrid w:val="0"/>
              <w:spacing w:after="0" w:line="240" w:lineRule="auto"/>
              <w:jc w:val="center"/>
              <w:rPr>
                <w:rFonts w:ascii="함초롬바탕" w:eastAsia="함초롬바탕" w:hAnsi="함초롬바탕" w:cs="함초롬바탕"/>
                <w:sz w:val="22"/>
              </w:rPr>
            </w:pPr>
            <w:r w:rsidRPr="00EE1148">
              <w:rPr>
                <w:rFonts w:ascii="함초롬바탕" w:eastAsia="함초롬바탕" w:hAnsi="함초롬바탕" w:cs="함초롬바탕" w:hint="eastAsia"/>
                <w:sz w:val="22"/>
              </w:rPr>
              <w:t>거래종류</w:t>
            </w:r>
          </w:p>
        </w:tc>
        <w:tc>
          <w:tcPr>
            <w:tcW w:w="4133" w:type="pct"/>
            <w:vAlign w:val="center"/>
          </w:tcPr>
          <w:p w14:paraId="5521DE04" w14:textId="40074216" w:rsidR="00D1682F" w:rsidRPr="00F921E2" w:rsidRDefault="00ED1A50" w:rsidP="00DD530D">
            <w:pPr>
              <w:wordWrap/>
              <w:adjustRightInd w:val="0"/>
              <w:snapToGrid w:val="0"/>
              <w:spacing w:after="0" w:line="240" w:lineRule="auto"/>
              <w:rPr>
                <w:rFonts w:ascii="함초롬바탕" w:eastAsia="함초롬바탕" w:hAnsi="함초롬바탕" w:cs="함초롬바탕"/>
                <w:bCs/>
                <w:sz w:val="22"/>
              </w:rPr>
            </w:pPr>
            <w:r w:rsidRPr="00ED1A50">
              <w:rPr>
                <w:rFonts w:ascii="함초롬바탕" w:eastAsia="함초롬바탕" w:hAnsi="함초롬바탕" w:cs="함초롬바탕" w:hint="eastAsia"/>
                <w:kern w:val="0"/>
                <w:sz w:val="22"/>
                <w:szCs w:val="28"/>
              </w:rPr>
              <w:t>•</w:t>
            </w:r>
            <w:r w:rsidR="00D1682F" w:rsidRPr="00F921E2">
              <w:rPr>
                <w:rFonts w:ascii="함초롬바탕" w:eastAsia="함초롬바탕" w:hAnsi="함초롬바탕" w:cs="함초롬바탕" w:hint="eastAsia"/>
                <w:sz w:val="22"/>
              </w:rPr>
              <w:t xml:space="preserve"> </w:t>
            </w:r>
            <w:r w:rsidR="007F3546">
              <w:rPr>
                <w:rFonts w:ascii="함초롬바탕" w:eastAsia="함초롬바탕" w:hAnsi="함초롬바탕" w:cs="함초롬바탕" w:hint="eastAsia"/>
                <w:sz w:val="22"/>
              </w:rPr>
              <w:t>담보대출</w:t>
            </w:r>
          </w:p>
        </w:tc>
      </w:tr>
      <w:tr w:rsidR="00D1682F" w:rsidRPr="00EE1148" w14:paraId="539A61AE" w14:textId="77777777" w:rsidTr="003322D0">
        <w:trPr>
          <w:trHeight w:val="58"/>
        </w:trPr>
        <w:tc>
          <w:tcPr>
            <w:tcW w:w="867" w:type="pct"/>
            <w:vAlign w:val="center"/>
          </w:tcPr>
          <w:p w14:paraId="6C0DDB70" w14:textId="77777777" w:rsidR="00D1682F" w:rsidRPr="00C205F0" w:rsidRDefault="00D1682F" w:rsidP="00D1682F">
            <w:pPr>
              <w:wordWrap/>
              <w:adjustRightInd w:val="0"/>
              <w:snapToGrid w:val="0"/>
              <w:spacing w:after="0" w:line="240" w:lineRule="auto"/>
              <w:jc w:val="center"/>
              <w:rPr>
                <w:rFonts w:ascii="함초롬바탕" w:eastAsia="함초롬바탕" w:hAnsi="함초롬바탕" w:cs="함초롬바탕"/>
                <w:sz w:val="22"/>
              </w:rPr>
            </w:pPr>
            <w:r w:rsidRPr="00C205F0">
              <w:rPr>
                <w:rFonts w:ascii="함초롬바탕" w:eastAsia="함초롬바탕" w:hAnsi="함초롬바탕" w:cs="함초롬바탕" w:hint="eastAsia"/>
                <w:sz w:val="22"/>
              </w:rPr>
              <w:t>신청구분</w:t>
            </w:r>
          </w:p>
        </w:tc>
        <w:tc>
          <w:tcPr>
            <w:tcW w:w="4133" w:type="pct"/>
            <w:vAlign w:val="center"/>
          </w:tcPr>
          <w:p w14:paraId="6AA83F89" w14:textId="35B9AF5D" w:rsidR="00D1682F" w:rsidRPr="00C205F0" w:rsidRDefault="00ED1A50" w:rsidP="00D1682F">
            <w:pPr>
              <w:wordWrap/>
              <w:adjustRightInd w:val="0"/>
              <w:snapToGrid w:val="0"/>
              <w:spacing w:after="0" w:line="240" w:lineRule="auto"/>
              <w:rPr>
                <w:rFonts w:ascii="함초롬바탕" w:eastAsia="함초롬바탕" w:hAnsi="함초롬바탕" w:cs="함초롬바탕"/>
                <w:sz w:val="22"/>
              </w:rPr>
            </w:pPr>
            <w:r w:rsidRPr="00ED1A50">
              <w:rPr>
                <w:rFonts w:ascii="함초롬바탕" w:eastAsia="함초롬바탕" w:hAnsi="함초롬바탕" w:cs="함초롬바탕" w:hint="eastAsia"/>
                <w:kern w:val="0"/>
                <w:sz w:val="22"/>
                <w:szCs w:val="28"/>
              </w:rPr>
              <w:t>•</w:t>
            </w:r>
            <w:r w:rsidR="00D1682F" w:rsidRPr="00C205F0">
              <w:rPr>
                <w:rFonts w:ascii="함초롬바탕" w:eastAsia="함초롬바탕" w:hAnsi="함초롬바탕" w:cs="함초롬바탕" w:hint="eastAsia"/>
                <w:sz w:val="22"/>
              </w:rPr>
              <w:t xml:space="preserve"> </w:t>
            </w:r>
            <w:r w:rsidR="00D1682F" w:rsidRPr="00C205F0">
              <w:rPr>
                <w:rFonts w:ascii="함초롬바탕" w:eastAsia="함초롬바탕" w:hAnsi="함초롬바탕" w:cs="함초롬바탕" w:hint="eastAsia"/>
                <w:bCs/>
                <w:sz w:val="22"/>
              </w:rPr>
              <w:t>신규</w:t>
            </w:r>
          </w:p>
        </w:tc>
      </w:tr>
      <w:tr w:rsidR="00D1682F" w:rsidRPr="00EE1148" w14:paraId="5A080152" w14:textId="77777777" w:rsidTr="003322D0">
        <w:trPr>
          <w:trHeight w:val="58"/>
        </w:trPr>
        <w:tc>
          <w:tcPr>
            <w:tcW w:w="867" w:type="pct"/>
            <w:vAlign w:val="center"/>
          </w:tcPr>
          <w:p w14:paraId="64A2342A" w14:textId="77777777" w:rsidR="00D1682F" w:rsidRPr="00C205F0" w:rsidRDefault="00D1682F" w:rsidP="00D1682F">
            <w:pPr>
              <w:wordWrap/>
              <w:adjustRightInd w:val="0"/>
              <w:snapToGrid w:val="0"/>
              <w:spacing w:after="0" w:line="240" w:lineRule="auto"/>
              <w:jc w:val="center"/>
              <w:rPr>
                <w:rFonts w:ascii="함초롬바탕" w:eastAsia="함초롬바탕" w:hAnsi="함초롬바탕" w:cs="함초롬바탕"/>
                <w:sz w:val="22"/>
              </w:rPr>
            </w:pPr>
            <w:r w:rsidRPr="00C205F0">
              <w:rPr>
                <w:rFonts w:ascii="함초롬바탕" w:eastAsia="함초롬바탕" w:hAnsi="함초롬바탕" w:cs="함초롬바탕" w:hint="eastAsia"/>
                <w:sz w:val="22"/>
              </w:rPr>
              <w:t>차주명</w:t>
            </w:r>
          </w:p>
        </w:tc>
        <w:tc>
          <w:tcPr>
            <w:tcW w:w="4133" w:type="pct"/>
            <w:vAlign w:val="center"/>
          </w:tcPr>
          <w:p w14:paraId="3DB814F0" w14:textId="57E77DA4" w:rsidR="00D1682F" w:rsidRPr="00C205F0" w:rsidRDefault="00ED1A50" w:rsidP="00C120DD">
            <w:pPr>
              <w:wordWrap/>
              <w:adjustRightInd w:val="0"/>
              <w:snapToGrid w:val="0"/>
              <w:spacing w:after="0" w:line="240" w:lineRule="auto"/>
              <w:rPr>
                <w:rFonts w:ascii="함초롬바탕" w:eastAsia="함초롬바탕" w:hAnsi="함초롬바탕" w:cs="함초롬바탕"/>
                <w:bCs/>
                <w:sz w:val="22"/>
              </w:rPr>
            </w:pPr>
            <w:r w:rsidRPr="00ED1A50">
              <w:rPr>
                <w:rFonts w:ascii="함초롬바탕" w:eastAsia="함초롬바탕" w:hAnsi="함초롬바탕" w:cs="함초롬바탕" w:hint="eastAsia"/>
                <w:kern w:val="0"/>
                <w:sz w:val="22"/>
                <w:szCs w:val="28"/>
              </w:rPr>
              <w:t>•</w:t>
            </w:r>
            <w:r w:rsidR="007178DB" w:rsidRPr="00C205F0">
              <w:rPr>
                <w:rFonts w:ascii="함초롬바탕" w:eastAsia="함초롬바탕" w:hAnsi="함초롬바탕" w:cs="함초롬바탕"/>
                <w:kern w:val="0"/>
                <w:sz w:val="22"/>
              </w:rPr>
              <w:t xml:space="preserve"> </w:t>
            </w:r>
            <w:r w:rsidR="00C120DD">
              <w:rPr>
                <w:rFonts w:ascii="함초롬바탕" w:eastAsia="함초롬바탕" w:hAnsi="함초롬바탕" w:cs="함초롬바탕" w:hint="eastAsia"/>
                <w:kern w:val="0"/>
                <w:sz w:val="22"/>
              </w:rPr>
              <w:t>(주)</w:t>
            </w:r>
            <w:r w:rsidR="001B35CE">
              <w:rPr>
                <w:rFonts w:ascii="함초롬바탕" w:eastAsia="함초롬바탕" w:hAnsi="함초롬바탕" w:cs="함초롬바탕" w:hint="eastAsia"/>
                <w:kern w:val="0"/>
                <w:sz w:val="22"/>
              </w:rPr>
              <w:t>코람코라이프로지스위탁관리부동산투자회</w:t>
            </w:r>
            <w:r w:rsidR="004934DA" w:rsidRPr="00C205F0">
              <w:rPr>
                <w:rFonts w:ascii="함초롬바탕" w:eastAsia="함초롬바탕" w:hAnsi="함초롬바탕" w:cs="함초롬바탕" w:hint="eastAsia"/>
                <w:kern w:val="0"/>
                <w:sz w:val="22"/>
              </w:rPr>
              <w:t>사</w:t>
            </w:r>
            <w:r w:rsidR="005010BE">
              <w:rPr>
                <w:rFonts w:ascii="함초롬바탕" w:eastAsia="함초롬바탕" w:hAnsi="함초롬바탕" w:cs="함초롬바탕" w:hint="eastAsia"/>
                <w:kern w:val="0"/>
                <w:sz w:val="22"/>
              </w:rPr>
              <w:t xml:space="preserve"> </w:t>
            </w:r>
            <w:r w:rsidR="00831B57">
              <w:rPr>
                <w:rFonts w:ascii="함초롬바탕" w:eastAsia="함초롬바탕" w:hAnsi="함초롬바탕" w:cs="함초롬바탕"/>
                <w:kern w:val="0"/>
                <w:sz w:val="22"/>
              </w:rPr>
              <w:t>(</w:t>
            </w:r>
            <w:r w:rsidR="00831B57">
              <w:rPr>
                <w:rFonts w:ascii="함초롬바탕" w:eastAsia="함초롬바탕" w:hAnsi="함초롬바탕" w:cs="함초롬바탕" w:hint="eastAsia"/>
                <w:kern w:val="0"/>
                <w:sz w:val="22"/>
              </w:rPr>
              <w:t>설립예정)</w:t>
            </w:r>
          </w:p>
        </w:tc>
      </w:tr>
      <w:tr w:rsidR="00D1682F" w:rsidRPr="00EE1148" w14:paraId="2E21B76A" w14:textId="77777777" w:rsidTr="003322D0">
        <w:trPr>
          <w:trHeight w:val="58"/>
        </w:trPr>
        <w:tc>
          <w:tcPr>
            <w:tcW w:w="867" w:type="pct"/>
            <w:vAlign w:val="center"/>
          </w:tcPr>
          <w:p w14:paraId="0027813B" w14:textId="77777777" w:rsidR="00D1682F" w:rsidRPr="00C205F0" w:rsidRDefault="00D1682F" w:rsidP="00D1682F">
            <w:pPr>
              <w:wordWrap/>
              <w:adjustRightInd w:val="0"/>
              <w:snapToGrid w:val="0"/>
              <w:spacing w:after="0" w:line="240" w:lineRule="auto"/>
              <w:jc w:val="center"/>
              <w:rPr>
                <w:rFonts w:ascii="함초롬바탕" w:eastAsia="함초롬바탕" w:hAnsi="함초롬바탕" w:cs="함초롬바탕"/>
                <w:sz w:val="22"/>
              </w:rPr>
            </w:pPr>
            <w:r w:rsidRPr="00C205F0">
              <w:rPr>
                <w:rFonts w:ascii="함초롬바탕" w:eastAsia="함초롬바탕" w:hAnsi="함초롬바탕" w:cs="함초롬바탕" w:hint="eastAsia"/>
                <w:sz w:val="22"/>
              </w:rPr>
              <w:t>AMC</w:t>
            </w:r>
          </w:p>
        </w:tc>
        <w:tc>
          <w:tcPr>
            <w:tcW w:w="4133" w:type="pct"/>
            <w:vAlign w:val="center"/>
          </w:tcPr>
          <w:p w14:paraId="06957121" w14:textId="48B35F05" w:rsidR="00D1682F" w:rsidRPr="00C205F0" w:rsidRDefault="00ED1A50" w:rsidP="00D1682F">
            <w:pPr>
              <w:wordWrap/>
              <w:adjustRightInd w:val="0"/>
              <w:snapToGrid w:val="0"/>
              <w:spacing w:after="0" w:line="240" w:lineRule="auto"/>
              <w:rPr>
                <w:rFonts w:ascii="함초롬바탕" w:eastAsia="함초롬바탕" w:hAnsi="함초롬바탕" w:cs="함초롬바탕"/>
                <w:sz w:val="22"/>
              </w:rPr>
            </w:pPr>
            <w:r w:rsidRPr="00ED1A50">
              <w:rPr>
                <w:rFonts w:ascii="함초롬바탕" w:eastAsia="함초롬바탕" w:hAnsi="함초롬바탕" w:cs="함초롬바탕" w:hint="eastAsia"/>
                <w:kern w:val="0"/>
                <w:sz w:val="22"/>
                <w:szCs w:val="28"/>
              </w:rPr>
              <w:t>•</w:t>
            </w:r>
            <w:r w:rsidR="00D1682F" w:rsidRPr="00C205F0">
              <w:rPr>
                <w:rFonts w:ascii="함초롬바탕" w:eastAsia="함초롬바탕" w:hAnsi="함초롬바탕" w:cs="함초롬바탕" w:hint="eastAsia"/>
                <w:sz w:val="22"/>
              </w:rPr>
              <w:t xml:space="preserve"> </w:t>
            </w:r>
            <w:r w:rsidR="002F7C17">
              <w:rPr>
                <w:rFonts w:ascii="함초롬바탕" w:eastAsia="함초롬바탕" w:hAnsi="함초롬바탕" w:cs="함초롬바탕"/>
                <w:sz w:val="22"/>
              </w:rPr>
              <w:t>(</w:t>
            </w:r>
            <w:r w:rsidR="002F7C17">
              <w:rPr>
                <w:rFonts w:ascii="함초롬바탕" w:eastAsia="함초롬바탕" w:hAnsi="함초롬바탕" w:cs="함초롬바탕" w:hint="eastAsia"/>
                <w:sz w:val="22"/>
              </w:rPr>
              <w:t>주)</w:t>
            </w:r>
            <w:r w:rsidR="004934DA" w:rsidRPr="00C205F0">
              <w:rPr>
                <w:rFonts w:ascii="함초롬바탕" w:eastAsia="함초롬바탕" w:hAnsi="함초롬바탕" w:cs="함초롬바탕" w:hint="eastAsia"/>
                <w:sz w:val="22"/>
              </w:rPr>
              <w:t>코람코자산신탁</w:t>
            </w:r>
          </w:p>
        </w:tc>
      </w:tr>
      <w:tr w:rsidR="007A019F" w:rsidRPr="00EE1148" w14:paraId="21F47905" w14:textId="77777777" w:rsidTr="003322D0">
        <w:trPr>
          <w:trHeight w:val="58"/>
        </w:trPr>
        <w:tc>
          <w:tcPr>
            <w:tcW w:w="867" w:type="pct"/>
            <w:vAlign w:val="center"/>
          </w:tcPr>
          <w:p w14:paraId="6498E87D" w14:textId="2143BD9D" w:rsidR="007A019F" w:rsidRPr="00C205F0" w:rsidRDefault="007A019F" w:rsidP="00D1682F">
            <w:pPr>
              <w:wordWrap/>
              <w:adjustRightInd w:val="0"/>
              <w:snapToGrid w:val="0"/>
              <w:spacing w:after="0" w:line="240" w:lineRule="auto"/>
              <w:jc w:val="center"/>
              <w:rPr>
                <w:rFonts w:ascii="함초롬바탕" w:eastAsia="함초롬바탕" w:hAnsi="함초롬바탕" w:cs="함초롬바탕"/>
                <w:sz w:val="22"/>
              </w:rPr>
            </w:pPr>
            <w:r w:rsidRPr="00C205F0">
              <w:rPr>
                <w:rFonts w:ascii="함초롬바탕" w:eastAsia="함초롬바탕" w:hAnsi="함초롬바탕" w:cs="함초롬바탕" w:hint="eastAsia"/>
                <w:sz w:val="22"/>
              </w:rPr>
              <w:t xml:space="preserve">투자대상 </w:t>
            </w:r>
          </w:p>
        </w:tc>
        <w:tc>
          <w:tcPr>
            <w:tcW w:w="4133" w:type="pct"/>
            <w:vAlign w:val="center"/>
          </w:tcPr>
          <w:p w14:paraId="591BFE37" w14:textId="335AE5BA" w:rsidR="007A019F" w:rsidRPr="00C205F0" w:rsidRDefault="00ED1A50" w:rsidP="00D1682F">
            <w:pPr>
              <w:wordWrap/>
              <w:adjustRightInd w:val="0"/>
              <w:snapToGrid w:val="0"/>
              <w:spacing w:after="0" w:line="240" w:lineRule="auto"/>
              <w:rPr>
                <w:rFonts w:ascii="함초롬바탕" w:eastAsia="함초롬바탕" w:hAnsi="함초롬바탕" w:cs="함초롬바탕"/>
                <w:sz w:val="22"/>
              </w:rPr>
            </w:pPr>
            <w:r w:rsidRPr="00ED1A50">
              <w:rPr>
                <w:rFonts w:ascii="함초롬바탕" w:eastAsia="함초롬바탕" w:hAnsi="함초롬바탕" w:cs="함초롬바탕" w:hint="eastAsia"/>
                <w:kern w:val="0"/>
                <w:sz w:val="22"/>
                <w:szCs w:val="28"/>
              </w:rPr>
              <w:t>•</w:t>
            </w:r>
            <w:r w:rsidR="007A019F" w:rsidRPr="00C205F0">
              <w:rPr>
                <w:rFonts w:ascii="함초롬바탕" w:eastAsia="함초롬바탕" w:hAnsi="함초롬바탕" w:cs="함초롬바탕" w:hint="eastAsia"/>
                <w:sz w:val="22"/>
              </w:rPr>
              <w:t xml:space="preserve"> </w:t>
            </w:r>
            <w:r w:rsidR="004934DA" w:rsidRPr="00C205F0">
              <w:rPr>
                <w:rFonts w:ascii="함초롬바탕" w:eastAsia="함초롬바탕" w:hAnsi="함초롬바탕" w:cs="함초롬바탕" w:hint="eastAsia"/>
                <w:sz w:val="22"/>
              </w:rPr>
              <w:t xml:space="preserve">경기도 안양시 동안구 관양동 </w:t>
            </w:r>
            <w:r w:rsidR="004934DA" w:rsidRPr="00C205F0">
              <w:rPr>
                <w:rFonts w:ascii="함초롬바탕" w:eastAsia="함초롬바탕" w:hAnsi="함초롬바탕" w:cs="함초롬바탕"/>
                <w:sz w:val="22"/>
              </w:rPr>
              <w:t xml:space="preserve">934 </w:t>
            </w:r>
            <w:r w:rsidR="004934DA" w:rsidRPr="00C205F0">
              <w:rPr>
                <w:rFonts w:ascii="함초롬바탕" w:eastAsia="함초롬바탕" w:hAnsi="함초롬바탕" w:cs="함초롬바탕" w:hint="eastAsia"/>
                <w:sz w:val="22"/>
              </w:rPr>
              <w:t xml:space="preserve">외 </w:t>
            </w:r>
            <w:r w:rsidR="004934DA" w:rsidRPr="00C205F0">
              <w:rPr>
                <w:rFonts w:ascii="함초롬바탕" w:eastAsia="함초롬바탕" w:hAnsi="함초롬바탕" w:cs="함초롬바탕"/>
                <w:sz w:val="22"/>
              </w:rPr>
              <w:t>2</w:t>
            </w:r>
            <w:r w:rsidR="004934DA" w:rsidRPr="00C205F0">
              <w:rPr>
                <w:rFonts w:ascii="함초롬바탕" w:eastAsia="함초롬바탕" w:hAnsi="함초롬바탕" w:cs="함초롬바탕" w:hint="eastAsia"/>
                <w:sz w:val="22"/>
              </w:rPr>
              <w:t xml:space="preserve">필지 소재 물류센터 </w:t>
            </w:r>
          </w:p>
        </w:tc>
      </w:tr>
      <w:tr w:rsidR="00D1682F" w:rsidRPr="00EE1148" w14:paraId="55D46530" w14:textId="77777777" w:rsidTr="003322D0">
        <w:trPr>
          <w:trHeight w:val="1901"/>
        </w:trPr>
        <w:tc>
          <w:tcPr>
            <w:tcW w:w="867" w:type="pct"/>
            <w:vAlign w:val="center"/>
          </w:tcPr>
          <w:p w14:paraId="59233147" w14:textId="48817025" w:rsidR="00335B35" w:rsidRPr="00ED1A50" w:rsidRDefault="00D1682F" w:rsidP="00335B35">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t>금융조건</w:t>
            </w:r>
          </w:p>
        </w:tc>
        <w:tc>
          <w:tcPr>
            <w:tcW w:w="4133" w:type="pct"/>
            <w:vAlign w:val="center"/>
          </w:tcPr>
          <w:p w14:paraId="2158DC12" w14:textId="69ED630A" w:rsidR="00DB5817" w:rsidRPr="00ED1A50" w:rsidRDefault="00335B35" w:rsidP="00D1761C">
            <w:pPr>
              <w:wordWrap/>
              <w:spacing w:after="0" w:line="240" w:lineRule="auto"/>
              <w:jc w:val="left"/>
              <w:textAlignment w:val="baseline"/>
              <w:rPr>
                <w:rFonts w:ascii="함초롬바탕" w:eastAsia="함초롬바탕" w:hAnsi="함초롬바탕" w:cs="함초롬바탕"/>
                <w:sz w:val="22"/>
              </w:rPr>
            </w:pPr>
            <w:r w:rsidRPr="00ED1A50">
              <w:rPr>
                <w:rFonts w:ascii="함초롬바탕" w:eastAsia="함초롬바탕" w:hAnsi="함초롬바탕" w:cs="함초롬바탕" w:hint="eastAsia"/>
                <w:sz w:val="22"/>
              </w:rPr>
              <w:t>[담보대출 금융조건]</w:t>
            </w:r>
            <w:r w:rsidR="00114187" w:rsidRPr="00ED1A50">
              <w:rPr>
                <w:rFonts w:ascii="함초롬바탕" w:eastAsia="함초롬바탕" w:hAnsi="함초롬바탕" w:cs="함초롬바탕"/>
                <w:sz w:val="22"/>
              </w:rPr>
              <w:t xml:space="preserve">           </w:t>
            </w:r>
            <w:r w:rsidR="00147128" w:rsidRPr="00ED1A50">
              <w:rPr>
                <w:rFonts w:ascii="함초롬바탕" w:eastAsia="함초롬바탕" w:hAnsi="함초롬바탕" w:cs="함초롬바탕"/>
                <w:sz w:val="22"/>
              </w:rPr>
              <w:t xml:space="preserve">                                 </w:t>
            </w:r>
            <w:r w:rsidR="00147128" w:rsidRPr="00ED1A50">
              <w:rPr>
                <w:rFonts w:ascii="함초롬바탕" w:eastAsia="함초롬바탕" w:hAnsi="함초롬바탕" w:cs="함초롬바탕"/>
                <w:sz w:val="18"/>
              </w:rPr>
              <w:t>(</w:t>
            </w:r>
            <w:r w:rsidR="00147128" w:rsidRPr="00ED1A50">
              <w:rPr>
                <w:rFonts w:ascii="함초롬바탕" w:eastAsia="함초롬바탕" w:hAnsi="함초롬바탕" w:cs="함초롬바탕" w:hint="eastAsia"/>
                <w:sz w:val="18"/>
              </w:rPr>
              <w:t xml:space="preserve">단위 </w:t>
            </w:r>
            <w:r w:rsidR="00147128" w:rsidRPr="00ED1A50">
              <w:rPr>
                <w:rFonts w:ascii="함초롬바탕" w:eastAsia="함초롬바탕" w:hAnsi="함초롬바탕" w:cs="함초롬바탕"/>
                <w:sz w:val="18"/>
              </w:rPr>
              <w:t xml:space="preserve">: </w:t>
            </w:r>
            <w:r w:rsidR="00147128" w:rsidRPr="00ED1A50">
              <w:rPr>
                <w:rFonts w:ascii="함초롬바탕" w:eastAsia="함초롬바탕" w:hAnsi="함초롬바탕" w:cs="함초롬바탕" w:hint="eastAsia"/>
                <w:sz w:val="18"/>
              </w:rPr>
              <w:t>억원)</w:t>
            </w:r>
          </w:p>
          <w:tbl>
            <w:tblPr>
              <w:tblW w:w="5000" w:type="pct"/>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826"/>
              <w:gridCol w:w="741"/>
              <w:gridCol w:w="1651"/>
              <w:gridCol w:w="801"/>
              <w:gridCol w:w="801"/>
              <w:gridCol w:w="921"/>
              <w:gridCol w:w="739"/>
              <w:gridCol w:w="1289"/>
            </w:tblGrid>
            <w:tr w:rsidR="00ED1A50" w:rsidRPr="00ED1A50" w14:paraId="1F3A757B" w14:textId="12CC2109" w:rsidTr="003322D0">
              <w:trPr>
                <w:trHeight w:val="58"/>
              </w:trPr>
              <w:tc>
                <w:tcPr>
                  <w:tcW w:w="533" w:type="pct"/>
                  <w:shd w:val="clear" w:color="auto" w:fill="EEECE1" w:themeFill="background2"/>
                  <w:vAlign w:val="center"/>
                </w:tcPr>
                <w:p w14:paraId="0A57A608" w14:textId="77777777" w:rsidR="00D1761C" w:rsidRPr="00ED1A50" w:rsidRDefault="00D1761C" w:rsidP="00D1761C">
                  <w:pPr>
                    <w:spacing w:after="0" w:line="240" w:lineRule="auto"/>
                    <w:jc w:val="center"/>
                    <w:rPr>
                      <w:rFonts w:ascii="함초롬바탕" w:eastAsia="함초롬바탕" w:hAnsi="함초롬바탕" w:cs="함초롬바탕"/>
                      <w:bCs/>
                      <w:color w:val="000000"/>
                      <w:kern w:val="0"/>
                      <w:szCs w:val="20"/>
                    </w:rPr>
                  </w:pPr>
                  <w:r w:rsidRPr="00ED1A50">
                    <w:rPr>
                      <w:rFonts w:ascii="함초롬바탕" w:eastAsia="함초롬바탕" w:hAnsi="함초롬바탕" w:cs="함초롬바탕" w:hint="eastAsia"/>
                      <w:bCs/>
                      <w:color w:val="000000"/>
                      <w:kern w:val="0"/>
                      <w:szCs w:val="20"/>
                    </w:rPr>
                    <w:t>구분</w:t>
                  </w:r>
                </w:p>
              </w:tc>
              <w:tc>
                <w:tcPr>
                  <w:tcW w:w="478" w:type="pct"/>
                  <w:shd w:val="clear" w:color="auto" w:fill="EEECE1" w:themeFill="background2"/>
                  <w:vAlign w:val="center"/>
                </w:tcPr>
                <w:p w14:paraId="5F8946D0" w14:textId="6AD5089B" w:rsidR="00D1761C" w:rsidRPr="00ED1A50" w:rsidRDefault="00D1761C" w:rsidP="00D1761C">
                  <w:pPr>
                    <w:spacing w:after="0" w:line="240" w:lineRule="auto"/>
                    <w:jc w:val="center"/>
                    <w:rPr>
                      <w:rFonts w:ascii="함초롬바탕" w:eastAsia="함초롬바탕" w:hAnsi="함초롬바탕" w:cs="함초롬바탕"/>
                      <w:bCs/>
                      <w:color w:val="000000"/>
                      <w:kern w:val="0"/>
                      <w:szCs w:val="20"/>
                    </w:rPr>
                  </w:pPr>
                  <w:r w:rsidRPr="00ED1A50">
                    <w:rPr>
                      <w:rFonts w:ascii="함초롬바탕" w:eastAsia="함초롬바탕" w:hAnsi="함초롬바탕" w:cs="함초롬바탕" w:hint="eastAsia"/>
                      <w:bCs/>
                      <w:color w:val="000000"/>
                      <w:kern w:val="0"/>
                      <w:szCs w:val="20"/>
                    </w:rPr>
                    <w:t>금액</w:t>
                  </w:r>
                </w:p>
              </w:tc>
              <w:tc>
                <w:tcPr>
                  <w:tcW w:w="1064" w:type="pct"/>
                  <w:shd w:val="clear" w:color="auto" w:fill="EEECE1" w:themeFill="background2"/>
                  <w:vAlign w:val="center"/>
                </w:tcPr>
                <w:p w14:paraId="271CAEBC" w14:textId="7FAB8AFD" w:rsidR="00D1761C" w:rsidRPr="00ED1A50" w:rsidRDefault="00D1761C" w:rsidP="00D1761C">
                  <w:pPr>
                    <w:widowControl/>
                    <w:wordWrap/>
                    <w:autoSpaceDE/>
                    <w:autoSpaceDN/>
                    <w:spacing w:after="0" w:line="240" w:lineRule="auto"/>
                    <w:jc w:val="center"/>
                    <w:rPr>
                      <w:rFonts w:ascii="함초롬바탕" w:eastAsia="함초롬바탕" w:hAnsi="함초롬바탕" w:cs="함초롬바탕"/>
                      <w:bCs/>
                      <w:color w:val="000000"/>
                      <w:kern w:val="0"/>
                      <w:szCs w:val="20"/>
                    </w:rPr>
                  </w:pPr>
                  <w:r w:rsidRPr="00ED1A50">
                    <w:rPr>
                      <w:rFonts w:ascii="함초롬바탕" w:eastAsia="함초롬바탕" w:hAnsi="함초롬바탕" w:cs="함초롬바탕" w:hint="eastAsia"/>
                      <w:bCs/>
                      <w:color w:val="000000"/>
                      <w:kern w:val="0"/>
                      <w:szCs w:val="20"/>
                    </w:rPr>
                    <w:t>금리</w:t>
                  </w:r>
                </w:p>
              </w:tc>
              <w:tc>
                <w:tcPr>
                  <w:tcW w:w="517" w:type="pct"/>
                  <w:shd w:val="clear" w:color="auto" w:fill="EEECE1" w:themeFill="background2"/>
                  <w:vAlign w:val="center"/>
                </w:tcPr>
                <w:p w14:paraId="63A3CD11" w14:textId="28A90417" w:rsidR="00D1761C" w:rsidRPr="00ED1A50" w:rsidRDefault="00D1761C" w:rsidP="00D1761C">
                  <w:pPr>
                    <w:widowControl/>
                    <w:wordWrap/>
                    <w:autoSpaceDE/>
                    <w:autoSpaceDN/>
                    <w:spacing w:after="0" w:line="240" w:lineRule="auto"/>
                    <w:jc w:val="center"/>
                    <w:rPr>
                      <w:rFonts w:ascii="함초롬바탕" w:eastAsia="함초롬바탕" w:hAnsi="함초롬바탕" w:cs="함초롬바탕"/>
                      <w:bCs/>
                      <w:color w:val="000000"/>
                      <w:kern w:val="0"/>
                      <w:szCs w:val="20"/>
                    </w:rPr>
                  </w:pPr>
                  <w:r w:rsidRPr="00ED1A50">
                    <w:rPr>
                      <w:rFonts w:ascii="함초롬바탕" w:eastAsia="함초롬바탕" w:hAnsi="함초롬바탕" w:cs="함초롬바탕" w:hint="eastAsia"/>
                      <w:bCs/>
                      <w:color w:val="000000"/>
                      <w:kern w:val="0"/>
                      <w:szCs w:val="20"/>
                    </w:rPr>
                    <w:t>수수료</w:t>
                  </w:r>
                </w:p>
              </w:tc>
              <w:tc>
                <w:tcPr>
                  <w:tcW w:w="517" w:type="pct"/>
                  <w:shd w:val="clear" w:color="auto" w:fill="EEECE1" w:themeFill="background2"/>
                  <w:vAlign w:val="center"/>
                </w:tcPr>
                <w:p w14:paraId="1D743545" w14:textId="78C90B74" w:rsidR="00D1761C" w:rsidRPr="00ED1A50" w:rsidRDefault="00D1761C" w:rsidP="00D1761C">
                  <w:pPr>
                    <w:widowControl/>
                    <w:wordWrap/>
                    <w:autoSpaceDE/>
                    <w:autoSpaceDN/>
                    <w:spacing w:after="0" w:line="240" w:lineRule="auto"/>
                    <w:jc w:val="center"/>
                    <w:rPr>
                      <w:rFonts w:ascii="함초롬바탕" w:eastAsia="함초롬바탕" w:hAnsi="함초롬바탕" w:cs="함초롬바탕"/>
                      <w:bCs/>
                      <w:color w:val="000000"/>
                      <w:kern w:val="0"/>
                      <w:szCs w:val="20"/>
                    </w:rPr>
                  </w:pPr>
                  <w:r w:rsidRPr="00ED1A50">
                    <w:rPr>
                      <w:rFonts w:ascii="함초롬바탕" w:eastAsia="함초롬바탕" w:hAnsi="함초롬바탕" w:cs="함초롬바탕"/>
                      <w:bCs/>
                      <w:color w:val="000000"/>
                      <w:kern w:val="0"/>
                      <w:szCs w:val="20"/>
                    </w:rPr>
                    <w:t>All-in</w:t>
                  </w:r>
                </w:p>
              </w:tc>
              <w:tc>
                <w:tcPr>
                  <w:tcW w:w="594" w:type="pct"/>
                  <w:shd w:val="clear" w:color="auto" w:fill="EEECE1" w:themeFill="background2"/>
                  <w:vAlign w:val="center"/>
                </w:tcPr>
                <w:p w14:paraId="404E8B89" w14:textId="46572B3A" w:rsidR="00D1761C" w:rsidRPr="00ED1A50" w:rsidRDefault="00D1761C" w:rsidP="00D1761C">
                  <w:pPr>
                    <w:widowControl/>
                    <w:wordWrap/>
                    <w:autoSpaceDE/>
                    <w:autoSpaceDN/>
                    <w:spacing w:after="0" w:line="240" w:lineRule="auto"/>
                    <w:jc w:val="center"/>
                    <w:rPr>
                      <w:rFonts w:ascii="함초롬바탕" w:eastAsia="함초롬바탕" w:hAnsi="함초롬바탕" w:cs="함초롬바탕"/>
                      <w:bCs/>
                      <w:color w:val="000000"/>
                      <w:kern w:val="0"/>
                      <w:szCs w:val="20"/>
                    </w:rPr>
                  </w:pPr>
                  <w:r w:rsidRPr="00ED1A50">
                    <w:rPr>
                      <w:rFonts w:ascii="함초롬바탕" w:eastAsia="함초롬바탕" w:hAnsi="함초롬바탕" w:cs="함초롬바탕"/>
                      <w:bCs/>
                      <w:color w:val="000000"/>
                      <w:kern w:val="0"/>
                      <w:szCs w:val="20"/>
                    </w:rPr>
                    <w:t>LTV</w:t>
                  </w:r>
                  <w:r w:rsidR="00E219B8" w:rsidRPr="00ED1A50">
                    <w:rPr>
                      <w:rFonts w:ascii="함초롬바탕" w:eastAsia="함초롬바탕" w:hAnsi="함초롬바탕" w:cs="함초롬바탕" w:hint="eastAsia"/>
                      <w:bCs/>
                      <w:color w:val="000000"/>
                      <w:kern w:val="0"/>
                      <w:szCs w:val="20"/>
                      <w:vertAlign w:val="superscript"/>
                    </w:rPr>
                    <w:t>주</w:t>
                  </w:r>
                  <w:r w:rsidR="00E219B8" w:rsidRPr="00ED1A50">
                    <w:rPr>
                      <w:rFonts w:ascii="함초롬바탕" w:eastAsia="함초롬바탕" w:hAnsi="함초롬바탕" w:cs="함초롬바탕"/>
                      <w:bCs/>
                      <w:color w:val="000000"/>
                      <w:kern w:val="0"/>
                      <w:szCs w:val="20"/>
                      <w:vertAlign w:val="superscript"/>
                    </w:rPr>
                    <w:t>1)</w:t>
                  </w:r>
                </w:p>
              </w:tc>
              <w:tc>
                <w:tcPr>
                  <w:tcW w:w="477" w:type="pct"/>
                  <w:shd w:val="clear" w:color="auto" w:fill="EEECE1" w:themeFill="background2"/>
                  <w:vAlign w:val="center"/>
                </w:tcPr>
                <w:p w14:paraId="742CDF4E" w14:textId="4D2860D4" w:rsidR="00D1761C" w:rsidRPr="00ED1A50" w:rsidRDefault="00D1761C" w:rsidP="00D1761C">
                  <w:pPr>
                    <w:widowControl/>
                    <w:wordWrap/>
                    <w:autoSpaceDE/>
                    <w:autoSpaceDN/>
                    <w:spacing w:after="0" w:line="240" w:lineRule="auto"/>
                    <w:jc w:val="center"/>
                    <w:rPr>
                      <w:rFonts w:ascii="함초롬바탕" w:eastAsia="함초롬바탕" w:hAnsi="함초롬바탕" w:cs="함초롬바탕"/>
                      <w:bCs/>
                      <w:color w:val="000000"/>
                      <w:kern w:val="0"/>
                      <w:szCs w:val="20"/>
                    </w:rPr>
                  </w:pPr>
                  <w:r w:rsidRPr="00ED1A50">
                    <w:rPr>
                      <w:rFonts w:ascii="함초롬바탕" w:eastAsia="함초롬바탕" w:hAnsi="함초롬바탕" w:cs="함초롬바탕"/>
                      <w:bCs/>
                      <w:color w:val="000000"/>
                      <w:kern w:val="0"/>
                      <w:szCs w:val="20"/>
                    </w:rPr>
                    <w:t>DSCR</w:t>
                  </w:r>
                </w:p>
              </w:tc>
              <w:tc>
                <w:tcPr>
                  <w:tcW w:w="819" w:type="pct"/>
                  <w:shd w:val="clear" w:color="auto" w:fill="EEECE1" w:themeFill="background2"/>
                  <w:vAlign w:val="center"/>
                </w:tcPr>
                <w:p w14:paraId="3C1C1CDA" w14:textId="1D9E1D9F" w:rsidR="00D1761C" w:rsidRPr="00ED1A50" w:rsidRDefault="00D1761C" w:rsidP="00D1761C">
                  <w:pPr>
                    <w:widowControl/>
                    <w:wordWrap/>
                    <w:autoSpaceDE/>
                    <w:autoSpaceDN/>
                    <w:spacing w:after="0" w:line="240" w:lineRule="auto"/>
                    <w:jc w:val="center"/>
                    <w:rPr>
                      <w:rFonts w:ascii="함초롬바탕" w:eastAsia="함초롬바탕" w:hAnsi="함초롬바탕" w:cs="함초롬바탕"/>
                      <w:bCs/>
                      <w:color w:val="000000"/>
                      <w:kern w:val="0"/>
                      <w:szCs w:val="20"/>
                    </w:rPr>
                  </w:pPr>
                  <w:r w:rsidRPr="00ED1A50">
                    <w:rPr>
                      <w:rFonts w:ascii="함초롬바탕" w:eastAsia="함초롬바탕" w:hAnsi="함초롬바탕" w:cs="함초롬바탕"/>
                      <w:bCs/>
                      <w:color w:val="000000"/>
                      <w:kern w:val="0"/>
                      <w:szCs w:val="20"/>
                    </w:rPr>
                    <w:t>EXIT</w:t>
                  </w:r>
                  <w:r w:rsidRPr="00ED1A50">
                    <w:rPr>
                      <w:rFonts w:ascii="함초롬바탕" w:eastAsia="함초롬바탕" w:hAnsi="함초롬바탕" w:cs="함초롬바탕" w:hint="eastAsia"/>
                      <w:bCs/>
                      <w:color w:val="000000"/>
                      <w:kern w:val="0"/>
                      <w:szCs w:val="20"/>
                    </w:rPr>
                    <w:t>평단가</w:t>
                  </w:r>
                </w:p>
              </w:tc>
            </w:tr>
            <w:tr w:rsidR="00332C85" w:rsidRPr="00ED1A50" w14:paraId="4ADB19D1" w14:textId="1D8BB515" w:rsidTr="00332C85">
              <w:trPr>
                <w:trHeight w:val="58"/>
              </w:trPr>
              <w:tc>
                <w:tcPr>
                  <w:tcW w:w="533" w:type="pct"/>
                  <w:vMerge w:val="restart"/>
                  <w:vAlign w:val="center"/>
                </w:tcPr>
                <w:p w14:paraId="2B6C4272" w14:textId="77777777" w:rsidR="00ED1A50" w:rsidRPr="00ED1A50" w:rsidRDefault="00ED1A50" w:rsidP="00ED1A50">
                  <w:pPr>
                    <w:widowControl/>
                    <w:wordWrap/>
                    <w:autoSpaceDE/>
                    <w:autoSpaceDN/>
                    <w:spacing w:after="0" w:line="240" w:lineRule="auto"/>
                    <w:jc w:val="center"/>
                    <w:rPr>
                      <w:rFonts w:ascii="함초롬바탕" w:eastAsia="함초롬바탕" w:hAnsi="함초롬바탕" w:cs="함초롬바탕"/>
                      <w:color w:val="000000"/>
                      <w:kern w:val="0"/>
                      <w:szCs w:val="20"/>
                    </w:rPr>
                  </w:pPr>
                  <w:r w:rsidRPr="00ED1A50">
                    <w:rPr>
                      <w:rFonts w:ascii="함초롬바탕" w:eastAsia="함초롬바탕" w:hAnsi="함초롬바탕" w:cs="함초롬바탕" w:hint="eastAsia"/>
                      <w:color w:val="000000"/>
                      <w:kern w:val="0"/>
                      <w:szCs w:val="20"/>
                    </w:rPr>
                    <w:t>선순위</w:t>
                  </w:r>
                </w:p>
              </w:tc>
              <w:tc>
                <w:tcPr>
                  <w:tcW w:w="478" w:type="pct"/>
                  <w:vMerge w:val="restart"/>
                  <w:vAlign w:val="center"/>
                </w:tcPr>
                <w:p w14:paraId="733DCFC6" w14:textId="3993973D" w:rsidR="00ED1A50" w:rsidRPr="00ED1A50" w:rsidRDefault="00ED1A50" w:rsidP="00ED1A50">
                  <w:pPr>
                    <w:widowControl/>
                    <w:wordWrap/>
                    <w:autoSpaceDE/>
                    <w:autoSpaceDN/>
                    <w:spacing w:after="0" w:line="240" w:lineRule="auto"/>
                    <w:jc w:val="right"/>
                    <w:rPr>
                      <w:rFonts w:ascii="함초롬바탕" w:eastAsia="함초롬바탕" w:hAnsi="함초롬바탕" w:cs="함초롬바탕"/>
                      <w:color w:val="000000"/>
                      <w:kern w:val="0"/>
                      <w:szCs w:val="20"/>
                    </w:rPr>
                  </w:pPr>
                  <w:r w:rsidRPr="00ED1A50">
                    <w:rPr>
                      <w:rFonts w:ascii="함초롬바탕" w:eastAsia="함초롬바탕" w:hAnsi="함초롬바탕" w:cs="함초롬바탕" w:hint="eastAsia"/>
                      <w:color w:val="000000"/>
                      <w:kern w:val="0"/>
                      <w:szCs w:val="20"/>
                    </w:rPr>
                    <w:t>1</w:t>
                  </w:r>
                  <w:r w:rsidRPr="00ED1A50">
                    <w:rPr>
                      <w:rFonts w:ascii="함초롬바탕" w:eastAsia="함초롬바탕" w:hAnsi="함초롬바탕" w:cs="함초롬바탕"/>
                      <w:color w:val="000000"/>
                      <w:kern w:val="0"/>
                      <w:szCs w:val="20"/>
                    </w:rPr>
                    <w:t>,600</w:t>
                  </w:r>
                </w:p>
              </w:tc>
              <w:tc>
                <w:tcPr>
                  <w:tcW w:w="1064" w:type="pct"/>
                  <w:vAlign w:val="center"/>
                </w:tcPr>
                <w:p w14:paraId="5D9A09EC" w14:textId="28372661" w:rsidR="00ED1A50" w:rsidRPr="00ED1A50" w:rsidRDefault="00ED1A50" w:rsidP="00ED1A50">
                  <w:pPr>
                    <w:widowControl/>
                    <w:wordWrap/>
                    <w:autoSpaceDE/>
                    <w:autoSpaceDN/>
                    <w:spacing w:after="0" w:line="240" w:lineRule="auto"/>
                    <w:jc w:val="center"/>
                    <w:rPr>
                      <w:rFonts w:ascii="함초롬바탕" w:eastAsia="함초롬바탕" w:hAnsi="함초롬바탕" w:cs="함초롬바탕"/>
                      <w:color w:val="000000"/>
                      <w:kern w:val="0"/>
                      <w:szCs w:val="20"/>
                    </w:rPr>
                  </w:pPr>
                  <w:r w:rsidRPr="00ED1A50">
                    <w:rPr>
                      <w:rFonts w:ascii="함초롬바탕" w:eastAsia="함초롬바탕" w:hAnsi="함초롬바탕" w:cs="함초롬바탕" w:hint="eastAsia"/>
                      <w:color w:val="000000"/>
                      <w:kern w:val="0"/>
                      <w:szCs w:val="20"/>
                    </w:rPr>
                    <w:t>(고정)</w:t>
                  </w:r>
                  <w:r>
                    <w:rPr>
                      <w:rFonts w:ascii="함초롬바탕" w:eastAsia="함초롬바탕" w:hAnsi="함초롬바탕" w:cs="함초롬바탕"/>
                      <w:color w:val="000000"/>
                      <w:kern w:val="0"/>
                      <w:szCs w:val="20"/>
                    </w:rPr>
                    <w:t xml:space="preserve"> </w:t>
                  </w:r>
                  <w:r w:rsidRPr="00ED1A50">
                    <w:rPr>
                      <w:rFonts w:ascii="함초롬바탕" w:eastAsia="함초롬바탕" w:hAnsi="함초롬바탕" w:cs="함초롬바탕"/>
                      <w:color w:val="000000"/>
                      <w:kern w:val="0"/>
                      <w:szCs w:val="20"/>
                    </w:rPr>
                    <w:t>5.0</w:t>
                  </w:r>
                  <w:r w:rsidRPr="00ED1A50">
                    <w:rPr>
                      <w:rFonts w:ascii="함초롬바탕" w:eastAsia="함초롬바탕" w:hAnsi="함초롬바탕" w:cs="함초롬바탕" w:hint="eastAsia"/>
                      <w:color w:val="000000"/>
                      <w:kern w:val="0"/>
                      <w:szCs w:val="20"/>
                    </w:rPr>
                    <w:t>0%</w:t>
                  </w:r>
                </w:p>
              </w:tc>
              <w:tc>
                <w:tcPr>
                  <w:tcW w:w="517" w:type="pct"/>
                  <w:vAlign w:val="center"/>
                </w:tcPr>
                <w:p w14:paraId="66674472" w14:textId="5F6AA5A6" w:rsidR="00ED1A50" w:rsidRPr="00EA12A6" w:rsidRDefault="00EA12A6" w:rsidP="00ED1A50">
                  <w:pPr>
                    <w:widowControl/>
                    <w:wordWrap/>
                    <w:autoSpaceDE/>
                    <w:autoSpaceDN/>
                    <w:spacing w:after="0" w:line="240" w:lineRule="auto"/>
                    <w:jc w:val="center"/>
                    <w:rPr>
                      <w:rFonts w:ascii="함초롬바탕" w:eastAsia="함초롬바탕" w:hAnsi="함초롬바탕" w:cs="함초롬바탕"/>
                      <w:color w:val="000000"/>
                      <w:kern w:val="0"/>
                      <w:szCs w:val="20"/>
                      <w:highlight w:val="cyan"/>
                      <w:rPrChange w:id="0" w:author="안 용현(Yonghyeon,Ahn)" w:date="2026-09-14T13:09:00Z" w16du:dateUtc="2026-09-14T04:09:00Z">
                        <w:rPr>
                          <w:rFonts w:ascii="함초롬바탕" w:eastAsia="함초롬바탕" w:hAnsi="함초롬바탕" w:cs="함초롬바탕"/>
                          <w:color w:val="000000"/>
                          <w:kern w:val="0"/>
                          <w:szCs w:val="20"/>
                        </w:rPr>
                      </w:rPrChange>
                    </w:rPr>
                  </w:pPr>
                  <w:r w:rsidRPr="00EA12A6">
                    <w:rPr>
                      <w:rFonts w:ascii="함초롬바탕" w:eastAsia="함초롬바탕" w:hAnsi="함초롬바탕" w:cs="함초롬바탕"/>
                      <w:color w:val="000000"/>
                      <w:kern w:val="0"/>
                      <w:szCs w:val="20"/>
                      <w:highlight w:val="cyan"/>
                      <w:rPrChange w:id="1" w:author="안 용현(Yonghyeon,Ahn)" w:date="2026-09-14T13:09:00Z" w16du:dateUtc="2026-09-14T04:09:00Z">
                        <w:rPr>
                          <w:rFonts w:ascii="함초롬바탕" w:eastAsia="함초롬바탕" w:hAnsi="함초롬바탕" w:cs="함초롬바탕"/>
                          <w:color w:val="000000"/>
                          <w:kern w:val="0"/>
                          <w:szCs w:val="20"/>
                        </w:rPr>
                      </w:rPrChange>
                    </w:rPr>
                    <w:t>1.</w:t>
                  </w:r>
                  <w:r w:rsidR="00F66348">
                    <w:rPr>
                      <w:rFonts w:ascii="함초롬바탕" w:eastAsia="함초롬바탕" w:hAnsi="함초롬바탕" w:cs="함초롬바탕" w:hint="eastAsia"/>
                      <w:color w:val="000000"/>
                      <w:kern w:val="0"/>
                      <w:szCs w:val="20"/>
                      <w:highlight w:val="cyan"/>
                    </w:rPr>
                    <w:t>70</w:t>
                  </w:r>
                  <w:r w:rsidRPr="00EA12A6">
                    <w:rPr>
                      <w:rFonts w:ascii="함초롬바탕" w:eastAsia="함초롬바탕" w:hAnsi="함초롬바탕" w:cs="함초롬바탕"/>
                      <w:color w:val="000000"/>
                      <w:kern w:val="0"/>
                      <w:szCs w:val="20"/>
                      <w:highlight w:val="cyan"/>
                      <w:rPrChange w:id="2" w:author="안 용현(Yonghyeon,Ahn)" w:date="2026-09-14T13:09:00Z" w16du:dateUtc="2026-09-14T04:09:00Z">
                        <w:rPr>
                          <w:rFonts w:ascii="함초롬바탕" w:eastAsia="함초롬바탕" w:hAnsi="함초롬바탕" w:cs="함초롬바탕"/>
                          <w:color w:val="000000"/>
                          <w:kern w:val="0"/>
                          <w:szCs w:val="20"/>
                        </w:rPr>
                      </w:rPrChange>
                    </w:rPr>
                    <w:t>%</w:t>
                  </w:r>
                </w:p>
              </w:tc>
              <w:tc>
                <w:tcPr>
                  <w:tcW w:w="517" w:type="pct"/>
                  <w:vAlign w:val="center"/>
                </w:tcPr>
                <w:p w14:paraId="53CB2BA2" w14:textId="555AF048" w:rsidR="00ED1A50" w:rsidRPr="00EA12A6" w:rsidRDefault="00EA12A6" w:rsidP="00ED1A50">
                  <w:pPr>
                    <w:widowControl/>
                    <w:wordWrap/>
                    <w:autoSpaceDE/>
                    <w:autoSpaceDN/>
                    <w:spacing w:after="0" w:line="240" w:lineRule="auto"/>
                    <w:jc w:val="center"/>
                    <w:rPr>
                      <w:rFonts w:ascii="함초롬바탕" w:eastAsia="함초롬바탕" w:hAnsi="함초롬바탕" w:cs="함초롬바탕"/>
                      <w:color w:val="000000"/>
                      <w:kern w:val="0"/>
                      <w:szCs w:val="20"/>
                      <w:highlight w:val="cyan"/>
                      <w:rPrChange w:id="3" w:author="안 용현(Yonghyeon,Ahn)" w:date="2026-09-14T13:09:00Z" w16du:dateUtc="2026-09-14T04:09:00Z">
                        <w:rPr>
                          <w:rFonts w:ascii="함초롬바탕" w:eastAsia="함초롬바탕" w:hAnsi="함초롬바탕" w:cs="함초롬바탕"/>
                          <w:color w:val="000000"/>
                          <w:kern w:val="0"/>
                          <w:szCs w:val="20"/>
                        </w:rPr>
                      </w:rPrChange>
                    </w:rPr>
                  </w:pPr>
                  <w:r w:rsidRPr="00EA12A6">
                    <w:rPr>
                      <w:rFonts w:ascii="함초롬바탕" w:eastAsia="함초롬바탕" w:hAnsi="함초롬바탕" w:cs="함초롬바탕"/>
                      <w:color w:val="000000"/>
                      <w:kern w:val="0"/>
                      <w:szCs w:val="20"/>
                      <w:highlight w:val="cyan"/>
                      <w:rPrChange w:id="4" w:author="안 용현(Yonghyeon,Ahn)" w:date="2026-09-14T13:09:00Z" w16du:dateUtc="2026-09-14T04:09:00Z">
                        <w:rPr>
                          <w:rFonts w:ascii="함초롬바탕" w:eastAsia="함초롬바탕" w:hAnsi="함초롬바탕" w:cs="함초롬바탕"/>
                          <w:color w:val="000000"/>
                          <w:kern w:val="0"/>
                          <w:szCs w:val="20"/>
                        </w:rPr>
                      </w:rPrChange>
                    </w:rPr>
                    <w:t>5.</w:t>
                  </w:r>
                  <w:r w:rsidR="00F66348">
                    <w:rPr>
                      <w:rFonts w:ascii="함초롬바탕" w:eastAsia="함초롬바탕" w:hAnsi="함초롬바탕" w:cs="함초롬바탕" w:hint="eastAsia"/>
                      <w:color w:val="000000"/>
                      <w:kern w:val="0"/>
                      <w:szCs w:val="20"/>
                      <w:highlight w:val="cyan"/>
                    </w:rPr>
                    <w:t>8</w:t>
                  </w:r>
                  <w:r w:rsidRPr="00EA12A6">
                    <w:rPr>
                      <w:rFonts w:ascii="함초롬바탕" w:eastAsia="함초롬바탕" w:hAnsi="함초롬바탕" w:cs="함초롬바탕"/>
                      <w:color w:val="000000"/>
                      <w:kern w:val="0"/>
                      <w:szCs w:val="20"/>
                      <w:highlight w:val="cyan"/>
                      <w:rPrChange w:id="5" w:author="안 용현(Yonghyeon,Ahn)" w:date="2026-09-14T13:09:00Z" w16du:dateUtc="2026-09-14T04:09:00Z">
                        <w:rPr>
                          <w:rFonts w:ascii="함초롬바탕" w:eastAsia="함초롬바탕" w:hAnsi="함초롬바탕" w:cs="함초롬바탕"/>
                          <w:color w:val="000000"/>
                          <w:kern w:val="0"/>
                          <w:szCs w:val="20"/>
                        </w:rPr>
                      </w:rPrChange>
                    </w:rPr>
                    <w:t>5%</w:t>
                  </w:r>
                </w:p>
              </w:tc>
              <w:tc>
                <w:tcPr>
                  <w:tcW w:w="594" w:type="pct"/>
                  <w:vMerge w:val="restart"/>
                  <w:vAlign w:val="center"/>
                </w:tcPr>
                <w:p w14:paraId="2558E042" w14:textId="799FBF55" w:rsidR="00ED1A50" w:rsidRPr="00EA12A6" w:rsidRDefault="00ED1A50" w:rsidP="00ED1A50">
                  <w:pPr>
                    <w:widowControl/>
                    <w:wordWrap/>
                    <w:autoSpaceDE/>
                    <w:autoSpaceDN/>
                    <w:spacing w:after="0" w:line="240" w:lineRule="auto"/>
                    <w:jc w:val="center"/>
                    <w:rPr>
                      <w:rFonts w:ascii="함초롬바탕" w:eastAsia="함초롬바탕" w:hAnsi="함초롬바탕" w:cs="함초롬바탕"/>
                      <w:color w:val="000000"/>
                      <w:kern w:val="0"/>
                      <w:szCs w:val="20"/>
                      <w:highlight w:val="cyan"/>
                      <w:rPrChange w:id="6" w:author="안 용현(Yonghyeon,Ahn)" w:date="2026-09-14T13:09:00Z" w16du:dateUtc="2026-09-14T04:09:00Z">
                        <w:rPr>
                          <w:rFonts w:ascii="함초롬바탕" w:eastAsia="함초롬바탕" w:hAnsi="함초롬바탕" w:cs="함초롬바탕"/>
                          <w:color w:val="000000"/>
                          <w:kern w:val="0"/>
                          <w:szCs w:val="20"/>
                        </w:rPr>
                      </w:rPrChange>
                    </w:rPr>
                  </w:pPr>
                  <w:r w:rsidRPr="00EA12A6">
                    <w:rPr>
                      <w:rFonts w:ascii="함초롬바탕" w:eastAsia="함초롬바탕" w:hAnsi="함초롬바탕" w:cs="함초롬바탕"/>
                      <w:color w:val="000000"/>
                      <w:kern w:val="0"/>
                      <w:szCs w:val="20"/>
                      <w:highlight w:val="cyan"/>
                      <w:rPrChange w:id="7" w:author="안 용현(Yonghyeon,Ahn)" w:date="2026-09-14T13:09:00Z" w16du:dateUtc="2026-09-14T04:09:00Z">
                        <w:rPr>
                          <w:rFonts w:ascii="함초롬바탕" w:eastAsia="함초롬바탕" w:hAnsi="함초롬바탕" w:cs="함초롬바탕"/>
                          <w:color w:val="000000"/>
                          <w:kern w:val="0"/>
                          <w:szCs w:val="20"/>
                        </w:rPr>
                      </w:rPrChange>
                    </w:rPr>
                    <w:t>48.4</w:t>
                  </w:r>
                  <w:r w:rsidR="00EA12A6" w:rsidRPr="00EA12A6">
                    <w:rPr>
                      <w:rFonts w:ascii="함초롬바탕" w:eastAsia="함초롬바탕" w:hAnsi="함초롬바탕" w:cs="함초롬바탕"/>
                      <w:color w:val="000000"/>
                      <w:kern w:val="0"/>
                      <w:szCs w:val="20"/>
                      <w:highlight w:val="cyan"/>
                      <w:rPrChange w:id="8" w:author="안 용현(Yonghyeon,Ahn)" w:date="2026-09-14T13:09:00Z" w16du:dateUtc="2026-09-14T04:09:00Z">
                        <w:rPr>
                          <w:rFonts w:ascii="함초롬바탕" w:eastAsia="함초롬바탕" w:hAnsi="함초롬바탕" w:cs="함초롬바탕"/>
                          <w:color w:val="000000"/>
                          <w:kern w:val="0"/>
                          <w:szCs w:val="20"/>
                        </w:rPr>
                      </w:rPrChange>
                    </w:rPr>
                    <w:t>6</w:t>
                  </w:r>
                  <w:r w:rsidRPr="00EA12A6">
                    <w:rPr>
                      <w:rFonts w:ascii="함초롬바탕" w:eastAsia="함초롬바탕" w:hAnsi="함초롬바탕" w:cs="함초롬바탕"/>
                      <w:color w:val="000000"/>
                      <w:kern w:val="0"/>
                      <w:szCs w:val="20"/>
                      <w:highlight w:val="cyan"/>
                      <w:rPrChange w:id="9" w:author="안 용현(Yonghyeon,Ahn)" w:date="2026-09-14T13:09:00Z" w16du:dateUtc="2026-09-14T04:09:00Z">
                        <w:rPr>
                          <w:rFonts w:ascii="함초롬바탕" w:eastAsia="함초롬바탕" w:hAnsi="함초롬바탕" w:cs="함초롬바탕"/>
                          <w:color w:val="000000"/>
                          <w:kern w:val="0"/>
                          <w:szCs w:val="20"/>
                        </w:rPr>
                      </w:rPrChange>
                    </w:rPr>
                    <w:t>%</w:t>
                  </w:r>
                </w:p>
              </w:tc>
              <w:tc>
                <w:tcPr>
                  <w:tcW w:w="477" w:type="pct"/>
                  <w:vMerge w:val="restart"/>
                  <w:vAlign w:val="center"/>
                </w:tcPr>
                <w:p w14:paraId="5FDBCCAB" w14:textId="1ECE08C7" w:rsidR="00ED1A50" w:rsidRPr="00EA12A6" w:rsidRDefault="00ED1A50" w:rsidP="00ED1A50">
                  <w:pPr>
                    <w:widowControl/>
                    <w:wordWrap/>
                    <w:autoSpaceDE/>
                    <w:autoSpaceDN/>
                    <w:spacing w:after="0" w:line="240" w:lineRule="auto"/>
                    <w:jc w:val="center"/>
                    <w:rPr>
                      <w:rFonts w:ascii="함초롬바탕" w:eastAsia="함초롬바탕" w:hAnsi="함초롬바탕" w:cs="함초롬바탕"/>
                      <w:color w:val="000000"/>
                      <w:kern w:val="0"/>
                      <w:szCs w:val="20"/>
                      <w:highlight w:val="cyan"/>
                      <w:rPrChange w:id="10" w:author="안 용현(Yonghyeon,Ahn)" w:date="2026-09-14T13:09:00Z" w16du:dateUtc="2026-09-14T04:09:00Z">
                        <w:rPr>
                          <w:rFonts w:ascii="함초롬바탕" w:eastAsia="함초롬바탕" w:hAnsi="함초롬바탕" w:cs="함초롬바탕"/>
                          <w:color w:val="000000"/>
                          <w:kern w:val="0"/>
                          <w:szCs w:val="20"/>
                        </w:rPr>
                      </w:rPrChange>
                    </w:rPr>
                  </w:pPr>
                  <w:r w:rsidRPr="00EA12A6">
                    <w:rPr>
                      <w:rFonts w:ascii="함초롬바탕" w:eastAsia="함초롬바탕" w:hAnsi="함초롬바탕" w:cs="함초롬바탕"/>
                      <w:color w:val="000000"/>
                      <w:kern w:val="0"/>
                      <w:szCs w:val="20"/>
                      <w:highlight w:val="cyan"/>
                      <w:rPrChange w:id="11" w:author="안 용현(Yonghyeon,Ahn)" w:date="2026-09-14T13:09:00Z" w16du:dateUtc="2026-09-14T04:09:00Z">
                        <w:rPr>
                          <w:rFonts w:ascii="함초롬바탕" w:eastAsia="함초롬바탕" w:hAnsi="함초롬바탕" w:cs="함초롬바탕"/>
                          <w:color w:val="000000"/>
                          <w:kern w:val="0"/>
                          <w:szCs w:val="20"/>
                        </w:rPr>
                      </w:rPrChange>
                    </w:rPr>
                    <w:t>1.6</w:t>
                  </w:r>
                  <w:r w:rsidR="00EA12A6" w:rsidRPr="00EA12A6">
                    <w:rPr>
                      <w:rFonts w:ascii="함초롬바탕" w:eastAsia="함초롬바탕" w:hAnsi="함초롬바탕" w:cs="함초롬바탕"/>
                      <w:color w:val="000000"/>
                      <w:kern w:val="0"/>
                      <w:szCs w:val="20"/>
                      <w:highlight w:val="cyan"/>
                      <w:rPrChange w:id="12" w:author="안 용현(Yonghyeon,Ahn)" w:date="2026-09-14T13:09:00Z" w16du:dateUtc="2026-09-14T04:09:00Z">
                        <w:rPr>
                          <w:rFonts w:ascii="함초롬바탕" w:eastAsia="함초롬바탕" w:hAnsi="함초롬바탕" w:cs="함초롬바탕"/>
                          <w:color w:val="000000"/>
                          <w:kern w:val="0"/>
                          <w:szCs w:val="20"/>
                        </w:rPr>
                      </w:rPrChange>
                    </w:rPr>
                    <w:t>4</w:t>
                  </w:r>
                  <w:r w:rsidRPr="00EA12A6">
                    <w:rPr>
                      <w:rFonts w:ascii="함초롬바탕" w:eastAsia="함초롬바탕" w:hAnsi="함초롬바탕" w:cs="함초롬바탕"/>
                      <w:color w:val="000000"/>
                      <w:kern w:val="0"/>
                      <w:szCs w:val="20"/>
                      <w:highlight w:val="cyan"/>
                      <w:rPrChange w:id="13" w:author="안 용현(Yonghyeon,Ahn)" w:date="2026-09-14T13:09:00Z" w16du:dateUtc="2026-09-14T04:09:00Z">
                        <w:rPr>
                          <w:rFonts w:ascii="함초롬바탕" w:eastAsia="함초롬바탕" w:hAnsi="함초롬바탕" w:cs="함초롬바탕"/>
                          <w:color w:val="000000"/>
                          <w:kern w:val="0"/>
                          <w:szCs w:val="20"/>
                        </w:rPr>
                      </w:rPrChange>
                    </w:rPr>
                    <w:t>x</w:t>
                  </w:r>
                </w:p>
              </w:tc>
              <w:tc>
                <w:tcPr>
                  <w:tcW w:w="819" w:type="pct"/>
                  <w:vMerge w:val="restart"/>
                  <w:vAlign w:val="center"/>
                </w:tcPr>
                <w:p w14:paraId="13AEB0F6" w14:textId="73001978" w:rsidR="00ED1A50" w:rsidRPr="00ED1A50" w:rsidRDefault="00ED1A50" w:rsidP="00ED1A50">
                  <w:pPr>
                    <w:widowControl/>
                    <w:wordWrap/>
                    <w:autoSpaceDE/>
                    <w:autoSpaceDN/>
                    <w:spacing w:after="0" w:line="240" w:lineRule="auto"/>
                    <w:jc w:val="center"/>
                    <w:rPr>
                      <w:rFonts w:ascii="함초롬바탕" w:eastAsia="함초롬바탕" w:hAnsi="함초롬바탕" w:cs="함초롬바탕"/>
                      <w:color w:val="000000"/>
                      <w:kern w:val="0"/>
                      <w:szCs w:val="20"/>
                    </w:rPr>
                  </w:pPr>
                  <w:r w:rsidRPr="00ED1A50">
                    <w:rPr>
                      <w:rFonts w:ascii="함초롬바탕" w:eastAsia="함초롬바탕" w:hAnsi="함초롬바탕" w:cs="함초롬바탕"/>
                      <w:color w:val="000000"/>
                      <w:kern w:val="0"/>
                      <w:szCs w:val="20"/>
                    </w:rPr>
                    <w:t>55</w:t>
                  </w:r>
                  <w:r w:rsidRPr="00ED1A50">
                    <w:rPr>
                      <w:rFonts w:ascii="함초롬바탕" w:eastAsia="함초롬바탕" w:hAnsi="함초롬바탕" w:cs="함초롬바탕" w:hint="eastAsia"/>
                      <w:color w:val="000000"/>
                      <w:kern w:val="0"/>
                      <w:szCs w:val="20"/>
                    </w:rPr>
                    <w:t>4만원</w:t>
                  </w:r>
                </w:p>
              </w:tc>
            </w:tr>
            <w:tr w:rsidR="00ED1A50" w:rsidRPr="00ED1A50" w14:paraId="260FA7C4" w14:textId="77777777" w:rsidTr="00332C85">
              <w:trPr>
                <w:trHeight w:val="58"/>
              </w:trPr>
              <w:tc>
                <w:tcPr>
                  <w:tcW w:w="533" w:type="pct"/>
                  <w:vMerge/>
                  <w:vAlign w:val="center"/>
                </w:tcPr>
                <w:p w14:paraId="3340F1E7" w14:textId="77777777" w:rsidR="00ED1A50" w:rsidRPr="00ED1A50" w:rsidRDefault="00ED1A50" w:rsidP="00ED1A50">
                  <w:pPr>
                    <w:widowControl/>
                    <w:wordWrap/>
                    <w:autoSpaceDE/>
                    <w:autoSpaceDN/>
                    <w:spacing w:after="0" w:line="240" w:lineRule="auto"/>
                    <w:jc w:val="center"/>
                    <w:rPr>
                      <w:rFonts w:ascii="함초롬바탕" w:eastAsia="함초롬바탕" w:hAnsi="함초롬바탕" w:cs="함초롬바탕"/>
                      <w:color w:val="000000"/>
                      <w:kern w:val="0"/>
                      <w:szCs w:val="20"/>
                    </w:rPr>
                  </w:pPr>
                </w:p>
              </w:tc>
              <w:tc>
                <w:tcPr>
                  <w:tcW w:w="478" w:type="pct"/>
                  <w:vMerge/>
                  <w:vAlign w:val="center"/>
                </w:tcPr>
                <w:p w14:paraId="5D8CE80F" w14:textId="77777777" w:rsidR="00ED1A50" w:rsidRPr="00ED1A50" w:rsidRDefault="00ED1A50" w:rsidP="00ED1A50">
                  <w:pPr>
                    <w:widowControl/>
                    <w:wordWrap/>
                    <w:autoSpaceDE/>
                    <w:autoSpaceDN/>
                    <w:spacing w:after="0" w:line="240" w:lineRule="auto"/>
                    <w:jc w:val="right"/>
                    <w:rPr>
                      <w:rFonts w:ascii="함초롬바탕" w:eastAsia="함초롬바탕" w:hAnsi="함초롬바탕" w:cs="함초롬바탕"/>
                      <w:color w:val="000000"/>
                      <w:kern w:val="0"/>
                      <w:szCs w:val="20"/>
                    </w:rPr>
                  </w:pPr>
                </w:p>
              </w:tc>
              <w:tc>
                <w:tcPr>
                  <w:tcW w:w="1064" w:type="pct"/>
                  <w:vAlign w:val="center"/>
                </w:tcPr>
                <w:p w14:paraId="01AF69AF" w14:textId="780011A7" w:rsidR="00ED1A50" w:rsidRPr="00ED1A50" w:rsidRDefault="00ED1A50" w:rsidP="00ED1A50">
                  <w:pPr>
                    <w:widowControl/>
                    <w:wordWrap/>
                    <w:autoSpaceDE/>
                    <w:autoSpaceDN/>
                    <w:spacing w:after="0" w:line="240" w:lineRule="auto"/>
                    <w:jc w:val="center"/>
                    <w:rPr>
                      <w:rFonts w:ascii="함초롬바탕" w:eastAsia="함초롬바탕" w:hAnsi="함초롬바탕" w:cs="함초롬바탕"/>
                      <w:color w:val="000000"/>
                      <w:kern w:val="0"/>
                      <w:szCs w:val="20"/>
                    </w:rPr>
                  </w:pPr>
                  <w:r w:rsidRPr="00EA12A6">
                    <w:rPr>
                      <w:rFonts w:ascii="함초롬바탕" w:eastAsia="함초롬바탕" w:hAnsi="함초롬바탕" w:cs="함초롬바탕"/>
                      <w:color w:val="000000"/>
                      <w:kern w:val="0"/>
                      <w:szCs w:val="20"/>
                      <w:highlight w:val="yellow"/>
                      <w:rPrChange w:id="14" w:author="안 용현(Yonghyeon,Ahn)" w:date="2026-09-14T13:08:00Z" w16du:dateUtc="2026-09-14T04:08:00Z">
                        <w:rPr>
                          <w:rFonts w:ascii="함초롬바탕" w:eastAsia="함초롬바탕" w:hAnsi="함초롬바탕" w:cs="함초롬바탕"/>
                          <w:color w:val="000000"/>
                          <w:kern w:val="0"/>
                          <w:szCs w:val="20"/>
                        </w:rPr>
                      </w:rPrChange>
                    </w:rPr>
                    <w:t>(</w:t>
                  </w:r>
                  <w:r w:rsidRPr="00EA12A6">
                    <w:rPr>
                      <w:rFonts w:ascii="함초롬바탕" w:eastAsia="함초롬바탕" w:hAnsi="함초롬바탕" w:cs="함초롬바탕" w:hint="eastAsia"/>
                      <w:color w:val="000000"/>
                      <w:kern w:val="0"/>
                      <w:szCs w:val="20"/>
                      <w:highlight w:val="cyan"/>
                      <w:rPrChange w:id="15" w:author="안 용현(Yonghyeon,Ahn)" w:date="2026-09-14T13:09:00Z" w16du:dateUtc="2026-09-14T04:09:00Z">
                        <w:rPr>
                          <w:rFonts w:ascii="함초롬바탕" w:eastAsia="함초롬바탕" w:hAnsi="함초롬바탕" w:cs="함초롬바탕" w:hint="eastAsia"/>
                          <w:color w:val="000000"/>
                          <w:kern w:val="0"/>
                          <w:szCs w:val="20"/>
                        </w:rPr>
                      </w:rPrChange>
                    </w:rPr>
                    <w:t>변동</w:t>
                  </w:r>
                  <w:r w:rsidRPr="00EA12A6">
                    <w:rPr>
                      <w:rFonts w:ascii="함초롬바탕" w:eastAsia="함초롬바탕" w:hAnsi="함초롬바탕" w:cs="함초롬바탕"/>
                      <w:color w:val="000000"/>
                      <w:kern w:val="0"/>
                      <w:szCs w:val="20"/>
                      <w:highlight w:val="cyan"/>
                      <w:rPrChange w:id="16" w:author="안 용현(Yonghyeon,Ahn)" w:date="2026-09-14T13:09:00Z" w16du:dateUtc="2026-09-14T04:09:00Z">
                        <w:rPr>
                          <w:rFonts w:ascii="함초롬바탕" w:eastAsia="함초롬바탕" w:hAnsi="함초롬바탕" w:cs="함초롬바탕"/>
                          <w:color w:val="000000"/>
                          <w:kern w:val="0"/>
                          <w:szCs w:val="20"/>
                        </w:rPr>
                      </w:rPrChange>
                    </w:rPr>
                    <w:t xml:space="preserve">) </w:t>
                  </w:r>
                  <w:r w:rsidR="00EA12A6" w:rsidRPr="00EA12A6">
                    <w:rPr>
                      <w:rFonts w:ascii="함초롬바탕" w:eastAsia="함초롬바탕" w:hAnsi="함초롬바탕" w:cs="함초롬바탕"/>
                      <w:color w:val="000000"/>
                      <w:kern w:val="0"/>
                      <w:szCs w:val="20"/>
                      <w:highlight w:val="cyan"/>
                      <w:rPrChange w:id="17" w:author="안 용현(Yonghyeon,Ahn)" w:date="2026-09-14T13:09:00Z" w16du:dateUtc="2026-09-14T04:09:00Z">
                        <w:rPr>
                          <w:rFonts w:ascii="함초롬바탕" w:eastAsia="함초롬바탕" w:hAnsi="함초롬바탕" w:cs="함초롬바탕"/>
                          <w:color w:val="000000"/>
                          <w:kern w:val="0"/>
                          <w:szCs w:val="20"/>
                        </w:rPr>
                      </w:rPrChange>
                    </w:rPr>
                    <w:t>4.55%</w:t>
                  </w:r>
                  <w:r w:rsidRPr="00ED1A50">
                    <w:rPr>
                      <w:rFonts w:ascii="함초롬바탕" w:eastAsia="함초롬바탕" w:hAnsi="함초롬바탕" w:cs="함초롬바탕" w:hint="eastAsia"/>
                      <w:color w:val="000000"/>
                      <w:kern w:val="0"/>
                      <w:szCs w:val="20"/>
                      <w:vertAlign w:val="superscript"/>
                    </w:rPr>
                    <w:t>주</w:t>
                  </w:r>
                  <w:r w:rsidRPr="00ED1A50">
                    <w:rPr>
                      <w:rFonts w:ascii="함초롬바탕" w:eastAsia="함초롬바탕" w:hAnsi="함초롬바탕" w:cs="함초롬바탕"/>
                      <w:color w:val="000000"/>
                      <w:kern w:val="0"/>
                      <w:szCs w:val="20"/>
                      <w:vertAlign w:val="superscript"/>
                    </w:rPr>
                    <w:t>2)</w:t>
                  </w:r>
                </w:p>
              </w:tc>
              <w:tc>
                <w:tcPr>
                  <w:tcW w:w="517" w:type="pct"/>
                  <w:vAlign w:val="center"/>
                </w:tcPr>
                <w:p w14:paraId="41761712" w14:textId="207775E4" w:rsidR="00ED1A50" w:rsidRPr="00EA12A6" w:rsidRDefault="00EA12A6" w:rsidP="00ED1A50">
                  <w:pPr>
                    <w:widowControl/>
                    <w:wordWrap/>
                    <w:autoSpaceDE/>
                    <w:autoSpaceDN/>
                    <w:spacing w:after="0" w:line="240" w:lineRule="auto"/>
                    <w:jc w:val="center"/>
                    <w:rPr>
                      <w:rFonts w:ascii="함초롬바탕" w:eastAsia="함초롬바탕" w:hAnsi="함초롬바탕" w:cs="함초롬바탕"/>
                      <w:color w:val="000000"/>
                      <w:kern w:val="0"/>
                      <w:szCs w:val="20"/>
                      <w:highlight w:val="cyan"/>
                      <w:rPrChange w:id="18" w:author="안 용현(Yonghyeon,Ahn)" w:date="2026-09-14T13:09:00Z" w16du:dateUtc="2026-09-14T04:09:00Z">
                        <w:rPr>
                          <w:rFonts w:ascii="함초롬바탕" w:eastAsia="함초롬바탕" w:hAnsi="함초롬바탕" w:cs="함초롬바탕"/>
                          <w:color w:val="000000"/>
                          <w:kern w:val="0"/>
                          <w:szCs w:val="20"/>
                        </w:rPr>
                      </w:rPrChange>
                    </w:rPr>
                  </w:pPr>
                  <w:r w:rsidRPr="00EA12A6">
                    <w:rPr>
                      <w:rFonts w:ascii="함초롬바탕" w:eastAsia="함초롬바탕" w:hAnsi="함초롬바탕" w:cs="함초롬바탕"/>
                      <w:color w:val="000000"/>
                      <w:kern w:val="0"/>
                      <w:szCs w:val="20"/>
                      <w:highlight w:val="cyan"/>
                      <w:rPrChange w:id="19" w:author="안 용현(Yonghyeon,Ahn)" w:date="2026-09-14T13:09:00Z" w16du:dateUtc="2026-09-14T04:09:00Z">
                        <w:rPr>
                          <w:rFonts w:ascii="함초롬바탕" w:eastAsia="함초롬바탕" w:hAnsi="함초롬바탕" w:cs="함초롬바탕"/>
                          <w:color w:val="000000"/>
                          <w:kern w:val="0"/>
                          <w:szCs w:val="20"/>
                        </w:rPr>
                      </w:rPrChange>
                    </w:rPr>
                    <w:t>1.</w:t>
                  </w:r>
                  <w:r w:rsidR="00F66348">
                    <w:rPr>
                      <w:rFonts w:ascii="함초롬바탕" w:eastAsia="함초롬바탕" w:hAnsi="함초롬바탕" w:cs="함초롬바탕" w:hint="eastAsia"/>
                      <w:color w:val="000000"/>
                      <w:kern w:val="0"/>
                      <w:szCs w:val="20"/>
                      <w:highlight w:val="cyan"/>
                    </w:rPr>
                    <w:t>2</w:t>
                  </w:r>
                  <w:r w:rsidRPr="00EA12A6">
                    <w:rPr>
                      <w:rFonts w:ascii="함초롬바탕" w:eastAsia="함초롬바탕" w:hAnsi="함초롬바탕" w:cs="함초롬바탕"/>
                      <w:color w:val="000000"/>
                      <w:kern w:val="0"/>
                      <w:szCs w:val="20"/>
                      <w:highlight w:val="cyan"/>
                      <w:rPrChange w:id="20" w:author="안 용현(Yonghyeon,Ahn)" w:date="2026-09-14T13:09:00Z" w16du:dateUtc="2026-09-14T04:09:00Z">
                        <w:rPr>
                          <w:rFonts w:ascii="함초롬바탕" w:eastAsia="함초롬바탕" w:hAnsi="함초롬바탕" w:cs="함초롬바탕"/>
                          <w:color w:val="000000"/>
                          <w:kern w:val="0"/>
                          <w:szCs w:val="20"/>
                        </w:rPr>
                      </w:rPrChange>
                    </w:rPr>
                    <w:t>0%</w:t>
                  </w:r>
                </w:p>
              </w:tc>
              <w:tc>
                <w:tcPr>
                  <w:tcW w:w="517" w:type="pct"/>
                  <w:vAlign w:val="center"/>
                </w:tcPr>
                <w:p w14:paraId="6A5FE5BB" w14:textId="7FCD47C4" w:rsidR="00ED1A50" w:rsidRPr="00EA12A6" w:rsidRDefault="00EA12A6" w:rsidP="00ED1A50">
                  <w:pPr>
                    <w:widowControl/>
                    <w:wordWrap/>
                    <w:autoSpaceDE/>
                    <w:autoSpaceDN/>
                    <w:spacing w:after="0" w:line="240" w:lineRule="auto"/>
                    <w:jc w:val="center"/>
                    <w:rPr>
                      <w:rFonts w:ascii="함초롬바탕" w:eastAsia="함초롬바탕" w:hAnsi="함초롬바탕" w:cs="함초롬바탕"/>
                      <w:color w:val="000000"/>
                      <w:kern w:val="0"/>
                      <w:szCs w:val="20"/>
                      <w:highlight w:val="cyan"/>
                      <w:rPrChange w:id="21" w:author="안 용현(Yonghyeon,Ahn)" w:date="2026-09-14T13:09:00Z" w16du:dateUtc="2026-09-14T04:09:00Z">
                        <w:rPr>
                          <w:rFonts w:ascii="함초롬바탕" w:eastAsia="함초롬바탕" w:hAnsi="함초롬바탕" w:cs="함초롬바탕"/>
                          <w:color w:val="000000"/>
                          <w:kern w:val="0"/>
                          <w:szCs w:val="20"/>
                        </w:rPr>
                      </w:rPrChange>
                    </w:rPr>
                  </w:pPr>
                  <w:r w:rsidRPr="00EA12A6">
                    <w:rPr>
                      <w:rFonts w:ascii="함초롬바탕" w:eastAsia="함초롬바탕" w:hAnsi="함초롬바탕" w:cs="함초롬바탕"/>
                      <w:color w:val="000000"/>
                      <w:kern w:val="0"/>
                      <w:szCs w:val="20"/>
                      <w:highlight w:val="cyan"/>
                      <w:rPrChange w:id="22" w:author="안 용현(Yonghyeon,Ahn)" w:date="2026-09-14T13:09:00Z" w16du:dateUtc="2026-09-14T04:09:00Z">
                        <w:rPr>
                          <w:rFonts w:ascii="함초롬바탕" w:eastAsia="함초롬바탕" w:hAnsi="함초롬바탕" w:cs="함초롬바탕"/>
                          <w:color w:val="000000"/>
                          <w:kern w:val="0"/>
                          <w:szCs w:val="20"/>
                        </w:rPr>
                      </w:rPrChange>
                    </w:rPr>
                    <w:t>5.</w:t>
                  </w:r>
                  <w:r w:rsidR="00F66348">
                    <w:rPr>
                      <w:rFonts w:ascii="함초롬바탕" w:eastAsia="함초롬바탕" w:hAnsi="함초롬바탕" w:cs="함초롬바탕" w:hint="eastAsia"/>
                      <w:color w:val="000000"/>
                      <w:kern w:val="0"/>
                      <w:szCs w:val="20"/>
                      <w:highlight w:val="cyan"/>
                    </w:rPr>
                    <w:t>15</w:t>
                  </w:r>
                  <w:r w:rsidRPr="00EA12A6">
                    <w:rPr>
                      <w:rFonts w:ascii="함초롬바탕" w:eastAsia="함초롬바탕" w:hAnsi="함초롬바탕" w:cs="함초롬바탕"/>
                      <w:color w:val="000000"/>
                      <w:kern w:val="0"/>
                      <w:szCs w:val="20"/>
                      <w:highlight w:val="cyan"/>
                      <w:rPrChange w:id="23" w:author="안 용현(Yonghyeon,Ahn)" w:date="2026-09-14T13:09:00Z" w16du:dateUtc="2026-09-14T04:09:00Z">
                        <w:rPr>
                          <w:rFonts w:ascii="함초롬바탕" w:eastAsia="함초롬바탕" w:hAnsi="함초롬바탕" w:cs="함초롬바탕"/>
                          <w:color w:val="000000"/>
                          <w:kern w:val="0"/>
                          <w:szCs w:val="20"/>
                        </w:rPr>
                      </w:rPrChange>
                    </w:rPr>
                    <w:t>%</w:t>
                  </w:r>
                </w:p>
              </w:tc>
              <w:tc>
                <w:tcPr>
                  <w:tcW w:w="594" w:type="pct"/>
                  <w:vMerge/>
                  <w:vAlign w:val="center"/>
                </w:tcPr>
                <w:p w14:paraId="7BFD1FC1" w14:textId="77777777" w:rsidR="00ED1A50" w:rsidRPr="00EA12A6" w:rsidRDefault="00ED1A50" w:rsidP="00ED1A50">
                  <w:pPr>
                    <w:widowControl/>
                    <w:wordWrap/>
                    <w:autoSpaceDE/>
                    <w:autoSpaceDN/>
                    <w:spacing w:after="0" w:line="240" w:lineRule="auto"/>
                    <w:jc w:val="center"/>
                    <w:rPr>
                      <w:rFonts w:ascii="함초롬바탕" w:eastAsia="함초롬바탕" w:hAnsi="함초롬바탕" w:cs="함초롬바탕"/>
                      <w:color w:val="000000"/>
                      <w:kern w:val="0"/>
                      <w:szCs w:val="20"/>
                      <w:highlight w:val="yellow"/>
                      <w:rPrChange w:id="24" w:author="안 용현(Yonghyeon,Ahn)" w:date="2026-09-14T13:08:00Z" w16du:dateUtc="2026-09-14T04:08:00Z">
                        <w:rPr>
                          <w:rFonts w:ascii="함초롬바탕" w:eastAsia="함초롬바탕" w:hAnsi="함초롬바탕" w:cs="함초롬바탕"/>
                          <w:color w:val="000000"/>
                          <w:kern w:val="0"/>
                          <w:szCs w:val="20"/>
                        </w:rPr>
                      </w:rPrChange>
                    </w:rPr>
                  </w:pPr>
                </w:p>
              </w:tc>
              <w:tc>
                <w:tcPr>
                  <w:tcW w:w="477" w:type="pct"/>
                  <w:vMerge/>
                  <w:vAlign w:val="center"/>
                </w:tcPr>
                <w:p w14:paraId="38B833BD" w14:textId="77777777" w:rsidR="00ED1A50" w:rsidRPr="00EA12A6" w:rsidRDefault="00ED1A50" w:rsidP="00ED1A50">
                  <w:pPr>
                    <w:widowControl/>
                    <w:wordWrap/>
                    <w:autoSpaceDE/>
                    <w:autoSpaceDN/>
                    <w:spacing w:after="0" w:line="240" w:lineRule="auto"/>
                    <w:jc w:val="center"/>
                    <w:rPr>
                      <w:rFonts w:ascii="함초롬바탕" w:eastAsia="함초롬바탕" w:hAnsi="함초롬바탕" w:cs="함초롬바탕"/>
                      <w:color w:val="000000"/>
                      <w:kern w:val="0"/>
                      <w:szCs w:val="20"/>
                      <w:highlight w:val="yellow"/>
                      <w:rPrChange w:id="25" w:author="안 용현(Yonghyeon,Ahn)" w:date="2026-09-14T13:08:00Z" w16du:dateUtc="2026-09-14T04:08:00Z">
                        <w:rPr>
                          <w:rFonts w:ascii="함초롬바탕" w:eastAsia="함초롬바탕" w:hAnsi="함초롬바탕" w:cs="함초롬바탕"/>
                          <w:color w:val="000000"/>
                          <w:kern w:val="0"/>
                          <w:szCs w:val="20"/>
                        </w:rPr>
                      </w:rPrChange>
                    </w:rPr>
                  </w:pPr>
                </w:p>
              </w:tc>
              <w:tc>
                <w:tcPr>
                  <w:tcW w:w="819" w:type="pct"/>
                  <w:vMerge/>
                  <w:vAlign w:val="center"/>
                </w:tcPr>
                <w:p w14:paraId="0DA5A09F" w14:textId="77777777" w:rsidR="00ED1A50" w:rsidRPr="00ED1A50" w:rsidRDefault="00ED1A50" w:rsidP="00ED1A50">
                  <w:pPr>
                    <w:widowControl/>
                    <w:wordWrap/>
                    <w:autoSpaceDE/>
                    <w:autoSpaceDN/>
                    <w:spacing w:after="0" w:line="240" w:lineRule="auto"/>
                    <w:jc w:val="center"/>
                    <w:rPr>
                      <w:rFonts w:ascii="함초롬바탕" w:eastAsia="함초롬바탕" w:hAnsi="함초롬바탕" w:cs="함초롬바탕"/>
                      <w:color w:val="000000"/>
                      <w:kern w:val="0"/>
                      <w:szCs w:val="20"/>
                    </w:rPr>
                  </w:pPr>
                </w:p>
              </w:tc>
            </w:tr>
            <w:tr w:rsidR="00ED1A50" w:rsidRPr="00ED1A50" w14:paraId="17573966" w14:textId="2FC7880A" w:rsidTr="003322D0">
              <w:trPr>
                <w:trHeight w:val="58"/>
              </w:trPr>
              <w:tc>
                <w:tcPr>
                  <w:tcW w:w="533" w:type="pct"/>
                  <w:shd w:val="clear" w:color="auto" w:fill="FFFF00"/>
                  <w:vAlign w:val="center"/>
                </w:tcPr>
                <w:p w14:paraId="527A3AC5" w14:textId="77777777" w:rsidR="00ED1A50" w:rsidRPr="00ED1A50" w:rsidRDefault="00ED1A50" w:rsidP="00ED1A50">
                  <w:pPr>
                    <w:widowControl/>
                    <w:wordWrap/>
                    <w:autoSpaceDE/>
                    <w:autoSpaceDN/>
                    <w:spacing w:after="0" w:line="240" w:lineRule="auto"/>
                    <w:jc w:val="center"/>
                    <w:rPr>
                      <w:rFonts w:ascii="함초롬바탕" w:eastAsia="함초롬바탕" w:hAnsi="함초롬바탕" w:cs="함초롬바탕"/>
                      <w:bCs/>
                      <w:color w:val="000000"/>
                      <w:kern w:val="0"/>
                      <w:szCs w:val="20"/>
                    </w:rPr>
                  </w:pPr>
                  <w:r w:rsidRPr="00ED1A50">
                    <w:rPr>
                      <w:rFonts w:ascii="함초롬바탕" w:eastAsia="함초롬바탕" w:hAnsi="함초롬바탕" w:cs="함초롬바탕" w:hint="eastAsia"/>
                      <w:bCs/>
                      <w:color w:val="000000"/>
                      <w:kern w:val="0"/>
                      <w:szCs w:val="20"/>
                    </w:rPr>
                    <w:t>중순위</w:t>
                  </w:r>
                </w:p>
              </w:tc>
              <w:tc>
                <w:tcPr>
                  <w:tcW w:w="478" w:type="pct"/>
                  <w:shd w:val="clear" w:color="auto" w:fill="FFFF00"/>
                  <w:vAlign w:val="center"/>
                </w:tcPr>
                <w:p w14:paraId="362D7B39" w14:textId="60D2FE28" w:rsidR="00ED1A50" w:rsidRPr="00ED1A50" w:rsidRDefault="00ED1A50" w:rsidP="00ED1A50">
                  <w:pPr>
                    <w:widowControl/>
                    <w:wordWrap/>
                    <w:autoSpaceDE/>
                    <w:autoSpaceDN/>
                    <w:spacing w:after="0" w:line="240" w:lineRule="auto"/>
                    <w:jc w:val="right"/>
                    <w:rPr>
                      <w:rFonts w:ascii="함초롬바탕" w:eastAsia="함초롬바탕" w:hAnsi="함초롬바탕" w:cs="함초롬바탕"/>
                      <w:bCs/>
                      <w:color w:val="000000"/>
                      <w:kern w:val="0"/>
                      <w:szCs w:val="20"/>
                    </w:rPr>
                  </w:pPr>
                  <w:r w:rsidRPr="00ED1A50">
                    <w:rPr>
                      <w:rFonts w:ascii="함초롬바탕" w:eastAsia="함초롬바탕" w:hAnsi="함초롬바탕" w:cs="함초롬바탕" w:hint="eastAsia"/>
                      <w:bCs/>
                      <w:color w:val="000000"/>
                      <w:kern w:val="0"/>
                      <w:szCs w:val="20"/>
                    </w:rPr>
                    <w:t>3</w:t>
                  </w:r>
                  <w:r w:rsidRPr="00ED1A50">
                    <w:rPr>
                      <w:rFonts w:ascii="함초롬바탕" w:eastAsia="함초롬바탕" w:hAnsi="함초롬바탕" w:cs="함초롬바탕"/>
                      <w:bCs/>
                      <w:color w:val="000000"/>
                      <w:kern w:val="0"/>
                      <w:szCs w:val="20"/>
                    </w:rPr>
                    <w:t>80</w:t>
                  </w:r>
                </w:p>
              </w:tc>
              <w:tc>
                <w:tcPr>
                  <w:tcW w:w="1064" w:type="pct"/>
                  <w:shd w:val="clear" w:color="auto" w:fill="FFFF00"/>
                  <w:vAlign w:val="center"/>
                </w:tcPr>
                <w:p w14:paraId="1432A4E0" w14:textId="2413575C" w:rsidR="00ED1A50" w:rsidRPr="00ED1A50" w:rsidRDefault="00ED1A50" w:rsidP="00ED1A50">
                  <w:pPr>
                    <w:widowControl/>
                    <w:wordWrap/>
                    <w:autoSpaceDE/>
                    <w:autoSpaceDN/>
                    <w:spacing w:after="0" w:line="240" w:lineRule="auto"/>
                    <w:jc w:val="center"/>
                    <w:rPr>
                      <w:rFonts w:ascii="함초롬바탕" w:eastAsia="함초롬바탕" w:hAnsi="함초롬바탕" w:cs="함초롬바탕"/>
                      <w:bCs/>
                      <w:color w:val="000000"/>
                      <w:kern w:val="0"/>
                      <w:szCs w:val="20"/>
                    </w:rPr>
                  </w:pPr>
                  <w:r w:rsidRPr="00ED1A50">
                    <w:rPr>
                      <w:rFonts w:ascii="함초롬바탕" w:eastAsia="함초롬바탕" w:hAnsi="함초롬바탕" w:cs="함초롬바탕" w:hint="eastAsia"/>
                      <w:bCs/>
                      <w:color w:val="000000"/>
                      <w:kern w:val="0"/>
                      <w:szCs w:val="20"/>
                    </w:rPr>
                    <w:t>(고정)</w:t>
                  </w:r>
                  <w:r>
                    <w:rPr>
                      <w:rFonts w:ascii="함초롬바탕" w:eastAsia="함초롬바탕" w:hAnsi="함초롬바탕" w:cs="함초롬바탕"/>
                      <w:bCs/>
                      <w:color w:val="000000"/>
                      <w:kern w:val="0"/>
                      <w:szCs w:val="20"/>
                    </w:rPr>
                    <w:t xml:space="preserve"> </w:t>
                  </w:r>
                  <w:r w:rsidRPr="00ED1A50">
                    <w:rPr>
                      <w:rFonts w:ascii="함초롬바탕" w:eastAsia="함초롬바탕" w:hAnsi="함초롬바탕" w:cs="함초롬바탕" w:hint="eastAsia"/>
                      <w:bCs/>
                      <w:color w:val="000000"/>
                      <w:kern w:val="0"/>
                      <w:szCs w:val="20"/>
                    </w:rPr>
                    <w:t>6.00%</w:t>
                  </w:r>
                </w:p>
              </w:tc>
              <w:tc>
                <w:tcPr>
                  <w:tcW w:w="517" w:type="pct"/>
                  <w:shd w:val="clear" w:color="auto" w:fill="FFFF00"/>
                  <w:vAlign w:val="center"/>
                </w:tcPr>
                <w:p w14:paraId="4A6A7BBD" w14:textId="47B20319" w:rsidR="00ED1A50" w:rsidRPr="00EA12A6" w:rsidRDefault="00ED1A50" w:rsidP="00ED1A50">
                  <w:pPr>
                    <w:widowControl/>
                    <w:wordWrap/>
                    <w:autoSpaceDE/>
                    <w:autoSpaceDN/>
                    <w:spacing w:after="0" w:line="240" w:lineRule="auto"/>
                    <w:jc w:val="center"/>
                    <w:rPr>
                      <w:rFonts w:ascii="함초롬바탕" w:eastAsia="함초롬바탕" w:hAnsi="함초롬바탕" w:cs="함초롬바탕"/>
                      <w:bCs/>
                      <w:color w:val="000000"/>
                      <w:kern w:val="0"/>
                      <w:szCs w:val="20"/>
                      <w:highlight w:val="yellow"/>
                      <w:rPrChange w:id="26" w:author="안 용현(Yonghyeon,Ahn)" w:date="2026-09-14T13:08:00Z" w16du:dateUtc="2026-09-14T04:08:00Z">
                        <w:rPr>
                          <w:rFonts w:ascii="함초롬바탕" w:eastAsia="함초롬바탕" w:hAnsi="함초롬바탕" w:cs="함초롬바탕"/>
                          <w:bCs/>
                          <w:color w:val="000000"/>
                          <w:kern w:val="0"/>
                          <w:szCs w:val="20"/>
                        </w:rPr>
                      </w:rPrChange>
                    </w:rPr>
                  </w:pPr>
                  <w:r w:rsidRPr="00EA12A6">
                    <w:rPr>
                      <w:rFonts w:ascii="함초롬바탕" w:eastAsia="함초롬바탕" w:hAnsi="함초롬바탕" w:cs="함초롬바탕"/>
                      <w:bCs/>
                      <w:color w:val="000000"/>
                      <w:kern w:val="0"/>
                      <w:szCs w:val="20"/>
                      <w:highlight w:val="yellow"/>
                      <w:rPrChange w:id="27" w:author="안 용현(Yonghyeon,Ahn)" w:date="2026-09-14T13:08:00Z" w16du:dateUtc="2026-09-14T04:08:00Z">
                        <w:rPr>
                          <w:rFonts w:ascii="함초롬바탕" w:eastAsia="함초롬바탕" w:hAnsi="함초롬바탕" w:cs="함초롬바탕"/>
                          <w:bCs/>
                          <w:color w:val="000000"/>
                          <w:kern w:val="0"/>
                          <w:szCs w:val="20"/>
                        </w:rPr>
                      </w:rPrChange>
                    </w:rPr>
                    <w:t>1.00%</w:t>
                  </w:r>
                </w:p>
              </w:tc>
              <w:tc>
                <w:tcPr>
                  <w:tcW w:w="517" w:type="pct"/>
                  <w:shd w:val="clear" w:color="auto" w:fill="FFFF00"/>
                  <w:vAlign w:val="center"/>
                </w:tcPr>
                <w:p w14:paraId="5AB8A32D" w14:textId="37097F7F" w:rsidR="00ED1A50" w:rsidRPr="00EA12A6" w:rsidRDefault="00ED1A50" w:rsidP="00ED1A50">
                  <w:pPr>
                    <w:widowControl/>
                    <w:wordWrap/>
                    <w:autoSpaceDE/>
                    <w:autoSpaceDN/>
                    <w:spacing w:after="0" w:line="240" w:lineRule="auto"/>
                    <w:jc w:val="center"/>
                    <w:rPr>
                      <w:rFonts w:ascii="함초롬바탕" w:eastAsia="함초롬바탕" w:hAnsi="함초롬바탕" w:cs="함초롬바탕"/>
                      <w:bCs/>
                      <w:color w:val="000000"/>
                      <w:kern w:val="0"/>
                      <w:szCs w:val="20"/>
                      <w:highlight w:val="yellow"/>
                      <w:rPrChange w:id="28" w:author="안 용현(Yonghyeon,Ahn)" w:date="2026-09-14T13:08:00Z" w16du:dateUtc="2026-09-14T04:08:00Z">
                        <w:rPr>
                          <w:rFonts w:ascii="함초롬바탕" w:eastAsia="함초롬바탕" w:hAnsi="함초롬바탕" w:cs="함초롬바탕"/>
                          <w:bCs/>
                          <w:color w:val="000000"/>
                          <w:kern w:val="0"/>
                          <w:szCs w:val="20"/>
                        </w:rPr>
                      </w:rPrChange>
                    </w:rPr>
                  </w:pPr>
                  <w:r w:rsidRPr="00EA12A6">
                    <w:rPr>
                      <w:rFonts w:ascii="함초롬바탕" w:eastAsia="함초롬바탕" w:hAnsi="함초롬바탕" w:cs="함초롬바탕"/>
                      <w:bCs/>
                      <w:color w:val="000000"/>
                      <w:kern w:val="0"/>
                      <w:szCs w:val="20"/>
                      <w:highlight w:val="yellow"/>
                      <w:rPrChange w:id="29" w:author="안 용현(Yonghyeon,Ahn)" w:date="2026-09-14T13:08:00Z" w16du:dateUtc="2026-09-14T04:08:00Z">
                        <w:rPr>
                          <w:rFonts w:ascii="함초롬바탕" w:eastAsia="함초롬바탕" w:hAnsi="함초롬바탕" w:cs="함초롬바탕"/>
                          <w:bCs/>
                          <w:color w:val="000000"/>
                          <w:kern w:val="0"/>
                          <w:szCs w:val="20"/>
                        </w:rPr>
                      </w:rPrChange>
                    </w:rPr>
                    <w:t>6.50%</w:t>
                  </w:r>
                </w:p>
              </w:tc>
              <w:tc>
                <w:tcPr>
                  <w:tcW w:w="594" w:type="pct"/>
                  <w:shd w:val="clear" w:color="auto" w:fill="FFFF00"/>
                  <w:vAlign w:val="center"/>
                </w:tcPr>
                <w:p w14:paraId="09DD0384" w14:textId="33FBE1FB" w:rsidR="00ED1A50" w:rsidRPr="00EA12A6" w:rsidRDefault="00ED1A50" w:rsidP="00ED1A50">
                  <w:pPr>
                    <w:widowControl/>
                    <w:wordWrap/>
                    <w:autoSpaceDE/>
                    <w:autoSpaceDN/>
                    <w:spacing w:after="0" w:line="240" w:lineRule="auto"/>
                    <w:jc w:val="center"/>
                    <w:rPr>
                      <w:rFonts w:ascii="함초롬바탕" w:eastAsia="함초롬바탕" w:hAnsi="함초롬바탕" w:cs="함초롬바탕"/>
                      <w:bCs/>
                      <w:color w:val="000000"/>
                      <w:kern w:val="0"/>
                      <w:szCs w:val="20"/>
                      <w:highlight w:val="yellow"/>
                      <w:rPrChange w:id="30" w:author="안 용현(Yonghyeon,Ahn)" w:date="2026-09-14T13:08:00Z" w16du:dateUtc="2026-09-14T04:08:00Z">
                        <w:rPr>
                          <w:rFonts w:ascii="함초롬바탕" w:eastAsia="함초롬바탕" w:hAnsi="함초롬바탕" w:cs="함초롬바탕"/>
                          <w:bCs/>
                          <w:color w:val="000000"/>
                          <w:kern w:val="0"/>
                          <w:szCs w:val="20"/>
                        </w:rPr>
                      </w:rPrChange>
                    </w:rPr>
                  </w:pPr>
                  <w:r w:rsidRPr="00EA12A6">
                    <w:rPr>
                      <w:rFonts w:ascii="함초롬바탕" w:eastAsia="함초롬바탕" w:hAnsi="함초롬바탕" w:cs="함초롬바탕"/>
                      <w:bCs/>
                      <w:color w:val="000000"/>
                      <w:kern w:val="0"/>
                      <w:szCs w:val="20"/>
                      <w:highlight w:val="yellow"/>
                      <w:rPrChange w:id="31" w:author="안 용현(Yonghyeon,Ahn)" w:date="2026-09-14T13:08:00Z" w16du:dateUtc="2026-09-14T04:08:00Z">
                        <w:rPr>
                          <w:rFonts w:ascii="함초롬바탕" w:eastAsia="함초롬바탕" w:hAnsi="함초롬바탕" w:cs="함초롬바탕"/>
                          <w:bCs/>
                          <w:color w:val="000000"/>
                          <w:kern w:val="0"/>
                          <w:szCs w:val="20"/>
                        </w:rPr>
                      </w:rPrChange>
                    </w:rPr>
                    <w:t>59.8</w:t>
                  </w:r>
                  <w:r w:rsidR="00EA12A6" w:rsidRPr="00EA12A6">
                    <w:rPr>
                      <w:rFonts w:ascii="함초롬바탕" w:eastAsia="함초롬바탕" w:hAnsi="함초롬바탕" w:cs="함초롬바탕"/>
                      <w:bCs/>
                      <w:color w:val="000000"/>
                      <w:kern w:val="0"/>
                      <w:szCs w:val="20"/>
                      <w:highlight w:val="yellow"/>
                      <w:rPrChange w:id="32" w:author="안 용현(Yonghyeon,Ahn)" w:date="2026-09-14T13:08:00Z" w16du:dateUtc="2026-09-14T04:08:00Z">
                        <w:rPr>
                          <w:rFonts w:ascii="함초롬바탕" w:eastAsia="함초롬바탕" w:hAnsi="함초롬바탕" w:cs="함초롬바탕"/>
                          <w:bCs/>
                          <w:color w:val="000000"/>
                          <w:kern w:val="0"/>
                          <w:szCs w:val="20"/>
                        </w:rPr>
                      </w:rPrChange>
                    </w:rPr>
                    <w:t>2</w:t>
                  </w:r>
                  <w:r w:rsidRPr="00EA12A6">
                    <w:rPr>
                      <w:rFonts w:ascii="함초롬바탕" w:eastAsia="함초롬바탕" w:hAnsi="함초롬바탕" w:cs="함초롬바탕"/>
                      <w:bCs/>
                      <w:color w:val="000000"/>
                      <w:kern w:val="0"/>
                      <w:szCs w:val="20"/>
                      <w:highlight w:val="yellow"/>
                      <w:rPrChange w:id="33" w:author="안 용현(Yonghyeon,Ahn)" w:date="2026-09-14T13:08:00Z" w16du:dateUtc="2026-09-14T04:08:00Z">
                        <w:rPr>
                          <w:rFonts w:ascii="함초롬바탕" w:eastAsia="함초롬바탕" w:hAnsi="함초롬바탕" w:cs="함초롬바탕"/>
                          <w:bCs/>
                          <w:color w:val="000000"/>
                          <w:kern w:val="0"/>
                          <w:szCs w:val="20"/>
                        </w:rPr>
                      </w:rPrChange>
                    </w:rPr>
                    <w:t>%</w:t>
                  </w:r>
                </w:p>
              </w:tc>
              <w:tc>
                <w:tcPr>
                  <w:tcW w:w="477" w:type="pct"/>
                  <w:shd w:val="clear" w:color="auto" w:fill="FFFF00"/>
                  <w:vAlign w:val="center"/>
                </w:tcPr>
                <w:p w14:paraId="6E6EBD31" w14:textId="46123C9B" w:rsidR="00ED1A50" w:rsidRPr="00EA12A6" w:rsidRDefault="00ED1A50" w:rsidP="00ED1A50">
                  <w:pPr>
                    <w:widowControl/>
                    <w:wordWrap/>
                    <w:autoSpaceDE/>
                    <w:autoSpaceDN/>
                    <w:spacing w:after="0" w:line="240" w:lineRule="auto"/>
                    <w:jc w:val="center"/>
                    <w:rPr>
                      <w:rFonts w:ascii="함초롬바탕" w:eastAsia="함초롬바탕" w:hAnsi="함초롬바탕" w:cs="함초롬바탕"/>
                      <w:bCs/>
                      <w:color w:val="000000"/>
                      <w:kern w:val="0"/>
                      <w:szCs w:val="20"/>
                      <w:highlight w:val="yellow"/>
                      <w:rPrChange w:id="34" w:author="안 용현(Yonghyeon,Ahn)" w:date="2026-09-14T13:08:00Z" w16du:dateUtc="2026-09-14T04:08:00Z">
                        <w:rPr>
                          <w:rFonts w:ascii="함초롬바탕" w:eastAsia="함초롬바탕" w:hAnsi="함초롬바탕" w:cs="함초롬바탕"/>
                          <w:bCs/>
                          <w:color w:val="000000"/>
                          <w:kern w:val="0"/>
                          <w:szCs w:val="20"/>
                        </w:rPr>
                      </w:rPrChange>
                    </w:rPr>
                  </w:pPr>
                  <w:r w:rsidRPr="00EA12A6">
                    <w:rPr>
                      <w:rFonts w:ascii="함초롬바탕" w:eastAsia="함초롬바탕" w:hAnsi="함초롬바탕" w:cs="함초롬바탕"/>
                      <w:bCs/>
                      <w:color w:val="000000"/>
                      <w:kern w:val="0"/>
                      <w:szCs w:val="20"/>
                      <w:highlight w:val="yellow"/>
                      <w:rPrChange w:id="35" w:author="안 용현(Yonghyeon,Ahn)" w:date="2026-09-14T13:08:00Z" w16du:dateUtc="2026-09-14T04:08:00Z">
                        <w:rPr>
                          <w:rFonts w:ascii="함초롬바탕" w:eastAsia="함초롬바탕" w:hAnsi="함초롬바탕" w:cs="함초롬바탕"/>
                          <w:bCs/>
                          <w:color w:val="000000"/>
                          <w:kern w:val="0"/>
                          <w:szCs w:val="20"/>
                        </w:rPr>
                      </w:rPrChange>
                    </w:rPr>
                    <w:t>1.</w:t>
                  </w:r>
                  <w:r w:rsidR="00EA12A6" w:rsidRPr="00EA12A6">
                    <w:rPr>
                      <w:rFonts w:ascii="함초롬바탕" w:eastAsia="함초롬바탕" w:hAnsi="함초롬바탕" w:cs="함초롬바탕"/>
                      <w:bCs/>
                      <w:color w:val="000000"/>
                      <w:kern w:val="0"/>
                      <w:szCs w:val="20"/>
                      <w:highlight w:val="yellow"/>
                      <w:rPrChange w:id="36" w:author="안 용현(Yonghyeon,Ahn)" w:date="2026-09-14T13:08:00Z" w16du:dateUtc="2026-09-14T04:08:00Z">
                        <w:rPr>
                          <w:rFonts w:ascii="함초롬바탕" w:eastAsia="함초롬바탕" w:hAnsi="함초롬바탕" w:cs="함초롬바탕"/>
                          <w:bCs/>
                          <w:color w:val="000000"/>
                          <w:kern w:val="0"/>
                          <w:szCs w:val="20"/>
                        </w:rPr>
                      </w:rPrChange>
                    </w:rPr>
                    <w:t>26</w:t>
                  </w:r>
                  <w:r w:rsidRPr="00EA12A6">
                    <w:rPr>
                      <w:rFonts w:ascii="함초롬바탕" w:eastAsia="함초롬바탕" w:hAnsi="함초롬바탕" w:cs="함초롬바탕"/>
                      <w:bCs/>
                      <w:color w:val="000000"/>
                      <w:kern w:val="0"/>
                      <w:szCs w:val="20"/>
                      <w:highlight w:val="yellow"/>
                      <w:rPrChange w:id="37" w:author="안 용현(Yonghyeon,Ahn)" w:date="2026-09-14T13:08:00Z" w16du:dateUtc="2026-09-14T04:08:00Z">
                        <w:rPr>
                          <w:rFonts w:ascii="함초롬바탕" w:eastAsia="함초롬바탕" w:hAnsi="함초롬바탕" w:cs="함초롬바탕"/>
                          <w:bCs/>
                          <w:color w:val="000000"/>
                          <w:kern w:val="0"/>
                          <w:szCs w:val="20"/>
                        </w:rPr>
                      </w:rPrChange>
                    </w:rPr>
                    <w:t>x</w:t>
                  </w:r>
                </w:p>
              </w:tc>
              <w:tc>
                <w:tcPr>
                  <w:tcW w:w="819" w:type="pct"/>
                  <w:shd w:val="clear" w:color="auto" w:fill="FFFF00"/>
                  <w:vAlign w:val="center"/>
                </w:tcPr>
                <w:p w14:paraId="14BAA3BA" w14:textId="65DDF7FE" w:rsidR="00ED1A50" w:rsidRPr="00ED1A50" w:rsidRDefault="00ED1A50" w:rsidP="00ED1A50">
                  <w:pPr>
                    <w:widowControl/>
                    <w:wordWrap/>
                    <w:autoSpaceDE/>
                    <w:autoSpaceDN/>
                    <w:spacing w:after="0" w:line="240" w:lineRule="auto"/>
                    <w:jc w:val="center"/>
                    <w:rPr>
                      <w:rFonts w:ascii="함초롬바탕" w:eastAsia="함초롬바탕" w:hAnsi="함초롬바탕" w:cs="함초롬바탕"/>
                      <w:bCs/>
                      <w:color w:val="000000"/>
                      <w:kern w:val="0"/>
                      <w:szCs w:val="20"/>
                    </w:rPr>
                  </w:pPr>
                  <w:r w:rsidRPr="00ED1A50">
                    <w:rPr>
                      <w:rFonts w:ascii="함초롬바탕" w:eastAsia="함초롬바탕" w:hAnsi="함초롬바탕" w:cs="함초롬바탕"/>
                      <w:bCs/>
                      <w:color w:val="000000"/>
                      <w:kern w:val="0"/>
                      <w:szCs w:val="20"/>
                    </w:rPr>
                    <w:t>686</w:t>
                  </w:r>
                  <w:r w:rsidRPr="00ED1A50">
                    <w:rPr>
                      <w:rFonts w:ascii="함초롬바탕" w:eastAsia="함초롬바탕" w:hAnsi="함초롬바탕" w:cs="함초롬바탕" w:hint="eastAsia"/>
                      <w:bCs/>
                      <w:color w:val="000000"/>
                      <w:kern w:val="0"/>
                      <w:szCs w:val="20"/>
                    </w:rPr>
                    <w:t>만원</w:t>
                  </w:r>
                </w:p>
              </w:tc>
            </w:tr>
            <w:tr w:rsidR="00ED1A50" w:rsidRPr="00ED1A50" w14:paraId="2E10350A" w14:textId="77777777" w:rsidTr="003322D0">
              <w:trPr>
                <w:trHeight w:val="58"/>
              </w:trPr>
              <w:tc>
                <w:tcPr>
                  <w:tcW w:w="533" w:type="pct"/>
                  <w:shd w:val="clear" w:color="auto" w:fill="F2F2F2" w:themeFill="background1" w:themeFillShade="F2"/>
                  <w:vAlign w:val="center"/>
                </w:tcPr>
                <w:p w14:paraId="11724445" w14:textId="68322CB4" w:rsidR="00D1761C" w:rsidRPr="00ED1A50" w:rsidRDefault="00D1761C" w:rsidP="00D1761C">
                  <w:pPr>
                    <w:widowControl/>
                    <w:wordWrap/>
                    <w:autoSpaceDE/>
                    <w:autoSpaceDN/>
                    <w:spacing w:after="0" w:line="240" w:lineRule="auto"/>
                    <w:jc w:val="center"/>
                    <w:rPr>
                      <w:rFonts w:ascii="함초롬바탕" w:eastAsia="함초롬바탕" w:hAnsi="함초롬바탕" w:cs="함초롬바탕"/>
                      <w:bCs/>
                      <w:color w:val="000000"/>
                      <w:kern w:val="0"/>
                      <w:szCs w:val="20"/>
                    </w:rPr>
                  </w:pPr>
                  <w:r w:rsidRPr="00ED1A50">
                    <w:rPr>
                      <w:rFonts w:ascii="함초롬바탕" w:eastAsia="함초롬바탕" w:hAnsi="함초롬바탕" w:cs="함초롬바탕" w:hint="eastAsia"/>
                      <w:bCs/>
                      <w:color w:val="000000"/>
                      <w:kern w:val="0"/>
                      <w:szCs w:val="20"/>
                    </w:rPr>
                    <w:t>합계</w:t>
                  </w:r>
                </w:p>
              </w:tc>
              <w:tc>
                <w:tcPr>
                  <w:tcW w:w="478" w:type="pct"/>
                  <w:shd w:val="clear" w:color="auto" w:fill="F2F2F2" w:themeFill="background1" w:themeFillShade="F2"/>
                  <w:vAlign w:val="center"/>
                </w:tcPr>
                <w:p w14:paraId="67B1B77F" w14:textId="106EF1CB" w:rsidR="00D1761C" w:rsidRPr="00ED1A50" w:rsidRDefault="004934DA" w:rsidP="00D1761C">
                  <w:pPr>
                    <w:widowControl/>
                    <w:wordWrap/>
                    <w:autoSpaceDE/>
                    <w:autoSpaceDN/>
                    <w:spacing w:after="0" w:line="240" w:lineRule="auto"/>
                    <w:jc w:val="right"/>
                    <w:rPr>
                      <w:rFonts w:ascii="함초롬바탕" w:eastAsia="함초롬바탕" w:hAnsi="함초롬바탕" w:cs="함초롬바탕"/>
                      <w:bCs/>
                      <w:color w:val="000000"/>
                      <w:kern w:val="0"/>
                      <w:szCs w:val="20"/>
                    </w:rPr>
                  </w:pPr>
                  <w:r w:rsidRPr="00ED1A50">
                    <w:rPr>
                      <w:rFonts w:ascii="함초롬바탕" w:eastAsia="함초롬바탕" w:hAnsi="함초롬바탕" w:cs="함초롬바탕" w:hint="eastAsia"/>
                      <w:bCs/>
                      <w:color w:val="000000"/>
                      <w:kern w:val="0"/>
                      <w:szCs w:val="20"/>
                    </w:rPr>
                    <w:t>1</w:t>
                  </w:r>
                  <w:r w:rsidRPr="00ED1A50">
                    <w:rPr>
                      <w:rFonts w:ascii="함초롬바탕" w:eastAsia="함초롬바탕" w:hAnsi="함초롬바탕" w:cs="함초롬바탕"/>
                      <w:bCs/>
                      <w:color w:val="000000"/>
                      <w:kern w:val="0"/>
                      <w:szCs w:val="20"/>
                    </w:rPr>
                    <w:t>,980</w:t>
                  </w:r>
                </w:p>
              </w:tc>
              <w:tc>
                <w:tcPr>
                  <w:tcW w:w="1064" w:type="pct"/>
                  <w:shd w:val="clear" w:color="auto" w:fill="F2F2F2" w:themeFill="background1" w:themeFillShade="F2"/>
                  <w:vAlign w:val="center"/>
                </w:tcPr>
                <w:p w14:paraId="27D97854" w14:textId="77777777" w:rsidR="00D1761C" w:rsidRPr="00ED1A50" w:rsidRDefault="00D1761C" w:rsidP="00B33FE2">
                  <w:pPr>
                    <w:widowControl/>
                    <w:wordWrap/>
                    <w:autoSpaceDE/>
                    <w:autoSpaceDN/>
                    <w:spacing w:after="0" w:line="240" w:lineRule="auto"/>
                    <w:jc w:val="center"/>
                    <w:rPr>
                      <w:rFonts w:ascii="함초롬바탕" w:eastAsia="함초롬바탕" w:hAnsi="함초롬바탕" w:cs="함초롬바탕"/>
                      <w:bCs/>
                      <w:color w:val="000000"/>
                      <w:kern w:val="0"/>
                      <w:szCs w:val="20"/>
                    </w:rPr>
                  </w:pPr>
                </w:p>
              </w:tc>
              <w:tc>
                <w:tcPr>
                  <w:tcW w:w="517" w:type="pct"/>
                  <w:shd w:val="clear" w:color="auto" w:fill="F2F2F2" w:themeFill="background1" w:themeFillShade="F2"/>
                  <w:vAlign w:val="center"/>
                </w:tcPr>
                <w:p w14:paraId="5CE9E549" w14:textId="77777777" w:rsidR="00D1761C" w:rsidRPr="00ED1A50" w:rsidRDefault="00D1761C" w:rsidP="00B33FE2">
                  <w:pPr>
                    <w:widowControl/>
                    <w:wordWrap/>
                    <w:autoSpaceDE/>
                    <w:autoSpaceDN/>
                    <w:spacing w:after="0" w:line="240" w:lineRule="auto"/>
                    <w:jc w:val="center"/>
                    <w:rPr>
                      <w:rFonts w:ascii="함초롬바탕" w:eastAsia="함초롬바탕" w:hAnsi="함초롬바탕" w:cs="함초롬바탕"/>
                      <w:bCs/>
                      <w:color w:val="000000"/>
                      <w:kern w:val="0"/>
                      <w:szCs w:val="20"/>
                    </w:rPr>
                  </w:pPr>
                </w:p>
              </w:tc>
              <w:tc>
                <w:tcPr>
                  <w:tcW w:w="517" w:type="pct"/>
                  <w:shd w:val="clear" w:color="auto" w:fill="F2F2F2" w:themeFill="background1" w:themeFillShade="F2"/>
                  <w:vAlign w:val="center"/>
                </w:tcPr>
                <w:p w14:paraId="140E1942" w14:textId="77777777" w:rsidR="00D1761C" w:rsidRPr="00ED1A50" w:rsidRDefault="00D1761C" w:rsidP="00B33FE2">
                  <w:pPr>
                    <w:widowControl/>
                    <w:wordWrap/>
                    <w:autoSpaceDE/>
                    <w:autoSpaceDN/>
                    <w:spacing w:after="0" w:line="240" w:lineRule="auto"/>
                    <w:jc w:val="center"/>
                    <w:rPr>
                      <w:rFonts w:ascii="함초롬바탕" w:eastAsia="함초롬바탕" w:hAnsi="함초롬바탕" w:cs="함초롬바탕"/>
                      <w:bCs/>
                      <w:color w:val="000000"/>
                      <w:kern w:val="0"/>
                      <w:szCs w:val="20"/>
                    </w:rPr>
                  </w:pPr>
                </w:p>
              </w:tc>
              <w:tc>
                <w:tcPr>
                  <w:tcW w:w="594" w:type="pct"/>
                  <w:shd w:val="clear" w:color="auto" w:fill="F2F2F2" w:themeFill="background1" w:themeFillShade="F2"/>
                  <w:vAlign w:val="center"/>
                </w:tcPr>
                <w:p w14:paraId="7BEBB67D" w14:textId="77777777" w:rsidR="00D1761C" w:rsidRPr="00ED1A50" w:rsidRDefault="00D1761C" w:rsidP="00B33FE2">
                  <w:pPr>
                    <w:widowControl/>
                    <w:wordWrap/>
                    <w:autoSpaceDE/>
                    <w:autoSpaceDN/>
                    <w:spacing w:after="0" w:line="240" w:lineRule="auto"/>
                    <w:jc w:val="center"/>
                    <w:rPr>
                      <w:rFonts w:ascii="함초롬바탕" w:eastAsia="함초롬바탕" w:hAnsi="함초롬바탕" w:cs="함초롬바탕"/>
                      <w:bCs/>
                      <w:color w:val="000000"/>
                      <w:kern w:val="0"/>
                      <w:szCs w:val="20"/>
                    </w:rPr>
                  </w:pPr>
                </w:p>
              </w:tc>
              <w:tc>
                <w:tcPr>
                  <w:tcW w:w="477" w:type="pct"/>
                  <w:shd w:val="clear" w:color="auto" w:fill="F2F2F2" w:themeFill="background1" w:themeFillShade="F2"/>
                  <w:vAlign w:val="center"/>
                </w:tcPr>
                <w:p w14:paraId="1CC4DE7C" w14:textId="77777777" w:rsidR="00D1761C" w:rsidRPr="00ED1A50" w:rsidRDefault="00D1761C" w:rsidP="00B33FE2">
                  <w:pPr>
                    <w:widowControl/>
                    <w:wordWrap/>
                    <w:autoSpaceDE/>
                    <w:autoSpaceDN/>
                    <w:spacing w:after="0" w:line="240" w:lineRule="auto"/>
                    <w:jc w:val="center"/>
                    <w:rPr>
                      <w:rFonts w:ascii="함초롬바탕" w:eastAsia="함초롬바탕" w:hAnsi="함초롬바탕" w:cs="함초롬바탕"/>
                      <w:bCs/>
                      <w:color w:val="000000"/>
                      <w:kern w:val="0"/>
                      <w:szCs w:val="20"/>
                    </w:rPr>
                  </w:pPr>
                </w:p>
              </w:tc>
              <w:tc>
                <w:tcPr>
                  <w:tcW w:w="819" w:type="pct"/>
                  <w:shd w:val="clear" w:color="auto" w:fill="F2F2F2" w:themeFill="background1" w:themeFillShade="F2"/>
                  <w:vAlign w:val="center"/>
                </w:tcPr>
                <w:p w14:paraId="4798054D" w14:textId="77777777" w:rsidR="00D1761C" w:rsidRPr="00ED1A50" w:rsidRDefault="00D1761C" w:rsidP="00B33FE2">
                  <w:pPr>
                    <w:widowControl/>
                    <w:wordWrap/>
                    <w:autoSpaceDE/>
                    <w:autoSpaceDN/>
                    <w:spacing w:after="0" w:line="240" w:lineRule="auto"/>
                    <w:jc w:val="center"/>
                    <w:rPr>
                      <w:rFonts w:ascii="함초롬바탕" w:eastAsia="함초롬바탕" w:hAnsi="함초롬바탕" w:cs="함초롬바탕"/>
                      <w:bCs/>
                      <w:color w:val="000000"/>
                      <w:kern w:val="0"/>
                      <w:szCs w:val="20"/>
                    </w:rPr>
                  </w:pPr>
                </w:p>
              </w:tc>
            </w:tr>
          </w:tbl>
          <w:p w14:paraId="6513E99D" w14:textId="66B9159B" w:rsidR="007F3546" w:rsidRPr="00ED1A50" w:rsidRDefault="007F3546" w:rsidP="00332C85">
            <w:pPr>
              <w:wordWrap/>
              <w:spacing w:after="0" w:line="240" w:lineRule="auto"/>
              <w:ind w:leftChars="1" w:left="182" w:hangingChars="100" w:hanging="180"/>
              <w:jc w:val="left"/>
              <w:textAlignment w:val="baseline"/>
              <w:rPr>
                <w:rFonts w:ascii="함초롬바탕" w:eastAsia="함초롬바탕" w:hAnsi="함초롬바탕" w:cs="함초롬바탕"/>
                <w:sz w:val="18"/>
              </w:rPr>
            </w:pPr>
            <w:r w:rsidRPr="00ED1A50">
              <w:rPr>
                <w:rFonts w:ascii="함초롬바탕" w:eastAsia="함초롬바탕" w:hAnsi="함초롬바탕" w:cs="함초롬바탕" w:hint="eastAsia"/>
                <w:sz w:val="18"/>
              </w:rPr>
              <w:t>*</w:t>
            </w:r>
            <w:r w:rsidRPr="00ED1A50">
              <w:rPr>
                <w:rFonts w:ascii="함초롬바탕" w:eastAsia="함초롬바탕" w:hAnsi="함초롬바탕" w:cs="함초롬바탕"/>
                <w:sz w:val="18"/>
              </w:rPr>
              <w:t xml:space="preserve"> </w:t>
            </w:r>
            <w:r w:rsidRPr="00ED1A50">
              <w:rPr>
                <w:rFonts w:ascii="함초롬바탕" w:eastAsia="함초롬바탕" w:hAnsi="함초롬바탕" w:cs="함초롬바탕" w:hint="eastAsia"/>
                <w:sz w:val="18"/>
              </w:rPr>
              <w:t>선순위 고정/변동 금리는 대주가 선택하며,</w:t>
            </w:r>
            <w:r w:rsidRPr="00ED1A50">
              <w:rPr>
                <w:rFonts w:ascii="함초롬바탕" w:eastAsia="함초롬바탕" w:hAnsi="함초롬바탕" w:cs="함초롬바탕"/>
                <w:sz w:val="18"/>
              </w:rPr>
              <w:t xml:space="preserve"> </w:t>
            </w:r>
            <w:r w:rsidRPr="00ED1A50">
              <w:rPr>
                <w:rFonts w:ascii="함초롬바탕" w:eastAsia="함초롬바탕" w:hAnsi="함초롬바탕" w:cs="함초롬바탕" w:hint="eastAsia"/>
                <w:sz w:val="18"/>
              </w:rPr>
              <w:t xml:space="preserve">고정금리 비중 </w:t>
            </w:r>
            <w:r w:rsidRPr="00ED1A50">
              <w:rPr>
                <w:rFonts w:ascii="함초롬바탕" w:eastAsia="함초롬바탕" w:hAnsi="함초롬바탕" w:cs="함초롬바탕"/>
                <w:sz w:val="18"/>
              </w:rPr>
              <w:t xml:space="preserve">50% </w:t>
            </w:r>
            <w:r w:rsidRPr="00ED1A50">
              <w:rPr>
                <w:rFonts w:ascii="함초롬바탕" w:eastAsia="함초롬바탕" w:hAnsi="함초롬바탕" w:cs="함초롬바탕" w:hint="eastAsia"/>
                <w:sz w:val="18"/>
              </w:rPr>
              <w:t>이상으로 적용 예정임.</w:t>
            </w:r>
          </w:p>
          <w:p w14:paraId="6846F518" w14:textId="3375BB6E" w:rsidR="004934DA" w:rsidRPr="00ED1A50" w:rsidRDefault="00335B35" w:rsidP="00EA12A6">
            <w:pPr>
              <w:wordWrap/>
              <w:spacing w:after="0" w:line="240" w:lineRule="auto"/>
              <w:ind w:leftChars="1" w:left="182" w:hangingChars="100" w:hanging="180"/>
              <w:jc w:val="left"/>
              <w:textAlignment w:val="baseline"/>
              <w:rPr>
                <w:rFonts w:ascii="함초롬바탕" w:eastAsia="함초롬바탕" w:hAnsi="함초롬바탕" w:cs="함초롬바탕"/>
                <w:sz w:val="18"/>
                <w:szCs w:val="18"/>
              </w:rPr>
            </w:pPr>
            <w:r w:rsidRPr="00ED1A50">
              <w:rPr>
                <w:rFonts w:ascii="함초롬바탕" w:eastAsia="함초롬바탕" w:hAnsi="함초롬바탕" w:cs="함초롬바탕" w:hint="eastAsia"/>
                <w:sz w:val="18"/>
              </w:rPr>
              <w:t>주</w:t>
            </w:r>
            <w:r w:rsidR="00E219B8" w:rsidRPr="00ED1A50">
              <w:rPr>
                <w:rFonts w:ascii="함초롬바탕" w:eastAsia="함초롬바탕" w:hAnsi="함초롬바탕" w:cs="함초롬바탕" w:hint="eastAsia"/>
                <w:sz w:val="18"/>
              </w:rPr>
              <w:t>1</w:t>
            </w:r>
            <w:r w:rsidRPr="00ED1A50">
              <w:rPr>
                <w:rFonts w:ascii="함초롬바탕" w:eastAsia="함초롬바탕" w:hAnsi="함초롬바탕" w:cs="함초롬바탕"/>
                <w:sz w:val="18"/>
              </w:rPr>
              <w:t>)</w:t>
            </w:r>
            <w:r w:rsidR="00ED30B2" w:rsidRPr="00ED1A50">
              <w:rPr>
                <w:rFonts w:ascii="함초롬바탕" w:eastAsia="함초롬바탕" w:hAnsi="함초롬바탕" w:cs="함초롬바탕"/>
                <w:sz w:val="18"/>
              </w:rPr>
              <w:t xml:space="preserve"> </w:t>
            </w:r>
            <w:r w:rsidR="00ED30B2" w:rsidRPr="00ED1A50">
              <w:rPr>
                <w:rFonts w:ascii="함초롬바탕" w:eastAsia="함초롬바탕" w:hAnsi="함초롬바탕" w:cs="함초롬바탕" w:hint="eastAsia"/>
                <w:sz w:val="18"/>
              </w:rPr>
              <w:t xml:space="preserve">보증금 </w:t>
            </w:r>
            <w:r w:rsidR="004934DA" w:rsidRPr="00ED1A50">
              <w:rPr>
                <w:rFonts w:ascii="함초롬바탕" w:eastAsia="함초롬바탕" w:hAnsi="함초롬바탕" w:cs="함초롬바탕"/>
                <w:sz w:val="18"/>
              </w:rPr>
              <w:t>21</w:t>
            </w:r>
            <w:r w:rsidR="00ED30B2" w:rsidRPr="00ED1A50">
              <w:rPr>
                <w:rFonts w:ascii="함초롬바탕" w:eastAsia="함초롬바탕" w:hAnsi="함초롬바탕" w:cs="함초롬바탕" w:hint="eastAsia"/>
                <w:sz w:val="18"/>
              </w:rPr>
              <w:t xml:space="preserve">억원 및 담보감정가 </w:t>
            </w:r>
            <w:r w:rsidR="00903885" w:rsidRPr="00EA12A6">
              <w:rPr>
                <w:rFonts w:ascii="함초롬바탕" w:eastAsia="함초롬바탕" w:hAnsi="함초롬바탕" w:cs="함초롬바탕"/>
                <w:sz w:val="18"/>
                <w:highlight w:val="cyan"/>
                <w:rPrChange w:id="38" w:author="안 용현(Yonghyeon,Ahn)" w:date="2026-09-14T13:09:00Z" w16du:dateUtc="2026-09-14T04:09:00Z">
                  <w:rPr>
                    <w:rFonts w:ascii="함초롬바탕" w:eastAsia="함초롬바탕" w:hAnsi="함초롬바탕" w:cs="함초롬바탕"/>
                    <w:sz w:val="18"/>
                  </w:rPr>
                </w:rPrChange>
              </w:rPr>
              <w:t>3,34</w:t>
            </w:r>
            <w:r w:rsidR="00EA12A6" w:rsidRPr="00EA12A6">
              <w:rPr>
                <w:rFonts w:ascii="함초롬바탕" w:eastAsia="함초롬바탕" w:hAnsi="함초롬바탕" w:cs="함초롬바탕"/>
                <w:sz w:val="18"/>
                <w:highlight w:val="cyan"/>
                <w:rPrChange w:id="39" w:author="안 용현(Yonghyeon,Ahn)" w:date="2026-09-14T13:09:00Z" w16du:dateUtc="2026-09-14T04:09:00Z">
                  <w:rPr>
                    <w:rFonts w:ascii="함초롬바탕" w:eastAsia="함초롬바탕" w:hAnsi="함초롬바탕" w:cs="함초롬바탕"/>
                    <w:sz w:val="18"/>
                  </w:rPr>
                </w:rPrChange>
              </w:rPr>
              <w:t>5</w:t>
            </w:r>
            <w:r w:rsidR="00ED30B2" w:rsidRPr="00EA12A6">
              <w:rPr>
                <w:rFonts w:ascii="함초롬바탕" w:eastAsia="함초롬바탕" w:hAnsi="함초롬바탕" w:cs="함초롬바탕" w:hint="eastAsia"/>
                <w:sz w:val="18"/>
                <w:highlight w:val="cyan"/>
                <w:rPrChange w:id="40" w:author="안 용현(Yonghyeon,Ahn)" w:date="2026-09-14T13:09:00Z" w16du:dateUtc="2026-09-14T04:09:00Z">
                  <w:rPr>
                    <w:rFonts w:ascii="함초롬바탕" w:eastAsia="함초롬바탕" w:hAnsi="함초롬바탕" w:cs="함초롬바탕" w:hint="eastAsia"/>
                    <w:sz w:val="18"/>
                  </w:rPr>
                </w:rPrChange>
              </w:rPr>
              <w:t>억원</w:t>
            </w:r>
            <w:r w:rsidR="00ED30B2" w:rsidRPr="00EA12A6">
              <w:rPr>
                <w:rFonts w:ascii="함초롬바탕" w:eastAsia="함초롬바탕" w:hAnsi="함초롬바탕" w:cs="함초롬바탕"/>
                <w:sz w:val="18"/>
                <w:highlight w:val="cyan"/>
                <w:rPrChange w:id="41" w:author="안 용현(Yonghyeon,Ahn)" w:date="2026-09-14T13:09:00Z" w16du:dateUtc="2026-09-14T04:09:00Z">
                  <w:rPr>
                    <w:rFonts w:ascii="함초롬바탕" w:eastAsia="함초롬바탕" w:hAnsi="함초롬바탕" w:cs="함초롬바탕"/>
                    <w:sz w:val="18"/>
                  </w:rPr>
                </w:rPrChange>
              </w:rPr>
              <w:t>(</w:t>
            </w:r>
            <w:r w:rsidR="00EA12A6" w:rsidRPr="00EA12A6">
              <w:rPr>
                <w:rFonts w:ascii="함초롬바탕" w:eastAsia="함초롬바탕" w:hAnsi="함초롬바탕" w:cs="함초롬바탕" w:hint="eastAsia"/>
                <w:sz w:val="18"/>
                <w:highlight w:val="cyan"/>
                <w:rPrChange w:id="42" w:author="안 용현(Yonghyeon,Ahn)" w:date="2026-09-14T13:09:00Z" w16du:dateUtc="2026-09-14T04:09:00Z">
                  <w:rPr>
                    <w:rFonts w:ascii="함초롬바탕" w:eastAsia="함초롬바탕" w:hAnsi="함초롬바탕" w:cs="함초롬바탕" w:hint="eastAsia"/>
                    <w:sz w:val="18"/>
                  </w:rPr>
                </w:rPrChange>
              </w:rPr>
              <w:t>미래새한</w:t>
            </w:r>
            <w:r w:rsidR="00ED30B2" w:rsidRPr="00EA12A6">
              <w:rPr>
                <w:rFonts w:ascii="함초롬바탕" w:eastAsia="함초롬바탕" w:hAnsi="함초롬바탕" w:cs="함초롬바탕" w:hint="eastAsia"/>
                <w:sz w:val="18"/>
                <w:highlight w:val="cyan"/>
                <w:rPrChange w:id="43" w:author="안 용현(Yonghyeon,Ahn)" w:date="2026-09-14T13:09:00Z" w16du:dateUtc="2026-09-14T04:09:00Z">
                  <w:rPr>
                    <w:rFonts w:ascii="함초롬바탕" w:eastAsia="함초롬바탕" w:hAnsi="함초롬바탕" w:cs="함초롬바탕" w:hint="eastAsia"/>
                    <w:sz w:val="18"/>
                  </w:rPr>
                </w:rPrChange>
              </w:rPr>
              <w:t>감정평가법인</w:t>
            </w:r>
            <w:r w:rsidR="00ED30B2" w:rsidRPr="00EA12A6">
              <w:rPr>
                <w:rFonts w:ascii="함초롬바탕" w:eastAsia="함초롬바탕" w:hAnsi="함초롬바탕" w:cs="함초롬바탕"/>
                <w:sz w:val="18"/>
                <w:highlight w:val="cyan"/>
                <w:rPrChange w:id="44" w:author="안 용현(Yonghyeon,Ahn)" w:date="2026-09-14T13:09:00Z" w16du:dateUtc="2026-09-14T04:09:00Z">
                  <w:rPr>
                    <w:rFonts w:ascii="함초롬바탕" w:eastAsia="함초롬바탕" w:hAnsi="함초롬바탕" w:cs="함초롬바탕"/>
                    <w:sz w:val="18"/>
                  </w:rPr>
                </w:rPrChange>
              </w:rPr>
              <w:t>, ’26.</w:t>
            </w:r>
            <w:r w:rsidR="00903885" w:rsidRPr="00EA12A6">
              <w:rPr>
                <w:rFonts w:ascii="함초롬바탕" w:eastAsia="함초롬바탕" w:hAnsi="함초롬바탕" w:cs="함초롬바탕"/>
                <w:sz w:val="18"/>
                <w:highlight w:val="cyan"/>
                <w:rPrChange w:id="45" w:author="안 용현(Yonghyeon,Ahn)" w:date="2026-09-14T13:09:00Z" w16du:dateUtc="2026-09-14T04:09:00Z">
                  <w:rPr>
                    <w:rFonts w:ascii="함초롬바탕" w:eastAsia="함초롬바탕" w:hAnsi="함초롬바탕" w:cs="함초롬바탕"/>
                    <w:sz w:val="18"/>
                  </w:rPr>
                </w:rPrChange>
              </w:rPr>
              <w:t>0</w:t>
            </w:r>
            <w:r w:rsidR="00EA12A6" w:rsidRPr="00EA12A6">
              <w:rPr>
                <w:rFonts w:ascii="함초롬바탕" w:eastAsia="함초롬바탕" w:hAnsi="함초롬바탕" w:cs="함초롬바탕"/>
                <w:sz w:val="18"/>
                <w:highlight w:val="cyan"/>
                <w:rPrChange w:id="46" w:author="안 용현(Yonghyeon,Ahn)" w:date="2026-09-14T13:09:00Z" w16du:dateUtc="2026-09-14T04:09:00Z">
                  <w:rPr>
                    <w:rFonts w:ascii="함초롬바탕" w:eastAsia="함초롬바탕" w:hAnsi="함초롬바탕" w:cs="함초롬바탕"/>
                    <w:sz w:val="18"/>
                  </w:rPr>
                </w:rPrChange>
              </w:rPr>
              <w:t>9</w:t>
            </w:r>
            <w:r w:rsidR="00903885" w:rsidRPr="00EA12A6">
              <w:rPr>
                <w:rFonts w:ascii="함초롬바탕" w:eastAsia="함초롬바탕" w:hAnsi="함초롬바탕" w:cs="함초롬바탕"/>
                <w:sz w:val="18"/>
                <w:highlight w:val="cyan"/>
                <w:rPrChange w:id="47" w:author="안 용현(Yonghyeon,Ahn)" w:date="2026-09-14T13:09:00Z" w16du:dateUtc="2026-09-14T04:09:00Z">
                  <w:rPr>
                    <w:rFonts w:ascii="함초롬바탕" w:eastAsia="함초롬바탕" w:hAnsi="함초롬바탕" w:cs="함초롬바탕"/>
                    <w:sz w:val="18"/>
                  </w:rPr>
                </w:rPrChange>
              </w:rPr>
              <w:t>)</w:t>
            </w:r>
            <w:r w:rsidR="00D85893" w:rsidRPr="00ED1A50">
              <w:rPr>
                <w:rFonts w:ascii="함초롬바탕" w:eastAsia="함초롬바탕" w:hAnsi="함초롬바탕" w:cs="함초롬바탕"/>
                <w:sz w:val="18"/>
              </w:rPr>
              <w:t xml:space="preserve"> </w:t>
            </w:r>
            <w:r w:rsidR="00D85893" w:rsidRPr="00ED1A50">
              <w:rPr>
                <w:rFonts w:ascii="함초롬바탕" w:eastAsia="함초롬바탕" w:hAnsi="함초롬바탕" w:cs="함초롬바탕" w:hint="eastAsia"/>
                <w:sz w:val="18"/>
              </w:rPr>
              <w:t>기준이며,</w:t>
            </w:r>
            <w:r w:rsidR="00D85893" w:rsidRPr="00ED1A50">
              <w:rPr>
                <w:rFonts w:ascii="함초롬바탕" w:eastAsia="함초롬바탕" w:hAnsi="함초롬바탕" w:cs="함초롬바탕"/>
                <w:sz w:val="18"/>
              </w:rPr>
              <w:t xml:space="preserve"> </w:t>
            </w:r>
            <w:r w:rsidR="004969BC" w:rsidRPr="00ED1A50">
              <w:rPr>
                <w:rFonts w:ascii="함초롬바탕" w:eastAsia="함초롬바탕" w:hAnsi="함초롬바탕" w:cs="함초롬바탕" w:hint="eastAsia"/>
                <w:sz w:val="18"/>
                <w:szCs w:val="18"/>
              </w:rPr>
              <w:t>임차</w:t>
            </w:r>
            <w:r w:rsidR="00D85893" w:rsidRPr="00ED1A50">
              <w:rPr>
                <w:rFonts w:ascii="함초롬바탕" w:eastAsia="함초롬바탕" w:hAnsi="함초롬바탕" w:cs="함초롬바탕" w:hint="eastAsia"/>
                <w:sz w:val="18"/>
                <w:szCs w:val="18"/>
              </w:rPr>
              <w:t xml:space="preserve"> </w:t>
            </w:r>
            <w:r w:rsidR="004969BC" w:rsidRPr="00ED1A50">
              <w:rPr>
                <w:rFonts w:ascii="함초롬바탕" w:eastAsia="함초롬바탕" w:hAnsi="함초롬바탕" w:cs="함초롬바탕" w:hint="eastAsia"/>
                <w:sz w:val="18"/>
                <w:szCs w:val="18"/>
              </w:rPr>
              <w:t>보증금 근질권 설정 48억원은 제외</w:t>
            </w:r>
          </w:p>
          <w:p w14:paraId="07310D8F" w14:textId="41E48CF3" w:rsidR="007F3546" w:rsidRPr="00ED1A50" w:rsidRDefault="00D77498" w:rsidP="00332C85">
            <w:pPr>
              <w:wordWrap/>
              <w:spacing w:after="0" w:line="240" w:lineRule="auto"/>
              <w:ind w:leftChars="1" w:left="182" w:hangingChars="100" w:hanging="180"/>
              <w:jc w:val="left"/>
              <w:textAlignment w:val="baseline"/>
              <w:rPr>
                <w:rFonts w:ascii="함초롬바탕" w:eastAsia="함초롬바탕" w:hAnsi="함초롬바탕" w:cs="함초롬바탕"/>
                <w:sz w:val="18"/>
              </w:rPr>
            </w:pPr>
            <w:r w:rsidRPr="00ED1A50">
              <w:rPr>
                <w:rFonts w:ascii="함초롬바탕" w:eastAsia="함초롬바탕" w:hAnsi="함초롬바탕" w:cs="함초롬바탕" w:hint="eastAsia"/>
                <w:sz w:val="18"/>
              </w:rPr>
              <w:t>주2</w:t>
            </w:r>
            <w:r w:rsidRPr="00ED1A50">
              <w:rPr>
                <w:rFonts w:ascii="함초롬바탕" w:eastAsia="함초롬바탕" w:hAnsi="함초롬바탕" w:cs="함초롬바탕"/>
                <w:sz w:val="18"/>
              </w:rPr>
              <w:t xml:space="preserve">) </w:t>
            </w:r>
            <w:r w:rsidRPr="00ED1A50">
              <w:rPr>
                <w:rFonts w:ascii="함초롬바탕" w:eastAsia="함초롬바탕" w:hAnsi="함초롬바탕" w:cs="함초롬바탕" w:hint="eastAsia"/>
                <w:sz w:val="18"/>
              </w:rPr>
              <w:t xml:space="preserve">3개월 </w:t>
            </w:r>
            <w:r w:rsidRPr="00ED1A50">
              <w:rPr>
                <w:rFonts w:ascii="함초롬바탕" w:eastAsia="함초롬바탕" w:hAnsi="함초롬바탕" w:cs="함초롬바탕"/>
                <w:sz w:val="18"/>
              </w:rPr>
              <w:t>CD+[</w:t>
            </w:r>
            <w:r w:rsidRPr="00EA12A6">
              <w:rPr>
                <w:rFonts w:ascii="함초롬바탕" w:eastAsia="함초롬바탕" w:hAnsi="함초롬바탕" w:cs="함초롬바탕"/>
                <w:sz w:val="18"/>
                <w:highlight w:val="cyan"/>
                <w:rPrChange w:id="48" w:author="안 용현(Yonghyeon,Ahn)" w:date="2026-09-14T13:09:00Z" w16du:dateUtc="2026-09-14T04:09:00Z">
                  <w:rPr>
                    <w:rFonts w:ascii="함초롬바탕" w:eastAsia="함초롬바탕" w:hAnsi="함초롬바탕" w:cs="함초롬바탕"/>
                    <w:sz w:val="18"/>
                  </w:rPr>
                </w:rPrChange>
              </w:rPr>
              <w:t>1.</w:t>
            </w:r>
            <w:commentRangeStart w:id="49"/>
            <w:r w:rsidR="00EA12A6" w:rsidRPr="00EA12A6">
              <w:rPr>
                <w:rFonts w:ascii="함초롬바탕" w:eastAsia="함초롬바탕" w:hAnsi="함초롬바탕" w:cs="함초롬바탕"/>
                <w:sz w:val="18"/>
                <w:highlight w:val="cyan"/>
                <w:rPrChange w:id="50" w:author="안 용현(Yonghyeon,Ahn)" w:date="2026-09-14T13:09:00Z" w16du:dateUtc="2026-09-14T04:09:00Z">
                  <w:rPr>
                    <w:rFonts w:ascii="함초롬바탕" w:eastAsia="함초롬바탕" w:hAnsi="함초롬바탕" w:cs="함초롬바탕"/>
                    <w:sz w:val="18"/>
                  </w:rPr>
                </w:rPrChange>
              </w:rPr>
              <w:t>43</w:t>
            </w:r>
            <w:commentRangeEnd w:id="49"/>
            <w:r w:rsidR="00EA12A6" w:rsidRPr="00ED1A50">
              <w:rPr>
                <w:rStyle w:val="af3"/>
                <w:rFonts w:ascii="함초롬바탕" w:eastAsia="함초롬바탕" w:hAnsi="함초롬바탕" w:cs="함초롬바탕"/>
                <w:szCs w:val="22"/>
              </w:rPr>
              <w:commentReference w:id="49"/>
            </w:r>
            <w:r w:rsidRPr="00ED1A50">
              <w:rPr>
                <w:rFonts w:ascii="함초롬바탕" w:eastAsia="함초롬바탕" w:hAnsi="함초롬바탕" w:cs="함초롬바탕"/>
                <w:sz w:val="18"/>
              </w:rPr>
              <w:t xml:space="preserve">]% </w:t>
            </w:r>
            <w:r w:rsidRPr="00ED1A50">
              <w:rPr>
                <w:rFonts w:ascii="함초롬바탕" w:eastAsia="함초롬바탕" w:hAnsi="함초롬바탕" w:cs="함초롬바탕" w:hint="eastAsia"/>
                <w:sz w:val="18"/>
              </w:rPr>
              <w:t>기준이며,</w:t>
            </w:r>
            <w:r w:rsidRPr="00ED1A50">
              <w:rPr>
                <w:rFonts w:ascii="함초롬바탕" w:eastAsia="함초롬바탕" w:hAnsi="함초롬바탕" w:cs="함초롬바탕"/>
                <w:sz w:val="18"/>
              </w:rPr>
              <w:t xml:space="preserve"> </w:t>
            </w:r>
            <w:r w:rsidRPr="00ED1A50">
              <w:rPr>
                <w:rFonts w:ascii="함초롬바탕" w:eastAsia="함초롬바탕" w:hAnsi="함초롬바탕" w:cs="함초롬바탕" w:hint="eastAsia"/>
                <w:sz w:val="18"/>
              </w:rPr>
              <w:t>이자결정일</w:t>
            </w:r>
            <w:r w:rsidRPr="00ED1A50">
              <w:rPr>
                <w:rFonts w:ascii="함초롬바탕" w:eastAsia="함초롬바탕" w:hAnsi="함초롬바탕" w:cs="함초롬바탕"/>
                <w:sz w:val="18"/>
              </w:rPr>
              <w:t xml:space="preserve"> [3]영업일</w:t>
            </w:r>
            <w:r w:rsidRPr="00ED1A50">
              <w:rPr>
                <w:rFonts w:ascii="함초롬바탕" w:eastAsia="함초롬바탕" w:hAnsi="함초롬바탕" w:cs="함초롬바탕" w:hint="eastAsia"/>
                <w:sz w:val="18"/>
              </w:rPr>
              <w:t xml:space="preserve"> </w:t>
            </w:r>
            <w:r w:rsidRPr="00ED1A50">
              <w:rPr>
                <w:rFonts w:ascii="함초롬바탕" w:eastAsia="함초롬바탕" w:hAnsi="함초롬바탕" w:cs="함초롬바탕"/>
                <w:sz w:val="18"/>
              </w:rPr>
              <w:t>전 금융투자협회가 고시하는 91일</w:t>
            </w:r>
            <w:r w:rsidRPr="00ED1A50">
              <w:rPr>
                <w:rFonts w:ascii="함초롬바탕" w:eastAsia="함초롬바탕" w:hAnsi="함초롬바탕" w:cs="함초롬바탕" w:hint="eastAsia"/>
                <w:sz w:val="18"/>
              </w:rPr>
              <w:t xml:space="preserve">물 </w:t>
            </w:r>
          </w:p>
          <w:p w14:paraId="4720F143" w14:textId="6E0DB274" w:rsidR="004E364F" w:rsidRPr="00ED1A50" w:rsidRDefault="00D77498" w:rsidP="00332C85">
            <w:pPr>
              <w:wordWrap/>
              <w:spacing w:after="0" w:line="240" w:lineRule="auto"/>
              <w:ind w:leftChars="1" w:left="182" w:hangingChars="100" w:hanging="180"/>
              <w:jc w:val="left"/>
              <w:textAlignment w:val="baseline"/>
              <w:rPr>
                <w:rFonts w:ascii="함초롬바탕" w:eastAsia="함초롬바탕" w:hAnsi="함초롬바탕" w:cs="함초롬바탕"/>
                <w:sz w:val="18"/>
              </w:rPr>
            </w:pPr>
            <w:r w:rsidRPr="00ED1A50">
              <w:rPr>
                <w:rFonts w:ascii="함초롬바탕" w:eastAsia="함초롬바탕" w:hAnsi="함초롬바탕" w:cs="함초롬바탕"/>
                <w:sz w:val="18"/>
              </w:rPr>
              <w:t>양도성예금증서(CD) 호가수익율</w:t>
            </w:r>
            <w:r w:rsidRPr="00ED1A50">
              <w:rPr>
                <w:rFonts w:ascii="함초롬바탕" w:eastAsia="함초롬바탕" w:hAnsi="함초롬바탕" w:cs="함초롬바탕" w:hint="eastAsia"/>
                <w:sz w:val="18"/>
              </w:rPr>
              <w:t xml:space="preserve">을 </w:t>
            </w:r>
            <w:r w:rsidRPr="00ED1A50">
              <w:rPr>
                <w:rFonts w:ascii="함초롬바탕" w:eastAsia="함초롬바탕" w:hAnsi="함초롬바탕" w:cs="함초롬바탕"/>
                <w:sz w:val="18"/>
              </w:rPr>
              <w:t xml:space="preserve">CD </w:t>
            </w:r>
            <w:r w:rsidRPr="00ED1A50">
              <w:rPr>
                <w:rFonts w:ascii="함초롬바탕" w:eastAsia="함초롬바탕" w:hAnsi="함초롬바탕" w:cs="함초롬바탕" w:hint="eastAsia"/>
                <w:sz w:val="18"/>
              </w:rPr>
              <w:t>기준으로 함.</w:t>
            </w:r>
            <w:r w:rsidRPr="00ED1A50">
              <w:rPr>
                <w:rFonts w:ascii="함초롬바탕" w:eastAsia="함초롬바탕" w:hAnsi="함초롬바탕" w:cs="함초롬바탕"/>
                <w:sz w:val="18"/>
              </w:rPr>
              <w:t xml:space="preserve"> </w:t>
            </w:r>
          </w:p>
        </w:tc>
      </w:tr>
      <w:tr w:rsidR="00253C54" w:rsidRPr="00EE1148" w14:paraId="38CDD5A8" w14:textId="77777777" w:rsidTr="00332C85">
        <w:trPr>
          <w:trHeight w:val="58"/>
        </w:trPr>
        <w:tc>
          <w:tcPr>
            <w:tcW w:w="867" w:type="pct"/>
            <w:vAlign w:val="center"/>
          </w:tcPr>
          <w:p w14:paraId="67F452A4" w14:textId="1D1FEA92" w:rsidR="00253C54" w:rsidRPr="00ED1A50" w:rsidRDefault="00253C54" w:rsidP="00D1682F">
            <w:pPr>
              <w:wordWrap/>
              <w:adjustRightInd w:val="0"/>
              <w:snapToGrid w:val="0"/>
              <w:spacing w:after="0" w:line="240" w:lineRule="auto"/>
              <w:jc w:val="center"/>
              <w:rPr>
                <w:rFonts w:ascii="함초롬바탕" w:eastAsia="함초롬바탕" w:hAnsi="함초롬바탕" w:cs="함초롬바탕"/>
                <w:sz w:val="22"/>
              </w:rPr>
            </w:pPr>
            <w:r>
              <w:rPr>
                <w:rFonts w:ascii="함초롬바탕" w:eastAsia="함초롬바탕" w:hAnsi="함초롬바탕" w:cs="함초롬바탕" w:hint="eastAsia"/>
                <w:sz w:val="22"/>
              </w:rPr>
              <w:t>대출기간</w:t>
            </w:r>
          </w:p>
        </w:tc>
        <w:tc>
          <w:tcPr>
            <w:tcW w:w="4133" w:type="pct"/>
            <w:vAlign w:val="center"/>
          </w:tcPr>
          <w:p w14:paraId="23135C6F" w14:textId="1B815712" w:rsidR="00253C54" w:rsidRPr="00ED1A50" w:rsidRDefault="00253C54" w:rsidP="00D1682F">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Pr>
                <w:rFonts w:ascii="함초롬바탕" w:eastAsia="함초롬바탕" w:hAnsi="함초롬바탕" w:cs="함초롬바탕" w:hint="eastAsia"/>
                <w:kern w:val="0"/>
                <w:sz w:val="22"/>
                <w:szCs w:val="28"/>
              </w:rPr>
              <w:t xml:space="preserve"> 최초인출일로부터 </w:t>
            </w:r>
            <w:r>
              <w:rPr>
                <w:rFonts w:ascii="함초롬바탕" w:eastAsia="함초롬바탕" w:hAnsi="함초롬바탕" w:cs="함초롬바탕"/>
                <w:kern w:val="0"/>
                <w:sz w:val="22"/>
                <w:szCs w:val="28"/>
              </w:rPr>
              <w:t>24</w:t>
            </w:r>
            <w:r>
              <w:rPr>
                <w:rFonts w:ascii="함초롬바탕" w:eastAsia="함초롬바탕" w:hAnsi="함초롬바탕" w:cs="함초롬바탕" w:hint="eastAsia"/>
                <w:kern w:val="0"/>
                <w:sz w:val="22"/>
                <w:szCs w:val="28"/>
              </w:rPr>
              <w:t xml:space="preserve">개월 </w:t>
            </w:r>
          </w:p>
        </w:tc>
      </w:tr>
      <w:tr w:rsidR="007F3546" w:rsidRPr="00EE1148" w14:paraId="5302AF9A" w14:textId="77777777" w:rsidTr="00332C85">
        <w:trPr>
          <w:trHeight w:val="58"/>
        </w:trPr>
        <w:tc>
          <w:tcPr>
            <w:tcW w:w="867" w:type="pct"/>
            <w:vAlign w:val="center"/>
          </w:tcPr>
          <w:p w14:paraId="4D50F09A" w14:textId="7C44E641"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t xml:space="preserve">이자지급 </w:t>
            </w:r>
          </w:p>
        </w:tc>
        <w:tc>
          <w:tcPr>
            <w:tcW w:w="4133" w:type="pct"/>
            <w:vAlign w:val="center"/>
          </w:tcPr>
          <w:p w14:paraId="352B23A1" w14:textId="08E2EC0D" w:rsidR="007F3546" w:rsidRPr="00ED1A50" w:rsidRDefault="00ED1A50" w:rsidP="00D1682F">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007F3546" w:rsidRPr="00ED1A50">
              <w:rPr>
                <w:rFonts w:ascii="함초롬바탕" w:eastAsia="함초롬바탕" w:hAnsi="함초롬바탕" w:cs="함초롬바탕"/>
                <w:kern w:val="0"/>
                <w:sz w:val="22"/>
                <w:szCs w:val="28"/>
              </w:rPr>
              <w:t xml:space="preserve"> </w:t>
            </w:r>
            <w:r w:rsidR="007F3546" w:rsidRPr="00ED1A50">
              <w:rPr>
                <w:rFonts w:ascii="함초롬바탕" w:eastAsia="함초롬바탕" w:hAnsi="함초롬바탕" w:cs="함초롬바탕" w:hint="eastAsia"/>
                <w:kern w:val="0"/>
                <w:sz w:val="22"/>
                <w:szCs w:val="28"/>
              </w:rPr>
              <w:t xml:space="preserve">매 </w:t>
            </w:r>
            <w:r w:rsidR="007F3546" w:rsidRPr="00ED1A50">
              <w:rPr>
                <w:rFonts w:ascii="함초롬바탕" w:eastAsia="함초롬바탕" w:hAnsi="함초롬바탕" w:cs="함초롬바탕"/>
                <w:kern w:val="0"/>
                <w:sz w:val="22"/>
                <w:szCs w:val="28"/>
              </w:rPr>
              <w:t>3</w:t>
            </w:r>
            <w:r w:rsidR="007F3546" w:rsidRPr="00ED1A50">
              <w:rPr>
                <w:rFonts w:ascii="함초롬바탕" w:eastAsia="함초롬바탕" w:hAnsi="함초롬바탕" w:cs="함초롬바탕" w:hint="eastAsia"/>
                <w:kern w:val="0"/>
                <w:sz w:val="22"/>
                <w:szCs w:val="28"/>
              </w:rPr>
              <w:t xml:space="preserve">개월 후취 </w:t>
            </w:r>
          </w:p>
        </w:tc>
      </w:tr>
      <w:tr w:rsidR="007F3546" w:rsidRPr="00EE1148" w14:paraId="63733AB6" w14:textId="77777777" w:rsidTr="00332C85">
        <w:trPr>
          <w:trHeight w:val="58"/>
        </w:trPr>
        <w:tc>
          <w:tcPr>
            <w:tcW w:w="867" w:type="pct"/>
            <w:vAlign w:val="center"/>
          </w:tcPr>
          <w:p w14:paraId="25C3002A" w14:textId="39FCC773"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t xml:space="preserve">연체이율 </w:t>
            </w:r>
          </w:p>
        </w:tc>
        <w:tc>
          <w:tcPr>
            <w:tcW w:w="4133" w:type="pct"/>
            <w:vAlign w:val="center"/>
          </w:tcPr>
          <w:p w14:paraId="44EA16A3" w14:textId="3BC5F4CC" w:rsidR="007F3546" w:rsidRPr="00ED1A50" w:rsidRDefault="00ED1A50" w:rsidP="00D1682F">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007F3546" w:rsidRPr="00ED1A50">
              <w:rPr>
                <w:rFonts w:ascii="함초롬바탕" w:eastAsia="함초롬바탕" w:hAnsi="함초롬바탕" w:cs="함초롬바탕"/>
                <w:kern w:val="0"/>
                <w:sz w:val="22"/>
                <w:szCs w:val="28"/>
              </w:rPr>
              <w:t xml:space="preserve"> </w:t>
            </w:r>
            <w:r w:rsidR="007F3546" w:rsidRPr="00ED1A50">
              <w:rPr>
                <w:rFonts w:ascii="함초롬바탕" w:eastAsia="함초롬바탕" w:hAnsi="함초롬바탕" w:cs="함초롬바탕" w:hint="eastAsia"/>
                <w:kern w:val="0"/>
                <w:sz w:val="22"/>
                <w:szCs w:val="28"/>
              </w:rPr>
              <w:t xml:space="preserve">대출금리 </w:t>
            </w:r>
            <w:r w:rsidR="007F3546" w:rsidRPr="00ED1A50">
              <w:rPr>
                <w:rFonts w:ascii="함초롬바탕" w:eastAsia="함초롬바탕" w:hAnsi="함초롬바탕" w:cs="함초롬바탕"/>
                <w:kern w:val="0"/>
                <w:sz w:val="22"/>
                <w:szCs w:val="28"/>
              </w:rPr>
              <w:t>+ 3.0%</w:t>
            </w:r>
          </w:p>
        </w:tc>
      </w:tr>
      <w:tr w:rsidR="007F3546" w:rsidRPr="00EE1148" w14:paraId="2FE748B6" w14:textId="77777777" w:rsidTr="00332C85">
        <w:trPr>
          <w:trHeight w:val="1453"/>
        </w:trPr>
        <w:tc>
          <w:tcPr>
            <w:tcW w:w="867" w:type="pct"/>
            <w:vAlign w:val="center"/>
          </w:tcPr>
          <w:p w14:paraId="55EB85D4" w14:textId="50F3DAA9"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t xml:space="preserve">인출방식 </w:t>
            </w:r>
          </w:p>
        </w:tc>
        <w:tc>
          <w:tcPr>
            <w:tcW w:w="4133" w:type="pct"/>
            <w:vAlign w:val="center"/>
          </w:tcPr>
          <w:p w14:paraId="3A39DAF2" w14:textId="77777777" w:rsidR="007F3546" w:rsidRPr="00ED1A50" w:rsidRDefault="007F3546" w:rsidP="00D1682F">
            <w:pPr>
              <w:wordWrap/>
              <w:spacing w:after="0" w:line="240" w:lineRule="auto"/>
              <w:jc w:val="left"/>
              <w:textAlignment w:val="baseline"/>
              <w:rPr>
                <w:rFonts w:ascii="함초롬바탕" w:eastAsia="함초롬바탕" w:hAnsi="함초롬바탕" w:cs="함초롬바탕"/>
                <w:kern w:val="0"/>
                <w:sz w:val="6"/>
                <w:szCs w:val="28"/>
              </w:rPr>
            </w:pPr>
          </w:p>
          <w:tbl>
            <w:tblPr>
              <w:tblW w:w="5000" w:type="pct"/>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62"/>
              <w:gridCol w:w="6407"/>
            </w:tblGrid>
            <w:tr w:rsidR="00ED1A50" w:rsidRPr="001B35CE" w14:paraId="68C325B2" w14:textId="77777777" w:rsidTr="00BE1A87">
              <w:trPr>
                <w:trHeight w:val="58"/>
              </w:trPr>
              <w:tc>
                <w:tcPr>
                  <w:tcW w:w="864" w:type="pct"/>
                  <w:shd w:val="clear" w:color="000000" w:fill="F2F2F2"/>
                  <w:vAlign w:val="center"/>
                  <w:hideMark/>
                </w:tcPr>
                <w:p w14:paraId="45893BCF" w14:textId="77777777" w:rsidR="001B35CE" w:rsidRPr="001B35CE" w:rsidRDefault="001B35CE" w:rsidP="003322D0">
                  <w:pPr>
                    <w:widowControl/>
                    <w:wordWrap/>
                    <w:autoSpaceDE/>
                    <w:autoSpaceDN/>
                    <w:spacing w:after="0" w:line="240" w:lineRule="auto"/>
                    <w:jc w:val="center"/>
                    <w:rPr>
                      <w:rFonts w:ascii="함초롬바탕" w:eastAsia="함초롬바탕" w:hAnsi="함초롬바탕" w:cs="함초롬바탕"/>
                      <w:color w:val="000000"/>
                      <w:kern w:val="0"/>
                      <w:szCs w:val="20"/>
                    </w:rPr>
                  </w:pPr>
                  <w:r w:rsidRPr="001B35CE">
                    <w:rPr>
                      <w:rFonts w:ascii="함초롬바탕" w:eastAsia="함초롬바탕" w:hAnsi="함초롬바탕" w:cs="함초롬바탕" w:hint="eastAsia"/>
                      <w:color w:val="000000"/>
                      <w:kern w:val="0"/>
                      <w:szCs w:val="20"/>
                    </w:rPr>
                    <w:t>인출가능기간</w:t>
                  </w:r>
                </w:p>
              </w:tc>
              <w:tc>
                <w:tcPr>
                  <w:tcW w:w="4136" w:type="pct"/>
                  <w:shd w:val="clear" w:color="000000" w:fill="FFFFFF"/>
                  <w:vAlign w:val="center"/>
                  <w:hideMark/>
                </w:tcPr>
                <w:p w14:paraId="3CC83C6E" w14:textId="47417C1E" w:rsidR="001B35CE" w:rsidRPr="001B35CE" w:rsidRDefault="001B35CE" w:rsidP="003322D0">
                  <w:pPr>
                    <w:widowControl/>
                    <w:wordWrap/>
                    <w:autoSpaceDE/>
                    <w:autoSpaceDN/>
                    <w:spacing w:after="0" w:line="240" w:lineRule="auto"/>
                    <w:jc w:val="left"/>
                    <w:rPr>
                      <w:rFonts w:ascii="함초롬바탕" w:eastAsia="함초롬바탕" w:hAnsi="함초롬바탕" w:cs="함초롬바탕"/>
                      <w:color w:val="000000"/>
                      <w:kern w:val="0"/>
                      <w:szCs w:val="20"/>
                    </w:rPr>
                  </w:pPr>
                  <w:r w:rsidRPr="00ED1A50">
                    <w:rPr>
                      <w:rFonts w:ascii="함초롬바탕" w:eastAsia="함초롬바탕" w:hAnsi="함초롬바탕" w:cs="함초롬바탕" w:hint="eastAsia"/>
                      <w:kern w:val="0"/>
                      <w:sz w:val="22"/>
                      <w:szCs w:val="28"/>
                    </w:rPr>
                    <w:sym w:font="Wingdings" w:char="F09E"/>
                  </w:r>
                  <w:r w:rsidRPr="00ED1A50">
                    <w:rPr>
                      <w:rFonts w:ascii="함초롬바탕" w:eastAsia="함초롬바탕" w:hAnsi="함초롬바탕" w:cs="함초롬바탕"/>
                      <w:kern w:val="0"/>
                      <w:sz w:val="22"/>
                      <w:szCs w:val="28"/>
                    </w:rPr>
                    <w:t xml:space="preserve"> </w:t>
                  </w:r>
                  <w:r w:rsidRPr="001B35CE">
                    <w:rPr>
                      <w:rFonts w:ascii="함초롬바탕" w:eastAsia="함초롬바탕" w:hAnsi="함초롬바탕" w:cs="함초롬바탕" w:hint="eastAsia"/>
                      <w:color w:val="000000"/>
                      <w:kern w:val="0"/>
                      <w:szCs w:val="20"/>
                    </w:rPr>
                    <w:t>대출약정 체결일로부터 [</w:t>
                  </w:r>
                  <w:ins w:id="51" w:author="안 용현(Yonghyeon,Ahn)" w:date="2026-09-14T13:08:00Z" w16du:dateUtc="2026-09-14T04:08:00Z">
                    <w:r w:rsidR="00EA12A6" w:rsidRPr="00EA12A6">
                      <w:rPr>
                        <w:rFonts w:ascii="함초롬바탕" w:eastAsia="함초롬바탕" w:hAnsi="함초롬바탕" w:cs="함초롬바탕"/>
                        <w:color w:val="000000"/>
                        <w:kern w:val="0"/>
                        <w:szCs w:val="20"/>
                        <w:highlight w:val="cyan"/>
                        <w:rPrChange w:id="52" w:author="안 용현(Yonghyeon,Ahn)" w:date="2026-09-14T13:10:00Z" w16du:dateUtc="2026-09-14T04:10:00Z">
                          <w:rPr>
                            <w:rFonts w:ascii="함초롬바탕" w:eastAsia="함초롬바탕" w:hAnsi="함초롬바탕" w:cs="함초롬바탕"/>
                            <w:color w:val="000000"/>
                            <w:kern w:val="0"/>
                            <w:szCs w:val="20"/>
                          </w:rPr>
                        </w:rPrChange>
                      </w:rPr>
                      <w:t>1</w:t>
                    </w:r>
                  </w:ins>
                  <w:del w:id="53" w:author="안 용현(Yonghyeon,Ahn)" w:date="2026-09-14T13:08:00Z" w16du:dateUtc="2026-09-14T04:08:00Z">
                    <w:r w:rsidRPr="001B35CE" w:rsidDel="00EA12A6">
                      <w:rPr>
                        <w:rFonts w:ascii="함초롬바탕" w:eastAsia="함초롬바탕" w:hAnsi="함초롬바탕" w:cs="함초롬바탕" w:hint="eastAsia"/>
                        <w:color w:val="000000"/>
                        <w:kern w:val="0"/>
                        <w:szCs w:val="20"/>
                      </w:rPr>
                      <w:delText>3</w:delText>
                    </w:r>
                  </w:del>
                  <w:r w:rsidRPr="001B35CE">
                    <w:rPr>
                      <w:rFonts w:ascii="함초롬바탕" w:eastAsia="함초롬바탕" w:hAnsi="함초롬바탕" w:cs="함초롬바탕" w:hint="eastAsia"/>
                      <w:color w:val="000000"/>
                      <w:kern w:val="0"/>
                      <w:szCs w:val="20"/>
                    </w:rPr>
                    <w:t>]개월 이내</w:t>
                  </w:r>
                </w:p>
              </w:tc>
            </w:tr>
            <w:tr w:rsidR="001B35CE" w:rsidRPr="00ED1A50" w14:paraId="77DC5725" w14:textId="77777777" w:rsidTr="00BE1A87">
              <w:trPr>
                <w:trHeight w:val="439"/>
              </w:trPr>
              <w:tc>
                <w:tcPr>
                  <w:tcW w:w="864" w:type="pct"/>
                  <w:shd w:val="clear" w:color="000000" w:fill="F2F2F2"/>
                  <w:vAlign w:val="center"/>
                  <w:hideMark/>
                </w:tcPr>
                <w:p w14:paraId="218A006C" w14:textId="77777777" w:rsidR="001B35CE" w:rsidRPr="001B35CE" w:rsidRDefault="001B35CE" w:rsidP="003322D0">
                  <w:pPr>
                    <w:widowControl/>
                    <w:wordWrap/>
                    <w:autoSpaceDE/>
                    <w:autoSpaceDN/>
                    <w:spacing w:after="0" w:line="240" w:lineRule="auto"/>
                    <w:jc w:val="center"/>
                    <w:rPr>
                      <w:rFonts w:ascii="함초롬바탕" w:eastAsia="함초롬바탕" w:hAnsi="함초롬바탕" w:cs="함초롬바탕"/>
                      <w:color w:val="000000"/>
                      <w:kern w:val="0"/>
                      <w:szCs w:val="20"/>
                    </w:rPr>
                  </w:pPr>
                  <w:r w:rsidRPr="001B35CE">
                    <w:rPr>
                      <w:rFonts w:ascii="함초롬바탕" w:eastAsia="함초롬바탕" w:hAnsi="함초롬바탕" w:cs="함초롬바탕" w:hint="eastAsia"/>
                      <w:color w:val="000000"/>
                      <w:kern w:val="0"/>
                      <w:szCs w:val="20"/>
                    </w:rPr>
                    <w:t>인출방법</w:t>
                  </w:r>
                </w:p>
              </w:tc>
              <w:tc>
                <w:tcPr>
                  <w:tcW w:w="4136" w:type="pct"/>
                  <w:vAlign w:val="center"/>
                  <w:hideMark/>
                </w:tcPr>
                <w:p w14:paraId="5A902B7E" w14:textId="77777777" w:rsidR="001B35CE" w:rsidRPr="00ED1A50" w:rsidRDefault="001B35CE" w:rsidP="003322D0">
                  <w:pPr>
                    <w:widowControl/>
                    <w:wordWrap/>
                    <w:autoSpaceDE/>
                    <w:autoSpaceDN/>
                    <w:spacing w:after="0" w:line="240" w:lineRule="auto"/>
                    <w:ind w:left="220" w:hangingChars="100" w:hanging="220"/>
                    <w:jc w:val="left"/>
                    <w:rPr>
                      <w:rFonts w:ascii="함초롬바탕" w:eastAsia="함초롬바탕" w:hAnsi="함초롬바탕" w:cs="함초롬바탕"/>
                      <w:color w:val="000000"/>
                      <w:kern w:val="0"/>
                      <w:szCs w:val="20"/>
                    </w:rPr>
                  </w:pPr>
                  <w:r w:rsidRPr="00ED1A50">
                    <w:rPr>
                      <w:rFonts w:ascii="함초롬바탕" w:eastAsia="함초롬바탕" w:hAnsi="함초롬바탕" w:cs="함초롬바탕" w:hint="eastAsia"/>
                      <w:kern w:val="0"/>
                      <w:sz w:val="22"/>
                      <w:szCs w:val="28"/>
                    </w:rPr>
                    <w:sym w:font="Wingdings" w:char="F09E"/>
                  </w:r>
                  <w:r w:rsidRPr="001B35CE">
                    <w:rPr>
                      <w:rFonts w:ascii="함초롬바탕" w:eastAsia="함초롬바탕" w:hAnsi="함초롬바탕" w:cs="함초롬바탕" w:hint="eastAsia"/>
                      <w:color w:val="000000"/>
                      <w:kern w:val="0"/>
                      <w:szCs w:val="20"/>
                    </w:rPr>
                    <w:t xml:space="preserve"> 인출예정일 [2]영업일 전까지 차주가 대주에게 인출요청서 제출 (단, 상호합의하에 조정 가능)</w:t>
                  </w:r>
                </w:p>
                <w:p w14:paraId="463EF225" w14:textId="2AB297D9" w:rsidR="001B35CE" w:rsidRPr="001B35CE" w:rsidRDefault="001B35CE" w:rsidP="003322D0">
                  <w:pPr>
                    <w:widowControl/>
                    <w:wordWrap/>
                    <w:autoSpaceDE/>
                    <w:autoSpaceDN/>
                    <w:spacing w:after="0" w:line="240" w:lineRule="auto"/>
                    <w:ind w:left="220" w:hangingChars="100" w:hanging="220"/>
                    <w:jc w:val="left"/>
                    <w:rPr>
                      <w:rFonts w:ascii="함초롬바탕" w:eastAsia="함초롬바탕" w:hAnsi="함초롬바탕" w:cs="함초롬바탕"/>
                      <w:color w:val="000000"/>
                      <w:kern w:val="0"/>
                      <w:szCs w:val="20"/>
                    </w:rPr>
                  </w:pPr>
                  <w:r w:rsidRPr="00ED1A50">
                    <w:rPr>
                      <w:rFonts w:ascii="함초롬바탕" w:eastAsia="함초롬바탕" w:hAnsi="함초롬바탕" w:cs="함초롬바탕" w:hint="eastAsia"/>
                      <w:kern w:val="0"/>
                      <w:sz w:val="22"/>
                      <w:szCs w:val="28"/>
                    </w:rPr>
                    <w:sym w:font="Wingdings" w:char="F09E"/>
                  </w:r>
                  <w:r w:rsidRPr="001B35CE">
                    <w:rPr>
                      <w:rFonts w:ascii="함초롬바탕" w:eastAsia="함초롬바탕" w:hAnsi="함초롬바탕" w:cs="함초롬바탕" w:hint="eastAsia"/>
                      <w:color w:val="000000"/>
                      <w:kern w:val="0"/>
                      <w:szCs w:val="20"/>
                    </w:rPr>
                    <w:t xml:space="preserve"> 각 대출실행 전까지 대출실행을 위한 선행조건이 모두 충족되는 경우, 대주들은 차주로부터 제출 받은 대출실행요청서에 따라 차주가 지정하는 계좌에 차주가 요청한 해당 대출원금을 입금하는 방법으로 대출 실행</w:t>
                  </w:r>
                </w:p>
              </w:tc>
            </w:tr>
            <w:tr w:rsidR="00ED1A50" w:rsidRPr="001B35CE" w14:paraId="114CC06C" w14:textId="77777777" w:rsidTr="00BE1A87">
              <w:trPr>
                <w:trHeight w:val="58"/>
              </w:trPr>
              <w:tc>
                <w:tcPr>
                  <w:tcW w:w="864" w:type="pct"/>
                  <w:shd w:val="clear" w:color="000000" w:fill="F2F2F2"/>
                  <w:vAlign w:val="center"/>
                  <w:hideMark/>
                </w:tcPr>
                <w:p w14:paraId="4E00490E" w14:textId="77777777" w:rsidR="001B35CE" w:rsidRPr="001B35CE" w:rsidRDefault="001B35CE" w:rsidP="003322D0">
                  <w:pPr>
                    <w:widowControl/>
                    <w:wordWrap/>
                    <w:autoSpaceDE/>
                    <w:autoSpaceDN/>
                    <w:spacing w:after="0" w:line="240" w:lineRule="auto"/>
                    <w:jc w:val="center"/>
                    <w:rPr>
                      <w:rFonts w:ascii="함초롬바탕" w:eastAsia="함초롬바탕" w:hAnsi="함초롬바탕" w:cs="함초롬바탕"/>
                      <w:color w:val="000000"/>
                      <w:kern w:val="0"/>
                      <w:szCs w:val="20"/>
                    </w:rPr>
                  </w:pPr>
                  <w:r w:rsidRPr="001B35CE">
                    <w:rPr>
                      <w:rFonts w:ascii="함초롬바탕" w:eastAsia="함초롬바탕" w:hAnsi="함초롬바탕" w:cs="함초롬바탕" w:hint="eastAsia"/>
                      <w:color w:val="000000"/>
                      <w:kern w:val="0"/>
                      <w:szCs w:val="20"/>
                    </w:rPr>
                    <w:t>인출횟수</w:t>
                  </w:r>
                </w:p>
              </w:tc>
              <w:tc>
                <w:tcPr>
                  <w:tcW w:w="4136" w:type="pct"/>
                  <w:vAlign w:val="center"/>
                  <w:hideMark/>
                </w:tcPr>
                <w:p w14:paraId="7BFF6EDB" w14:textId="27FD6753" w:rsidR="001B35CE" w:rsidRPr="001B35CE" w:rsidRDefault="008E7F73" w:rsidP="003322D0">
                  <w:pPr>
                    <w:widowControl/>
                    <w:wordWrap/>
                    <w:autoSpaceDE/>
                    <w:autoSpaceDN/>
                    <w:spacing w:after="0" w:line="240" w:lineRule="auto"/>
                    <w:jc w:val="left"/>
                    <w:rPr>
                      <w:rFonts w:ascii="함초롬바탕" w:eastAsia="함초롬바탕" w:hAnsi="함초롬바탕" w:cs="함초롬바탕"/>
                      <w:color w:val="000000"/>
                      <w:kern w:val="0"/>
                      <w:szCs w:val="20"/>
                    </w:rPr>
                  </w:pPr>
                  <w:r w:rsidRPr="00ED1A50">
                    <w:rPr>
                      <w:rFonts w:ascii="함초롬바탕" w:eastAsia="함초롬바탕" w:hAnsi="함초롬바탕" w:cs="함초롬바탕" w:hint="eastAsia"/>
                      <w:kern w:val="0"/>
                      <w:sz w:val="22"/>
                      <w:szCs w:val="28"/>
                    </w:rPr>
                    <w:sym w:font="Wingdings" w:char="F09E"/>
                  </w:r>
                  <w:r>
                    <w:rPr>
                      <w:rFonts w:ascii="함초롬바탕" w:eastAsia="함초롬바탕" w:hAnsi="함초롬바탕" w:cs="함초롬바탕"/>
                      <w:kern w:val="0"/>
                      <w:sz w:val="22"/>
                      <w:szCs w:val="28"/>
                    </w:rPr>
                    <w:t xml:space="preserve"> </w:t>
                  </w:r>
                  <w:r w:rsidR="001B35CE" w:rsidRPr="001B35CE">
                    <w:rPr>
                      <w:rFonts w:ascii="함초롬바탕" w:eastAsia="함초롬바탕" w:hAnsi="함초롬바탕" w:cs="함초롬바탕" w:hint="eastAsia"/>
                      <w:color w:val="000000"/>
                      <w:kern w:val="0"/>
                      <w:szCs w:val="20"/>
                    </w:rPr>
                    <w:t>본건 부동산 매매대금 지급</w:t>
                  </w:r>
                  <w:r>
                    <w:rPr>
                      <w:rFonts w:ascii="함초롬바탕" w:eastAsia="함초롬바탕" w:hAnsi="함초롬바탕" w:cs="함초롬바탕" w:hint="eastAsia"/>
                      <w:color w:val="000000"/>
                      <w:kern w:val="0"/>
                      <w:szCs w:val="20"/>
                    </w:rPr>
                    <w:t xml:space="preserve"> </w:t>
                  </w:r>
                  <w:r w:rsidR="001B35CE" w:rsidRPr="001B35CE">
                    <w:rPr>
                      <w:rFonts w:ascii="함초롬바탕" w:eastAsia="함초롬바탕" w:hAnsi="함초롬바탕" w:cs="함초롬바탕" w:hint="eastAsia"/>
                      <w:color w:val="000000"/>
                      <w:kern w:val="0"/>
                      <w:szCs w:val="20"/>
                    </w:rPr>
                    <w:t>시1회에 한하여 인출</w:t>
                  </w:r>
                </w:p>
              </w:tc>
            </w:tr>
          </w:tbl>
          <w:p w14:paraId="477A0A3B" w14:textId="6A012F27" w:rsidR="001B35CE" w:rsidRPr="00ED1A50" w:rsidRDefault="003322D0" w:rsidP="003322D0">
            <w:pPr>
              <w:wordWrap/>
              <w:spacing w:after="0" w:line="240" w:lineRule="auto"/>
              <w:ind w:left="220" w:hangingChars="100" w:hanging="220"/>
              <w:jc w:val="left"/>
              <w:textAlignment w:val="baseline"/>
              <w:rPr>
                <w:rFonts w:ascii="함초롬바탕" w:eastAsia="함초롬바탕" w:hAnsi="함초롬바탕" w:cs="함초롬바탕"/>
                <w:kern w:val="0"/>
                <w:sz w:val="24"/>
                <w:szCs w:val="28"/>
              </w:rPr>
            </w:pPr>
            <w:r w:rsidRPr="00ED1A50">
              <w:rPr>
                <w:rFonts w:ascii="함초롬바탕" w:eastAsia="함초롬바탕" w:hAnsi="함초롬바탕" w:cs="함초롬바탕" w:hint="eastAsia"/>
                <w:kern w:val="0"/>
                <w:sz w:val="22"/>
                <w:szCs w:val="28"/>
              </w:rPr>
              <w:t>•</w:t>
            </w:r>
            <w:r>
              <w:rPr>
                <w:rFonts w:ascii="함초롬바탕" w:eastAsia="함초롬바탕" w:hAnsi="함초롬바탕" w:cs="함초롬바탕" w:hint="eastAsia"/>
                <w:kern w:val="0"/>
                <w:sz w:val="22"/>
                <w:szCs w:val="28"/>
              </w:rPr>
              <w:t xml:space="preserve"> </w:t>
            </w:r>
            <w:r w:rsidR="001B35CE" w:rsidRPr="00ED1A50">
              <w:rPr>
                <w:rFonts w:ascii="함초롬바탕" w:eastAsia="함초롬바탕" w:hAnsi="함초롬바탕" w:cs="함초롬바탕"/>
                <w:kern w:val="0"/>
                <w:sz w:val="22"/>
                <w:szCs w:val="28"/>
              </w:rPr>
              <w:t>대출실행을 위한 조건이 모두 충족되었음에도 불구하고, 대주들 중 어느 하나의 대주가 해당 대출실행일에 대출을 실행하지 아니하는 경우, 그 미실행 대주는 차주 및/또는 다른 대주에게 발생한 손해액 전액 배상</w:t>
            </w:r>
          </w:p>
        </w:tc>
      </w:tr>
      <w:tr w:rsidR="007F3546" w:rsidRPr="00EE1148" w14:paraId="5E4DD0B9" w14:textId="77777777" w:rsidTr="00332C85">
        <w:trPr>
          <w:trHeight w:val="54"/>
        </w:trPr>
        <w:tc>
          <w:tcPr>
            <w:tcW w:w="867" w:type="pct"/>
            <w:vAlign w:val="center"/>
          </w:tcPr>
          <w:p w14:paraId="3682B51F" w14:textId="585C5EF8"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t>기한전상환</w:t>
            </w:r>
          </w:p>
        </w:tc>
        <w:tc>
          <w:tcPr>
            <w:tcW w:w="4133" w:type="pct"/>
            <w:vAlign w:val="center"/>
          </w:tcPr>
          <w:p w14:paraId="32A21DC9"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[의무조기상환]</w:t>
            </w:r>
          </w:p>
          <w:p w14:paraId="6D740F3A" w14:textId="761C9300" w:rsidR="001B35CE"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본건 부동산의 전부 또는 일부를 매각(여기서 매각이란 부동산 일부 또는 전부 매각과 실질적으로 동일한 경제적 효과를 발생시키는 모든 유형의 거래)하거나, 보험금을</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수령하는 경우</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 매각대금 또는 보험금 전액으로 조기상환(본 항에 의한 조기상환에 대해서는 조기상환금액 단위의 제한을 받지 않고, 조기상환수수료 없음)</w:t>
            </w:r>
          </w:p>
          <w:p w14:paraId="40644DA9" w14:textId="22D9A9D3" w:rsidR="001B35CE"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단, 보험금의 경우, (ⅰ) 보험금 수령과 관련한 본건 건물의 보수 또는</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수리를 위하여</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 xml:space="preserve">보험금을 사용하거나, (ⅱ) 보험금 청구권과 관련한 손해 또는 </w:t>
            </w:r>
            <w:r w:rsidRPr="00ED1A50">
              <w:rPr>
                <w:rFonts w:ascii="함초롬바탕" w:eastAsia="함초롬바탕" w:hAnsi="함초롬바탕" w:cs="함초롬바탕"/>
                <w:kern w:val="0"/>
                <w:sz w:val="22"/>
                <w:szCs w:val="28"/>
              </w:rPr>
              <w:lastRenderedPageBreak/>
              <w:t>기타 손실을 보상하기</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위하여 제3자에게 보험금을 지급할 수 있고, 그</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경우는 의무조기상환의 예외로 함</w:t>
            </w:r>
          </w:p>
          <w:p w14:paraId="63041958"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p>
          <w:p w14:paraId="2F4D33B7"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[중도상환]</w:t>
            </w:r>
          </w:p>
          <w:p w14:paraId="3FC5B8CA"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대출이자 지급일에 대출원금의 전부 또는 일부 차주 임의로 조기 상환 가능</w:t>
            </w:r>
          </w:p>
          <w:p w14:paraId="285A76A5" w14:textId="46CA1F85" w:rsidR="001B35CE"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xml:space="preserve">  (단, 최초인출일로부터 [1]년이 경과된 이후 대출금 전부 조기상환</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시</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대출상환예정일로부터 [5]영업일 이전까지 대주들에게 사전 통지하는 경우에 한하여 대출이자</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지급일이 아니더라도 대출금 상환이 가능함)</w:t>
            </w:r>
          </w:p>
          <w:p w14:paraId="3186698A"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조기상환수수료 : 조기상환시점에 따라 다음의 수수료율을 적용</w:t>
            </w:r>
          </w:p>
          <w:p w14:paraId="0C8BA58F"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xml:space="preserve"> - 최초인출일~ 12개월 이내: 기한전 상환원금의 [</w:t>
            </w:r>
            <w:r w:rsidRPr="00EA12A6">
              <w:rPr>
                <w:rFonts w:ascii="함초롬바탕" w:eastAsia="함초롬바탕" w:hAnsi="함초롬바탕" w:cs="함초롬바탕"/>
                <w:kern w:val="0"/>
                <w:sz w:val="22"/>
                <w:szCs w:val="28"/>
                <w:highlight w:val="cyan"/>
                <w:rPrChange w:id="54" w:author="안 용현(Yonghyeon,Ahn)" w:date="2026-09-14T13:10:00Z" w16du:dateUtc="2026-09-14T04:10:00Z">
                  <w:rPr>
                    <w:rFonts w:ascii="함초롬바탕" w:eastAsia="함초롬바탕" w:hAnsi="함초롬바탕" w:cs="함초롬바탕"/>
                    <w:kern w:val="0"/>
                    <w:sz w:val="22"/>
                    <w:szCs w:val="28"/>
                  </w:rPr>
                </w:rPrChange>
              </w:rPr>
              <w:t>0.</w:t>
            </w:r>
            <w:commentRangeStart w:id="55"/>
            <w:r w:rsidRPr="00EA12A6">
              <w:rPr>
                <w:rFonts w:ascii="함초롬바탕" w:eastAsia="함초롬바탕" w:hAnsi="함초롬바탕" w:cs="함초롬바탕"/>
                <w:kern w:val="0"/>
                <w:sz w:val="22"/>
                <w:szCs w:val="28"/>
                <w:highlight w:val="cyan"/>
                <w:rPrChange w:id="56" w:author="안 용현(Yonghyeon,Ahn)" w:date="2026-09-14T13:10:00Z" w16du:dateUtc="2026-09-14T04:10:00Z">
                  <w:rPr>
                    <w:rFonts w:ascii="함초롬바탕" w:eastAsia="함초롬바탕" w:hAnsi="함초롬바탕" w:cs="함초롬바탕"/>
                    <w:kern w:val="0"/>
                    <w:sz w:val="22"/>
                    <w:szCs w:val="28"/>
                  </w:rPr>
                </w:rPrChange>
              </w:rPr>
              <w:t>5</w:t>
            </w:r>
            <w:commentRangeEnd w:id="55"/>
            <w:r w:rsidR="00EA12A6" w:rsidRPr="00ED1A50">
              <w:rPr>
                <w:rStyle w:val="af3"/>
                <w:rFonts w:ascii="함초롬바탕" w:eastAsia="함초롬바탕" w:hAnsi="함초롬바탕" w:cs="함초롬바탕"/>
                <w:kern w:val="0"/>
                <w:sz w:val="22"/>
                <w:szCs w:val="28"/>
              </w:rPr>
              <w:commentReference w:id="55"/>
            </w:r>
            <w:r w:rsidRPr="00ED1A50">
              <w:rPr>
                <w:rFonts w:ascii="함초롬바탕" w:eastAsia="함초롬바탕" w:hAnsi="함초롬바탕" w:cs="함초롬바탕"/>
                <w:kern w:val="0"/>
                <w:sz w:val="22"/>
                <w:szCs w:val="28"/>
              </w:rPr>
              <w:t>]%</w:t>
            </w:r>
          </w:p>
          <w:p w14:paraId="645B0AEE"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xml:space="preserve"> - 12개월 초과일~ 만기일 이전: 조기상환수수료 없음</w:t>
            </w:r>
          </w:p>
          <w:p w14:paraId="74616B73" w14:textId="34261299" w:rsidR="001B35CE"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차주가 대출금의 전부 또는 일부를 조기상환하는 경우, 차주는 대주들에게 조기상환을</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하고자 하는 해당 대출이자 지급일로부터 [10]영업일 이전까지 대주들에게 조기상환금액 서면 통지</w:t>
            </w:r>
          </w:p>
          <w:p w14:paraId="586413C9"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차주는 조기상환금액과 함께 그 때까지 발생한 이자(지연이자 포함) 기타   </w:t>
            </w:r>
          </w:p>
          <w:p w14:paraId="1257ED59"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xml:space="preserve">  대출거래약정상 지급채무를 대주들에게 지급</w:t>
            </w:r>
          </w:p>
          <w:p w14:paraId="52393550"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대출금에 대해 조기상환된 금액은 다시 차입될 수 없음</w:t>
            </w:r>
          </w:p>
          <w:p w14:paraId="4F6B3144" w14:textId="1412D7F7" w:rsidR="007F3546"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단, 어느 대주가 본건 대출의 리파이낸싱에 참여하고 이를 재원으로 해당 대주에 대한</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대출금을 임의적 조기상환하는 경우에 해당 조기상환금액에 대하여는 조기상환수수료</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없음</w:t>
            </w:r>
          </w:p>
        </w:tc>
      </w:tr>
      <w:tr w:rsidR="007F3546" w:rsidRPr="00EE1148" w14:paraId="64D6CC33" w14:textId="77777777" w:rsidTr="00332C85">
        <w:trPr>
          <w:trHeight w:val="54"/>
        </w:trPr>
        <w:tc>
          <w:tcPr>
            <w:tcW w:w="867" w:type="pct"/>
            <w:vAlign w:val="center"/>
          </w:tcPr>
          <w:p w14:paraId="7D8786DC" w14:textId="6A363F9F"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lastRenderedPageBreak/>
              <w:t>채권보전</w:t>
            </w:r>
          </w:p>
        </w:tc>
        <w:tc>
          <w:tcPr>
            <w:tcW w:w="4133" w:type="pct"/>
            <w:vAlign w:val="center"/>
          </w:tcPr>
          <w:p w14:paraId="39FB5056" w14:textId="5FAB48A8"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부동산담보신탁 공동</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2순위(선순위), 공동</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3순위(중순위) 우선수익권 설정</w:t>
            </w:r>
          </w:p>
          <w:p w14:paraId="7945C450"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xml:space="preserve"> - 1순위 우선수익권 : 쿠팡(보증금 21억원)</w:t>
            </w:r>
          </w:p>
          <w:p w14:paraId="1B87AE3B" w14:textId="2A7D1D7E" w:rsidR="001B35CE"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재산종합보험 가입 및 보험금청구권에 대한 공동</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1순위(선순위),</w:t>
            </w:r>
            <w:r w:rsidR="003322D0">
              <w:rPr>
                <w:rFonts w:ascii="함초롬바탕" w:eastAsia="함초롬바탕" w:hAnsi="함초롬바탕" w:cs="함초롬바탕"/>
                <w:kern w:val="0"/>
                <w:sz w:val="22"/>
                <w:szCs w:val="28"/>
              </w:rPr>
              <w:t xml:space="preserve"> </w:t>
            </w:r>
            <w:r w:rsidRPr="00ED1A50">
              <w:rPr>
                <w:rFonts w:ascii="함초롬바탕" w:eastAsia="함초롬바탕" w:hAnsi="함초롬바탕" w:cs="함초롬바탕"/>
                <w:kern w:val="0"/>
                <w:sz w:val="22"/>
                <w:szCs w:val="28"/>
              </w:rPr>
              <w:t>공동</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2순위</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(중순위)</w:t>
            </w:r>
            <w:r w:rsidR="003322D0">
              <w:rPr>
                <w:rFonts w:ascii="함초롬바탕" w:eastAsia="함초롬바탕" w:hAnsi="함초롬바탕" w:cs="함초롬바탕"/>
                <w:kern w:val="0"/>
                <w:sz w:val="22"/>
                <w:szCs w:val="28"/>
              </w:rPr>
              <w:t xml:space="preserve"> </w:t>
            </w:r>
            <w:r w:rsidRPr="00ED1A50">
              <w:rPr>
                <w:rFonts w:ascii="함초롬바탕" w:eastAsia="함초롬바탕" w:hAnsi="함초롬바탕" w:cs="함초롬바탕"/>
                <w:kern w:val="0"/>
                <w:sz w:val="22"/>
                <w:szCs w:val="28"/>
              </w:rPr>
              <w:t>근질권 설정</w:t>
            </w:r>
          </w:p>
          <w:p w14:paraId="3F33DD28" w14:textId="2944F765"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보험수령계좌에 대한 공동</w:t>
            </w:r>
            <w:r w:rsidR="002F52C8">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1순위(선순위), 공동</w:t>
            </w:r>
            <w:r w:rsidR="002F52C8">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2순위(중순위) 근질권설정</w:t>
            </w:r>
          </w:p>
          <w:p w14:paraId="0B6BF999" w14:textId="7C4FDEB3" w:rsidR="001B35CE"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자금관리계좌(이자유보계좌, 보험금수령계좌) 예금반환청구권에 공동</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1순위</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(선순위), 공동</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2순위(중순위) 근질권 설정(추가보증금계좌 개설시 포함)</w:t>
            </w:r>
          </w:p>
          <w:p w14:paraId="534DA599" w14:textId="48532498" w:rsidR="007F3546"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채권최고액은 대출약정금의120%</w:t>
            </w:r>
          </w:p>
        </w:tc>
      </w:tr>
      <w:tr w:rsidR="007F3546" w:rsidRPr="00EE1148" w14:paraId="5671004A" w14:textId="77777777" w:rsidTr="00E163ED">
        <w:trPr>
          <w:trHeight w:val="58"/>
        </w:trPr>
        <w:tc>
          <w:tcPr>
            <w:tcW w:w="867" w:type="pct"/>
            <w:vAlign w:val="center"/>
          </w:tcPr>
          <w:p w14:paraId="0629EB3E" w14:textId="73AC49CD"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t>이자유보계좌</w:t>
            </w:r>
          </w:p>
        </w:tc>
        <w:tc>
          <w:tcPr>
            <w:tcW w:w="4133" w:type="pct"/>
            <w:vAlign w:val="center"/>
          </w:tcPr>
          <w:p w14:paraId="4D6F0382" w14:textId="69B4885C" w:rsidR="001B35CE"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차주 명의 이자유보계좌 내 대출금에 대한 [3]개월분 선·중순위 이자</w:t>
            </w:r>
            <w:r w:rsidR="00F82E7E">
              <w:rPr>
                <w:rFonts w:ascii="함초롬바탕" w:eastAsia="함초롬바탕" w:hAnsi="함초롬바탕" w:cs="함초롬바탕" w:hint="eastAsia"/>
                <w:kern w:val="0"/>
                <w:sz w:val="22"/>
                <w:szCs w:val="28"/>
              </w:rPr>
              <w:t>유보</w:t>
            </w:r>
            <w:r w:rsidRPr="00ED1A50">
              <w:rPr>
                <w:rFonts w:ascii="함초롬바탕" w:eastAsia="함초롬바탕" w:hAnsi="함초롬바탕" w:cs="함초롬바탕"/>
                <w:kern w:val="0"/>
                <w:sz w:val="22"/>
                <w:szCs w:val="28"/>
              </w:rPr>
              <w:t xml:space="preserve"> </w:t>
            </w:r>
          </w:p>
          <w:p w14:paraId="41B28F80" w14:textId="65196212" w:rsidR="001B35CE"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이자지급력지수(DSCR) 평가일에 직전[3]개월 기간에 대하여 계산한 DSCR이 [1.2]x</w:t>
            </w:r>
            <w:r w:rsidR="003322D0">
              <w:rPr>
                <w:rFonts w:ascii="함초롬바탕" w:eastAsia="함초롬바탕" w:hAnsi="함초롬바탕" w:cs="함초롬바탕"/>
                <w:kern w:val="0"/>
                <w:sz w:val="22"/>
                <w:szCs w:val="28"/>
              </w:rPr>
              <w:t xml:space="preserve"> </w:t>
            </w:r>
            <w:r w:rsidRPr="00ED1A50">
              <w:rPr>
                <w:rFonts w:ascii="함초롬바탕" w:eastAsia="함초롬바탕" w:hAnsi="함초롬바탕" w:cs="함초롬바탕"/>
                <w:kern w:val="0"/>
                <w:sz w:val="22"/>
                <w:szCs w:val="28"/>
              </w:rPr>
              <w:t>미만인 경우, 이자유보계좌에 [3]개월분 이자 적립</w:t>
            </w:r>
          </w:p>
          <w:p w14:paraId="7A380A79" w14:textId="1F1F6D18" w:rsidR="001B35CE"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w:t>
            </w:r>
            <w:r w:rsidR="003322D0">
              <w:rPr>
                <w:rFonts w:ascii="함초롬바탕" w:eastAsia="함초롬바탕" w:hAnsi="함초롬바탕" w:cs="함초롬바탕"/>
                <w:kern w:val="0"/>
                <w:sz w:val="22"/>
                <w:szCs w:val="28"/>
              </w:rPr>
              <w:t xml:space="preserve"> </w:t>
            </w:r>
            <w:r w:rsidRPr="00ED1A50">
              <w:rPr>
                <w:rFonts w:ascii="함초롬바탕" w:eastAsia="함초롬바탕" w:hAnsi="함초롬바탕" w:cs="함초롬바탕"/>
                <w:kern w:val="0"/>
                <w:sz w:val="22"/>
                <w:szCs w:val="28"/>
              </w:rPr>
              <w:t>지급해야 할 금원이 부족할 경우, 이자 지급을 위해 대주 동의 하 인출 가능</w:t>
            </w:r>
          </w:p>
          <w:p w14:paraId="52F6B027" w14:textId="13A8F322"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[40]영업일 이내 적립(이자지급 재원으로 인출한 금액 포함)</w:t>
            </w:r>
          </w:p>
          <w:p w14:paraId="4C8D6542" w14:textId="538428C8" w:rsidR="001B35CE"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DSCR [1.2] 이상 회복시 이자유보 적립 의무 면제(단, 면제 이후 [1.2] 미만</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 xml:space="preserve">시 </w:t>
            </w:r>
            <w:r w:rsidRPr="00ED1A50">
              <w:rPr>
                <w:rFonts w:ascii="함초롬바탕" w:eastAsia="함초롬바탕" w:hAnsi="함초롬바탕" w:cs="함초롬바탕" w:hint="eastAsia"/>
                <w:kern w:val="0"/>
                <w:sz w:val="22"/>
                <w:szCs w:val="28"/>
              </w:rPr>
              <w:t>적립</w:t>
            </w:r>
            <w:r w:rsidRPr="00ED1A50">
              <w:rPr>
                <w:rFonts w:ascii="함초롬바탕" w:eastAsia="함초롬바탕" w:hAnsi="함초롬바탕" w:cs="함초롬바탕"/>
                <w:kern w:val="0"/>
                <w:sz w:val="22"/>
                <w:szCs w:val="28"/>
              </w:rPr>
              <w:t xml:space="preserve"> 의무 부활)</w:t>
            </w:r>
          </w:p>
          <w:p w14:paraId="2C9653A6" w14:textId="24C51317" w:rsidR="001B35CE"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xml:space="preserve">- </w:t>
            </w:r>
            <w:r w:rsidRPr="0032216C">
              <w:rPr>
                <w:rFonts w:ascii="함초롬바탕" w:eastAsia="함초롬바탕" w:hAnsi="함초롬바탕" w:cs="함초롬바탕"/>
                <w:kern w:val="0"/>
                <w:sz w:val="22"/>
                <w:szCs w:val="28"/>
                <w:highlight w:val="cyan"/>
                <w:rPrChange w:id="57" w:author="안 용현(Yonghyeon,Ahn)" w:date="2026-09-14T13:19:00Z" w16du:dateUtc="2026-09-14T04:19:00Z">
                  <w:rPr>
                    <w:rFonts w:ascii="함초롬바탕" w:eastAsia="함초롬바탕" w:hAnsi="함초롬바탕" w:cs="함초롬바탕"/>
                    <w:kern w:val="0"/>
                    <w:sz w:val="22"/>
                    <w:szCs w:val="28"/>
                  </w:rPr>
                </w:rPrChange>
              </w:rPr>
              <w:t>단, 이자유보계좌는 선순위, 중순위 별도관리(즉, 선순위 DSCR이1.2를 초과하고,</w:t>
            </w:r>
            <w:r w:rsidR="003322D0" w:rsidRPr="0032216C">
              <w:rPr>
                <w:rFonts w:ascii="함초롬바탕" w:eastAsia="함초롬바탕" w:hAnsi="함초롬바탕" w:cs="함초롬바탕"/>
                <w:kern w:val="0"/>
                <w:sz w:val="22"/>
                <w:szCs w:val="28"/>
                <w:highlight w:val="cyan"/>
                <w:rPrChange w:id="58" w:author="안 용현(Yonghyeon,Ahn)" w:date="2026-09-14T13:19:00Z" w16du:dateUtc="2026-09-14T04:19:00Z">
                  <w:rPr>
                    <w:rFonts w:ascii="함초롬바탕" w:eastAsia="함초롬바탕" w:hAnsi="함초롬바탕" w:cs="함초롬바탕"/>
                    <w:kern w:val="0"/>
                    <w:sz w:val="22"/>
                    <w:szCs w:val="28"/>
                  </w:rPr>
                </w:rPrChange>
              </w:rPr>
              <w:t xml:space="preserve"> </w:t>
            </w:r>
            <w:r w:rsidRPr="0032216C">
              <w:rPr>
                <w:rFonts w:ascii="함초롬바탕" w:eastAsia="함초롬바탕" w:hAnsi="함초롬바탕" w:cs="함초롬바탕"/>
                <w:kern w:val="0"/>
                <w:sz w:val="22"/>
                <w:szCs w:val="28"/>
                <w:highlight w:val="cyan"/>
                <w:rPrChange w:id="59" w:author="안 용현(Yonghyeon,Ahn)" w:date="2026-09-14T13:19:00Z" w16du:dateUtc="2026-09-14T04:19:00Z">
                  <w:rPr>
                    <w:rFonts w:ascii="함초롬바탕" w:eastAsia="함초롬바탕" w:hAnsi="함초롬바탕" w:cs="함초롬바탕"/>
                    <w:kern w:val="0"/>
                    <w:sz w:val="22"/>
                    <w:szCs w:val="28"/>
                  </w:rPr>
                </w:rPrChange>
              </w:rPr>
              <w:t>중순위 DSCR이 1.2 미만인 경우 중순위에 대해서만 3개월 분 이자 적립)</w:t>
            </w:r>
          </w:p>
          <w:p w14:paraId="3AAF7EE2" w14:textId="77777777" w:rsidR="007F3546" w:rsidRDefault="001B35CE" w:rsidP="001B35CE">
            <w:pPr>
              <w:wordWrap/>
              <w:spacing w:after="0" w:line="240" w:lineRule="auto"/>
              <w:jc w:val="left"/>
              <w:textAlignment w:val="baseline"/>
              <w:rPr>
                <w:ins w:id="60" w:author="안 용현(Yonghyeon,Ahn)" w:date="2026-09-14T13:19:00Z" w16du:dateUtc="2026-09-14T04:19:00Z"/>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DSCR 평가일: 대출이자 지급일이 속한 월의 말일</w:t>
            </w:r>
          </w:p>
          <w:p w14:paraId="11326C4A" w14:textId="5FEA29EB" w:rsidR="0032216C" w:rsidRPr="0032216C" w:rsidRDefault="0032216C" w:rsidP="001B35CE">
            <w:pPr>
              <w:wordWrap/>
              <w:spacing w:after="0" w:line="240" w:lineRule="auto"/>
              <w:jc w:val="left"/>
              <w:textAlignment w:val="baseline"/>
              <w:rPr>
                <w:rFonts w:ascii="함초롬바탕" w:eastAsia="함초롬바탕" w:hAnsi="함초롬바탕" w:cs="함초롬바탕"/>
                <w:kern w:val="0"/>
                <w:sz w:val="22"/>
                <w:szCs w:val="28"/>
              </w:rPr>
            </w:pPr>
            <w:commentRangeStart w:id="61"/>
            <w:commentRangeStart w:id="62"/>
            <w:ins w:id="63" w:author="안 용현(Yonghyeon,Ahn)" w:date="2026-09-14T13:19:00Z">
              <w:r w:rsidRPr="0032216C">
                <w:rPr>
                  <w:rFonts w:ascii="함초롬바탕" w:eastAsia="함초롬바탕" w:hAnsi="함초롬바탕" w:cs="함초롬바탕"/>
                  <w:kern w:val="0"/>
                  <w:sz w:val="22"/>
                  <w:szCs w:val="28"/>
                </w:rPr>
                <w:lastRenderedPageBreak/>
                <w:t>※ DSCR : (i) 실제 이자지급가능금액{해당 이자지급력지수 검증기간 동안 본건 부동산으로부터 발생한 수입금에서 해당 이자지급력지수 검증기간 동안 발생한 운영비(단, 본 계약에 따른 이자비용, 차주의 운용보수, 보관수수료 등 기타 차주의 운용과 관련한 비용, 자본적 지출 및 본건 부동산의 감가상각비는 제외함)를 차감한 금액을 말한다}을 (ii) 해당 이자지급력지수 검증기간 동안 발생한 대출금에 대한 이자액의 합계액으로 나눈 값을 말한다. 다만, 운영비 중 보험료, 제세공과금 및 임대중개수수료는 다음 각 호와 같이 비용 산정의 기준이 되는 금액을 기간별로 안분한다.</w:t>
              </w:r>
            </w:ins>
            <w:commentRangeEnd w:id="61"/>
            <w:r w:rsidRPr="0032216C">
              <w:rPr>
                <w:rStyle w:val="af3"/>
                <w:rFonts w:ascii="함초롬바탕" w:eastAsia="함초롬바탕" w:hAnsi="함초롬바탕" w:cs="함초롬바탕"/>
                <w:kern w:val="0"/>
                <w:sz w:val="22"/>
                <w:szCs w:val="28"/>
              </w:rPr>
              <w:commentReference w:id="61"/>
            </w:r>
            <w:commentRangeEnd w:id="62"/>
            <w:r w:rsidR="003F1005" w:rsidRPr="0032216C">
              <w:rPr>
                <w:rStyle w:val="af3"/>
                <w:rFonts w:ascii="함초롬바탕" w:eastAsia="함초롬바탕" w:hAnsi="함초롬바탕" w:cs="함초롬바탕"/>
                <w:kern w:val="0"/>
                <w:sz w:val="22"/>
                <w:szCs w:val="28"/>
              </w:rPr>
              <w:commentReference w:id="62"/>
            </w:r>
          </w:p>
        </w:tc>
      </w:tr>
      <w:tr w:rsidR="007F3546" w:rsidRPr="00EE1148" w14:paraId="2AD73CC2" w14:textId="77777777" w:rsidTr="00332C85">
        <w:trPr>
          <w:trHeight w:val="54"/>
        </w:trPr>
        <w:tc>
          <w:tcPr>
            <w:tcW w:w="867" w:type="pct"/>
            <w:vAlign w:val="center"/>
          </w:tcPr>
          <w:p w14:paraId="5608DAF9" w14:textId="4B7C1564"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lastRenderedPageBreak/>
              <w:t>인출선행조건</w:t>
            </w:r>
          </w:p>
        </w:tc>
        <w:tc>
          <w:tcPr>
            <w:tcW w:w="4133" w:type="pct"/>
            <w:vAlign w:val="center"/>
          </w:tcPr>
          <w:p w14:paraId="330F94D8" w14:textId="13531EAB"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차주의 법인격 및 영업등록 등 인허가 유효할 것</w:t>
            </w:r>
          </w:p>
          <w:p w14:paraId="77CDFFE7"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본건 차입에 대한 차주 내부 수권절차 완료</w:t>
            </w:r>
          </w:p>
          <w:p w14:paraId="34DF2E2A"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담보계약 체결 및 담보권 설정 서류 구비</w:t>
            </w:r>
          </w:p>
          <w:p w14:paraId="61C2AA9E" w14:textId="377A18F8" w:rsidR="001B35CE"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모든 대출거래 약정서가 대주들에게 만족스러운 내용과 형식으로 적법하고 유효하게 체결되어 당사자들을 구속하고 있을것</w:t>
            </w:r>
          </w:p>
          <w:p w14:paraId="32D579CC" w14:textId="7942991C" w:rsidR="001B35CE"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대출약정의 적법성 및 인출선행조건 충족여부 등에 대한 대주가 만족할 만한 수준의</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법무법인 법률의견서</w:t>
            </w:r>
          </w:p>
          <w:p w14:paraId="42AE65E5"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본건 사업 관련 금융계약 체결 완료 (인출후행조건 서류 제외)</w:t>
            </w:r>
          </w:p>
          <w:p w14:paraId="3787D36A"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인출요청서 제출</w:t>
            </w:r>
          </w:p>
          <w:p w14:paraId="0548A5BC" w14:textId="703D532C" w:rsidR="001B35CE"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기타 리츠의 부동산담보대출 관행상 일반적으로 요구되고 대주단이 합리적으로</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요구하는 서류가 대주들에게 만족스러운 내용과 형식으로 제출되었을 것</w:t>
            </w:r>
          </w:p>
          <w:p w14:paraId="2CC55EEC" w14:textId="189C072E" w:rsidR="007F3546"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제1종 및 제2종 우선주의 인수와 관련하여</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코람코라이프인프라리츠의 인수확약서(LOC) 또는 이에 준하는 증빙자료 제출</w:t>
            </w:r>
          </w:p>
        </w:tc>
      </w:tr>
      <w:tr w:rsidR="007F3546" w:rsidRPr="00EE1148" w14:paraId="3D6ED0D1" w14:textId="77777777" w:rsidTr="00332C85">
        <w:trPr>
          <w:trHeight w:val="54"/>
        </w:trPr>
        <w:tc>
          <w:tcPr>
            <w:tcW w:w="867" w:type="pct"/>
            <w:vAlign w:val="center"/>
          </w:tcPr>
          <w:p w14:paraId="4D14AEA9" w14:textId="40169466"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t>인출후행조건</w:t>
            </w:r>
          </w:p>
        </w:tc>
        <w:tc>
          <w:tcPr>
            <w:tcW w:w="4133" w:type="pct"/>
            <w:vAlign w:val="center"/>
          </w:tcPr>
          <w:p w14:paraId="02223292"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기존 담보해지 증빙서류 제출</w:t>
            </w:r>
          </w:p>
          <w:p w14:paraId="74FABF43" w14:textId="5EDB1E19" w:rsidR="001B35CE" w:rsidRPr="00ED1A50" w:rsidRDefault="001B35CE"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xml:space="preserve"> - 기존 담보 등 제한물권 말소(허용된 부담, 담보 제외) 등기접수증: 당일제공</w:t>
            </w:r>
          </w:p>
          <w:p w14:paraId="52885E55"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xml:space="preserve"> - 기존 담보 등 제한물권 말소 증빙: [10]영업일 이내 제공</w:t>
            </w:r>
          </w:p>
          <w:p w14:paraId="5497D080"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담보설정 증빙서류 제출</w:t>
            </w:r>
          </w:p>
          <w:p w14:paraId="5F268E5F"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xml:space="preserve"> - 담보신탁계약에 따른 변경등기(신탁원부변경) 접수증: 당일 제공</w:t>
            </w:r>
          </w:p>
          <w:p w14:paraId="6530C47A"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xml:space="preserve"> - 예금채권 근질권 설정 의뢰서(통지서) 사본: 당일 제공</w:t>
            </w:r>
          </w:p>
          <w:p w14:paraId="1AEE60BA"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xml:space="preserve"> - 보험계약 체결 증빙서류(납입영수증 등): 당일 제공</w:t>
            </w:r>
          </w:p>
          <w:p w14:paraId="46018255"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xml:space="preserve"> - 확정일자 있는 보험근질권설정 통지서 사본: 당일 제공</w:t>
            </w:r>
          </w:p>
          <w:p w14:paraId="42F1CAA6" w14:textId="34CC2609"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xml:space="preserve"> - 예금채권 근질권설정계약에 따른 개설은행 승낙서: 인출일</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[7]영업일 이내</w:t>
            </w:r>
          </w:p>
          <w:p w14:paraId="50F81EFE" w14:textId="16DBF533"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xml:space="preserve"> - 보험회사의 확정일자 있는 보험근질권설정 승낙서: 인출일</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[7]영업일 이내</w:t>
            </w:r>
          </w:p>
          <w:p w14:paraId="59C9C433"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xml:space="preserve"> - 본건 부동산에 관한 각 부동산등기부등본: [10]영업일 이내</w:t>
            </w:r>
          </w:p>
          <w:p w14:paraId="2C78AEC5"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xml:space="preserve"> - 보험금근질권설정계약에 따른 보험증권(근질권 등록) 원본: [10]영업일 이내</w:t>
            </w:r>
          </w:p>
          <w:p w14:paraId="2CD59808"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인출선행조건 및 대출약정상 준수사항의 계속적 이행</w:t>
            </w:r>
          </w:p>
          <w:p w14:paraId="2D7D5D3E" w14:textId="193623EE" w:rsidR="007F3546"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기타 대주단이 합리적으로 요구하는 인출후행조건</w:t>
            </w:r>
          </w:p>
        </w:tc>
      </w:tr>
      <w:tr w:rsidR="007F3546" w:rsidRPr="00EE1148" w14:paraId="65626CBF" w14:textId="77777777" w:rsidTr="00332C85">
        <w:trPr>
          <w:trHeight w:val="54"/>
        </w:trPr>
        <w:tc>
          <w:tcPr>
            <w:tcW w:w="867" w:type="pct"/>
            <w:vAlign w:val="center"/>
          </w:tcPr>
          <w:p w14:paraId="30FBC497" w14:textId="77777777"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t>적극적</w:t>
            </w:r>
          </w:p>
          <w:p w14:paraId="49DC292A" w14:textId="268AA8C7"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t>준수사항</w:t>
            </w:r>
          </w:p>
        </w:tc>
        <w:tc>
          <w:tcPr>
            <w:tcW w:w="4133" w:type="pct"/>
            <w:vAlign w:val="center"/>
          </w:tcPr>
          <w:p w14:paraId="69AAC876"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중요 사항의 통지 </w:t>
            </w:r>
          </w:p>
          <w:p w14:paraId="57D939FF"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대출금 인출 및 사용용도의 적합성 유지</w:t>
            </w:r>
          </w:p>
          <w:p w14:paraId="4392D164"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제반 법률이 허용하는 범위 내에서 대주가 합리적으로 요청하는 사항</w:t>
            </w:r>
          </w:p>
          <w:p w14:paraId="7277B66D"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lastRenderedPageBreak/>
              <w:t>•</w:t>
            </w:r>
            <w:r w:rsidRPr="00ED1A50">
              <w:rPr>
                <w:rFonts w:ascii="함초롬바탕" w:eastAsia="함초롬바탕" w:hAnsi="함초롬바탕" w:cs="함초롬바탕"/>
                <w:kern w:val="0"/>
                <w:sz w:val="22"/>
                <w:szCs w:val="28"/>
              </w:rPr>
              <w:t xml:space="preserve"> 법인격의 유지 및 제세공과금의 납부 등 </w:t>
            </w:r>
          </w:p>
          <w:p w14:paraId="759E7046"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법령의 준수 및 인허가 등의 유지</w:t>
            </w:r>
          </w:p>
          <w:p w14:paraId="5A463739"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사업 관련 자료 및 회계장부의 작성 및 유지</w:t>
            </w:r>
          </w:p>
          <w:p w14:paraId="1E23FB0A" w14:textId="7E187E9F" w:rsidR="007F3546"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차주</w:t>
            </w:r>
            <w:ins w:id="64" w:author="안 용현(Yonghyeon,Ahn)" w:date="2026-09-14T13:52:00Z" w16du:dateUtc="2026-09-14T04:52:00Z">
              <w:r w:rsidR="003F1005">
                <w:rPr>
                  <w:rFonts w:ascii="함초롬바탕" w:eastAsia="함초롬바탕" w:hAnsi="함초롬바탕" w:cs="함초롬바탕" w:hint="eastAsia"/>
                  <w:kern w:val="0"/>
                  <w:sz w:val="22"/>
                  <w:szCs w:val="28"/>
                </w:rPr>
                <w:t xml:space="preserve">는 </w:t>
              </w:r>
            </w:ins>
            <w:del w:id="65" w:author="안 용현(Yonghyeon,Ahn)" w:date="2026-09-14T13:52:00Z" w16du:dateUtc="2026-09-14T04:52:00Z">
              <w:r w:rsidRPr="00ED1A50" w:rsidDel="003F1005">
                <w:rPr>
                  <w:rFonts w:ascii="함초롬바탕" w:eastAsia="함초롬바탕" w:hAnsi="함초롬바탕" w:cs="함초롬바탕"/>
                  <w:kern w:val="0"/>
                  <w:sz w:val="22"/>
                  <w:szCs w:val="28"/>
                </w:rPr>
                <w:delText xml:space="preserve"> 및 LOC </w:delText>
              </w:r>
              <w:commentRangeStart w:id="66"/>
              <w:r w:rsidRPr="00ED1A50" w:rsidDel="003F1005">
                <w:rPr>
                  <w:rFonts w:ascii="함초롬바탕" w:eastAsia="함초롬바탕" w:hAnsi="함초롬바탕" w:cs="함초롬바탕"/>
                  <w:kern w:val="0"/>
                  <w:sz w:val="22"/>
                  <w:szCs w:val="28"/>
                </w:rPr>
                <w:delText>발급자는</w:delText>
              </w:r>
            </w:del>
            <w:commentRangeEnd w:id="66"/>
            <w:r w:rsidR="003F1005" w:rsidRPr="00ED1A50">
              <w:rPr>
                <w:rStyle w:val="af3"/>
                <w:rFonts w:ascii="함초롬바탕" w:eastAsia="함초롬바탕" w:hAnsi="함초롬바탕" w:cs="함초롬바탕"/>
                <w:kern w:val="0"/>
                <w:sz w:val="22"/>
                <w:szCs w:val="28"/>
              </w:rPr>
              <w:commentReference w:id="66"/>
            </w:r>
            <w:del w:id="67" w:author="안 용현(Yonghyeon,Ahn)" w:date="2026-09-14T13:52:00Z" w16du:dateUtc="2026-09-14T04:52:00Z">
              <w:r w:rsidRPr="00ED1A50" w:rsidDel="003F1005">
                <w:rPr>
                  <w:rFonts w:ascii="함초롬바탕" w:eastAsia="함초롬바탕" w:hAnsi="함초롬바탕" w:cs="함초롬바탕"/>
                  <w:kern w:val="0"/>
                  <w:sz w:val="22"/>
                  <w:szCs w:val="28"/>
                </w:rPr>
                <w:delText xml:space="preserve"> </w:delText>
              </w:r>
            </w:del>
            <w:r w:rsidRPr="00ED1A50">
              <w:rPr>
                <w:rFonts w:ascii="함초롬바탕" w:eastAsia="함초롬바탕" w:hAnsi="함초롬바탕" w:cs="함초롬바탕"/>
                <w:kern w:val="0"/>
                <w:sz w:val="22"/>
                <w:szCs w:val="28"/>
              </w:rPr>
              <w:t>제1종 또는 제2종 중 가장 늦은 날짜의 우선주 인수대금 납입일로부터 [30]일 내 선순위 및 중순위 대출을 매입하거나 전액상환(리파이낸싱 포함) 하여야함</w:t>
            </w:r>
          </w:p>
        </w:tc>
      </w:tr>
      <w:tr w:rsidR="007F3546" w:rsidRPr="00EE1148" w14:paraId="6D443561" w14:textId="77777777" w:rsidTr="00332C85">
        <w:trPr>
          <w:trHeight w:val="54"/>
        </w:trPr>
        <w:tc>
          <w:tcPr>
            <w:tcW w:w="867" w:type="pct"/>
            <w:vAlign w:val="center"/>
          </w:tcPr>
          <w:p w14:paraId="68908E53" w14:textId="77777777"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lastRenderedPageBreak/>
              <w:t>소극적</w:t>
            </w:r>
          </w:p>
          <w:p w14:paraId="2F2782F1" w14:textId="5E9B88C3"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t>준수사항</w:t>
            </w:r>
          </w:p>
        </w:tc>
        <w:tc>
          <w:tcPr>
            <w:tcW w:w="4133" w:type="pct"/>
            <w:vAlign w:val="center"/>
          </w:tcPr>
          <w:p w14:paraId="6FD754D8" w14:textId="77777777" w:rsidR="001B35CE"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대주의 사전 서면동의 없는 신탁업자 및 집합투자업자의 변경• 추가 차입 및 담보제공 시 대주단의 사전 동의</w:t>
            </w:r>
          </w:p>
          <w:p w14:paraId="2C4BAAFE" w14:textId="13BA377B" w:rsidR="001B35CE"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허용된 채무 및 허용된 부담 외 채무부담 및 담보 제공의 금지, 계약변경 등의 금지</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(다만, 통상적인 수준의 중대성, 허용된 채무/부담 등 예외(예: 임차인에 대한 담보권설정 등), 최소금액 등 기준이 적용될 수 있음)</w:t>
            </w:r>
          </w:p>
          <w:p w14:paraId="0059FE36" w14:textId="2983691D" w:rsidR="001B35CE"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본 계약에서 명시적으로 허용하지 않는 한, 차주는 본 계약에 의한 대출금 상환 전에는 대주들의 사전 서면동의 없이 다음의 행위를 하여서는 아니됨 </w:t>
            </w:r>
          </w:p>
          <w:p w14:paraId="1C21ECCA" w14:textId="15D80713" w:rsidR="001B35CE"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본건 부동산 관련하여 현재 소유하거나 장래 취득하게 될 영업이나 재산의 전부 또는</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일부의 양도, 이전, 처분. 단, 임대 및 관련계약에 따라 대상</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부동산을 매각하여 청산하는 경우는 제외. 또한, 차주가 본건 부동산을 매각하여 대출원리금을 전액 상환할</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수 있는 경우, 대주의 사전 동의 없이 본건 부동산을 매각할 수 있으나, 대주에게 매각절차 진행 중인 사실 및 주요 일정에 대하여 사전 서면통지 하여야 함</w:t>
            </w:r>
          </w:p>
          <w:p w14:paraId="5C85C411"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xml:space="preserve"> - 타인의 영업이나 재산의 전부 또는 중요한 일부의 취득</w:t>
            </w:r>
          </w:p>
          <w:p w14:paraId="12BFB358"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xml:space="preserve"> - 다른 회사와의 합병, 분할 또는 청산</w:t>
            </w:r>
          </w:p>
          <w:p w14:paraId="19D7221B" w14:textId="29096769" w:rsidR="007F3546"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기타 대주가 합리적으로 판단하여 대주들에게 손해를 끼칠 가능성이 있어 행하지 않을</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것을 요구한 행위</w:t>
            </w:r>
          </w:p>
        </w:tc>
      </w:tr>
      <w:tr w:rsidR="007F3546" w:rsidRPr="00EE1148" w14:paraId="3FF5B598" w14:textId="77777777" w:rsidTr="00332C85">
        <w:trPr>
          <w:trHeight w:val="54"/>
        </w:trPr>
        <w:tc>
          <w:tcPr>
            <w:tcW w:w="867" w:type="pct"/>
            <w:vAlign w:val="center"/>
          </w:tcPr>
          <w:p w14:paraId="443A1E02" w14:textId="05664C3A"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t>계좌관리</w:t>
            </w:r>
          </w:p>
        </w:tc>
        <w:tc>
          <w:tcPr>
            <w:tcW w:w="4133" w:type="pct"/>
            <w:vAlign w:val="center"/>
          </w:tcPr>
          <w:p w14:paraId="7F84D3F7"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xml:space="preserve">1. 운영계좌: </w:t>
            </w:r>
          </w:p>
          <w:p w14:paraId="25C4A10B" w14:textId="613BF45A" w:rsidR="001B35CE"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본건 부동산 및 차주 운영 관련 필요한 비용(제세공과금</w:t>
            </w:r>
            <w:ins w:id="68" w:author="안 용현(Yonghyeon,Ahn)" w:date="2026-09-14T14:14:00Z" w16du:dateUtc="2026-09-14T05:14:00Z">
              <w:r w:rsidR="0082272A">
                <w:rPr>
                  <w:rFonts w:ascii="함초롬바탕" w:eastAsia="함초롬바탕" w:hAnsi="함초롬바탕" w:cs="함초롬바탕" w:hint="eastAsia"/>
                  <w:kern w:val="0"/>
                  <w:sz w:val="22"/>
                  <w:szCs w:val="28"/>
                </w:rPr>
                <w:t>,</w:t>
              </w:r>
            </w:ins>
            <w:del w:id="69" w:author="안 용현(Yonghyeon,Ahn)" w:date="2026-09-14T14:14:00Z" w16du:dateUtc="2026-09-14T05:14:00Z">
              <w:r w:rsidRPr="00ED1A50" w:rsidDel="0082272A">
                <w:rPr>
                  <w:rFonts w:ascii="함초롬바탕" w:eastAsia="함초롬바탕" w:hAnsi="함초롬바탕" w:cs="함초롬바탕" w:hint="eastAsia"/>
                  <w:kern w:val="0"/>
                  <w:sz w:val="22"/>
                  <w:szCs w:val="28"/>
                </w:rPr>
                <w:delText>ᆞ</w:delText>
              </w:r>
            </w:del>
            <w:r w:rsidRPr="00ED1A50">
              <w:rPr>
                <w:rFonts w:ascii="함초롬바탕" w:eastAsia="함초롬바탕" w:hAnsi="함초롬바탕" w:cs="함초롬바탕" w:hint="eastAsia"/>
                <w:kern w:val="0"/>
                <w:sz w:val="22"/>
                <w:szCs w:val="28"/>
              </w:rPr>
              <w:t>운영비ᆞ배당금</w:t>
            </w:r>
            <w:r w:rsidRPr="00ED1A50">
              <w:rPr>
                <w:rFonts w:ascii="함초롬바탕" w:eastAsia="함초롬바탕" w:hAnsi="함초롬바탕" w:cs="함초롬바탕"/>
                <w:kern w:val="0"/>
                <w:sz w:val="22"/>
                <w:szCs w:val="28"/>
              </w:rPr>
              <w:t xml:space="preserve"> 등)의 지출, 대출금의 상환, 이자 및 기타 금융계약에 따라 발생한 금원의 지급 등</w:t>
            </w:r>
          </w:p>
          <w:p w14:paraId="0362F5A5" w14:textId="77777777" w:rsidR="001B35CE"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2. 보험금수령계좌: 차주가 본건 보험에 따라 지급받는 보험금·해지 환급금 및 반환 보험료 등 금원을 수령하기 위한 목적으로 개설하는 예금계좌</w:t>
            </w:r>
          </w:p>
          <w:p w14:paraId="06767BD5" w14:textId="68D0DED1" w:rsidR="001B35CE"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3 보증금계좌(들): 차주가 대상자산 임대에 따라 지급받는 임차인별 임대차</w:t>
            </w:r>
            <w:r w:rsidR="003322D0">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보증금을 보관 및 관리하기 위한 목적으로 개설하는 예금계좌</w:t>
            </w:r>
          </w:p>
          <w:p w14:paraId="0A795966" w14:textId="555400AD" w:rsidR="001B35CE" w:rsidRPr="00ED1A50" w:rsidRDefault="001B35CE" w:rsidP="003322D0">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B661ED">
              <w:rPr>
                <w:rFonts w:ascii="함초롬바탕" w:eastAsia="함초롬바탕" w:hAnsi="함초롬바탕" w:cs="함초롬바탕" w:hint="eastAsia"/>
                <w:kern w:val="0"/>
                <w:sz w:val="22"/>
                <w:szCs w:val="28"/>
              </w:rPr>
              <w:t>※</w:t>
            </w:r>
            <w:r w:rsidRPr="00B661ED">
              <w:rPr>
                <w:rFonts w:ascii="함초롬바탕" w:eastAsia="함초롬바탕" w:hAnsi="함초롬바탕" w:cs="함초롬바탕"/>
                <w:kern w:val="0"/>
                <w:sz w:val="22"/>
                <w:szCs w:val="28"/>
              </w:rPr>
              <w:t xml:space="preserve"> 임차인이 요청하는 경우, 해당 보증금 계좌에 대하여 대주 동의 없이 1순위 근질권 설정 가능하며, 대주에 서면 통보 요함</w:t>
            </w:r>
          </w:p>
          <w:p w14:paraId="6C674850"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4. 이자적립계좌 : 대출이자 3개월분 상당액을 예치하는 계좌</w:t>
            </w:r>
          </w:p>
          <w:p w14:paraId="514E0FFC" w14:textId="193E44BB"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xml:space="preserve">                 (이자적립금 사용시 [20]영업일내 재예치</w:t>
            </w:r>
            <w:r w:rsidR="00253C54">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 xml:space="preserve">해야함)  </w:t>
            </w:r>
          </w:p>
          <w:p w14:paraId="3AC8182E" w14:textId="77777777" w:rsidR="001B35CE" w:rsidRPr="00ED1A50" w:rsidRDefault="001B35CE"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5. 대출금입금계좌 : 매매계약 상 매매대금, 본건 부동산의 매수에 필요한 취득세, 기타 부대비용 등을 지급하며, 집행 후 남은 금원은 운영계좌와 이자적립계좌로 이체</w:t>
            </w:r>
          </w:p>
          <w:p w14:paraId="29546A30"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6. 임대료 수취 계좌</w:t>
            </w:r>
          </w:p>
          <w:p w14:paraId="267A863C" w14:textId="77777777" w:rsidR="001B35CE" w:rsidRPr="00ED1A50" w:rsidRDefault="001B35CE" w:rsidP="00332C85">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본건 부동산과 관련하여 차주 명의로 수령하는 모든 자금 수령</w:t>
            </w:r>
          </w:p>
          <w:p w14:paraId="457C7A9F"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lastRenderedPageBreak/>
              <w:t xml:space="preserve">5. 기타 추가 계좌: </w:t>
            </w:r>
          </w:p>
          <w:p w14:paraId="537902E6"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기존 대출에 따라 자금관리계좌가 이미 개설된 경우 해당 계좌 유지 가능</w:t>
            </w:r>
          </w:p>
          <w:p w14:paraId="049E176F" w14:textId="647102ED" w:rsidR="007F3546" w:rsidRPr="00ED1A50" w:rsidRDefault="001B35CE"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그 외 추가 계좌를 개설할 필요가 있는 경우, 대주의 사전 서면동의를 얻어 차주 명의 계좌 개설 가능</w:t>
            </w:r>
          </w:p>
        </w:tc>
      </w:tr>
      <w:tr w:rsidR="007F3546" w:rsidRPr="00EE1148" w14:paraId="317A9C17" w14:textId="77777777" w:rsidTr="00332C85">
        <w:trPr>
          <w:trHeight w:val="54"/>
        </w:trPr>
        <w:tc>
          <w:tcPr>
            <w:tcW w:w="867" w:type="pct"/>
            <w:vAlign w:val="center"/>
          </w:tcPr>
          <w:p w14:paraId="1C031379" w14:textId="77777777"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lastRenderedPageBreak/>
              <w:t>상환순서</w:t>
            </w:r>
          </w:p>
          <w:p w14:paraId="27D2D0EB" w14:textId="7FB88809"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t>(</w:t>
            </w:r>
            <w:r w:rsidRPr="00ED1A50">
              <w:rPr>
                <w:rFonts w:ascii="함초롬바탕" w:eastAsia="함초롬바탕" w:hAnsi="함초롬바탕" w:cs="함초롬바탕"/>
                <w:sz w:val="22"/>
              </w:rPr>
              <w:t>Waterfall)</w:t>
            </w:r>
          </w:p>
        </w:tc>
        <w:tc>
          <w:tcPr>
            <w:tcW w:w="4133" w:type="pct"/>
            <w:vAlign w:val="center"/>
          </w:tcPr>
          <w:p w14:paraId="69721B9F"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운영계좌에 예치된 금원의 출금은 아래 기재된 순서에 의함</w:t>
            </w:r>
          </w:p>
          <w:p w14:paraId="599A988C" w14:textId="4E6A9748"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①</w:t>
            </w:r>
            <w:r w:rsidRPr="00ED1A50">
              <w:rPr>
                <w:rFonts w:ascii="함초롬바탕" w:eastAsia="함초롬바탕" w:hAnsi="함초롬바탕" w:cs="함초롬바탕"/>
                <w:kern w:val="0"/>
                <w:sz w:val="22"/>
                <w:szCs w:val="28"/>
              </w:rPr>
              <w:t xml:space="preserve"> 본건 자본재조정 계약 상 매매대금 및 관련 제비용</w:t>
            </w:r>
            <w:r w:rsidR="002F52C8">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 xml:space="preserve">(실사수수료, 매입보수, </w:t>
            </w:r>
          </w:p>
          <w:p w14:paraId="1ADB2162" w14:textId="3423C5E0" w:rsidR="001B35CE" w:rsidRPr="00ED1A50" w:rsidRDefault="001B35CE"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xml:space="preserve">  자문수수료, 담보설정비용 등 취득을 위한 비용 및 대출거래약정 관련</w:t>
            </w:r>
            <w:r w:rsidR="002F52C8">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수수료)</w:t>
            </w:r>
          </w:p>
          <w:p w14:paraId="639C5D01"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②</w:t>
            </w:r>
            <w:r w:rsidRPr="00ED1A50">
              <w:rPr>
                <w:rFonts w:ascii="함초롬바탕" w:eastAsia="함초롬바탕" w:hAnsi="함초롬바탕" w:cs="함초롬바탕"/>
                <w:kern w:val="0"/>
                <w:sz w:val="22"/>
                <w:szCs w:val="28"/>
              </w:rPr>
              <w:t xml:space="preserve"> 필수경비 (제세공과금, 각종 부담금, 세무대행 비용, PM 수수료 등)</w:t>
            </w:r>
          </w:p>
          <w:p w14:paraId="00A8D63E"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③</w:t>
            </w:r>
            <w:r w:rsidRPr="00ED1A50">
              <w:rPr>
                <w:rFonts w:ascii="함초롬바탕" w:eastAsia="함초롬바탕" w:hAnsi="함초롬바탕" w:cs="함초롬바탕"/>
                <w:kern w:val="0"/>
                <w:sz w:val="22"/>
                <w:szCs w:val="28"/>
              </w:rPr>
              <w:t xml:space="preserve"> 대출금 연체이자 </w:t>
            </w:r>
          </w:p>
          <w:p w14:paraId="682FCB0F"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④</w:t>
            </w:r>
            <w:r w:rsidRPr="00ED1A50">
              <w:rPr>
                <w:rFonts w:ascii="함초롬바탕" w:eastAsia="함초롬바탕" w:hAnsi="함초롬바탕" w:cs="함초롬바탕"/>
                <w:kern w:val="0"/>
                <w:sz w:val="22"/>
                <w:szCs w:val="28"/>
              </w:rPr>
              <w:t xml:space="preserve"> 지급기일이 도래한 이자</w:t>
            </w:r>
          </w:p>
          <w:p w14:paraId="0C8DE3AF"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⑤</w:t>
            </w:r>
            <w:r w:rsidRPr="00ED1A50">
              <w:rPr>
                <w:rFonts w:ascii="함초롬바탕" w:eastAsia="함초롬바탕" w:hAnsi="함초롬바탕" w:cs="함초롬바탕"/>
                <w:kern w:val="0"/>
                <w:sz w:val="22"/>
                <w:szCs w:val="28"/>
              </w:rPr>
              <w:t xml:space="preserve"> 지급기일이 도래한 대출 원금 </w:t>
            </w:r>
          </w:p>
          <w:p w14:paraId="3A64585D"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⑥</w:t>
            </w:r>
            <w:r w:rsidRPr="00ED1A50">
              <w:rPr>
                <w:rFonts w:ascii="함초롬바탕" w:eastAsia="함초롬바탕" w:hAnsi="함초롬바탕" w:cs="함초롬바탕"/>
                <w:kern w:val="0"/>
                <w:sz w:val="22"/>
                <w:szCs w:val="28"/>
              </w:rPr>
              <w:t xml:space="preserve"> 본 사업을 위한 자산관리수수료 등</w:t>
            </w:r>
          </w:p>
          <w:p w14:paraId="5DA5820A" w14:textId="369EAC92" w:rsidR="007F3546"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⑦</w:t>
            </w:r>
            <w:r w:rsidRPr="00ED1A50">
              <w:rPr>
                <w:rFonts w:ascii="함초롬바탕" w:eastAsia="함초롬바탕" w:hAnsi="함초롬바탕" w:cs="함초롬바탕"/>
                <w:kern w:val="0"/>
                <w:sz w:val="22"/>
                <w:szCs w:val="28"/>
              </w:rPr>
              <w:t xml:space="preserve"> 주주 배당금</w:t>
            </w:r>
          </w:p>
        </w:tc>
      </w:tr>
      <w:tr w:rsidR="007F3546" w:rsidRPr="00EE1148" w14:paraId="2B516644" w14:textId="77777777" w:rsidTr="00332C85">
        <w:trPr>
          <w:trHeight w:val="54"/>
        </w:trPr>
        <w:tc>
          <w:tcPr>
            <w:tcW w:w="867" w:type="pct"/>
            <w:vAlign w:val="center"/>
          </w:tcPr>
          <w:p w14:paraId="44CBAC48" w14:textId="2A1EFC2C"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t>대주의사결정</w:t>
            </w:r>
          </w:p>
        </w:tc>
        <w:tc>
          <w:tcPr>
            <w:tcW w:w="4133" w:type="pct"/>
            <w:vAlign w:val="center"/>
          </w:tcPr>
          <w:p w14:paraId="6FC3D8C0"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대주 전원의 동의 사항</w:t>
            </w:r>
          </w:p>
          <w:p w14:paraId="475F38EF"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대출약정의 취소</w:t>
            </w:r>
          </w:p>
          <w:p w14:paraId="2B17F3FB"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선택적 기한이익상실 사유 발생 시, 기한이익의 상실 선언, 담보권의 실행</w:t>
            </w:r>
          </w:p>
          <w:p w14:paraId="50F79EC7"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기한이익의 상실의 부활선언</w:t>
            </w:r>
          </w:p>
          <w:p w14:paraId="469313C8"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치유기간의 부여</w:t>
            </w:r>
          </w:p>
          <w:p w14:paraId="136AB12E"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담보권의 전부 또는 일부의 해지</w:t>
            </w:r>
          </w:p>
          <w:p w14:paraId="7F1BFD29"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xml:space="preserve">- 금융서류의 변경, 대출금리의 변경 및 대출기간의 연장 등 대출조건의 변경 </w:t>
            </w:r>
          </w:p>
          <w:p w14:paraId="6FCC0AB9"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신탁업자 및 집합투자업자의 변경</w:t>
            </w:r>
          </w:p>
          <w:p w14:paraId="01C44CBA"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제반 법률이 허용하는 범위 내에서 대주가 합리적으로 요청하는 사항</w:t>
            </w:r>
          </w:p>
          <w:p w14:paraId="62C0363D"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대주 다수(약정금액 기준 2/3)의 동의 사항</w:t>
            </w:r>
          </w:p>
          <w:p w14:paraId="02EDA49F"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기타 금융계약상 대주의 동의에 따르기로 한 사항</w:t>
            </w:r>
          </w:p>
          <w:p w14:paraId="549D22EB" w14:textId="71D125CD" w:rsidR="007F3546"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기타 금융계약에서 정하지 아니한 대주들의 의사결정에 관한 사항</w:t>
            </w:r>
          </w:p>
        </w:tc>
      </w:tr>
      <w:tr w:rsidR="007F3546" w:rsidRPr="00EE1148" w14:paraId="1B150811" w14:textId="77777777" w:rsidTr="00332C85">
        <w:trPr>
          <w:trHeight w:val="54"/>
        </w:trPr>
        <w:tc>
          <w:tcPr>
            <w:tcW w:w="867" w:type="pct"/>
            <w:vAlign w:val="center"/>
          </w:tcPr>
          <w:p w14:paraId="2F2F7630" w14:textId="77777777"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t>기한의이익</w:t>
            </w:r>
          </w:p>
          <w:p w14:paraId="565BD659" w14:textId="6488F2DF"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t>상실사유</w:t>
            </w:r>
          </w:p>
        </w:tc>
        <w:tc>
          <w:tcPr>
            <w:tcW w:w="4133" w:type="pct"/>
            <w:vAlign w:val="center"/>
          </w:tcPr>
          <w:p w14:paraId="10E19267"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[당연 기한이익의 상실사유]</w:t>
            </w:r>
          </w:p>
          <w:p w14:paraId="23D426A5" w14:textId="77777777" w:rsidR="00332C85"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차주가 대출만기일에 어느 대주에게 대출금을 지급하지 않는 경우</w:t>
            </w:r>
          </w:p>
          <w:p w14:paraId="6805AF0F" w14:textId="291D40A2" w:rsidR="001B35CE" w:rsidRPr="00ED1A50" w:rsidRDefault="001B35CE"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차주가 대출만기일에 어느 대주에게 대출금을 지급하지 않는 경우를 제외하고, 차주가</w:t>
            </w:r>
            <w:r w:rsidR="00332C85">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대출거래</w:t>
            </w:r>
            <w:r w:rsidR="00332C85">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약정서상의 이자를 포함하여 금전 지급 의무를 이행하지 아니하고, [14]영업일 이내에 의무불이행이 치유되지 아니한 경우</w:t>
            </w:r>
          </w:p>
          <w:p w14:paraId="1F6EA7FA" w14:textId="43EDDD47" w:rsidR="001B35CE" w:rsidRPr="00ED1A50" w:rsidRDefault="001B35CE"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차주에게 부도, 회생, 파산절차, 기업구조조정절차 개시의 신청, 기타 이와 유사한 절차가 개시된 경우</w:t>
            </w:r>
          </w:p>
          <w:p w14:paraId="6826A5DB" w14:textId="62454963" w:rsidR="001B35CE" w:rsidRDefault="001B35CE"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대한민국의 관련 법령 등의 개정 또는 법원의 판결 등으로 인해 차주가 금융계약에</w:t>
            </w:r>
            <w:r w:rsidR="00332C85">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따른 채무를 부담하거나 이행하는 것이 위법하게 된 경우</w:t>
            </w:r>
          </w:p>
          <w:p w14:paraId="171D4032" w14:textId="77777777" w:rsidR="00332C85" w:rsidRPr="00ED1A50" w:rsidRDefault="00332C85"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p>
          <w:p w14:paraId="2DB5A9BC"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[선택적 기한이익의 상실사유]</w:t>
            </w:r>
          </w:p>
          <w:p w14:paraId="28F34780" w14:textId="16A6DADF" w:rsidR="001B35CE" w:rsidRPr="00ED1A50" w:rsidRDefault="001B35CE"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대주가 치유를 요청한 날로부터 [30]영업일 이내에 해당의무불이행 또는 준수사항</w:t>
            </w:r>
            <w:r w:rsidR="00332C85">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 xml:space="preserve">위반이 치유되지 아니한 경우 또는 대출실행의 후행조건이 </w:t>
            </w:r>
            <w:r w:rsidRPr="00ED1A50">
              <w:rPr>
                <w:rFonts w:ascii="함초롬바탕" w:eastAsia="함초롬바탕" w:hAnsi="함초롬바탕" w:cs="함초롬바탕"/>
                <w:kern w:val="0"/>
                <w:sz w:val="22"/>
                <w:szCs w:val="28"/>
              </w:rPr>
              <w:lastRenderedPageBreak/>
              <w:t>이행되지 아니한 경우</w:t>
            </w:r>
          </w:p>
          <w:p w14:paraId="17C72CC9" w14:textId="35731864" w:rsidR="001B35CE" w:rsidRPr="00ED1A50" w:rsidRDefault="001B35CE"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본건 부동산, 자금관리계좌, 본건 임대차계약에 따른 임대료 등 채권에 대하여 압류,</w:t>
            </w:r>
            <w:r w:rsidR="00332C85">
              <w:rPr>
                <w:rFonts w:ascii="함초롬바탕" w:eastAsia="함초롬바탕" w:hAnsi="함초롬바탕" w:cs="함초롬바탕"/>
                <w:kern w:val="0"/>
                <w:sz w:val="22"/>
                <w:szCs w:val="28"/>
              </w:rPr>
              <w:t xml:space="preserve"> </w:t>
            </w:r>
            <w:r w:rsidRPr="00ED1A50">
              <w:rPr>
                <w:rFonts w:ascii="함초롬바탕" w:eastAsia="함초롬바탕" w:hAnsi="함초롬바탕" w:cs="함초롬바탕"/>
                <w:kern w:val="0"/>
                <w:sz w:val="22"/>
                <w:szCs w:val="28"/>
              </w:rPr>
              <w:t>가압류, 가처분, 채납처분, 경매개시신청이 되고, [60]영업일 이내에 그 압류 등이 해소되지 아니하는 경우</w:t>
            </w:r>
          </w:p>
          <w:p w14:paraId="5EFFB815" w14:textId="594EA8D8" w:rsidR="001B35CE" w:rsidRPr="00ED1A50" w:rsidRDefault="001B35CE"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담보계약서에 따라 제공된 담보권이 그 효력을 상실하거나 취소, 해제 기타 사유로</w:t>
            </w:r>
            <w:r w:rsidR="00332C85">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인하여 어느 대주의 권리행사에 장애가 발생하는 경우</w:t>
            </w:r>
          </w:p>
          <w:p w14:paraId="7E5E6F1A" w14:textId="71F01E8B" w:rsidR="001B35CE" w:rsidRPr="00ED1A50" w:rsidRDefault="001B35CE"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대상부동산이 전소, 붕괴, 훼손되거나 기타 이와 유사한 사유가 발생하고 그로 인해</w:t>
            </w:r>
            <w:r w:rsidR="00332C85">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차주의 상환능력에 중대하게 불리한 영향을 미치는 경우</w:t>
            </w:r>
          </w:p>
          <w:p w14:paraId="308AAAA5" w14:textId="53AC5AA0" w:rsidR="001B35CE" w:rsidRPr="00ED1A50" w:rsidRDefault="001B35CE"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차주가 대주들로부터 합리적으로 요청받은 자료의 제출을 정당한 사유 없이 응하지</w:t>
            </w:r>
            <w:r w:rsidR="00332C85">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아니하거나 허위자료를 제출하는 경우</w:t>
            </w:r>
          </w:p>
          <w:p w14:paraId="52C138A2"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여신거래기본약관상의 기한의 이익상실 사유가 발생한 경우</w:t>
            </w:r>
          </w:p>
          <w:p w14:paraId="1C3AE94E" w14:textId="59A67DA2" w:rsidR="007F3546"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기타 대주단이 합리적으로 요구하는 사항</w:t>
            </w:r>
          </w:p>
        </w:tc>
      </w:tr>
      <w:tr w:rsidR="007F3546" w:rsidRPr="00EE1148" w14:paraId="5BB5003E" w14:textId="77777777" w:rsidTr="00332C85">
        <w:trPr>
          <w:trHeight w:val="54"/>
        </w:trPr>
        <w:tc>
          <w:tcPr>
            <w:tcW w:w="867" w:type="pct"/>
            <w:vAlign w:val="center"/>
          </w:tcPr>
          <w:p w14:paraId="614FF46B" w14:textId="77777777"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lastRenderedPageBreak/>
              <w:t>기한의이익</w:t>
            </w:r>
          </w:p>
          <w:p w14:paraId="2EEDC5A3" w14:textId="5FCDE809"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t>상실결과</w:t>
            </w:r>
          </w:p>
        </w:tc>
        <w:tc>
          <w:tcPr>
            <w:tcW w:w="4133" w:type="pct"/>
            <w:vAlign w:val="center"/>
          </w:tcPr>
          <w:p w14:paraId="16B5EBFF"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(대출실행전) 대출약정금의 취소</w:t>
            </w:r>
          </w:p>
          <w:p w14:paraId="05EDF4B3" w14:textId="64E8D97E" w:rsidR="001B35CE" w:rsidRPr="00ED1A50" w:rsidRDefault="001B35CE"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모든 대출원리금 상환채무 및 차주 지급의무 비용 등의 지급채무 이행기 도래 선언</w:t>
            </w:r>
            <w:r w:rsidR="00332C85">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가능 (단, 당연기한이익상실사유 발생시 별도 선언 불요)</w:t>
            </w:r>
          </w:p>
          <w:p w14:paraId="72C3C6F8" w14:textId="4C5C7C32" w:rsidR="007F3546" w:rsidRPr="00ED1A50" w:rsidRDefault="001B35CE"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기한의 이익 상실시, 차주는 즉시 대주에게 대출금 전액과 차주가 지급의무를 부담하는 모든 비용과 손실을 배상</w:t>
            </w:r>
          </w:p>
        </w:tc>
      </w:tr>
      <w:tr w:rsidR="007F3546" w:rsidRPr="00EE1148" w14:paraId="568B0D22" w14:textId="77777777" w:rsidTr="00332C85">
        <w:trPr>
          <w:trHeight w:val="54"/>
        </w:trPr>
        <w:tc>
          <w:tcPr>
            <w:tcW w:w="867" w:type="pct"/>
            <w:vAlign w:val="center"/>
          </w:tcPr>
          <w:p w14:paraId="6C3257C7" w14:textId="61B64BAE"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t>변제의충당</w:t>
            </w:r>
          </w:p>
        </w:tc>
        <w:tc>
          <w:tcPr>
            <w:tcW w:w="4133" w:type="pct"/>
            <w:vAlign w:val="center"/>
          </w:tcPr>
          <w:p w14:paraId="329AE6AA"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지급 기준</w:t>
            </w:r>
          </w:p>
          <w:p w14:paraId="50639E94" w14:textId="719FFA03" w:rsidR="001B35CE" w:rsidRPr="00ED1A50" w:rsidRDefault="001B35CE"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차주는 선순위 대출원리금이 전액 지급·상환(조기상환 포함)된 이후에 중순위 대출금을 지급·상환(조기상환 포함)하는 순으로 각 대출금을 지급·상환(조기상환 포함) 하여야 하며, 담보계약서에 따른 담보권의 실행에 있어서도 동일함</w:t>
            </w:r>
          </w:p>
          <w:p w14:paraId="7F661E5D" w14:textId="6AD22D5D" w:rsidR="001B35CE" w:rsidRPr="00ED1A50" w:rsidRDefault="001B35CE"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kern w:val="0"/>
                <w:sz w:val="22"/>
                <w:szCs w:val="28"/>
              </w:rPr>
              <w:t>- 각 대주가 차주로부터 받은 금액은 아래에서 정한 순서에 따라 피담보채무의 변제에 충당되며, 같은 순위 내에서는 지급받아야 할 금액의 비율에 따라 안분하여 충당하기로 함</w:t>
            </w:r>
          </w:p>
          <w:p w14:paraId="72F95D7D" w14:textId="77777777" w:rsidR="00332C85" w:rsidRDefault="00332C85" w:rsidP="001B35CE">
            <w:pPr>
              <w:wordWrap/>
              <w:spacing w:after="0" w:line="240" w:lineRule="auto"/>
              <w:jc w:val="left"/>
              <w:textAlignment w:val="baseline"/>
              <w:rPr>
                <w:rFonts w:ascii="함초롬바탕" w:eastAsia="함초롬바탕" w:hAnsi="함초롬바탕" w:cs="함초롬바탕"/>
                <w:kern w:val="0"/>
                <w:sz w:val="22"/>
                <w:szCs w:val="28"/>
              </w:rPr>
            </w:pPr>
          </w:p>
          <w:p w14:paraId="0BA7DCE2" w14:textId="0C27EE9B"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충당 순서</w:t>
            </w:r>
          </w:p>
          <w:p w14:paraId="1FAB4755" w14:textId="35D3D494" w:rsidR="001B35CE" w:rsidRPr="00ED1A50" w:rsidRDefault="001B35CE"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①</w:t>
            </w:r>
            <w:r w:rsidRPr="00ED1A50">
              <w:rPr>
                <w:rFonts w:ascii="함초롬바탕" w:eastAsia="함초롬바탕" w:hAnsi="함초롬바탕" w:cs="함초롬바탕"/>
                <w:kern w:val="0"/>
                <w:sz w:val="22"/>
                <w:szCs w:val="28"/>
              </w:rPr>
              <w:t xml:space="preserve"> 금융계약에 따라 모든 선순위대주에게 지급할 의무가 있는 금액으로서 아래에 열거되지 아니한 모든 금액</w:t>
            </w:r>
          </w:p>
          <w:p w14:paraId="08DC4E17"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②</w:t>
            </w:r>
            <w:r w:rsidRPr="00ED1A50">
              <w:rPr>
                <w:rFonts w:ascii="함초롬바탕" w:eastAsia="함초롬바탕" w:hAnsi="함초롬바탕" w:cs="함초롬바탕"/>
                <w:kern w:val="0"/>
                <w:sz w:val="22"/>
                <w:szCs w:val="28"/>
              </w:rPr>
              <w:t xml:space="preserve"> 모든 선순위대주에 대한 연체이자</w:t>
            </w:r>
          </w:p>
          <w:p w14:paraId="06AC8367"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③</w:t>
            </w:r>
            <w:r w:rsidRPr="00ED1A50">
              <w:rPr>
                <w:rFonts w:ascii="함초롬바탕" w:eastAsia="함초롬바탕" w:hAnsi="함초롬바탕" w:cs="함초롬바탕"/>
                <w:kern w:val="0"/>
                <w:sz w:val="22"/>
                <w:szCs w:val="28"/>
              </w:rPr>
              <w:t xml:space="preserve"> 지급기일이 도래한 모든 선순위대주에 대한 대출금 이자</w:t>
            </w:r>
          </w:p>
          <w:p w14:paraId="2339BEFE"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④</w:t>
            </w:r>
            <w:r w:rsidRPr="00ED1A50">
              <w:rPr>
                <w:rFonts w:ascii="함초롬바탕" w:eastAsia="함초롬바탕" w:hAnsi="함초롬바탕" w:cs="함초롬바탕"/>
                <w:kern w:val="0"/>
                <w:sz w:val="22"/>
                <w:szCs w:val="28"/>
              </w:rPr>
              <w:t xml:space="preserve"> 지급기일이 도래한 모든 선순위대주에 대한 대출금 원금</w:t>
            </w:r>
          </w:p>
          <w:p w14:paraId="7960CF11"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⑤</w:t>
            </w:r>
            <w:r w:rsidRPr="00ED1A50">
              <w:rPr>
                <w:rFonts w:ascii="함초롬바탕" w:eastAsia="함초롬바탕" w:hAnsi="함초롬바탕" w:cs="함초롬바탕"/>
                <w:kern w:val="0"/>
                <w:sz w:val="22"/>
                <w:szCs w:val="28"/>
              </w:rPr>
              <w:t xml:space="preserve"> 조기상환하는 선순위 대출금에 대한 이자 및 원금</w:t>
            </w:r>
          </w:p>
          <w:p w14:paraId="738D12EF" w14:textId="0752BCF6" w:rsidR="001B35CE" w:rsidRPr="00ED1A50" w:rsidRDefault="001B35CE"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⑥</w:t>
            </w:r>
            <w:r w:rsidRPr="00ED1A50">
              <w:rPr>
                <w:rFonts w:ascii="함초롬바탕" w:eastAsia="함초롬바탕" w:hAnsi="함초롬바탕" w:cs="함초롬바탕"/>
                <w:kern w:val="0"/>
                <w:sz w:val="22"/>
                <w:szCs w:val="28"/>
              </w:rPr>
              <w:t xml:space="preserve"> 금융계약에 따라 모든 중순위대주에게 지급할 의무가 있는 금액으로서 아래에</w:t>
            </w:r>
            <w:r w:rsidR="00332C85">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열거되지 아니한 모든 금액</w:t>
            </w:r>
          </w:p>
          <w:p w14:paraId="061C4A9F"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⑦</w:t>
            </w:r>
            <w:r w:rsidRPr="00ED1A50">
              <w:rPr>
                <w:rFonts w:ascii="함초롬바탕" w:eastAsia="함초롬바탕" w:hAnsi="함초롬바탕" w:cs="함초롬바탕"/>
                <w:kern w:val="0"/>
                <w:sz w:val="22"/>
                <w:szCs w:val="28"/>
              </w:rPr>
              <w:t xml:space="preserve"> 모든 중순위대주에 대한 연체이자</w:t>
            </w:r>
          </w:p>
          <w:p w14:paraId="0667698A"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⑧</w:t>
            </w:r>
            <w:r w:rsidRPr="00ED1A50">
              <w:rPr>
                <w:rFonts w:ascii="함초롬바탕" w:eastAsia="함초롬바탕" w:hAnsi="함초롬바탕" w:cs="함초롬바탕"/>
                <w:kern w:val="0"/>
                <w:sz w:val="22"/>
                <w:szCs w:val="28"/>
              </w:rPr>
              <w:t xml:space="preserve"> 지급기일이 도래한 모든 중순위대주에 대한 대출금 이자</w:t>
            </w:r>
          </w:p>
          <w:p w14:paraId="48489A51"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⑨</w:t>
            </w:r>
            <w:r w:rsidRPr="00ED1A50">
              <w:rPr>
                <w:rFonts w:ascii="함초롬바탕" w:eastAsia="함초롬바탕" w:hAnsi="함초롬바탕" w:cs="함초롬바탕"/>
                <w:kern w:val="0"/>
                <w:sz w:val="22"/>
                <w:szCs w:val="28"/>
              </w:rPr>
              <w:t xml:space="preserve"> 지급기일이 도래한 모든 중순위대주에 대한 대출금 원금</w:t>
            </w:r>
          </w:p>
          <w:p w14:paraId="2454DE55"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⑩</w:t>
            </w:r>
            <w:r w:rsidRPr="00ED1A50">
              <w:rPr>
                <w:rFonts w:ascii="함초롬바탕" w:eastAsia="함초롬바탕" w:hAnsi="함초롬바탕" w:cs="함초롬바탕"/>
                <w:kern w:val="0"/>
                <w:sz w:val="22"/>
                <w:szCs w:val="28"/>
              </w:rPr>
              <w:t xml:space="preserve"> 조기상환하는 중순위 대출금에 대한 이자 및 원금</w:t>
            </w:r>
          </w:p>
          <w:p w14:paraId="66E2329A"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p>
          <w:p w14:paraId="0EBC21FA" w14:textId="25DD23FF"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단, 기한의 이익 상실 사유가 발생한 경우에는 다음 순서에 따름</w:t>
            </w:r>
          </w:p>
          <w:p w14:paraId="62703A1A"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①</w:t>
            </w:r>
            <w:r w:rsidRPr="00ED1A50">
              <w:rPr>
                <w:rFonts w:ascii="함초롬바탕" w:eastAsia="함초롬바탕" w:hAnsi="함초롬바탕" w:cs="함초롬바탕"/>
                <w:kern w:val="0"/>
                <w:sz w:val="22"/>
                <w:szCs w:val="28"/>
              </w:rPr>
              <w:t xml:space="preserve"> 채권회수를 위하여 대주들이 지출하거나 부담한 비용</w:t>
            </w:r>
          </w:p>
          <w:p w14:paraId="59A4561A" w14:textId="11AD97E3" w:rsidR="001B35CE" w:rsidRPr="00ED1A50" w:rsidRDefault="001B35CE"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②</w:t>
            </w:r>
            <w:r w:rsidRPr="00ED1A50">
              <w:rPr>
                <w:rFonts w:ascii="함초롬바탕" w:eastAsia="함초롬바탕" w:hAnsi="함초롬바탕" w:cs="함초롬바탕"/>
                <w:kern w:val="0"/>
                <w:sz w:val="22"/>
                <w:szCs w:val="28"/>
              </w:rPr>
              <w:t xml:space="preserve"> 본조 제1호 이외에 차주가 대출거래약정에 따라 대주들에게 지급하여야 할 것으로서</w:t>
            </w:r>
            <w:r w:rsidR="00332C85">
              <w:rPr>
                <w:rFonts w:ascii="함초롬바탕" w:eastAsia="함초롬바탕" w:hAnsi="함초롬바탕" w:cs="함초롬바탕" w:hint="eastAsia"/>
                <w:kern w:val="0"/>
                <w:sz w:val="22"/>
                <w:szCs w:val="28"/>
              </w:rPr>
              <w:t xml:space="preserve"> </w:t>
            </w:r>
            <w:r w:rsidRPr="00ED1A50">
              <w:rPr>
                <w:rFonts w:ascii="함초롬바탕" w:eastAsia="함초롬바탕" w:hAnsi="함초롬바탕" w:cs="함초롬바탕"/>
                <w:kern w:val="0"/>
                <w:sz w:val="22"/>
                <w:szCs w:val="28"/>
              </w:rPr>
              <w:t>본 항에서 달리 열거되지 아니한 모든 금액</w:t>
            </w:r>
          </w:p>
          <w:p w14:paraId="108802FB"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③</w:t>
            </w:r>
            <w:r w:rsidRPr="00ED1A50">
              <w:rPr>
                <w:rFonts w:ascii="함초롬바탕" w:eastAsia="함초롬바탕" w:hAnsi="함초롬바탕" w:cs="함초롬바탕"/>
                <w:kern w:val="0"/>
                <w:sz w:val="22"/>
                <w:szCs w:val="28"/>
              </w:rPr>
              <w:t xml:space="preserve"> 선순위 대출의 연체이자</w:t>
            </w:r>
          </w:p>
          <w:p w14:paraId="4CE7215D"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④</w:t>
            </w:r>
            <w:r w:rsidRPr="00ED1A50">
              <w:rPr>
                <w:rFonts w:ascii="함초롬바탕" w:eastAsia="함초롬바탕" w:hAnsi="함초롬바탕" w:cs="함초롬바탕"/>
                <w:kern w:val="0"/>
                <w:sz w:val="22"/>
                <w:szCs w:val="28"/>
              </w:rPr>
              <w:t xml:space="preserve"> 선순위 대출원금에 대한 이자</w:t>
            </w:r>
          </w:p>
          <w:p w14:paraId="59F7BFE1"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⑤</w:t>
            </w:r>
            <w:r w:rsidRPr="00ED1A50">
              <w:rPr>
                <w:rFonts w:ascii="함초롬바탕" w:eastAsia="함초롬바탕" w:hAnsi="함초롬바탕" w:cs="함초롬바탕"/>
                <w:kern w:val="0"/>
                <w:sz w:val="22"/>
                <w:szCs w:val="28"/>
              </w:rPr>
              <w:t xml:space="preserve"> 선순위 대출원금</w:t>
            </w:r>
          </w:p>
          <w:p w14:paraId="10890570"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⑥</w:t>
            </w:r>
            <w:r w:rsidRPr="00ED1A50">
              <w:rPr>
                <w:rFonts w:ascii="함초롬바탕" w:eastAsia="함초롬바탕" w:hAnsi="함초롬바탕" w:cs="함초롬바탕"/>
                <w:kern w:val="0"/>
                <w:sz w:val="22"/>
                <w:szCs w:val="28"/>
              </w:rPr>
              <w:t xml:space="preserve"> 중순위 대출의 연체이자</w:t>
            </w:r>
          </w:p>
          <w:p w14:paraId="73A26656"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⑦</w:t>
            </w:r>
            <w:r w:rsidRPr="00ED1A50">
              <w:rPr>
                <w:rFonts w:ascii="함초롬바탕" w:eastAsia="함초롬바탕" w:hAnsi="함초롬바탕" w:cs="함초롬바탕"/>
                <w:kern w:val="0"/>
                <w:sz w:val="22"/>
                <w:szCs w:val="28"/>
              </w:rPr>
              <w:t xml:space="preserve"> 중순위 대출원금에 대한 이자</w:t>
            </w:r>
          </w:p>
          <w:p w14:paraId="625E4BB3" w14:textId="383CEA7A" w:rsidR="007F3546"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⑧</w:t>
            </w:r>
            <w:r w:rsidRPr="00ED1A50">
              <w:rPr>
                <w:rFonts w:ascii="함초롬바탕" w:eastAsia="함초롬바탕" w:hAnsi="함초롬바탕" w:cs="함초롬바탕"/>
                <w:kern w:val="0"/>
                <w:sz w:val="22"/>
                <w:szCs w:val="28"/>
              </w:rPr>
              <w:t xml:space="preserve"> 중순위 대출원금</w:t>
            </w:r>
          </w:p>
        </w:tc>
      </w:tr>
      <w:tr w:rsidR="007F3546" w:rsidRPr="00EE1148" w14:paraId="1A05032C" w14:textId="77777777" w:rsidTr="00332C85">
        <w:trPr>
          <w:trHeight w:val="54"/>
        </w:trPr>
        <w:tc>
          <w:tcPr>
            <w:tcW w:w="867" w:type="pct"/>
            <w:vAlign w:val="center"/>
          </w:tcPr>
          <w:p w14:paraId="0A4B0304" w14:textId="4AC07283"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lastRenderedPageBreak/>
              <w:t>재판관활</w:t>
            </w:r>
          </w:p>
        </w:tc>
        <w:tc>
          <w:tcPr>
            <w:tcW w:w="4133" w:type="pct"/>
            <w:vAlign w:val="center"/>
          </w:tcPr>
          <w:p w14:paraId="7ABF5AA2" w14:textId="406B0525" w:rsidR="007F3546" w:rsidRPr="00ED1A50" w:rsidRDefault="001B35CE" w:rsidP="00D1682F">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서울중앙지방법원</w:t>
            </w:r>
          </w:p>
        </w:tc>
      </w:tr>
      <w:tr w:rsidR="007F3546" w:rsidRPr="00EE1148" w14:paraId="2B8FC613" w14:textId="77777777" w:rsidTr="00332C85">
        <w:trPr>
          <w:trHeight w:val="54"/>
        </w:trPr>
        <w:tc>
          <w:tcPr>
            <w:tcW w:w="867" w:type="pct"/>
            <w:vAlign w:val="center"/>
          </w:tcPr>
          <w:p w14:paraId="432E2807" w14:textId="20B6266E"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t>진술 및 보장</w:t>
            </w:r>
          </w:p>
        </w:tc>
        <w:tc>
          <w:tcPr>
            <w:tcW w:w="4133" w:type="pct"/>
            <w:vAlign w:val="center"/>
          </w:tcPr>
          <w:p w14:paraId="60969404" w14:textId="4BA898C9"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실사, 감정평가 등 제반 용역비용 차주 부담</w:t>
            </w:r>
          </w:p>
          <w:p w14:paraId="0BB94B14"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계약서 작성 등 법률비용 차주 부담</w:t>
            </w:r>
          </w:p>
          <w:p w14:paraId="5E81E7C6" w14:textId="77777777" w:rsidR="001B35CE" w:rsidRPr="00ED1A50" w:rsidRDefault="001B35CE"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담보설정비용(신탁등기, 보험 등) 및 대주 권리보전을 위해 필요한 비용 차주 부담</w:t>
            </w:r>
          </w:p>
          <w:p w14:paraId="5CC27859" w14:textId="38A588E5" w:rsidR="007F3546" w:rsidRPr="00ED1A50" w:rsidRDefault="001B35CE"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대출채권 회수를 위해 지출하는 비용(변호사 비용, 각종 수수료 등) 차주 부담</w:t>
            </w:r>
          </w:p>
        </w:tc>
      </w:tr>
      <w:tr w:rsidR="007F3546" w:rsidRPr="00EE1148" w14:paraId="1731445D" w14:textId="77777777" w:rsidTr="00332C85">
        <w:trPr>
          <w:trHeight w:val="54"/>
        </w:trPr>
        <w:tc>
          <w:tcPr>
            <w:tcW w:w="867" w:type="pct"/>
            <w:vAlign w:val="center"/>
          </w:tcPr>
          <w:p w14:paraId="3449BEC8" w14:textId="15143355"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t>비용</w:t>
            </w:r>
          </w:p>
        </w:tc>
        <w:tc>
          <w:tcPr>
            <w:tcW w:w="4133" w:type="pct"/>
            <w:vAlign w:val="center"/>
          </w:tcPr>
          <w:p w14:paraId="115EE8C2"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실사, 감정평가 등 제반 용역비용 차주 부담</w:t>
            </w:r>
          </w:p>
          <w:p w14:paraId="01141E97" w14:textId="77777777" w:rsidR="001B35CE" w:rsidRPr="00ED1A50" w:rsidRDefault="001B35CE" w:rsidP="001B35CE">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계약서 작성 등 법률비용 차주 부담</w:t>
            </w:r>
          </w:p>
          <w:p w14:paraId="7BE63E99" w14:textId="77777777" w:rsidR="001B35CE" w:rsidRPr="00ED1A50" w:rsidRDefault="001B35CE"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담보설정비용(담보신탁, 보험 등) 및 대주의 권리보전을 필요한 비용 차주 부담</w:t>
            </w:r>
          </w:p>
          <w:p w14:paraId="0C28E04B" w14:textId="4AFC792E" w:rsidR="007F3546" w:rsidRPr="00ED1A50" w:rsidRDefault="001B35CE"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대출채권 회수를 위해 지출하는 비용(변호사 비용, 각종 수수료 등) 차주 부담</w:t>
            </w:r>
          </w:p>
        </w:tc>
      </w:tr>
      <w:tr w:rsidR="007F3546" w:rsidRPr="00EE1148" w14:paraId="3A206CB6" w14:textId="77777777" w:rsidTr="00332C85">
        <w:trPr>
          <w:trHeight w:val="54"/>
        </w:trPr>
        <w:tc>
          <w:tcPr>
            <w:tcW w:w="867" w:type="pct"/>
            <w:vAlign w:val="center"/>
          </w:tcPr>
          <w:p w14:paraId="657FA5C1" w14:textId="08299ABB" w:rsidR="007F3546" w:rsidRPr="00ED1A50" w:rsidRDefault="007F3546"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t xml:space="preserve">기타 </w:t>
            </w:r>
          </w:p>
        </w:tc>
        <w:tc>
          <w:tcPr>
            <w:tcW w:w="4133" w:type="pct"/>
            <w:vAlign w:val="center"/>
          </w:tcPr>
          <w:p w14:paraId="6D06D4D9" w14:textId="62D91EAC" w:rsidR="007F3546" w:rsidRPr="00ED1A50" w:rsidRDefault="001B35CE" w:rsidP="00332C85">
            <w:pPr>
              <w:wordWrap/>
              <w:spacing w:after="0" w:line="240" w:lineRule="auto"/>
              <w:ind w:left="220" w:hangingChars="100" w:hanging="220"/>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Pr="00ED1A50">
              <w:rPr>
                <w:rFonts w:ascii="함초롬바탕" w:eastAsia="함초롬바탕" w:hAnsi="함초롬바탕" w:cs="함초롬바탕"/>
                <w:kern w:val="0"/>
                <w:sz w:val="22"/>
                <w:szCs w:val="28"/>
              </w:rPr>
              <w:t xml:space="preserve"> 본 Term Sheet은 협의 과정에서 변경될 수 있으며, 본 Term Sheet에 구체적으로 포함되지 않은 사항은 통상적인 국내 부동산펀드 대출 관행을 참조하여 약정서에 반영하기로 함</w:t>
            </w:r>
          </w:p>
        </w:tc>
      </w:tr>
      <w:tr w:rsidR="00D1761C" w:rsidRPr="00EE1148" w14:paraId="16A79728" w14:textId="77777777" w:rsidTr="008E2FE4">
        <w:trPr>
          <w:trHeight w:val="54"/>
        </w:trPr>
        <w:tc>
          <w:tcPr>
            <w:tcW w:w="867" w:type="pct"/>
            <w:vAlign w:val="center"/>
          </w:tcPr>
          <w:p w14:paraId="5EC34A2A" w14:textId="5DF0C46E" w:rsidR="00D1761C" w:rsidRPr="00ED1A50" w:rsidRDefault="00D1761C"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t>자금용도</w:t>
            </w:r>
          </w:p>
        </w:tc>
        <w:tc>
          <w:tcPr>
            <w:tcW w:w="4133" w:type="pct"/>
            <w:vAlign w:val="center"/>
          </w:tcPr>
          <w:p w14:paraId="05011C4E" w14:textId="6A379DB2" w:rsidR="00D1761C" w:rsidRPr="00ED1A50" w:rsidRDefault="00332C85" w:rsidP="00D1682F">
            <w:pPr>
              <w:wordWrap/>
              <w:spacing w:after="0" w:line="240" w:lineRule="auto"/>
              <w:jc w:val="left"/>
              <w:textAlignment w:val="baseline"/>
              <w:rPr>
                <w:rFonts w:ascii="함초롬바탕" w:eastAsia="함초롬바탕" w:hAnsi="함초롬바탕" w:cs="함초롬바탕"/>
                <w:sz w:val="22"/>
              </w:rPr>
            </w:pPr>
            <w:r w:rsidRPr="00ED1A50">
              <w:rPr>
                <w:rFonts w:ascii="함초롬바탕" w:eastAsia="함초롬바탕" w:hAnsi="함초롬바탕" w:cs="함초롬바탕" w:hint="eastAsia"/>
                <w:kern w:val="0"/>
                <w:sz w:val="22"/>
                <w:szCs w:val="28"/>
              </w:rPr>
              <w:t>•</w:t>
            </w:r>
            <w:r w:rsidR="007178DB" w:rsidRPr="00ED1A50">
              <w:rPr>
                <w:rFonts w:ascii="함초롬바탕" w:eastAsia="함초롬바탕" w:hAnsi="함초롬바탕" w:cs="함초롬바탕"/>
                <w:kern w:val="0"/>
                <w:sz w:val="22"/>
                <w:szCs w:val="28"/>
              </w:rPr>
              <w:t xml:space="preserve"> </w:t>
            </w:r>
            <w:r w:rsidR="00E219B8" w:rsidRPr="00ED1A50">
              <w:rPr>
                <w:rFonts w:ascii="함초롬바탕" w:eastAsia="함초롬바탕" w:hAnsi="함초롬바탕" w:cs="함초롬바탕" w:hint="eastAsia"/>
                <w:sz w:val="22"/>
              </w:rPr>
              <w:t xml:space="preserve">본건 투자대상 </w:t>
            </w:r>
            <w:r w:rsidR="007A019F" w:rsidRPr="00ED1A50">
              <w:rPr>
                <w:rFonts w:ascii="함초롬바탕" w:eastAsia="함초롬바탕" w:hAnsi="함초롬바탕" w:cs="함초롬바탕" w:hint="eastAsia"/>
                <w:sz w:val="22"/>
              </w:rPr>
              <w:t xml:space="preserve">매입 및 부대비용  </w:t>
            </w:r>
          </w:p>
        </w:tc>
      </w:tr>
      <w:tr w:rsidR="00D1761C" w:rsidRPr="00EE1148" w14:paraId="7F6280BC" w14:textId="77777777" w:rsidTr="008E2FE4">
        <w:trPr>
          <w:trHeight w:val="54"/>
        </w:trPr>
        <w:tc>
          <w:tcPr>
            <w:tcW w:w="867" w:type="pct"/>
            <w:vAlign w:val="center"/>
          </w:tcPr>
          <w:p w14:paraId="7494611F" w14:textId="7A291D0A" w:rsidR="00D1761C" w:rsidRPr="00ED1A50" w:rsidRDefault="00D1761C"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t>상환방법</w:t>
            </w:r>
          </w:p>
        </w:tc>
        <w:tc>
          <w:tcPr>
            <w:tcW w:w="4133" w:type="pct"/>
            <w:vAlign w:val="center"/>
          </w:tcPr>
          <w:p w14:paraId="7B5ED01A" w14:textId="7676D771" w:rsidR="00D1761C" w:rsidRPr="00ED1A50" w:rsidRDefault="00332C85" w:rsidP="00D1682F">
            <w:pPr>
              <w:wordWrap/>
              <w:spacing w:after="0" w:line="240" w:lineRule="auto"/>
              <w:jc w:val="left"/>
              <w:textAlignment w:val="baseline"/>
              <w:rPr>
                <w:rFonts w:ascii="함초롬바탕" w:eastAsia="함초롬바탕" w:hAnsi="함초롬바탕" w:cs="함초롬바탕"/>
                <w:sz w:val="22"/>
              </w:rPr>
            </w:pPr>
            <w:r w:rsidRPr="00ED1A50">
              <w:rPr>
                <w:rFonts w:ascii="함초롬바탕" w:eastAsia="함초롬바탕" w:hAnsi="함초롬바탕" w:cs="함초롬바탕" w:hint="eastAsia"/>
                <w:kern w:val="0"/>
                <w:sz w:val="22"/>
                <w:szCs w:val="28"/>
              </w:rPr>
              <w:t>•</w:t>
            </w:r>
            <w:r w:rsidR="007A019F" w:rsidRPr="00ED1A50">
              <w:rPr>
                <w:rFonts w:ascii="함초롬바탕" w:eastAsia="함초롬바탕" w:hAnsi="함초롬바탕" w:cs="함초롬바탕" w:hint="eastAsia"/>
                <w:sz w:val="22"/>
              </w:rPr>
              <w:t xml:space="preserve"> 만기일시상환 </w:t>
            </w:r>
          </w:p>
        </w:tc>
      </w:tr>
      <w:tr w:rsidR="008E2FE4" w:rsidRPr="00EE1148" w14:paraId="77C99FA6" w14:textId="77777777" w:rsidTr="008E2FE4">
        <w:trPr>
          <w:trHeight w:val="54"/>
        </w:trPr>
        <w:tc>
          <w:tcPr>
            <w:tcW w:w="867" w:type="pct"/>
            <w:vAlign w:val="center"/>
          </w:tcPr>
          <w:p w14:paraId="6822A5BA" w14:textId="7B51995C" w:rsidR="008E2FE4" w:rsidRPr="00ED1A50" w:rsidRDefault="008E2FE4" w:rsidP="00D1682F">
            <w:pPr>
              <w:wordWrap/>
              <w:adjustRightInd w:val="0"/>
              <w:snapToGrid w:val="0"/>
              <w:spacing w:after="0" w:line="240" w:lineRule="auto"/>
              <w:jc w:val="center"/>
              <w:rPr>
                <w:rFonts w:ascii="함초롬바탕" w:eastAsia="함초롬바탕" w:hAnsi="함초롬바탕" w:cs="함초롬바탕"/>
                <w:sz w:val="22"/>
              </w:rPr>
            </w:pPr>
            <w:r w:rsidRPr="00ED1A50">
              <w:rPr>
                <w:rFonts w:ascii="함초롬바탕" w:eastAsia="함초롬바탕" w:hAnsi="함초롬바탕" w:cs="함초롬바탕" w:hint="eastAsia"/>
                <w:sz w:val="22"/>
              </w:rPr>
              <w:t>담보신탁사</w:t>
            </w:r>
          </w:p>
        </w:tc>
        <w:tc>
          <w:tcPr>
            <w:tcW w:w="4133" w:type="pct"/>
            <w:vAlign w:val="center"/>
          </w:tcPr>
          <w:p w14:paraId="143CB3C7" w14:textId="63AA8A0C" w:rsidR="008E2FE4" w:rsidRPr="00ED1A50" w:rsidRDefault="00332C85" w:rsidP="00D1682F">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008E2FE4" w:rsidRPr="00ED1A50">
              <w:rPr>
                <w:rFonts w:ascii="함초롬바탕" w:eastAsia="함초롬바탕" w:hAnsi="함초롬바탕" w:cs="함초롬바탕"/>
                <w:kern w:val="0"/>
                <w:sz w:val="22"/>
                <w:szCs w:val="28"/>
              </w:rPr>
              <w:t xml:space="preserve"> </w:t>
            </w:r>
            <w:r w:rsidR="008E2FE4" w:rsidRPr="00ED1A50">
              <w:rPr>
                <w:rFonts w:ascii="함초롬바탕" w:eastAsia="함초롬바탕" w:hAnsi="함초롬바탕" w:cs="함초롬바탕" w:hint="eastAsia"/>
                <w:sz w:val="22"/>
              </w:rPr>
              <w:t>선정 예정 (3개 기관 비딩 중)</w:t>
            </w:r>
          </w:p>
        </w:tc>
      </w:tr>
    </w:tbl>
    <w:p w14:paraId="310CB06F" w14:textId="08B41897" w:rsidR="008E2FE4" w:rsidRPr="00332C85" w:rsidRDefault="008E2FE4">
      <w:pPr>
        <w:widowControl/>
        <w:wordWrap/>
        <w:autoSpaceDE/>
        <w:autoSpaceDN/>
        <w:rPr>
          <w:rFonts w:ascii="함초롬바탕" w:eastAsia="함초롬바탕" w:hAnsi="함초롬바탕" w:cs="함초롬바탕"/>
          <w:b/>
          <w:sz w:val="28"/>
          <w:szCs w:val="28"/>
        </w:rPr>
      </w:pPr>
    </w:p>
    <w:p w14:paraId="00200345" w14:textId="672A1A32" w:rsidR="007F3546" w:rsidRDefault="007F3546">
      <w:pPr>
        <w:widowControl/>
        <w:wordWrap/>
        <w:autoSpaceDE/>
        <w:autoSpaceDN/>
        <w:rPr>
          <w:rFonts w:ascii="함초롬바탕" w:eastAsia="함초롬바탕" w:hAnsi="함초롬바탕" w:cs="함초롬바탕"/>
          <w:b/>
          <w:sz w:val="28"/>
          <w:szCs w:val="28"/>
        </w:rPr>
      </w:pPr>
    </w:p>
    <w:p w14:paraId="553BEFD8" w14:textId="776D071C" w:rsidR="007F3546" w:rsidRDefault="007F3546">
      <w:pPr>
        <w:widowControl/>
        <w:wordWrap/>
        <w:autoSpaceDE/>
        <w:autoSpaceDN/>
        <w:rPr>
          <w:rFonts w:ascii="함초롬바탕" w:eastAsia="함초롬바탕" w:hAnsi="함초롬바탕" w:cs="함초롬바탕"/>
          <w:b/>
          <w:sz w:val="28"/>
          <w:szCs w:val="28"/>
        </w:rPr>
      </w:pPr>
    </w:p>
    <w:p w14:paraId="2CB6AE9D" w14:textId="523C3D8C" w:rsidR="007F3546" w:rsidRDefault="007F3546">
      <w:pPr>
        <w:widowControl/>
        <w:wordWrap/>
        <w:autoSpaceDE/>
        <w:autoSpaceDN/>
        <w:rPr>
          <w:rFonts w:ascii="함초롬바탕" w:eastAsia="함초롬바탕" w:hAnsi="함초롬바탕" w:cs="함초롬바탕"/>
          <w:b/>
          <w:sz w:val="28"/>
          <w:szCs w:val="28"/>
        </w:rPr>
      </w:pPr>
    </w:p>
    <w:p w14:paraId="44493334" w14:textId="473E3C97" w:rsidR="00253C54" w:rsidRDefault="00253C54">
      <w:pPr>
        <w:widowControl/>
        <w:wordWrap/>
        <w:autoSpaceDE/>
        <w:autoSpaceDN/>
        <w:rPr>
          <w:rFonts w:ascii="함초롬바탕" w:eastAsia="함초롬바탕" w:hAnsi="함초롬바탕" w:cs="함초롬바탕"/>
          <w:b/>
          <w:sz w:val="28"/>
          <w:szCs w:val="28"/>
        </w:rPr>
      </w:pPr>
    </w:p>
    <w:p w14:paraId="29956088" w14:textId="1107E44B" w:rsidR="007F3546" w:rsidRPr="00253C54" w:rsidRDefault="00253C54" w:rsidP="00524793">
      <w:pPr>
        <w:pStyle w:val="a5"/>
        <w:widowControl/>
        <w:numPr>
          <w:ilvl w:val="0"/>
          <w:numId w:val="38"/>
        </w:numPr>
        <w:wordWrap/>
        <w:autoSpaceDE/>
        <w:autoSpaceDN/>
        <w:spacing w:after="0" w:line="240" w:lineRule="auto"/>
        <w:ind w:leftChars="0"/>
        <w:textAlignment w:val="baseline"/>
        <w:rPr>
          <w:rFonts w:ascii="함초롬바탕" w:eastAsia="함초롬바탕" w:hAnsi="함초롬바탕" w:cs="함초롬바탕"/>
          <w:b/>
          <w:sz w:val="28"/>
          <w:szCs w:val="28"/>
        </w:rPr>
      </w:pPr>
      <w:r w:rsidRPr="00253C54">
        <w:rPr>
          <w:rFonts w:ascii="함초롬바탕" w:eastAsia="함초롬바탕" w:hAnsi="함초롬바탕" w:cs="함초롬바탕" w:hint="eastAsia"/>
          <w:b/>
          <w:kern w:val="0"/>
          <w:sz w:val="28"/>
          <w:szCs w:val="28"/>
        </w:rPr>
        <w:lastRenderedPageBreak/>
        <w:t>금융개요</w:t>
      </w:r>
      <w:r>
        <w:rPr>
          <w:rFonts w:ascii="함초롬바탕" w:eastAsia="함초롬바탕" w:hAnsi="함초롬바탕" w:cs="함초롬바탕" w:hint="eastAsia"/>
          <w:b/>
          <w:kern w:val="0"/>
          <w:sz w:val="28"/>
          <w:szCs w:val="28"/>
        </w:rPr>
        <w:t>(</w:t>
      </w:r>
      <w:r w:rsidR="007F3546" w:rsidRPr="00253C54">
        <w:rPr>
          <w:rFonts w:ascii="함초롬바탕" w:eastAsia="함초롬바탕" w:hAnsi="함초롬바탕" w:cs="함초롬바탕" w:hint="eastAsia"/>
          <w:b/>
          <w:sz w:val="28"/>
          <w:szCs w:val="28"/>
        </w:rPr>
        <w:t>에쿼티</w:t>
      </w:r>
      <w:r>
        <w:rPr>
          <w:rFonts w:ascii="함초롬바탕" w:eastAsia="함초롬바탕" w:hAnsi="함초롬바탕" w:cs="함초롬바탕" w:hint="eastAsia"/>
          <w:b/>
          <w:sz w:val="28"/>
          <w:szCs w:val="28"/>
        </w:rPr>
        <w:t>)</w:t>
      </w:r>
      <w:r w:rsidR="007F3546" w:rsidRPr="00253C54">
        <w:rPr>
          <w:rFonts w:ascii="함초롬바탕" w:eastAsia="함초롬바탕" w:hAnsi="함초롬바탕" w:cs="함초롬바탕" w:hint="eastAsia"/>
          <w:b/>
          <w:sz w:val="28"/>
          <w:szCs w:val="28"/>
        </w:rPr>
        <w:t xml:space="preserve"> </w:t>
      </w:r>
    </w:p>
    <w:tbl>
      <w:tblPr>
        <w:tblW w:w="5000" w:type="pct"/>
        <w:tblBorders>
          <w:top w:val="single" w:sz="4" w:space="0" w:color="auto"/>
          <w:bottom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71"/>
        <w:gridCol w:w="7967"/>
      </w:tblGrid>
      <w:tr w:rsidR="007F3546" w:rsidRPr="00EE1148" w:rsidDel="009D14A7" w14:paraId="36BF49A2" w14:textId="77777777" w:rsidTr="00524793">
        <w:trPr>
          <w:trHeight w:val="397"/>
        </w:trPr>
        <w:tc>
          <w:tcPr>
            <w:tcW w:w="867" w:type="pct"/>
            <w:shd w:val="clear" w:color="auto" w:fill="EEECE1" w:themeFill="background2"/>
            <w:vAlign w:val="center"/>
          </w:tcPr>
          <w:p w14:paraId="4F45B4EF" w14:textId="77777777" w:rsidR="007F3546" w:rsidRPr="006E1854" w:rsidRDefault="007F3546" w:rsidP="00524793">
            <w:pPr>
              <w:wordWrap/>
              <w:adjustRightInd w:val="0"/>
              <w:snapToGrid w:val="0"/>
              <w:spacing w:after="0" w:line="240" w:lineRule="auto"/>
              <w:jc w:val="center"/>
              <w:rPr>
                <w:rFonts w:ascii="함초롬바탕" w:eastAsia="함초롬바탕" w:hAnsi="함초롬바탕" w:cs="함초롬바탕"/>
                <w:sz w:val="22"/>
              </w:rPr>
            </w:pPr>
            <w:r w:rsidRPr="006E1854">
              <w:rPr>
                <w:rFonts w:ascii="함초롬바탕" w:eastAsia="함초롬바탕" w:hAnsi="함초롬바탕" w:cs="함초롬바탕" w:hint="eastAsia"/>
                <w:sz w:val="22"/>
              </w:rPr>
              <w:t>구분</w:t>
            </w:r>
          </w:p>
        </w:tc>
        <w:tc>
          <w:tcPr>
            <w:tcW w:w="4133" w:type="pct"/>
            <w:shd w:val="clear" w:color="auto" w:fill="EEECE1" w:themeFill="background2"/>
            <w:vAlign w:val="center"/>
          </w:tcPr>
          <w:p w14:paraId="403B1C73" w14:textId="77777777" w:rsidR="007F3546" w:rsidRPr="006E1854" w:rsidDel="009D14A7" w:rsidRDefault="007F3546" w:rsidP="00524793">
            <w:pPr>
              <w:wordWrap/>
              <w:adjustRightInd w:val="0"/>
              <w:snapToGrid w:val="0"/>
              <w:spacing w:after="0" w:line="240" w:lineRule="auto"/>
              <w:jc w:val="center"/>
              <w:rPr>
                <w:rFonts w:ascii="함초롬바탕" w:eastAsia="함초롬바탕" w:hAnsi="함초롬바탕" w:cs="함초롬바탕"/>
                <w:bCs/>
                <w:sz w:val="22"/>
              </w:rPr>
            </w:pPr>
            <w:r w:rsidRPr="006E1854">
              <w:rPr>
                <w:rFonts w:ascii="함초롬바탕" w:eastAsia="함초롬바탕" w:hAnsi="함초롬바탕" w:cs="함초롬바탕" w:hint="eastAsia"/>
                <w:bCs/>
                <w:sz w:val="22"/>
              </w:rPr>
              <w:t>내용</w:t>
            </w:r>
          </w:p>
        </w:tc>
      </w:tr>
      <w:tr w:rsidR="007F3546" w:rsidRPr="00EE1148" w14:paraId="314C7962" w14:textId="77777777" w:rsidTr="00524793">
        <w:trPr>
          <w:trHeight w:val="54"/>
        </w:trPr>
        <w:tc>
          <w:tcPr>
            <w:tcW w:w="867" w:type="pct"/>
            <w:vAlign w:val="center"/>
          </w:tcPr>
          <w:p w14:paraId="6378AE3B" w14:textId="77777777" w:rsidR="007F3546" w:rsidRPr="00EE1148" w:rsidRDefault="007F3546" w:rsidP="00524793">
            <w:pPr>
              <w:wordWrap/>
              <w:adjustRightInd w:val="0"/>
              <w:snapToGrid w:val="0"/>
              <w:spacing w:after="0" w:line="240" w:lineRule="auto"/>
              <w:jc w:val="center"/>
              <w:rPr>
                <w:rFonts w:ascii="함초롬바탕" w:eastAsia="함초롬바탕" w:hAnsi="함초롬바탕" w:cs="함초롬바탕"/>
                <w:sz w:val="22"/>
              </w:rPr>
            </w:pPr>
            <w:r w:rsidRPr="00EE1148">
              <w:rPr>
                <w:rFonts w:ascii="함초롬바탕" w:eastAsia="함초롬바탕" w:hAnsi="함초롬바탕" w:cs="함초롬바탕" w:hint="eastAsia"/>
                <w:sz w:val="22"/>
              </w:rPr>
              <w:t>거래종류</w:t>
            </w:r>
          </w:p>
        </w:tc>
        <w:tc>
          <w:tcPr>
            <w:tcW w:w="4133" w:type="pct"/>
            <w:vAlign w:val="center"/>
          </w:tcPr>
          <w:p w14:paraId="27C0FA3B" w14:textId="6A7175E3" w:rsidR="007F3546" w:rsidRPr="00F921E2" w:rsidRDefault="00253C54" w:rsidP="00524793">
            <w:pPr>
              <w:wordWrap/>
              <w:adjustRightInd w:val="0"/>
              <w:snapToGrid w:val="0"/>
              <w:spacing w:after="0" w:line="240" w:lineRule="auto"/>
              <w:rPr>
                <w:rFonts w:ascii="함초롬바탕" w:eastAsia="함초롬바탕" w:hAnsi="함초롬바탕" w:cs="함초롬바탕"/>
                <w:bCs/>
                <w:sz w:val="22"/>
              </w:rPr>
            </w:pPr>
            <w:r w:rsidRPr="00ED1A50">
              <w:rPr>
                <w:rFonts w:ascii="함초롬바탕" w:eastAsia="함초롬바탕" w:hAnsi="함초롬바탕" w:cs="함초롬바탕" w:hint="eastAsia"/>
                <w:kern w:val="0"/>
                <w:sz w:val="22"/>
                <w:szCs w:val="28"/>
              </w:rPr>
              <w:t>•</w:t>
            </w:r>
            <w:r w:rsidR="007F3546" w:rsidRPr="00F921E2">
              <w:rPr>
                <w:rFonts w:ascii="함초롬바탕" w:eastAsia="함초롬바탕" w:hAnsi="함초롬바탕" w:cs="함초롬바탕" w:hint="eastAsia"/>
                <w:sz w:val="22"/>
              </w:rPr>
              <w:t xml:space="preserve"> </w:t>
            </w:r>
            <w:r w:rsidR="007F3546">
              <w:rPr>
                <w:rFonts w:ascii="함초롬바탕" w:eastAsia="함초롬바탕" w:hAnsi="함초롬바탕" w:cs="함초롬바탕" w:hint="eastAsia"/>
                <w:sz w:val="22"/>
              </w:rPr>
              <w:t>비상장주식</w:t>
            </w:r>
          </w:p>
        </w:tc>
      </w:tr>
      <w:tr w:rsidR="007F3546" w:rsidRPr="00EE1148" w14:paraId="5A932133" w14:textId="77777777" w:rsidTr="00524793">
        <w:trPr>
          <w:trHeight w:val="54"/>
        </w:trPr>
        <w:tc>
          <w:tcPr>
            <w:tcW w:w="867" w:type="pct"/>
            <w:vAlign w:val="center"/>
          </w:tcPr>
          <w:p w14:paraId="5DD9772C" w14:textId="77777777" w:rsidR="007F3546" w:rsidRPr="00C205F0" w:rsidRDefault="007F3546" w:rsidP="00524793">
            <w:pPr>
              <w:wordWrap/>
              <w:adjustRightInd w:val="0"/>
              <w:snapToGrid w:val="0"/>
              <w:spacing w:after="0" w:line="240" w:lineRule="auto"/>
              <w:jc w:val="center"/>
              <w:rPr>
                <w:rFonts w:ascii="함초롬바탕" w:eastAsia="함초롬바탕" w:hAnsi="함초롬바탕" w:cs="함초롬바탕"/>
                <w:sz w:val="22"/>
              </w:rPr>
            </w:pPr>
            <w:r w:rsidRPr="00C205F0">
              <w:rPr>
                <w:rFonts w:ascii="함초롬바탕" w:eastAsia="함초롬바탕" w:hAnsi="함초롬바탕" w:cs="함초롬바탕" w:hint="eastAsia"/>
                <w:sz w:val="22"/>
              </w:rPr>
              <w:t>신청구분</w:t>
            </w:r>
          </w:p>
        </w:tc>
        <w:tc>
          <w:tcPr>
            <w:tcW w:w="4133" w:type="pct"/>
            <w:vAlign w:val="center"/>
          </w:tcPr>
          <w:p w14:paraId="7ABDB344" w14:textId="169F2A6D" w:rsidR="007F3546" w:rsidRPr="00C205F0" w:rsidRDefault="00253C54" w:rsidP="00524793">
            <w:pPr>
              <w:wordWrap/>
              <w:adjustRightInd w:val="0"/>
              <w:snapToGrid w:val="0"/>
              <w:spacing w:after="0" w:line="240" w:lineRule="auto"/>
              <w:rPr>
                <w:rFonts w:ascii="함초롬바탕" w:eastAsia="함초롬바탕" w:hAnsi="함초롬바탕" w:cs="함초롬바탕"/>
                <w:sz w:val="22"/>
              </w:rPr>
            </w:pPr>
            <w:r w:rsidRPr="00ED1A50">
              <w:rPr>
                <w:rFonts w:ascii="함초롬바탕" w:eastAsia="함초롬바탕" w:hAnsi="함초롬바탕" w:cs="함초롬바탕" w:hint="eastAsia"/>
                <w:kern w:val="0"/>
                <w:sz w:val="22"/>
                <w:szCs w:val="28"/>
              </w:rPr>
              <w:t>•</w:t>
            </w:r>
            <w:r w:rsidR="007F3546" w:rsidRPr="00C205F0">
              <w:rPr>
                <w:rFonts w:ascii="함초롬바탕" w:eastAsia="함초롬바탕" w:hAnsi="함초롬바탕" w:cs="함초롬바탕" w:hint="eastAsia"/>
                <w:sz w:val="22"/>
              </w:rPr>
              <w:t xml:space="preserve"> </w:t>
            </w:r>
            <w:r w:rsidR="007F3546" w:rsidRPr="00C205F0">
              <w:rPr>
                <w:rFonts w:ascii="함초롬바탕" w:eastAsia="함초롬바탕" w:hAnsi="함초롬바탕" w:cs="함초롬바탕" w:hint="eastAsia"/>
                <w:bCs/>
                <w:sz w:val="22"/>
              </w:rPr>
              <w:t>신규</w:t>
            </w:r>
          </w:p>
        </w:tc>
      </w:tr>
      <w:tr w:rsidR="007F3546" w:rsidRPr="00EE1148" w14:paraId="2B9FA5B2" w14:textId="77777777" w:rsidTr="00524793">
        <w:trPr>
          <w:trHeight w:val="54"/>
        </w:trPr>
        <w:tc>
          <w:tcPr>
            <w:tcW w:w="867" w:type="pct"/>
            <w:vAlign w:val="center"/>
          </w:tcPr>
          <w:p w14:paraId="596D9823" w14:textId="77777777" w:rsidR="007F3546" w:rsidRPr="00C205F0" w:rsidRDefault="007F3546" w:rsidP="00524793">
            <w:pPr>
              <w:wordWrap/>
              <w:adjustRightInd w:val="0"/>
              <w:snapToGrid w:val="0"/>
              <w:spacing w:after="0" w:line="240" w:lineRule="auto"/>
              <w:jc w:val="center"/>
              <w:rPr>
                <w:rFonts w:ascii="함초롬바탕" w:eastAsia="함초롬바탕" w:hAnsi="함초롬바탕" w:cs="함초롬바탕"/>
                <w:sz w:val="22"/>
              </w:rPr>
            </w:pPr>
            <w:r w:rsidRPr="00C205F0">
              <w:rPr>
                <w:rFonts w:ascii="함초롬바탕" w:eastAsia="함초롬바탕" w:hAnsi="함초롬바탕" w:cs="함초롬바탕" w:hint="eastAsia"/>
                <w:sz w:val="22"/>
              </w:rPr>
              <w:t>차주명</w:t>
            </w:r>
          </w:p>
        </w:tc>
        <w:tc>
          <w:tcPr>
            <w:tcW w:w="4133" w:type="pct"/>
            <w:vAlign w:val="center"/>
          </w:tcPr>
          <w:p w14:paraId="5C726528" w14:textId="60CBF3FA" w:rsidR="007F3546" w:rsidRPr="00C205F0" w:rsidRDefault="00253C54" w:rsidP="00524793">
            <w:pPr>
              <w:wordWrap/>
              <w:adjustRightInd w:val="0"/>
              <w:snapToGrid w:val="0"/>
              <w:spacing w:after="0" w:line="240" w:lineRule="auto"/>
              <w:rPr>
                <w:rFonts w:ascii="함초롬바탕" w:eastAsia="함초롬바탕" w:hAnsi="함초롬바탕" w:cs="함초롬바탕"/>
                <w:bCs/>
                <w:sz w:val="22"/>
              </w:rPr>
            </w:pPr>
            <w:r w:rsidRPr="00ED1A50">
              <w:rPr>
                <w:rFonts w:ascii="함초롬바탕" w:eastAsia="함초롬바탕" w:hAnsi="함초롬바탕" w:cs="함초롬바탕" w:hint="eastAsia"/>
                <w:kern w:val="0"/>
                <w:sz w:val="22"/>
                <w:szCs w:val="28"/>
              </w:rPr>
              <w:t>•</w:t>
            </w:r>
            <w:r w:rsidR="007F3546" w:rsidRPr="00C205F0">
              <w:rPr>
                <w:rFonts w:ascii="함초롬바탕" w:eastAsia="함초롬바탕" w:hAnsi="함초롬바탕" w:cs="함초롬바탕"/>
                <w:kern w:val="0"/>
                <w:sz w:val="22"/>
              </w:rPr>
              <w:t xml:space="preserve"> </w:t>
            </w:r>
            <w:r w:rsidR="007F3546">
              <w:rPr>
                <w:rFonts w:ascii="함초롬바탕" w:eastAsia="함초롬바탕" w:hAnsi="함초롬바탕" w:cs="함초롬바탕" w:hint="eastAsia"/>
                <w:kern w:val="0"/>
                <w:sz w:val="22"/>
              </w:rPr>
              <w:t>(주)</w:t>
            </w:r>
            <w:r w:rsidR="001B35CE">
              <w:rPr>
                <w:rFonts w:ascii="함초롬바탕" w:eastAsia="함초롬바탕" w:hAnsi="함초롬바탕" w:cs="함초롬바탕" w:hint="eastAsia"/>
                <w:kern w:val="0"/>
                <w:sz w:val="22"/>
              </w:rPr>
              <w:t>코람코라이프로지스위탁관리부동산투자회</w:t>
            </w:r>
            <w:r w:rsidR="001B35CE" w:rsidRPr="00C205F0">
              <w:rPr>
                <w:rFonts w:ascii="함초롬바탕" w:eastAsia="함초롬바탕" w:hAnsi="함초롬바탕" w:cs="함초롬바탕" w:hint="eastAsia"/>
                <w:kern w:val="0"/>
                <w:sz w:val="22"/>
              </w:rPr>
              <w:t>사</w:t>
            </w:r>
            <w:r w:rsidR="007F3546">
              <w:rPr>
                <w:rFonts w:ascii="함초롬바탕" w:eastAsia="함초롬바탕" w:hAnsi="함초롬바탕" w:cs="함초롬바탕" w:hint="eastAsia"/>
                <w:kern w:val="0"/>
                <w:sz w:val="22"/>
              </w:rPr>
              <w:t xml:space="preserve"> </w:t>
            </w:r>
            <w:r w:rsidR="007F3546">
              <w:rPr>
                <w:rFonts w:ascii="함초롬바탕" w:eastAsia="함초롬바탕" w:hAnsi="함초롬바탕" w:cs="함초롬바탕"/>
                <w:kern w:val="0"/>
                <w:sz w:val="22"/>
              </w:rPr>
              <w:t>(</w:t>
            </w:r>
            <w:r w:rsidR="007F3546">
              <w:rPr>
                <w:rFonts w:ascii="함초롬바탕" w:eastAsia="함초롬바탕" w:hAnsi="함초롬바탕" w:cs="함초롬바탕" w:hint="eastAsia"/>
                <w:kern w:val="0"/>
                <w:sz w:val="22"/>
              </w:rPr>
              <w:t>설립예정)</w:t>
            </w:r>
          </w:p>
        </w:tc>
      </w:tr>
      <w:tr w:rsidR="007F3546" w:rsidRPr="00EE1148" w14:paraId="5F988F1A" w14:textId="77777777" w:rsidTr="00524793">
        <w:trPr>
          <w:trHeight w:val="54"/>
        </w:trPr>
        <w:tc>
          <w:tcPr>
            <w:tcW w:w="867" w:type="pct"/>
            <w:vAlign w:val="center"/>
          </w:tcPr>
          <w:p w14:paraId="26A4624D" w14:textId="77777777" w:rsidR="007F3546" w:rsidRPr="00C205F0" w:rsidRDefault="007F3546" w:rsidP="00524793">
            <w:pPr>
              <w:wordWrap/>
              <w:adjustRightInd w:val="0"/>
              <w:snapToGrid w:val="0"/>
              <w:spacing w:after="0" w:line="240" w:lineRule="auto"/>
              <w:jc w:val="center"/>
              <w:rPr>
                <w:rFonts w:ascii="함초롬바탕" w:eastAsia="함초롬바탕" w:hAnsi="함초롬바탕" w:cs="함초롬바탕"/>
                <w:sz w:val="22"/>
              </w:rPr>
            </w:pPr>
            <w:r w:rsidRPr="00C205F0">
              <w:rPr>
                <w:rFonts w:ascii="함초롬바탕" w:eastAsia="함초롬바탕" w:hAnsi="함초롬바탕" w:cs="함초롬바탕" w:hint="eastAsia"/>
                <w:sz w:val="22"/>
              </w:rPr>
              <w:t>AMC</w:t>
            </w:r>
          </w:p>
        </w:tc>
        <w:tc>
          <w:tcPr>
            <w:tcW w:w="4133" w:type="pct"/>
            <w:vAlign w:val="center"/>
          </w:tcPr>
          <w:p w14:paraId="0B5BE623" w14:textId="5420BCB4" w:rsidR="007F3546" w:rsidRPr="00C205F0" w:rsidRDefault="00253C54" w:rsidP="00524793">
            <w:pPr>
              <w:wordWrap/>
              <w:adjustRightInd w:val="0"/>
              <w:snapToGrid w:val="0"/>
              <w:spacing w:after="0" w:line="240" w:lineRule="auto"/>
              <w:rPr>
                <w:rFonts w:ascii="함초롬바탕" w:eastAsia="함초롬바탕" w:hAnsi="함초롬바탕" w:cs="함초롬바탕"/>
                <w:sz w:val="22"/>
              </w:rPr>
            </w:pPr>
            <w:r w:rsidRPr="00ED1A50">
              <w:rPr>
                <w:rFonts w:ascii="함초롬바탕" w:eastAsia="함초롬바탕" w:hAnsi="함초롬바탕" w:cs="함초롬바탕" w:hint="eastAsia"/>
                <w:kern w:val="0"/>
                <w:sz w:val="22"/>
                <w:szCs w:val="28"/>
              </w:rPr>
              <w:t>•</w:t>
            </w:r>
            <w:r w:rsidR="007F3546" w:rsidRPr="00C205F0">
              <w:rPr>
                <w:rFonts w:ascii="함초롬바탕" w:eastAsia="함초롬바탕" w:hAnsi="함초롬바탕" w:cs="함초롬바탕" w:hint="eastAsia"/>
                <w:sz w:val="22"/>
              </w:rPr>
              <w:t xml:space="preserve"> </w:t>
            </w:r>
            <w:r w:rsidR="007F3546">
              <w:rPr>
                <w:rFonts w:ascii="함초롬바탕" w:eastAsia="함초롬바탕" w:hAnsi="함초롬바탕" w:cs="함초롬바탕"/>
                <w:sz w:val="22"/>
              </w:rPr>
              <w:t>(</w:t>
            </w:r>
            <w:r w:rsidR="007F3546">
              <w:rPr>
                <w:rFonts w:ascii="함초롬바탕" w:eastAsia="함초롬바탕" w:hAnsi="함초롬바탕" w:cs="함초롬바탕" w:hint="eastAsia"/>
                <w:sz w:val="22"/>
              </w:rPr>
              <w:t>주)</w:t>
            </w:r>
            <w:r w:rsidR="007F3546" w:rsidRPr="00C205F0">
              <w:rPr>
                <w:rFonts w:ascii="함초롬바탕" w:eastAsia="함초롬바탕" w:hAnsi="함초롬바탕" w:cs="함초롬바탕" w:hint="eastAsia"/>
                <w:sz w:val="22"/>
              </w:rPr>
              <w:t>코람코자산신탁</w:t>
            </w:r>
          </w:p>
        </w:tc>
      </w:tr>
      <w:tr w:rsidR="007F3546" w:rsidRPr="00EE1148" w14:paraId="5D035CE8" w14:textId="77777777" w:rsidTr="00524793">
        <w:trPr>
          <w:trHeight w:val="54"/>
        </w:trPr>
        <w:tc>
          <w:tcPr>
            <w:tcW w:w="867" w:type="pct"/>
            <w:vAlign w:val="center"/>
          </w:tcPr>
          <w:p w14:paraId="7AB6AFBC" w14:textId="77777777" w:rsidR="007F3546" w:rsidRPr="00C205F0" w:rsidRDefault="007F3546" w:rsidP="00524793">
            <w:pPr>
              <w:wordWrap/>
              <w:adjustRightInd w:val="0"/>
              <w:snapToGrid w:val="0"/>
              <w:spacing w:after="0" w:line="240" w:lineRule="auto"/>
              <w:jc w:val="center"/>
              <w:rPr>
                <w:rFonts w:ascii="함초롬바탕" w:eastAsia="함초롬바탕" w:hAnsi="함초롬바탕" w:cs="함초롬바탕"/>
                <w:sz w:val="22"/>
              </w:rPr>
            </w:pPr>
            <w:r w:rsidRPr="00C205F0">
              <w:rPr>
                <w:rFonts w:ascii="함초롬바탕" w:eastAsia="함초롬바탕" w:hAnsi="함초롬바탕" w:cs="함초롬바탕" w:hint="eastAsia"/>
                <w:sz w:val="22"/>
              </w:rPr>
              <w:t xml:space="preserve">투자대상 </w:t>
            </w:r>
          </w:p>
        </w:tc>
        <w:tc>
          <w:tcPr>
            <w:tcW w:w="4133" w:type="pct"/>
            <w:vAlign w:val="center"/>
          </w:tcPr>
          <w:p w14:paraId="4D80B097" w14:textId="5F7E5F2C" w:rsidR="007F3546" w:rsidRPr="00C205F0" w:rsidRDefault="00253C54" w:rsidP="00524793">
            <w:pPr>
              <w:wordWrap/>
              <w:adjustRightInd w:val="0"/>
              <w:snapToGrid w:val="0"/>
              <w:spacing w:after="0" w:line="240" w:lineRule="auto"/>
              <w:rPr>
                <w:rFonts w:ascii="함초롬바탕" w:eastAsia="함초롬바탕" w:hAnsi="함초롬바탕" w:cs="함초롬바탕"/>
                <w:sz w:val="22"/>
              </w:rPr>
            </w:pPr>
            <w:r w:rsidRPr="00ED1A50">
              <w:rPr>
                <w:rFonts w:ascii="함초롬바탕" w:eastAsia="함초롬바탕" w:hAnsi="함초롬바탕" w:cs="함초롬바탕" w:hint="eastAsia"/>
                <w:kern w:val="0"/>
                <w:sz w:val="22"/>
                <w:szCs w:val="28"/>
              </w:rPr>
              <w:t>•</w:t>
            </w:r>
            <w:r w:rsidR="007F3546" w:rsidRPr="00C205F0">
              <w:rPr>
                <w:rFonts w:ascii="함초롬바탕" w:eastAsia="함초롬바탕" w:hAnsi="함초롬바탕" w:cs="함초롬바탕" w:hint="eastAsia"/>
                <w:sz w:val="22"/>
              </w:rPr>
              <w:t xml:space="preserve"> 경기도 안양시 동안구 관양동 </w:t>
            </w:r>
            <w:r w:rsidR="007F3546" w:rsidRPr="00C205F0">
              <w:rPr>
                <w:rFonts w:ascii="함초롬바탕" w:eastAsia="함초롬바탕" w:hAnsi="함초롬바탕" w:cs="함초롬바탕"/>
                <w:sz w:val="22"/>
              </w:rPr>
              <w:t xml:space="preserve">934 </w:t>
            </w:r>
            <w:r w:rsidR="007F3546" w:rsidRPr="00C205F0">
              <w:rPr>
                <w:rFonts w:ascii="함초롬바탕" w:eastAsia="함초롬바탕" w:hAnsi="함초롬바탕" w:cs="함초롬바탕" w:hint="eastAsia"/>
                <w:sz w:val="22"/>
              </w:rPr>
              <w:t xml:space="preserve">외 </w:t>
            </w:r>
            <w:r w:rsidR="007F3546" w:rsidRPr="00C205F0">
              <w:rPr>
                <w:rFonts w:ascii="함초롬바탕" w:eastAsia="함초롬바탕" w:hAnsi="함초롬바탕" w:cs="함초롬바탕"/>
                <w:sz w:val="22"/>
              </w:rPr>
              <w:t>2</w:t>
            </w:r>
            <w:r w:rsidR="007F3546" w:rsidRPr="00C205F0">
              <w:rPr>
                <w:rFonts w:ascii="함초롬바탕" w:eastAsia="함초롬바탕" w:hAnsi="함초롬바탕" w:cs="함초롬바탕" w:hint="eastAsia"/>
                <w:sz w:val="22"/>
              </w:rPr>
              <w:t xml:space="preserve">필지 소재 물류센터 </w:t>
            </w:r>
          </w:p>
        </w:tc>
      </w:tr>
      <w:tr w:rsidR="007F3546" w:rsidRPr="00EE1148" w14:paraId="2A54CC73" w14:textId="77777777" w:rsidTr="007F3546">
        <w:trPr>
          <w:trHeight w:val="1008"/>
        </w:trPr>
        <w:tc>
          <w:tcPr>
            <w:tcW w:w="867" w:type="pct"/>
            <w:vAlign w:val="center"/>
          </w:tcPr>
          <w:p w14:paraId="65101821" w14:textId="77777777" w:rsidR="007F3546" w:rsidRPr="00EE1148" w:rsidRDefault="007F3546" w:rsidP="00524793">
            <w:pPr>
              <w:wordWrap/>
              <w:adjustRightInd w:val="0"/>
              <w:snapToGrid w:val="0"/>
              <w:spacing w:after="0" w:line="240" w:lineRule="auto"/>
              <w:jc w:val="center"/>
              <w:rPr>
                <w:rFonts w:ascii="함초롬바탕" w:eastAsia="함초롬바탕" w:hAnsi="함초롬바탕" w:cs="함초롬바탕"/>
                <w:sz w:val="22"/>
              </w:rPr>
            </w:pPr>
            <w:r w:rsidRPr="00EE1148">
              <w:rPr>
                <w:rFonts w:ascii="함초롬바탕" w:eastAsia="함초롬바탕" w:hAnsi="함초롬바탕" w:cs="함초롬바탕" w:hint="eastAsia"/>
                <w:sz w:val="22"/>
              </w:rPr>
              <w:t>금융조건</w:t>
            </w:r>
          </w:p>
        </w:tc>
        <w:tc>
          <w:tcPr>
            <w:tcW w:w="4133" w:type="pct"/>
            <w:vAlign w:val="center"/>
          </w:tcPr>
          <w:p w14:paraId="126BA660" w14:textId="77777777" w:rsidR="007F3546" w:rsidRDefault="007F3546" w:rsidP="00524793">
            <w:pPr>
              <w:wordWrap/>
              <w:spacing w:after="0" w:line="240" w:lineRule="auto"/>
              <w:ind w:leftChars="1" w:left="222" w:hangingChars="100" w:hanging="220"/>
              <w:jc w:val="left"/>
              <w:textAlignment w:val="baseline"/>
              <w:rPr>
                <w:rFonts w:ascii="함초롬바탕" w:eastAsia="함초롬바탕" w:hAnsi="함초롬바탕" w:cs="함초롬바탕"/>
                <w:sz w:val="18"/>
              </w:rPr>
            </w:pPr>
            <w:r>
              <w:rPr>
                <w:rFonts w:ascii="함초롬바탕" w:eastAsia="함초롬바탕" w:hAnsi="함초롬바탕" w:cs="함초롬바탕" w:hint="eastAsia"/>
                <w:sz w:val="22"/>
              </w:rPr>
              <w:t>[에쿼티 금융조건]</w:t>
            </w:r>
            <w:r>
              <w:rPr>
                <w:rFonts w:ascii="함초롬바탕" w:eastAsia="함초롬바탕" w:hAnsi="함초롬바탕" w:cs="함초롬바탕"/>
                <w:sz w:val="22"/>
              </w:rPr>
              <w:t xml:space="preserve">                                              </w:t>
            </w:r>
            <w:r>
              <w:rPr>
                <w:rFonts w:ascii="함초롬바탕" w:eastAsia="함초롬바탕" w:hAnsi="함초롬바탕" w:cs="함초롬바탕"/>
                <w:sz w:val="18"/>
              </w:rPr>
              <w:t>(</w:t>
            </w:r>
            <w:r>
              <w:rPr>
                <w:rFonts w:ascii="함초롬바탕" w:eastAsia="함초롬바탕" w:hAnsi="함초롬바탕" w:cs="함초롬바탕" w:hint="eastAsia"/>
                <w:sz w:val="18"/>
              </w:rPr>
              <w:t xml:space="preserve">단위 </w:t>
            </w:r>
            <w:r>
              <w:rPr>
                <w:rFonts w:ascii="함초롬바탕" w:eastAsia="함초롬바탕" w:hAnsi="함초롬바탕" w:cs="함초롬바탕"/>
                <w:sz w:val="18"/>
              </w:rPr>
              <w:t xml:space="preserve">: </w:t>
            </w:r>
            <w:r>
              <w:rPr>
                <w:rFonts w:ascii="함초롬바탕" w:eastAsia="함초롬바탕" w:hAnsi="함초롬바탕" w:cs="함초롬바탕" w:hint="eastAsia"/>
                <w:sz w:val="18"/>
              </w:rPr>
              <w:t>억원)</w:t>
            </w:r>
          </w:p>
          <w:tbl>
            <w:tblPr>
              <w:tblW w:w="5000" w:type="pct"/>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12"/>
              <w:gridCol w:w="1004"/>
              <w:gridCol w:w="625"/>
              <w:gridCol w:w="839"/>
              <w:gridCol w:w="814"/>
              <w:gridCol w:w="1052"/>
              <w:gridCol w:w="1052"/>
              <w:gridCol w:w="791"/>
              <w:gridCol w:w="1180"/>
            </w:tblGrid>
            <w:tr w:rsidR="007F3546" w:rsidRPr="00EE1148" w14:paraId="4177163C" w14:textId="77777777" w:rsidTr="00524793">
              <w:trPr>
                <w:trHeight w:val="58"/>
              </w:trPr>
              <w:tc>
                <w:tcPr>
                  <w:tcW w:w="911" w:type="pct"/>
                  <w:gridSpan w:val="2"/>
                  <w:shd w:val="clear" w:color="auto" w:fill="EEECE1" w:themeFill="background2"/>
                  <w:vAlign w:val="center"/>
                </w:tcPr>
                <w:p w14:paraId="46DA797B" w14:textId="77777777" w:rsidR="007F3546" w:rsidRDefault="007F3546" w:rsidP="00524793">
                  <w:pPr>
                    <w:wordWrap/>
                    <w:spacing w:after="0" w:line="240" w:lineRule="auto"/>
                    <w:jc w:val="center"/>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구분</w:t>
                  </w:r>
                </w:p>
              </w:tc>
              <w:tc>
                <w:tcPr>
                  <w:tcW w:w="402" w:type="pct"/>
                  <w:shd w:val="clear" w:color="auto" w:fill="EEECE1" w:themeFill="background2"/>
                  <w:vAlign w:val="center"/>
                </w:tcPr>
                <w:p w14:paraId="46733DE6" w14:textId="77777777" w:rsidR="007F3546" w:rsidRDefault="007F3546" w:rsidP="00524793">
                  <w:pPr>
                    <w:wordWrap/>
                    <w:spacing w:after="0" w:line="240" w:lineRule="auto"/>
                    <w:jc w:val="center"/>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금액</w:t>
                  </w:r>
                </w:p>
              </w:tc>
              <w:tc>
                <w:tcPr>
                  <w:tcW w:w="540" w:type="pct"/>
                  <w:shd w:val="clear" w:color="auto" w:fill="EEECE1" w:themeFill="background2"/>
                  <w:vAlign w:val="center"/>
                </w:tcPr>
                <w:p w14:paraId="4E1A6EB4" w14:textId="77777777" w:rsidR="007F3546" w:rsidRDefault="007F3546" w:rsidP="00524793">
                  <w:pPr>
                    <w:widowControl/>
                    <w:wordWrap/>
                    <w:spacing w:after="0" w:line="240" w:lineRule="auto"/>
                    <w:jc w:val="center"/>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배당률</w:t>
                  </w:r>
                </w:p>
              </w:tc>
              <w:tc>
                <w:tcPr>
                  <w:tcW w:w="524" w:type="pct"/>
                  <w:shd w:val="clear" w:color="auto" w:fill="EEECE1" w:themeFill="background2"/>
                  <w:vAlign w:val="center"/>
                </w:tcPr>
                <w:p w14:paraId="6715DA89" w14:textId="77777777" w:rsidR="007F3546" w:rsidRDefault="007F3546" w:rsidP="00524793">
                  <w:pPr>
                    <w:widowControl/>
                    <w:wordWrap/>
                    <w:spacing w:after="0" w:line="240" w:lineRule="auto"/>
                    <w:jc w:val="center"/>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I</w:t>
                  </w:r>
                  <w:r>
                    <w:rPr>
                      <w:rFonts w:ascii="함초롬바탕" w:eastAsia="함초롬바탕" w:hAnsi="함초롬바탕" w:cs="함초롬바탕"/>
                      <w:bCs/>
                      <w:color w:val="000000"/>
                      <w:kern w:val="0"/>
                      <w:sz w:val="22"/>
                    </w:rPr>
                    <w:t>RR</w:t>
                  </w:r>
                </w:p>
              </w:tc>
              <w:tc>
                <w:tcPr>
                  <w:tcW w:w="677" w:type="pct"/>
                  <w:shd w:val="clear" w:color="auto" w:fill="EEECE1" w:themeFill="background2"/>
                  <w:vAlign w:val="center"/>
                </w:tcPr>
                <w:p w14:paraId="4C6DB03B" w14:textId="77777777" w:rsidR="007F3546" w:rsidRDefault="007F3546" w:rsidP="00524793">
                  <w:pPr>
                    <w:widowControl/>
                    <w:wordWrap/>
                    <w:spacing w:after="0" w:line="240" w:lineRule="auto"/>
                    <w:jc w:val="center"/>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잔여이익</w:t>
                  </w:r>
                </w:p>
                <w:p w14:paraId="270EA7F1" w14:textId="77777777" w:rsidR="007F3546" w:rsidRDefault="007F3546" w:rsidP="00524793">
                  <w:pPr>
                    <w:widowControl/>
                    <w:wordWrap/>
                    <w:spacing w:after="0" w:line="240" w:lineRule="auto"/>
                    <w:jc w:val="center"/>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분배율</w:t>
                  </w:r>
                </w:p>
              </w:tc>
              <w:tc>
                <w:tcPr>
                  <w:tcW w:w="677" w:type="pct"/>
                  <w:shd w:val="clear" w:color="auto" w:fill="EEECE1" w:themeFill="background2"/>
                  <w:vAlign w:val="center"/>
                </w:tcPr>
                <w:p w14:paraId="784DA097" w14:textId="77777777" w:rsidR="007F3546" w:rsidRDefault="007F3546" w:rsidP="00524793">
                  <w:pPr>
                    <w:widowControl/>
                    <w:wordWrap/>
                    <w:spacing w:after="0" w:line="240" w:lineRule="auto"/>
                    <w:jc w:val="center"/>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매각차익</w:t>
                  </w:r>
                </w:p>
                <w:p w14:paraId="5516AB1A" w14:textId="77777777" w:rsidR="007F3546" w:rsidRDefault="007F3546" w:rsidP="00524793">
                  <w:pPr>
                    <w:widowControl/>
                    <w:wordWrap/>
                    <w:spacing w:after="0" w:line="240" w:lineRule="auto"/>
                    <w:jc w:val="center"/>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분배율</w:t>
                  </w:r>
                </w:p>
              </w:tc>
              <w:tc>
                <w:tcPr>
                  <w:tcW w:w="509" w:type="pct"/>
                  <w:shd w:val="clear" w:color="auto" w:fill="EEECE1" w:themeFill="background2"/>
                  <w:vAlign w:val="center"/>
                </w:tcPr>
                <w:p w14:paraId="61AEF429" w14:textId="77777777" w:rsidR="007F3546" w:rsidRPr="00EE1148" w:rsidRDefault="007F3546" w:rsidP="00524793">
                  <w:pPr>
                    <w:widowControl/>
                    <w:wordWrap/>
                    <w:spacing w:after="0" w:line="240" w:lineRule="auto"/>
                    <w:jc w:val="center"/>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DSCR</w:t>
                  </w:r>
                </w:p>
              </w:tc>
              <w:tc>
                <w:tcPr>
                  <w:tcW w:w="759" w:type="pct"/>
                  <w:shd w:val="clear" w:color="auto" w:fill="EEECE1" w:themeFill="background2"/>
                  <w:vAlign w:val="center"/>
                </w:tcPr>
                <w:p w14:paraId="0FD9C26E" w14:textId="77777777" w:rsidR="007F3546" w:rsidRDefault="007F3546" w:rsidP="00524793">
                  <w:pPr>
                    <w:widowControl/>
                    <w:wordWrap/>
                    <w:spacing w:after="0" w:line="240" w:lineRule="auto"/>
                    <w:jc w:val="center"/>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E</w:t>
                  </w:r>
                  <w:r>
                    <w:rPr>
                      <w:rFonts w:ascii="함초롬바탕" w:eastAsia="함초롬바탕" w:hAnsi="함초롬바탕" w:cs="함초롬바탕"/>
                      <w:bCs/>
                      <w:color w:val="000000"/>
                      <w:kern w:val="0"/>
                      <w:sz w:val="22"/>
                    </w:rPr>
                    <w:t>XIT</w:t>
                  </w:r>
                </w:p>
                <w:p w14:paraId="3004C144" w14:textId="77777777" w:rsidR="007F3546" w:rsidRDefault="007F3546" w:rsidP="00524793">
                  <w:pPr>
                    <w:widowControl/>
                    <w:wordWrap/>
                    <w:spacing w:after="0" w:line="240" w:lineRule="auto"/>
                    <w:jc w:val="center"/>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평단가</w:t>
                  </w:r>
                </w:p>
              </w:tc>
            </w:tr>
            <w:tr w:rsidR="007F3546" w:rsidRPr="00EE1148" w14:paraId="4DD2A8FD" w14:textId="77777777" w:rsidTr="00524793">
              <w:trPr>
                <w:trHeight w:val="23"/>
              </w:trPr>
              <w:tc>
                <w:tcPr>
                  <w:tcW w:w="265" w:type="pct"/>
                  <w:vMerge w:val="restart"/>
                  <w:shd w:val="clear" w:color="auto" w:fill="FFFF00"/>
                  <w:vAlign w:val="center"/>
                </w:tcPr>
                <w:p w14:paraId="109CCF0C" w14:textId="77777777" w:rsidR="007F3546" w:rsidRDefault="007F3546" w:rsidP="00524793">
                  <w:pPr>
                    <w:widowControl/>
                    <w:wordWrap/>
                    <w:spacing w:after="0" w:line="240" w:lineRule="auto"/>
                    <w:jc w:val="center"/>
                    <w:rPr>
                      <w:rFonts w:ascii="함초롬바탕" w:eastAsia="함초롬바탕" w:hAnsi="함초롬바탕" w:cs="함초롬바탕"/>
                      <w:color w:val="000000"/>
                      <w:kern w:val="0"/>
                      <w:sz w:val="22"/>
                    </w:rPr>
                  </w:pPr>
                  <w:r>
                    <w:rPr>
                      <w:rFonts w:ascii="함초롬바탕" w:eastAsia="함초롬바탕" w:hAnsi="함초롬바탕" w:cs="함초롬바탕" w:hint="eastAsia"/>
                      <w:color w:val="000000"/>
                      <w:kern w:val="0"/>
                      <w:sz w:val="22"/>
                    </w:rPr>
                    <w:t>종</w:t>
                  </w:r>
                </w:p>
                <w:p w14:paraId="6ABFAB44" w14:textId="77777777" w:rsidR="007F3546" w:rsidRDefault="007F3546" w:rsidP="00524793">
                  <w:pPr>
                    <w:widowControl/>
                    <w:wordWrap/>
                    <w:spacing w:after="0" w:line="240" w:lineRule="auto"/>
                    <w:jc w:val="center"/>
                    <w:rPr>
                      <w:rFonts w:ascii="함초롬바탕" w:eastAsia="함초롬바탕" w:hAnsi="함초롬바탕" w:cs="함초롬바탕"/>
                      <w:color w:val="000000"/>
                      <w:kern w:val="0"/>
                      <w:sz w:val="22"/>
                    </w:rPr>
                  </w:pPr>
                  <w:r>
                    <w:rPr>
                      <w:rFonts w:ascii="함초롬바탕" w:eastAsia="함초롬바탕" w:hAnsi="함초롬바탕" w:cs="함초롬바탕" w:hint="eastAsia"/>
                      <w:color w:val="000000"/>
                      <w:kern w:val="0"/>
                      <w:sz w:val="22"/>
                    </w:rPr>
                    <w:t>류</w:t>
                  </w:r>
                </w:p>
                <w:p w14:paraId="561A3A7A" w14:textId="77777777" w:rsidR="007F3546" w:rsidRDefault="007F3546" w:rsidP="00524793">
                  <w:pPr>
                    <w:widowControl/>
                    <w:wordWrap/>
                    <w:spacing w:after="0" w:line="240" w:lineRule="auto"/>
                    <w:jc w:val="center"/>
                    <w:rPr>
                      <w:rFonts w:ascii="함초롬바탕" w:eastAsia="함초롬바탕" w:hAnsi="함초롬바탕" w:cs="함초롬바탕"/>
                      <w:color w:val="000000"/>
                      <w:kern w:val="0"/>
                      <w:sz w:val="22"/>
                    </w:rPr>
                  </w:pPr>
                  <w:r>
                    <w:rPr>
                      <w:rFonts w:ascii="함초롬바탕" w:eastAsia="함초롬바탕" w:hAnsi="함초롬바탕" w:cs="함초롬바탕" w:hint="eastAsia"/>
                      <w:color w:val="000000"/>
                      <w:kern w:val="0"/>
                      <w:sz w:val="22"/>
                    </w:rPr>
                    <w:t>주</w:t>
                  </w:r>
                </w:p>
              </w:tc>
              <w:tc>
                <w:tcPr>
                  <w:tcW w:w="646" w:type="pct"/>
                  <w:shd w:val="clear" w:color="auto" w:fill="FFFF00"/>
                  <w:vAlign w:val="center"/>
                </w:tcPr>
                <w:p w14:paraId="47422DF1" w14:textId="77B5E2ED" w:rsidR="007F3546" w:rsidRPr="00EE1148" w:rsidRDefault="007F3546" w:rsidP="00524793">
                  <w:pPr>
                    <w:widowControl/>
                    <w:wordWrap/>
                    <w:spacing w:after="0" w:line="240" w:lineRule="auto"/>
                    <w:jc w:val="center"/>
                    <w:rPr>
                      <w:rFonts w:ascii="함초롬바탕" w:eastAsia="함초롬바탕" w:hAnsi="함초롬바탕" w:cs="함초롬바탕"/>
                      <w:color w:val="000000"/>
                      <w:kern w:val="0"/>
                      <w:sz w:val="22"/>
                    </w:rPr>
                  </w:pPr>
                  <w:r>
                    <w:rPr>
                      <w:rFonts w:ascii="함초롬바탕" w:eastAsia="함초롬바탕" w:hAnsi="함초롬바탕" w:cs="함초롬바탕" w:hint="eastAsia"/>
                      <w:color w:val="000000"/>
                      <w:kern w:val="0"/>
                      <w:sz w:val="22"/>
                    </w:rPr>
                    <w:t>제1종</w:t>
                  </w:r>
                  <w:r w:rsidRPr="00147128">
                    <w:rPr>
                      <w:rFonts w:ascii="함초롬바탕" w:eastAsia="함초롬바탕" w:hAnsi="함초롬바탕" w:cs="함초롬바탕" w:hint="eastAsia"/>
                      <w:color w:val="000000"/>
                      <w:kern w:val="0"/>
                      <w:sz w:val="22"/>
                      <w:vertAlign w:val="superscript"/>
                    </w:rPr>
                    <w:t>주</w:t>
                  </w:r>
                  <w:r w:rsidR="00187406">
                    <w:rPr>
                      <w:rFonts w:ascii="함초롬바탕" w:eastAsia="함초롬바탕" w:hAnsi="함초롬바탕" w:cs="함초롬바탕" w:hint="eastAsia"/>
                      <w:color w:val="000000"/>
                      <w:kern w:val="0"/>
                      <w:sz w:val="22"/>
                      <w:vertAlign w:val="superscript"/>
                    </w:rPr>
                    <w:t>1</w:t>
                  </w:r>
                  <w:r w:rsidRPr="00147128">
                    <w:rPr>
                      <w:rFonts w:ascii="함초롬바탕" w:eastAsia="함초롬바탕" w:hAnsi="함초롬바탕" w:cs="함초롬바탕"/>
                      <w:color w:val="000000"/>
                      <w:kern w:val="0"/>
                      <w:sz w:val="22"/>
                      <w:vertAlign w:val="superscript"/>
                    </w:rPr>
                    <w:t>)</w:t>
                  </w:r>
                </w:p>
              </w:tc>
              <w:tc>
                <w:tcPr>
                  <w:tcW w:w="402" w:type="pct"/>
                  <w:shd w:val="clear" w:color="auto" w:fill="FFFF00"/>
                  <w:vAlign w:val="center"/>
                </w:tcPr>
                <w:p w14:paraId="50E9454D" w14:textId="77777777" w:rsidR="007F3546" w:rsidRPr="00476014" w:rsidRDefault="007F3546" w:rsidP="00524793">
                  <w:pPr>
                    <w:widowControl/>
                    <w:wordWrap/>
                    <w:spacing w:after="0" w:line="240" w:lineRule="auto"/>
                    <w:jc w:val="right"/>
                    <w:rPr>
                      <w:rFonts w:ascii="함초롬바탕" w:eastAsia="함초롬바탕" w:hAnsi="함초롬바탕" w:cs="함초롬바탕"/>
                      <w:color w:val="000000"/>
                      <w:kern w:val="0"/>
                      <w:sz w:val="22"/>
                    </w:rPr>
                  </w:pPr>
                  <w:r>
                    <w:rPr>
                      <w:rFonts w:ascii="함초롬바탕" w:eastAsia="함초롬바탕" w:hAnsi="함초롬바탕" w:cs="함초롬바탕" w:hint="eastAsia"/>
                      <w:color w:val="000000"/>
                      <w:kern w:val="0"/>
                      <w:sz w:val="22"/>
                    </w:rPr>
                    <w:t>2</w:t>
                  </w:r>
                  <w:r>
                    <w:rPr>
                      <w:rFonts w:ascii="함초롬바탕" w:eastAsia="함초롬바탕" w:hAnsi="함초롬바탕" w:cs="함초롬바탕"/>
                      <w:color w:val="000000"/>
                      <w:kern w:val="0"/>
                      <w:sz w:val="22"/>
                    </w:rPr>
                    <w:t>40</w:t>
                  </w:r>
                </w:p>
              </w:tc>
              <w:tc>
                <w:tcPr>
                  <w:tcW w:w="540" w:type="pct"/>
                  <w:shd w:val="clear" w:color="auto" w:fill="FFFF00"/>
                  <w:vAlign w:val="center"/>
                </w:tcPr>
                <w:p w14:paraId="20147124" w14:textId="77777777" w:rsidR="007F3546" w:rsidRPr="00476014" w:rsidRDefault="007F3546" w:rsidP="00524793">
                  <w:pPr>
                    <w:widowControl/>
                    <w:wordWrap/>
                    <w:spacing w:after="0" w:line="240" w:lineRule="auto"/>
                    <w:jc w:val="right"/>
                    <w:rPr>
                      <w:rFonts w:ascii="함초롬바탕" w:eastAsia="함초롬바탕" w:hAnsi="함초롬바탕" w:cs="함초롬바탕"/>
                      <w:color w:val="000000"/>
                      <w:kern w:val="0"/>
                      <w:sz w:val="22"/>
                    </w:rPr>
                  </w:pPr>
                  <w:r>
                    <w:rPr>
                      <w:rFonts w:ascii="함초롬바탕" w:eastAsia="함초롬바탕" w:hAnsi="함초롬바탕" w:cs="함초롬바탕" w:hint="eastAsia"/>
                      <w:color w:val="000000"/>
                      <w:kern w:val="0"/>
                      <w:sz w:val="22"/>
                    </w:rPr>
                    <w:t>7</w:t>
                  </w:r>
                  <w:r>
                    <w:rPr>
                      <w:rFonts w:ascii="함초롬바탕" w:eastAsia="함초롬바탕" w:hAnsi="함초롬바탕" w:cs="함초롬바탕"/>
                      <w:color w:val="000000"/>
                      <w:kern w:val="0"/>
                      <w:sz w:val="22"/>
                    </w:rPr>
                    <w:t>.00%</w:t>
                  </w:r>
                </w:p>
              </w:tc>
              <w:tc>
                <w:tcPr>
                  <w:tcW w:w="524" w:type="pct"/>
                  <w:shd w:val="clear" w:color="auto" w:fill="FFFF00"/>
                  <w:vAlign w:val="center"/>
                </w:tcPr>
                <w:p w14:paraId="4B454792" w14:textId="77777777" w:rsidR="007F3546" w:rsidRPr="00476014" w:rsidRDefault="007F3546" w:rsidP="00524793">
                  <w:pPr>
                    <w:widowControl/>
                    <w:wordWrap/>
                    <w:spacing w:after="0" w:line="240" w:lineRule="auto"/>
                    <w:jc w:val="right"/>
                    <w:rPr>
                      <w:rFonts w:ascii="함초롬바탕" w:eastAsia="함초롬바탕" w:hAnsi="함초롬바탕" w:cs="함초롬바탕"/>
                      <w:color w:val="000000"/>
                      <w:kern w:val="0"/>
                      <w:sz w:val="22"/>
                    </w:rPr>
                  </w:pPr>
                  <w:r>
                    <w:rPr>
                      <w:rFonts w:ascii="함초롬바탕" w:eastAsia="함초롬바탕" w:hAnsi="함초롬바탕" w:cs="함초롬바탕" w:hint="eastAsia"/>
                      <w:color w:val="000000"/>
                      <w:kern w:val="0"/>
                      <w:sz w:val="22"/>
                    </w:rPr>
                    <w:t>7.0</w:t>
                  </w:r>
                  <w:r>
                    <w:rPr>
                      <w:rFonts w:ascii="함초롬바탕" w:eastAsia="함초롬바탕" w:hAnsi="함초롬바탕" w:cs="함초롬바탕"/>
                      <w:color w:val="000000"/>
                      <w:kern w:val="0"/>
                      <w:sz w:val="22"/>
                    </w:rPr>
                    <w:t>0%</w:t>
                  </w:r>
                </w:p>
              </w:tc>
              <w:tc>
                <w:tcPr>
                  <w:tcW w:w="677" w:type="pct"/>
                  <w:shd w:val="clear" w:color="auto" w:fill="FFFF00"/>
                  <w:vAlign w:val="center"/>
                </w:tcPr>
                <w:p w14:paraId="3BD78F8B" w14:textId="77777777" w:rsidR="007F3546" w:rsidRDefault="007F3546" w:rsidP="00524793">
                  <w:pPr>
                    <w:widowControl/>
                    <w:wordWrap/>
                    <w:spacing w:after="0" w:line="240" w:lineRule="auto"/>
                    <w:jc w:val="right"/>
                    <w:rPr>
                      <w:rFonts w:ascii="함초롬바탕" w:eastAsia="함초롬바탕" w:hAnsi="함초롬바탕" w:cs="함초롬바탕"/>
                      <w:color w:val="000000"/>
                      <w:kern w:val="0"/>
                      <w:sz w:val="22"/>
                    </w:rPr>
                  </w:pPr>
                  <w:r>
                    <w:rPr>
                      <w:rFonts w:ascii="함초롬바탕" w:eastAsia="함초롬바탕" w:hAnsi="함초롬바탕" w:cs="함초롬바탕" w:hint="eastAsia"/>
                      <w:color w:val="000000"/>
                      <w:kern w:val="0"/>
                      <w:sz w:val="22"/>
                    </w:rPr>
                    <w:t>-</w:t>
                  </w:r>
                </w:p>
              </w:tc>
              <w:tc>
                <w:tcPr>
                  <w:tcW w:w="677" w:type="pct"/>
                  <w:shd w:val="clear" w:color="auto" w:fill="FFFF00"/>
                  <w:vAlign w:val="center"/>
                </w:tcPr>
                <w:p w14:paraId="57AAA9BA" w14:textId="77777777" w:rsidR="007F3546" w:rsidRPr="00476014" w:rsidRDefault="007F3546" w:rsidP="00524793">
                  <w:pPr>
                    <w:widowControl/>
                    <w:wordWrap/>
                    <w:spacing w:after="0" w:line="240" w:lineRule="auto"/>
                    <w:jc w:val="right"/>
                    <w:rPr>
                      <w:rFonts w:ascii="함초롬바탕" w:eastAsia="함초롬바탕" w:hAnsi="함초롬바탕" w:cs="함초롬바탕"/>
                      <w:color w:val="000000"/>
                      <w:kern w:val="0"/>
                      <w:sz w:val="22"/>
                    </w:rPr>
                  </w:pPr>
                  <w:r>
                    <w:rPr>
                      <w:rFonts w:ascii="함초롬바탕" w:eastAsia="함초롬바탕" w:hAnsi="함초롬바탕" w:cs="함초롬바탕" w:hint="eastAsia"/>
                      <w:color w:val="000000"/>
                      <w:kern w:val="0"/>
                      <w:sz w:val="22"/>
                    </w:rPr>
                    <w:t>-</w:t>
                  </w:r>
                </w:p>
              </w:tc>
              <w:tc>
                <w:tcPr>
                  <w:tcW w:w="509" w:type="pct"/>
                  <w:shd w:val="clear" w:color="auto" w:fill="FFFF00"/>
                  <w:vAlign w:val="center"/>
                </w:tcPr>
                <w:p w14:paraId="493E236E" w14:textId="77777777" w:rsidR="007F3546" w:rsidRPr="00476014" w:rsidRDefault="007F3546" w:rsidP="00524793">
                  <w:pPr>
                    <w:widowControl/>
                    <w:wordWrap/>
                    <w:spacing w:after="0" w:line="240" w:lineRule="auto"/>
                    <w:jc w:val="right"/>
                    <w:rPr>
                      <w:rFonts w:ascii="함초롬바탕" w:eastAsia="함초롬바탕" w:hAnsi="함초롬바탕" w:cs="함초롬바탕"/>
                      <w:color w:val="000000"/>
                      <w:kern w:val="0"/>
                      <w:sz w:val="22"/>
                    </w:rPr>
                  </w:pPr>
                  <w:r>
                    <w:rPr>
                      <w:rFonts w:ascii="함초롬바탕" w:eastAsia="함초롬바탕" w:hAnsi="함초롬바탕" w:cs="함초롬바탕" w:hint="eastAsia"/>
                      <w:color w:val="000000"/>
                      <w:kern w:val="0"/>
                      <w:sz w:val="22"/>
                    </w:rPr>
                    <w:t>1.</w:t>
                  </w:r>
                  <w:r>
                    <w:rPr>
                      <w:rFonts w:ascii="함초롬바탕" w:eastAsia="함초롬바탕" w:hAnsi="함초롬바탕" w:cs="함초롬바탕"/>
                      <w:color w:val="000000"/>
                      <w:kern w:val="0"/>
                      <w:sz w:val="22"/>
                    </w:rPr>
                    <w:t>12</w:t>
                  </w:r>
                  <w:r>
                    <w:rPr>
                      <w:rFonts w:ascii="함초롬바탕" w:eastAsia="함초롬바탕" w:hAnsi="함초롬바탕" w:cs="함초롬바탕" w:hint="eastAsia"/>
                      <w:color w:val="000000"/>
                      <w:kern w:val="0"/>
                      <w:sz w:val="22"/>
                    </w:rPr>
                    <w:t>x</w:t>
                  </w:r>
                </w:p>
              </w:tc>
              <w:tc>
                <w:tcPr>
                  <w:tcW w:w="759" w:type="pct"/>
                  <w:shd w:val="clear" w:color="auto" w:fill="FFFF00"/>
                  <w:vAlign w:val="center"/>
                </w:tcPr>
                <w:p w14:paraId="6FE20B26" w14:textId="77777777" w:rsidR="007F3546" w:rsidRDefault="007F3546" w:rsidP="00524793">
                  <w:pPr>
                    <w:widowControl/>
                    <w:wordWrap/>
                    <w:spacing w:after="0" w:line="240" w:lineRule="auto"/>
                    <w:jc w:val="center"/>
                    <w:rPr>
                      <w:rFonts w:ascii="함초롬바탕" w:eastAsia="함초롬바탕" w:hAnsi="함초롬바탕" w:cs="함초롬바탕"/>
                      <w:color w:val="000000"/>
                      <w:kern w:val="0"/>
                      <w:sz w:val="22"/>
                    </w:rPr>
                  </w:pPr>
                  <w:r>
                    <w:rPr>
                      <w:rFonts w:ascii="함초롬바탕" w:eastAsia="함초롬바탕" w:hAnsi="함초롬바탕" w:cs="함초롬바탕"/>
                      <w:color w:val="000000"/>
                      <w:kern w:val="0"/>
                      <w:sz w:val="22"/>
                    </w:rPr>
                    <w:t>769</w:t>
                  </w:r>
                  <w:r>
                    <w:rPr>
                      <w:rFonts w:ascii="함초롬바탕" w:eastAsia="함초롬바탕" w:hAnsi="함초롬바탕" w:cs="함초롬바탕" w:hint="eastAsia"/>
                      <w:color w:val="000000"/>
                      <w:kern w:val="0"/>
                      <w:sz w:val="22"/>
                    </w:rPr>
                    <w:t>만원</w:t>
                  </w:r>
                </w:p>
              </w:tc>
            </w:tr>
            <w:tr w:rsidR="007F3546" w:rsidRPr="00EE1148" w14:paraId="426E2AF0" w14:textId="77777777" w:rsidTr="00524793">
              <w:trPr>
                <w:trHeight w:val="58"/>
              </w:trPr>
              <w:tc>
                <w:tcPr>
                  <w:tcW w:w="265" w:type="pct"/>
                  <w:vMerge/>
                  <w:vAlign w:val="center"/>
                </w:tcPr>
                <w:p w14:paraId="25A9D93D" w14:textId="77777777" w:rsidR="007F3546" w:rsidRDefault="007F3546" w:rsidP="00524793">
                  <w:pPr>
                    <w:widowControl/>
                    <w:wordWrap/>
                    <w:spacing w:after="0" w:line="240" w:lineRule="auto"/>
                    <w:jc w:val="center"/>
                    <w:rPr>
                      <w:rFonts w:ascii="함초롬바탕" w:eastAsia="함초롬바탕" w:hAnsi="함초롬바탕" w:cs="함초롬바탕"/>
                      <w:bCs/>
                      <w:color w:val="000000"/>
                      <w:kern w:val="0"/>
                      <w:sz w:val="22"/>
                    </w:rPr>
                  </w:pPr>
                </w:p>
              </w:tc>
              <w:tc>
                <w:tcPr>
                  <w:tcW w:w="646" w:type="pct"/>
                  <w:vAlign w:val="center"/>
                </w:tcPr>
                <w:p w14:paraId="7FFFBF24" w14:textId="0EE8308A" w:rsidR="007F3546" w:rsidRPr="002D2B0A" w:rsidRDefault="007F3546" w:rsidP="00524793">
                  <w:pPr>
                    <w:widowControl/>
                    <w:wordWrap/>
                    <w:spacing w:after="0" w:line="240" w:lineRule="auto"/>
                    <w:jc w:val="center"/>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제2종</w:t>
                  </w:r>
                  <w:r w:rsidRPr="00147128">
                    <w:rPr>
                      <w:rFonts w:ascii="함초롬바탕" w:eastAsia="함초롬바탕" w:hAnsi="함초롬바탕" w:cs="함초롬바탕" w:hint="eastAsia"/>
                      <w:color w:val="000000"/>
                      <w:kern w:val="0"/>
                      <w:sz w:val="22"/>
                      <w:vertAlign w:val="superscript"/>
                    </w:rPr>
                    <w:t>주</w:t>
                  </w:r>
                  <w:r w:rsidR="00187406">
                    <w:rPr>
                      <w:rFonts w:ascii="함초롬바탕" w:eastAsia="함초롬바탕" w:hAnsi="함초롬바탕" w:cs="함초롬바탕" w:hint="eastAsia"/>
                      <w:color w:val="000000"/>
                      <w:kern w:val="0"/>
                      <w:sz w:val="22"/>
                      <w:vertAlign w:val="superscript"/>
                    </w:rPr>
                    <w:t>2</w:t>
                  </w:r>
                  <w:r w:rsidRPr="00147128">
                    <w:rPr>
                      <w:rFonts w:ascii="함초롬바탕" w:eastAsia="함초롬바탕" w:hAnsi="함초롬바탕" w:cs="함초롬바탕"/>
                      <w:color w:val="000000"/>
                      <w:kern w:val="0"/>
                      <w:sz w:val="22"/>
                      <w:vertAlign w:val="superscript"/>
                    </w:rPr>
                    <w:t>)</w:t>
                  </w:r>
                </w:p>
              </w:tc>
              <w:tc>
                <w:tcPr>
                  <w:tcW w:w="402" w:type="pct"/>
                  <w:vAlign w:val="center"/>
                </w:tcPr>
                <w:p w14:paraId="1154BAF2" w14:textId="77777777" w:rsidR="007F3546" w:rsidRPr="002D2B0A" w:rsidRDefault="007F3546" w:rsidP="00524793">
                  <w:pPr>
                    <w:widowControl/>
                    <w:wordWrap/>
                    <w:spacing w:after="0" w:line="240" w:lineRule="auto"/>
                    <w:jc w:val="right"/>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5</w:t>
                  </w:r>
                  <w:r>
                    <w:rPr>
                      <w:rFonts w:ascii="함초롬바탕" w:eastAsia="함초롬바탕" w:hAnsi="함초롬바탕" w:cs="함초롬바탕"/>
                      <w:bCs/>
                      <w:color w:val="000000"/>
                      <w:kern w:val="0"/>
                      <w:sz w:val="22"/>
                    </w:rPr>
                    <w:t>00</w:t>
                  </w:r>
                </w:p>
              </w:tc>
              <w:tc>
                <w:tcPr>
                  <w:tcW w:w="540" w:type="pct"/>
                  <w:vAlign w:val="center"/>
                </w:tcPr>
                <w:p w14:paraId="7A949AEB" w14:textId="77777777" w:rsidR="007F3546" w:rsidRPr="002D2B0A" w:rsidRDefault="007F3546" w:rsidP="00524793">
                  <w:pPr>
                    <w:widowControl/>
                    <w:wordWrap/>
                    <w:spacing w:after="0" w:line="240" w:lineRule="auto"/>
                    <w:jc w:val="right"/>
                    <w:rPr>
                      <w:rFonts w:ascii="함초롬바탕" w:eastAsia="함초롬바탕" w:hAnsi="함초롬바탕" w:cs="함초롬바탕"/>
                      <w:bCs/>
                      <w:color w:val="000000"/>
                      <w:kern w:val="0"/>
                      <w:sz w:val="22"/>
                    </w:rPr>
                  </w:pPr>
                  <w:r>
                    <w:rPr>
                      <w:rFonts w:ascii="함초롬바탕" w:eastAsia="함초롬바탕" w:hAnsi="함초롬바탕" w:cs="함초롬바탕"/>
                      <w:bCs/>
                      <w:color w:val="000000"/>
                      <w:kern w:val="0"/>
                      <w:sz w:val="22"/>
                    </w:rPr>
                    <w:t>7.50%</w:t>
                  </w:r>
                </w:p>
              </w:tc>
              <w:tc>
                <w:tcPr>
                  <w:tcW w:w="524" w:type="pct"/>
                  <w:vAlign w:val="center"/>
                </w:tcPr>
                <w:p w14:paraId="320834BD" w14:textId="77777777" w:rsidR="007F3546" w:rsidRPr="002D2B0A" w:rsidRDefault="007F3546" w:rsidP="00524793">
                  <w:pPr>
                    <w:widowControl/>
                    <w:wordWrap/>
                    <w:spacing w:after="0" w:line="240" w:lineRule="auto"/>
                    <w:jc w:val="right"/>
                    <w:rPr>
                      <w:rFonts w:ascii="함초롬바탕" w:eastAsia="함초롬바탕" w:hAnsi="함초롬바탕" w:cs="함초롬바탕"/>
                      <w:bCs/>
                      <w:color w:val="000000"/>
                      <w:kern w:val="0"/>
                      <w:sz w:val="22"/>
                    </w:rPr>
                  </w:pPr>
                  <w:r>
                    <w:rPr>
                      <w:rFonts w:ascii="함초롬바탕" w:eastAsia="함초롬바탕" w:hAnsi="함초롬바탕" w:cs="함초롬바탕"/>
                      <w:bCs/>
                      <w:color w:val="000000"/>
                      <w:kern w:val="0"/>
                      <w:sz w:val="22"/>
                    </w:rPr>
                    <w:t>7.50%</w:t>
                  </w:r>
                </w:p>
              </w:tc>
              <w:tc>
                <w:tcPr>
                  <w:tcW w:w="677" w:type="pct"/>
                  <w:vAlign w:val="center"/>
                </w:tcPr>
                <w:p w14:paraId="7FDC0ACD" w14:textId="77777777" w:rsidR="007F3546" w:rsidRDefault="007F3546" w:rsidP="00524793">
                  <w:pPr>
                    <w:widowControl/>
                    <w:wordWrap/>
                    <w:spacing w:after="0" w:line="240" w:lineRule="auto"/>
                    <w:jc w:val="right"/>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w:t>
                  </w:r>
                </w:p>
              </w:tc>
              <w:tc>
                <w:tcPr>
                  <w:tcW w:w="677" w:type="pct"/>
                  <w:vAlign w:val="center"/>
                </w:tcPr>
                <w:p w14:paraId="37975A00" w14:textId="77777777" w:rsidR="007F3546" w:rsidRPr="002D2B0A" w:rsidRDefault="007F3546" w:rsidP="00524793">
                  <w:pPr>
                    <w:widowControl/>
                    <w:wordWrap/>
                    <w:spacing w:after="0" w:line="240" w:lineRule="auto"/>
                    <w:jc w:val="right"/>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20%</w:t>
                  </w:r>
                </w:p>
              </w:tc>
              <w:tc>
                <w:tcPr>
                  <w:tcW w:w="509" w:type="pct"/>
                  <w:vAlign w:val="center"/>
                </w:tcPr>
                <w:p w14:paraId="446491D5" w14:textId="77777777" w:rsidR="007F3546" w:rsidRPr="002D2B0A" w:rsidRDefault="007F3546" w:rsidP="00524793">
                  <w:pPr>
                    <w:widowControl/>
                    <w:wordWrap/>
                    <w:spacing w:after="0" w:line="240" w:lineRule="auto"/>
                    <w:jc w:val="right"/>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0.</w:t>
                  </w:r>
                  <w:r>
                    <w:rPr>
                      <w:rFonts w:ascii="함초롬바탕" w:eastAsia="함초롬바탕" w:hAnsi="함초롬바탕" w:cs="함초롬바탕"/>
                      <w:bCs/>
                      <w:color w:val="000000"/>
                      <w:kern w:val="0"/>
                      <w:sz w:val="22"/>
                    </w:rPr>
                    <w:t>85</w:t>
                  </w:r>
                  <w:r>
                    <w:rPr>
                      <w:rFonts w:ascii="함초롬바탕" w:eastAsia="함초롬바탕" w:hAnsi="함초롬바탕" w:cs="함초롬바탕" w:hint="eastAsia"/>
                      <w:bCs/>
                      <w:color w:val="000000"/>
                      <w:kern w:val="0"/>
                      <w:sz w:val="22"/>
                    </w:rPr>
                    <w:t>x</w:t>
                  </w:r>
                </w:p>
              </w:tc>
              <w:tc>
                <w:tcPr>
                  <w:tcW w:w="759" w:type="pct"/>
                  <w:vAlign w:val="center"/>
                </w:tcPr>
                <w:p w14:paraId="613B7E6E" w14:textId="77777777" w:rsidR="007F3546" w:rsidRPr="002D2B0A" w:rsidRDefault="007F3546" w:rsidP="00524793">
                  <w:pPr>
                    <w:widowControl/>
                    <w:wordWrap/>
                    <w:spacing w:after="0" w:line="240" w:lineRule="auto"/>
                    <w:jc w:val="center"/>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942만원</w:t>
                  </w:r>
                </w:p>
              </w:tc>
            </w:tr>
            <w:tr w:rsidR="007F3546" w:rsidRPr="00EE1148" w14:paraId="1B6C8429" w14:textId="77777777" w:rsidTr="00524793">
              <w:trPr>
                <w:trHeight w:val="58"/>
              </w:trPr>
              <w:tc>
                <w:tcPr>
                  <w:tcW w:w="265" w:type="pct"/>
                  <w:vMerge/>
                  <w:vAlign w:val="center"/>
                </w:tcPr>
                <w:p w14:paraId="1771FF06" w14:textId="77777777" w:rsidR="007F3546" w:rsidRDefault="007F3546" w:rsidP="00524793">
                  <w:pPr>
                    <w:widowControl/>
                    <w:wordWrap/>
                    <w:spacing w:after="0" w:line="240" w:lineRule="auto"/>
                    <w:jc w:val="center"/>
                    <w:rPr>
                      <w:rFonts w:ascii="함초롬바탕" w:eastAsia="함초롬바탕" w:hAnsi="함초롬바탕" w:cs="함초롬바탕"/>
                      <w:bCs/>
                      <w:color w:val="000000"/>
                      <w:kern w:val="0"/>
                      <w:sz w:val="22"/>
                    </w:rPr>
                  </w:pPr>
                </w:p>
              </w:tc>
              <w:tc>
                <w:tcPr>
                  <w:tcW w:w="646" w:type="pct"/>
                  <w:vAlign w:val="center"/>
                </w:tcPr>
                <w:p w14:paraId="0B5147C0" w14:textId="77777777" w:rsidR="007F3546" w:rsidRDefault="007F3546" w:rsidP="00524793">
                  <w:pPr>
                    <w:widowControl/>
                    <w:wordWrap/>
                    <w:spacing w:after="0" w:line="240" w:lineRule="auto"/>
                    <w:jc w:val="center"/>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제3종</w:t>
                  </w:r>
                  <w:r w:rsidRPr="00147128">
                    <w:rPr>
                      <w:rFonts w:ascii="함초롬바탕" w:eastAsia="함초롬바탕" w:hAnsi="함초롬바탕" w:cs="함초롬바탕" w:hint="eastAsia"/>
                      <w:color w:val="000000"/>
                      <w:kern w:val="0"/>
                      <w:sz w:val="22"/>
                      <w:vertAlign w:val="superscript"/>
                    </w:rPr>
                    <w:t>주</w:t>
                  </w:r>
                  <w:r>
                    <w:rPr>
                      <w:rFonts w:ascii="함초롬바탕" w:eastAsia="함초롬바탕" w:hAnsi="함초롬바탕" w:cs="함초롬바탕" w:hint="eastAsia"/>
                      <w:color w:val="000000"/>
                      <w:kern w:val="0"/>
                      <w:sz w:val="22"/>
                      <w:vertAlign w:val="superscript"/>
                    </w:rPr>
                    <w:t>3</w:t>
                  </w:r>
                  <w:r w:rsidRPr="00147128">
                    <w:rPr>
                      <w:rFonts w:ascii="함초롬바탕" w:eastAsia="함초롬바탕" w:hAnsi="함초롬바탕" w:cs="함초롬바탕"/>
                      <w:color w:val="000000"/>
                      <w:kern w:val="0"/>
                      <w:sz w:val="22"/>
                      <w:vertAlign w:val="superscript"/>
                    </w:rPr>
                    <w:t>)</w:t>
                  </w:r>
                </w:p>
              </w:tc>
              <w:tc>
                <w:tcPr>
                  <w:tcW w:w="402" w:type="pct"/>
                  <w:vAlign w:val="center"/>
                </w:tcPr>
                <w:p w14:paraId="483A3790" w14:textId="77777777" w:rsidR="007F3546" w:rsidRPr="002D2B0A" w:rsidRDefault="007F3546" w:rsidP="00524793">
                  <w:pPr>
                    <w:widowControl/>
                    <w:wordWrap/>
                    <w:spacing w:after="0" w:line="240" w:lineRule="auto"/>
                    <w:jc w:val="right"/>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1</w:t>
                  </w:r>
                  <w:r>
                    <w:rPr>
                      <w:rFonts w:ascii="함초롬바탕" w:eastAsia="함초롬바탕" w:hAnsi="함초롬바탕" w:cs="함초롬바탕"/>
                      <w:bCs/>
                      <w:color w:val="000000"/>
                      <w:kern w:val="0"/>
                      <w:sz w:val="22"/>
                    </w:rPr>
                    <w:t>00</w:t>
                  </w:r>
                </w:p>
              </w:tc>
              <w:tc>
                <w:tcPr>
                  <w:tcW w:w="540" w:type="pct"/>
                  <w:vAlign w:val="center"/>
                </w:tcPr>
                <w:p w14:paraId="7C726C98" w14:textId="77777777" w:rsidR="007F3546" w:rsidRPr="002D2B0A" w:rsidRDefault="007F3546" w:rsidP="00524793">
                  <w:pPr>
                    <w:widowControl/>
                    <w:wordWrap/>
                    <w:spacing w:after="0" w:line="240" w:lineRule="auto"/>
                    <w:jc w:val="right"/>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w:t>
                  </w:r>
                </w:p>
              </w:tc>
              <w:tc>
                <w:tcPr>
                  <w:tcW w:w="524" w:type="pct"/>
                  <w:vAlign w:val="center"/>
                </w:tcPr>
                <w:p w14:paraId="4CBD08E4" w14:textId="77777777" w:rsidR="007F3546" w:rsidRPr="002D2B0A" w:rsidRDefault="007F3546" w:rsidP="00524793">
                  <w:pPr>
                    <w:widowControl/>
                    <w:wordWrap/>
                    <w:spacing w:after="0" w:line="240" w:lineRule="auto"/>
                    <w:jc w:val="right"/>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w:t>
                  </w:r>
                </w:p>
              </w:tc>
              <w:tc>
                <w:tcPr>
                  <w:tcW w:w="677" w:type="pct"/>
                  <w:vAlign w:val="center"/>
                </w:tcPr>
                <w:p w14:paraId="0B0AEE78" w14:textId="77777777" w:rsidR="007F3546" w:rsidRDefault="007F3546" w:rsidP="00524793">
                  <w:pPr>
                    <w:widowControl/>
                    <w:wordWrap/>
                    <w:spacing w:after="0" w:line="240" w:lineRule="auto"/>
                    <w:jc w:val="right"/>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w:t>
                  </w:r>
                </w:p>
              </w:tc>
              <w:tc>
                <w:tcPr>
                  <w:tcW w:w="677" w:type="pct"/>
                  <w:vAlign w:val="center"/>
                </w:tcPr>
                <w:p w14:paraId="3D6B2AB1" w14:textId="77777777" w:rsidR="007F3546" w:rsidRPr="002D2B0A" w:rsidRDefault="007F3546" w:rsidP="00524793">
                  <w:pPr>
                    <w:widowControl/>
                    <w:wordWrap/>
                    <w:spacing w:after="0" w:line="240" w:lineRule="auto"/>
                    <w:jc w:val="right"/>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w:t>
                  </w:r>
                </w:p>
              </w:tc>
              <w:tc>
                <w:tcPr>
                  <w:tcW w:w="509" w:type="pct"/>
                  <w:vAlign w:val="center"/>
                </w:tcPr>
                <w:p w14:paraId="53518B83" w14:textId="77777777" w:rsidR="007F3546" w:rsidRPr="002D2B0A" w:rsidRDefault="007F3546" w:rsidP="00524793">
                  <w:pPr>
                    <w:widowControl/>
                    <w:wordWrap/>
                    <w:spacing w:after="0" w:line="240" w:lineRule="auto"/>
                    <w:jc w:val="right"/>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w:t>
                  </w:r>
                </w:p>
              </w:tc>
              <w:tc>
                <w:tcPr>
                  <w:tcW w:w="759" w:type="pct"/>
                  <w:vAlign w:val="center"/>
                </w:tcPr>
                <w:p w14:paraId="7A61F7CE" w14:textId="77777777" w:rsidR="007F3546" w:rsidRPr="002D2B0A" w:rsidRDefault="007F3546" w:rsidP="00524793">
                  <w:pPr>
                    <w:widowControl/>
                    <w:wordWrap/>
                    <w:spacing w:after="0" w:line="240" w:lineRule="auto"/>
                    <w:jc w:val="center"/>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976만원</w:t>
                  </w:r>
                </w:p>
              </w:tc>
            </w:tr>
            <w:tr w:rsidR="007F3546" w:rsidRPr="00EE1148" w14:paraId="1F340669" w14:textId="77777777" w:rsidTr="00524793">
              <w:trPr>
                <w:trHeight w:val="58"/>
              </w:trPr>
              <w:tc>
                <w:tcPr>
                  <w:tcW w:w="911" w:type="pct"/>
                  <w:gridSpan w:val="2"/>
                  <w:vAlign w:val="center"/>
                </w:tcPr>
                <w:p w14:paraId="2D16E925" w14:textId="77777777" w:rsidR="007F3546" w:rsidRDefault="007F3546" w:rsidP="00524793">
                  <w:pPr>
                    <w:widowControl/>
                    <w:wordWrap/>
                    <w:spacing w:after="0" w:line="240" w:lineRule="auto"/>
                    <w:jc w:val="center"/>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보통주</w:t>
                  </w:r>
                  <w:r w:rsidRPr="00147128">
                    <w:rPr>
                      <w:rFonts w:ascii="함초롬바탕" w:eastAsia="함초롬바탕" w:hAnsi="함초롬바탕" w:cs="함초롬바탕" w:hint="eastAsia"/>
                      <w:color w:val="000000"/>
                      <w:kern w:val="0"/>
                      <w:sz w:val="22"/>
                      <w:vertAlign w:val="superscript"/>
                    </w:rPr>
                    <w:t>주</w:t>
                  </w:r>
                  <w:r>
                    <w:rPr>
                      <w:rFonts w:ascii="함초롬바탕" w:eastAsia="함초롬바탕" w:hAnsi="함초롬바탕" w:cs="함초롬바탕" w:hint="eastAsia"/>
                      <w:color w:val="000000"/>
                      <w:kern w:val="0"/>
                      <w:sz w:val="22"/>
                      <w:vertAlign w:val="superscript"/>
                    </w:rPr>
                    <w:t>4</w:t>
                  </w:r>
                  <w:r w:rsidRPr="00147128">
                    <w:rPr>
                      <w:rFonts w:ascii="함초롬바탕" w:eastAsia="함초롬바탕" w:hAnsi="함초롬바탕" w:cs="함초롬바탕"/>
                      <w:color w:val="000000"/>
                      <w:kern w:val="0"/>
                      <w:sz w:val="22"/>
                      <w:vertAlign w:val="superscript"/>
                    </w:rPr>
                    <w:t>)</w:t>
                  </w:r>
                </w:p>
              </w:tc>
              <w:tc>
                <w:tcPr>
                  <w:tcW w:w="402" w:type="pct"/>
                  <w:vAlign w:val="center"/>
                </w:tcPr>
                <w:p w14:paraId="62FAF885" w14:textId="77777777" w:rsidR="007F3546" w:rsidRDefault="007F3546" w:rsidP="00524793">
                  <w:pPr>
                    <w:widowControl/>
                    <w:wordWrap/>
                    <w:spacing w:after="0" w:line="240" w:lineRule="auto"/>
                    <w:jc w:val="right"/>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1</w:t>
                  </w:r>
                  <w:r>
                    <w:rPr>
                      <w:rFonts w:ascii="함초롬바탕" w:eastAsia="함초롬바탕" w:hAnsi="함초롬바탕" w:cs="함초롬바탕"/>
                      <w:bCs/>
                      <w:color w:val="000000"/>
                      <w:kern w:val="0"/>
                      <w:sz w:val="22"/>
                    </w:rPr>
                    <w:t>44</w:t>
                  </w:r>
                </w:p>
              </w:tc>
              <w:tc>
                <w:tcPr>
                  <w:tcW w:w="540" w:type="pct"/>
                  <w:vAlign w:val="center"/>
                </w:tcPr>
                <w:p w14:paraId="511CFC7A" w14:textId="77777777" w:rsidR="007F3546" w:rsidRDefault="007F3546" w:rsidP="00524793">
                  <w:pPr>
                    <w:widowControl/>
                    <w:wordWrap/>
                    <w:spacing w:after="0" w:line="240" w:lineRule="auto"/>
                    <w:jc w:val="right"/>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잔여분</w:t>
                  </w:r>
                </w:p>
              </w:tc>
              <w:tc>
                <w:tcPr>
                  <w:tcW w:w="524" w:type="pct"/>
                  <w:vAlign w:val="center"/>
                </w:tcPr>
                <w:p w14:paraId="600EBF51" w14:textId="77777777" w:rsidR="007F3546" w:rsidRDefault="007F3546" w:rsidP="00524793">
                  <w:pPr>
                    <w:widowControl/>
                    <w:wordWrap/>
                    <w:spacing w:after="0" w:line="240" w:lineRule="auto"/>
                    <w:jc w:val="right"/>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1</w:t>
                  </w:r>
                  <w:r>
                    <w:rPr>
                      <w:rFonts w:ascii="함초롬바탕" w:eastAsia="함초롬바탕" w:hAnsi="함초롬바탕" w:cs="함초롬바탕"/>
                      <w:bCs/>
                      <w:color w:val="000000"/>
                      <w:kern w:val="0"/>
                      <w:sz w:val="22"/>
                    </w:rPr>
                    <w:t>2.6</w:t>
                  </w:r>
                  <w:r>
                    <w:rPr>
                      <w:rFonts w:ascii="함초롬바탕" w:eastAsia="함초롬바탕" w:hAnsi="함초롬바탕" w:cs="함초롬바탕" w:hint="eastAsia"/>
                      <w:bCs/>
                      <w:color w:val="000000"/>
                      <w:kern w:val="0"/>
                      <w:sz w:val="22"/>
                    </w:rPr>
                    <w:t>%</w:t>
                  </w:r>
                </w:p>
              </w:tc>
              <w:tc>
                <w:tcPr>
                  <w:tcW w:w="677" w:type="pct"/>
                  <w:vAlign w:val="center"/>
                </w:tcPr>
                <w:p w14:paraId="30CE6EF4" w14:textId="77777777" w:rsidR="007F3546" w:rsidRDefault="007F3546" w:rsidP="00524793">
                  <w:pPr>
                    <w:widowControl/>
                    <w:wordWrap/>
                    <w:spacing w:after="0" w:line="240" w:lineRule="auto"/>
                    <w:jc w:val="right"/>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1</w:t>
                  </w:r>
                  <w:r>
                    <w:rPr>
                      <w:rFonts w:ascii="함초롬바탕" w:eastAsia="함초롬바탕" w:hAnsi="함초롬바탕" w:cs="함초롬바탕"/>
                      <w:bCs/>
                      <w:color w:val="000000"/>
                      <w:kern w:val="0"/>
                      <w:sz w:val="22"/>
                    </w:rPr>
                    <w:t>00%</w:t>
                  </w:r>
                </w:p>
              </w:tc>
              <w:tc>
                <w:tcPr>
                  <w:tcW w:w="677" w:type="pct"/>
                  <w:vAlign w:val="center"/>
                </w:tcPr>
                <w:p w14:paraId="7A834906" w14:textId="77777777" w:rsidR="007F3546" w:rsidRDefault="007F3546" w:rsidP="00524793">
                  <w:pPr>
                    <w:widowControl/>
                    <w:wordWrap/>
                    <w:spacing w:after="0" w:line="240" w:lineRule="auto"/>
                    <w:jc w:val="right"/>
                    <w:rPr>
                      <w:rFonts w:ascii="함초롬바탕" w:eastAsia="함초롬바탕" w:hAnsi="함초롬바탕" w:cs="함초롬바탕"/>
                      <w:bCs/>
                      <w:color w:val="000000"/>
                      <w:kern w:val="0"/>
                      <w:sz w:val="22"/>
                    </w:rPr>
                  </w:pPr>
                  <w:r>
                    <w:rPr>
                      <w:rFonts w:ascii="함초롬바탕" w:eastAsia="함초롬바탕" w:hAnsi="함초롬바탕" w:cs="함초롬바탕"/>
                      <w:bCs/>
                      <w:color w:val="000000"/>
                      <w:kern w:val="0"/>
                      <w:sz w:val="22"/>
                    </w:rPr>
                    <w:t>80%</w:t>
                  </w:r>
                </w:p>
              </w:tc>
              <w:tc>
                <w:tcPr>
                  <w:tcW w:w="509" w:type="pct"/>
                  <w:vAlign w:val="center"/>
                </w:tcPr>
                <w:p w14:paraId="199568D6" w14:textId="77777777" w:rsidR="007F3546" w:rsidRDefault="007F3546" w:rsidP="00524793">
                  <w:pPr>
                    <w:widowControl/>
                    <w:wordWrap/>
                    <w:spacing w:after="0" w:line="240" w:lineRule="auto"/>
                    <w:jc w:val="right"/>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w:t>
                  </w:r>
                </w:p>
              </w:tc>
              <w:tc>
                <w:tcPr>
                  <w:tcW w:w="759" w:type="pct"/>
                  <w:vAlign w:val="center"/>
                </w:tcPr>
                <w:p w14:paraId="13E3A4C0" w14:textId="77777777" w:rsidR="007F3546" w:rsidRDefault="007F3546" w:rsidP="00524793">
                  <w:pPr>
                    <w:widowControl/>
                    <w:wordWrap/>
                    <w:spacing w:after="0" w:line="240" w:lineRule="auto"/>
                    <w:jc w:val="center"/>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1,025만원</w:t>
                  </w:r>
                </w:p>
              </w:tc>
            </w:tr>
            <w:tr w:rsidR="007F3546" w:rsidRPr="00EE1148" w14:paraId="56CC5E84" w14:textId="77777777" w:rsidTr="00524793">
              <w:trPr>
                <w:trHeight w:val="58"/>
              </w:trPr>
              <w:tc>
                <w:tcPr>
                  <w:tcW w:w="911" w:type="pct"/>
                  <w:gridSpan w:val="2"/>
                  <w:shd w:val="clear" w:color="auto" w:fill="F2F2F2" w:themeFill="background1" w:themeFillShade="F2"/>
                  <w:vAlign w:val="center"/>
                </w:tcPr>
                <w:p w14:paraId="29E6A783" w14:textId="77777777" w:rsidR="007F3546" w:rsidRDefault="007F3546" w:rsidP="00524793">
                  <w:pPr>
                    <w:widowControl/>
                    <w:wordWrap/>
                    <w:spacing w:after="0" w:line="240" w:lineRule="auto"/>
                    <w:jc w:val="center"/>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합계</w:t>
                  </w:r>
                </w:p>
              </w:tc>
              <w:tc>
                <w:tcPr>
                  <w:tcW w:w="402" w:type="pct"/>
                  <w:shd w:val="clear" w:color="auto" w:fill="F2F2F2" w:themeFill="background1" w:themeFillShade="F2"/>
                  <w:vAlign w:val="center"/>
                </w:tcPr>
                <w:p w14:paraId="10B51D5E" w14:textId="77777777" w:rsidR="007F3546" w:rsidRDefault="007F3546" w:rsidP="00524793">
                  <w:pPr>
                    <w:widowControl/>
                    <w:wordWrap/>
                    <w:spacing w:after="0" w:line="240" w:lineRule="auto"/>
                    <w:jc w:val="right"/>
                    <w:rPr>
                      <w:rFonts w:ascii="함초롬바탕" w:eastAsia="함초롬바탕" w:hAnsi="함초롬바탕" w:cs="함초롬바탕"/>
                      <w:bCs/>
                      <w:color w:val="000000"/>
                      <w:kern w:val="0"/>
                      <w:sz w:val="22"/>
                    </w:rPr>
                  </w:pPr>
                  <w:r>
                    <w:rPr>
                      <w:rFonts w:ascii="함초롬바탕" w:eastAsia="함초롬바탕" w:hAnsi="함초롬바탕" w:cs="함초롬바탕" w:hint="eastAsia"/>
                      <w:bCs/>
                      <w:color w:val="000000"/>
                      <w:kern w:val="0"/>
                      <w:sz w:val="22"/>
                    </w:rPr>
                    <w:t>9</w:t>
                  </w:r>
                  <w:r>
                    <w:rPr>
                      <w:rFonts w:ascii="함초롬바탕" w:eastAsia="함초롬바탕" w:hAnsi="함초롬바탕" w:cs="함초롬바탕"/>
                      <w:bCs/>
                      <w:color w:val="000000"/>
                      <w:kern w:val="0"/>
                      <w:sz w:val="22"/>
                    </w:rPr>
                    <w:t>84</w:t>
                  </w:r>
                </w:p>
              </w:tc>
              <w:tc>
                <w:tcPr>
                  <w:tcW w:w="540" w:type="pct"/>
                  <w:shd w:val="clear" w:color="auto" w:fill="F2F2F2" w:themeFill="background1" w:themeFillShade="F2"/>
                  <w:vAlign w:val="center"/>
                </w:tcPr>
                <w:p w14:paraId="0F344B49" w14:textId="77777777" w:rsidR="007F3546" w:rsidRDefault="007F3546" w:rsidP="00524793">
                  <w:pPr>
                    <w:widowControl/>
                    <w:wordWrap/>
                    <w:spacing w:after="0" w:line="240" w:lineRule="auto"/>
                    <w:jc w:val="right"/>
                    <w:rPr>
                      <w:rFonts w:ascii="함초롬바탕" w:eastAsia="함초롬바탕" w:hAnsi="함초롬바탕" w:cs="함초롬바탕"/>
                      <w:bCs/>
                      <w:color w:val="000000"/>
                      <w:kern w:val="0"/>
                      <w:sz w:val="22"/>
                    </w:rPr>
                  </w:pPr>
                </w:p>
              </w:tc>
              <w:tc>
                <w:tcPr>
                  <w:tcW w:w="524" w:type="pct"/>
                  <w:shd w:val="clear" w:color="auto" w:fill="F2F2F2" w:themeFill="background1" w:themeFillShade="F2"/>
                  <w:vAlign w:val="center"/>
                </w:tcPr>
                <w:p w14:paraId="6438E278" w14:textId="77777777" w:rsidR="007F3546" w:rsidRPr="004934DA" w:rsidRDefault="007F3546" w:rsidP="00524793">
                  <w:pPr>
                    <w:widowControl/>
                    <w:wordWrap/>
                    <w:spacing w:after="0" w:line="240" w:lineRule="auto"/>
                    <w:jc w:val="right"/>
                    <w:rPr>
                      <w:rFonts w:ascii="함초롬바탕" w:eastAsia="함초롬바탕" w:hAnsi="함초롬바탕" w:cs="함초롬바탕"/>
                      <w:bCs/>
                      <w:color w:val="000000"/>
                      <w:kern w:val="0"/>
                      <w:sz w:val="22"/>
                    </w:rPr>
                  </w:pPr>
                </w:p>
              </w:tc>
              <w:tc>
                <w:tcPr>
                  <w:tcW w:w="677" w:type="pct"/>
                  <w:shd w:val="clear" w:color="auto" w:fill="F2F2F2" w:themeFill="background1" w:themeFillShade="F2"/>
                  <w:vAlign w:val="center"/>
                </w:tcPr>
                <w:p w14:paraId="75550336" w14:textId="77777777" w:rsidR="007F3546" w:rsidRDefault="007F3546" w:rsidP="00524793">
                  <w:pPr>
                    <w:widowControl/>
                    <w:wordWrap/>
                    <w:spacing w:after="0" w:line="240" w:lineRule="auto"/>
                    <w:jc w:val="right"/>
                    <w:rPr>
                      <w:rFonts w:ascii="함초롬바탕" w:eastAsia="함초롬바탕" w:hAnsi="함초롬바탕" w:cs="함초롬바탕"/>
                      <w:bCs/>
                      <w:color w:val="000000"/>
                      <w:kern w:val="0"/>
                      <w:sz w:val="22"/>
                    </w:rPr>
                  </w:pPr>
                </w:p>
              </w:tc>
              <w:tc>
                <w:tcPr>
                  <w:tcW w:w="677" w:type="pct"/>
                  <w:shd w:val="clear" w:color="auto" w:fill="F2F2F2" w:themeFill="background1" w:themeFillShade="F2"/>
                  <w:vAlign w:val="center"/>
                </w:tcPr>
                <w:p w14:paraId="596924DA" w14:textId="77777777" w:rsidR="007F3546" w:rsidRDefault="007F3546" w:rsidP="00524793">
                  <w:pPr>
                    <w:widowControl/>
                    <w:wordWrap/>
                    <w:spacing w:after="0" w:line="240" w:lineRule="auto"/>
                    <w:jc w:val="right"/>
                    <w:rPr>
                      <w:rFonts w:ascii="함초롬바탕" w:eastAsia="함초롬바탕" w:hAnsi="함초롬바탕" w:cs="함초롬바탕"/>
                      <w:bCs/>
                      <w:color w:val="000000"/>
                      <w:kern w:val="0"/>
                      <w:sz w:val="22"/>
                    </w:rPr>
                  </w:pPr>
                </w:p>
              </w:tc>
              <w:tc>
                <w:tcPr>
                  <w:tcW w:w="509" w:type="pct"/>
                  <w:shd w:val="clear" w:color="auto" w:fill="F2F2F2" w:themeFill="background1" w:themeFillShade="F2"/>
                  <w:vAlign w:val="center"/>
                </w:tcPr>
                <w:p w14:paraId="31B7B150" w14:textId="77777777" w:rsidR="007F3546" w:rsidRPr="002D2B0A" w:rsidRDefault="007F3546" w:rsidP="00524793">
                  <w:pPr>
                    <w:widowControl/>
                    <w:wordWrap/>
                    <w:spacing w:after="0" w:line="240" w:lineRule="auto"/>
                    <w:jc w:val="right"/>
                    <w:rPr>
                      <w:rFonts w:ascii="함초롬바탕" w:eastAsia="함초롬바탕" w:hAnsi="함초롬바탕" w:cs="함초롬바탕"/>
                      <w:bCs/>
                      <w:color w:val="000000"/>
                      <w:kern w:val="0"/>
                      <w:sz w:val="22"/>
                    </w:rPr>
                  </w:pPr>
                </w:p>
              </w:tc>
              <w:tc>
                <w:tcPr>
                  <w:tcW w:w="759" w:type="pct"/>
                  <w:shd w:val="clear" w:color="auto" w:fill="F2F2F2" w:themeFill="background1" w:themeFillShade="F2"/>
                  <w:vAlign w:val="center"/>
                </w:tcPr>
                <w:p w14:paraId="6F1A160A" w14:textId="77777777" w:rsidR="007F3546" w:rsidRPr="002D2B0A" w:rsidRDefault="007F3546" w:rsidP="00524793">
                  <w:pPr>
                    <w:widowControl/>
                    <w:wordWrap/>
                    <w:spacing w:after="0" w:line="240" w:lineRule="auto"/>
                    <w:jc w:val="center"/>
                    <w:rPr>
                      <w:rFonts w:ascii="함초롬바탕" w:eastAsia="함초롬바탕" w:hAnsi="함초롬바탕" w:cs="함초롬바탕"/>
                      <w:bCs/>
                      <w:color w:val="000000"/>
                      <w:kern w:val="0"/>
                      <w:sz w:val="22"/>
                    </w:rPr>
                  </w:pPr>
                </w:p>
              </w:tc>
            </w:tr>
          </w:tbl>
          <w:p w14:paraId="7952C28B" w14:textId="5ABB7B98" w:rsidR="007F3546" w:rsidRDefault="007F3546" w:rsidP="00524793">
            <w:pPr>
              <w:wordWrap/>
              <w:spacing w:after="0" w:line="240" w:lineRule="auto"/>
              <w:ind w:leftChars="1" w:left="452" w:hangingChars="250" w:hanging="450"/>
              <w:jc w:val="left"/>
              <w:textAlignment w:val="baseline"/>
              <w:rPr>
                <w:rFonts w:ascii="함초롬바탕" w:eastAsia="함초롬바탕" w:hAnsi="함초롬바탕" w:cs="함초롬바탕"/>
                <w:sz w:val="18"/>
              </w:rPr>
            </w:pPr>
            <w:r w:rsidRPr="00147128">
              <w:rPr>
                <w:rFonts w:ascii="함초롬바탕" w:eastAsia="함초롬바탕" w:hAnsi="함초롬바탕" w:cs="함초롬바탕" w:hint="eastAsia"/>
                <w:sz w:val="18"/>
              </w:rPr>
              <w:t>주</w:t>
            </w:r>
            <w:r w:rsidR="00187406">
              <w:rPr>
                <w:rFonts w:ascii="함초롬바탕" w:eastAsia="함초롬바탕" w:hAnsi="함초롬바탕" w:cs="함초롬바탕" w:hint="eastAsia"/>
                <w:sz w:val="18"/>
              </w:rPr>
              <w:t>1</w:t>
            </w:r>
            <w:r w:rsidRPr="00147128">
              <w:rPr>
                <w:rFonts w:ascii="함초롬바탕" w:eastAsia="함초롬바탕" w:hAnsi="함초롬바탕" w:cs="함초롬바탕"/>
                <w:sz w:val="18"/>
              </w:rPr>
              <w:t xml:space="preserve">) </w:t>
            </w:r>
            <w:r w:rsidRPr="00147128">
              <w:rPr>
                <w:rFonts w:ascii="함초롬바탕" w:eastAsia="함초롬바탕" w:hAnsi="함초롬바탕" w:cs="함초롬바탕" w:hint="eastAsia"/>
                <w:sz w:val="18"/>
              </w:rPr>
              <w:t>코람코라이프인프라리츠</w:t>
            </w:r>
            <w:r>
              <w:rPr>
                <w:rFonts w:ascii="함초롬바탕" w:eastAsia="함초롬바탕" w:hAnsi="함초롬바탕" w:cs="함초롬바탕" w:hint="eastAsia"/>
                <w:sz w:val="18"/>
              </w:rPr>
              <w:t>(I</w:t>
            </w:r>
            <w:r>
              <w:rPr>
                <w:rFonts w:ascii="함초롬바탕" w:eastAsia="함초롬바탕" w:hAnsi="함초롬바탕" w:cs="함초롬바탕"/>
                <w:sz w:val="18"/>
              </w:rPr>
              <w:t>CR A-(</w:t>
            </w:r>
            <w:r>
              <w:rPr>
                <w:rFonts w:ascii="함초롬바탕" w:eastAsia="함초롬바탕" w:hAnsi="함초롬바탕" w:cs="함초롬바탕" w:hint="eastAsia"/>
                <w:sz w:val="18"/>
              </w:rPr>
              <w:t>안정적),</w:t>
            </w:r>
            <w:r>
              <w:rPr>
                <w:rFonts w:ascii="함초롬바탕" w:eastAsia="함초롬바탕" w:hAnsi="함초롬바탕" w:cs="함초롬바탕"/>
                <w:sz w:val="18"/>
              </w:rPr>
              <w:t xml:space="preserve"> BRR A-</w:t>
            </w:r>
            <w:r>
              <w:rPr>
                <w:rFonts w:ascii="함초롬바탕" w:eastAsia="함초롬바탕" w:hAnsi="함초롬바탕" w:cs="함초롬바탕" w:hint="eastAsia"/>
                <w:sz w:val="18"/>
              </w:rPr>
              <w:t>)가 제1</w:t>
            </w:r>
            <w:r>
              <w:rPr>
                <w:rFonts w:ascii="맑은 고딕" w:eastAsia="맑은 고딕" w:hAnsi="맑은 고딕" w:cs="함초롬바탕" w:hint="eastAsia"/>
                <w:sz w:val="18"/>
              </w:rPr>
              <w:t>·</w:t>
            </w:r>
            <w:r>
              <w:rPr>
                <w:rFonts w:ascii="함초롬바탕" w:eastAsia="함초롬바탕" w:hAnsi="함초롬바탕" w:cs="함초롬바탕" w:hint="eastAsia"/>
                <w:sz w:val="18"/>
              </w:rPr>
              <w:t xml:space="preserve">2종종류주를 각 </w:t>
            </w:r>
            <w:r>
              <w:rPr>
                <w:rFonts w:ascii="함초롬바탕" w:eastAsia="함초롬바탕" w:hAnsi="함초롬바탕" w:cs="함초롬바탕"/>
                <w:sz w:val="18"/>
              </w:rPr>
              <w:t>24</w:t>
            </w:r>
            <w:r>
              <w:rPr>
                <w:rFonts w:ascii="함초롬바탕" w:eastAsia="함초롬바탕" w:hAnsi="함초롬바탕" w:cs="함초롬바탕" w:hint="eastAsia"/>
                <w:sz w:val="18"/>
              </w:rPr>
              <w:t>개월,</w:t>
            </w:r>
            <w:r>
              <w:rPr>
                <w:rFonts w:ascii="함초롬바탕" w:eastAsia="함초롬바탕" w:hAnsi="함초롬바탕" w:cs="함초롬바탕"/>
                <w:sz w:val="18"/>
              </w:rPr>
              <w:t xml:space="preserve"> 12</w:t>
            </w:r>
            <w:r>
              <w:rPr>
                <w:rFonts w:ascii="함초롬바탕" w:eastAsia="함초롬바탕" w:hAnsi="함초롬바탕" w:cs="함초롬바탕" w:hint="eastAsia"/>
                <w:sz w:val="18"/>
              </w:rPr>
              <w:t>개월 까지 매입하겠다는 확약서(LOC) 제출_별첨1. 참고</w:t>
            </w:r>
          </w:p>
          <w:p w14:paraId="76FE5178" w14:textId="2C312966" w:rsidR="007F3546" w:rsidRDefault="007F3546" w:rsidP="00524793">
            <w:pPr>
              <w:wordWrap/>
              <w:spacing w:after="0" w:line="240" w:lineRule="auto"/>
              <w:ind w:leftChars="1" w:left="2"/>
              <w:jc w:val="left"/>
              <w:textAlignment w:val="baseline"/>
              <w:rPr>
                <w:rFonts w:ascii="함초롬바탕" w:eastAsia="함초롬바탕" w:hAnsi="함초롬바탕" w:cs="함초롬바탕"/>
                <w:sz w:val="18"/>
              </w:rPr>
            </w:pPr>
            <w:r>
              <w:rPr>
                <w:rFonts w:ascii="함초롬바탕" w:eastAsia="함초롬바탕" w:hAnsi="함초롬바탕" w:cs="함초롬바탕" w:hint="eastAsia"/>
                <w:sz w:val="18"/>
              </w:rPr>
              <w:t>주</w:t>
            </w:r>
            <w:r w:rsidR="00187406">
              <w:rPr>
                <w:rFonts w:ascii="함초롬바탕" w:eastAsia="함초롬바탕" w:hAnsi="함초롬바탕" w:cs="함초롬바탕" w:hint="eastAsia"/>
                <w:sz w:val="18"/>
              </w:rPr>
              <w:t>2</w:t>
            </w:r>
            <w:r>
              <w:rPr>
                <w:rFonts w:ascii="함초롬바탕" w:eastAsia="함초롬바탕" w:hAnsi="함초롬바탕" w:cs="함초롬바탕"/>
                <w:sz w:val="18"/>
              </w:rPr>
              <w:t xml:space="preserve">) </w:t>
            </w:r>
            <w:r>
              <w:rPr>
                <w:rFonts w:ascii="함초롬바탕" w:eastAsia="함초롬바탕" w:hAnsi="함초롬바탕" w:cs="함초롬바탕" w:hint="eastAsia"/>
                <w:sz w:val="18"/>
              </w:rPr>
              <w:t>매도인(</w:t>
            </w:r>
            <w:r>
              <w:rPr>
                <w:rFonts w:ascii="함초롬바탕" w:eastAsia="함초롬바탕" w:hAnsi="함초롬바탕" w:cs="함초롬바탕"/>
                <w:sz w:val="18"/>
              </w:rPr>
              <w:t>LF</w:t>
            </w:r>
            <w:r>
              <w:rPr>
                <w:rFonts w:ascii="함초롬바탕" w:eastAsia="함초롬바탕" w:hAnsi="함초롬바탕" w:cs="함초롬바탕" w:hint="eastAsia"/>
                <w:sz w:val="18"/>
              </w:rPr>
              <w:t>)의</w:t>
            </w:r>
            <w:r>
              <w:rPr>
                <w:rFonts w:ascii="함초롬바탕" w:eastAsia="함초롬바탕" w:hAnsi="함초롬바탕" w:cs="함초롬바탕"/>
                <w:sz w:val="18"/>
              </w:rPr>
              <w:t xml:space="preserve"> 100</w:t>
            </w:r>
            <w:r>
              <w:rPr>
                <w:rFonts w:ascii="함초롬바탕" w:eastAsia="함초롬바탕" w:hAnsi="함초롬바탕" w:cs="함초롬바탕" w:hint="eastAsia"/>
                <w:sz w:val="18"/>
              </w:rPr>
              <w:t>억원 재투자(무배당,</w:t>
            </w:r>
            <w:r>
              <w:rPr>
                <w:rFonts w:ascii="함초롬바탕" w:eastAsia="함초롬바탕" w:hAnsi="함초롬바탕" w:cs="함초롬바탕"/>
                <w:sz w:val="18"/>
              </w:rPr>
              <w:t xml:space="preserve"> </w:t>
            </w:r>
            <w:r>
              <w:rPr>
                <w:rFonts w:ascii="함초롬바탕" w:eastAsia="함초롬바탕" w:hAnsi="함초롬바탕" w:cs="함초롬바탕" w:hint="eastAsia"/>
                <w:sz w:val="18"/>
              </w:rPr>
              <w:t>무의결권)</w:t>
            </w:r>
            <w:r>
              <w:rPr>
                <w:rFonts w:ascii="함초롬바탕" w:eastAsia="함초롬바탕" w:hAnsi="함초롬바탕" w:cs="함초롬바탕"/>
                <w:sz w:val="18"/>
              </w:rPr>
              <w:t xml:space="preserve"> </w:t>
            </w:r>
            <w:r>
              <w:rPr>
                <w:rFonts w:ascii="함초롬바탕" w:eastAsia="함초롬바탕" w:hAnsi="함초롬바탕" w:cs="함초롬바탕" w:hint="eastAsia"/>
                <w:sz w:val="18"/>
              </w:rPr>
              <w:t>금액이며,</w:t>
            </w:r>
            <w:r>
              <w:rPr>
                <w:rFonts w:ascii="함초롬바탕" w:eastAsia="함초롬바탕" w:hAnsi="함초롬바탕" w:cs="함초롬바탕"/>
                <w:sz w:val="18"/>
              </w:rPr>
              <w:t xml:space="preserve"> 2</w:t>
            </w:r>
            <w:r>
              <w:rPr>
                <w:rFonts w:ascii="함초롬바탕" w:eastAsia="함초롬바탕" w:hAnsi="함초롬바탕" w:cs="함초롬바탕" w:hint="eastAsia"/>
                <w:sz w:val="18"/>
              </w:rPr>
              <w:t>년 후 리파이낸싱 시 상환예정</w:t>
            </w:r>
          </w:p>
          <w:p w14:paraId="158855EB" w14:textId="358876EB" w:rsidR="007F3546" w:rsidRPr="00590F79" w:rsidRDefault="007F3546" w:rsidP="00524793">
            <w:pPr>
              <w:wordWrap/>
              <w:spacing w:after="0" w:line="240" w:lineRule="auto"/>
              <w:ind w:leftChars="1" w:left="2"/>
              <w:jc w:val="left"/>
              <w:textAlignment w:val="baseline"/>
              <w:rPr>
                <w:rFonts w:ascii="함초롬바탕" w:eastAsia="함초롬바탕" w:hAnsi="함초롬바탕" w:cs="함초롬바탕"/>
                <w:sz w:val="18"/>
              </w:rPr>
            </w:pPr>
            <w:r>
              <w:rPr>
                <w:rFonts w:ascii="함초롬바탕" w:eastAsia="함초롬바탕" w:hAnsi="함초롬바탕" w:cs="함초롬바탕" w:hint="eastAsia"/>
                <w:sz w:val="18"/>
              </w:rPr>
              <w:t>주</w:t>
            </w:r>
            <w:r w:rsidR="00187406">
              <w:rPr>
                <w:rFonts w:ascii="함초롬바탕" w:eastAsia="함초롬바탕" w:hAnsi="함초롬바탕" w:cs="함초롬바탕" w:hint="eastAsia"/>
                <w:sz w:val="18"/>
              </w:rPr>
              <w:t>3</w:t>
            </w:r>
            <w:r>
              <w:rPr>
                <w:rFonts w:ascii="함초롬바탕" w:eastAsia="함초롬바탕" w:hAnsi="함초롬바탕" w:cs="함초롬바탕"/>
                <w:sz w:val="18"/>
              </w:rPr>
              <w:t xml:space="preserve">) </w:t>
            </w:r>
            <w:r w:rsidRPr="00147128">
              <w:rPr>
                <w:rFonts w:ascii="함초롬바탕" w:eastAsia="함초롬바탕" w:hAnsi="함초롬바탕" w:cs="함초롬바탕" w:hint="eastAsia"/>
                <w:sz w:val="18"/>
              </w:rPr>
              <w:t>코람코라이프인프라리츠</w:t>
            </w:r>
            <w:r>
              <w:rPr>
                <w:rFonts w:ascii="함초롬바탕" w:eastAsia="함초롬바탕" w:hAnsi="함초롬바탕" w:cs="함초롬바탕" w:hint="eastAsia"/>
                <w:sz w:val="18"/>
              </w:rPr>
              <w:t>(I</w:t>
            </w:r>
            <w:r>
              <w:rPr>
                <w:rFonts w:ascii="함초롬바탕" w:eastAsia="함초롬바탕" w:hAnsi="함초롬바탕" w:cs="함초롬바탕"/>
                <w:sz w:val="18"/>
              </w:rPr>
              <w:t>CR A-(</w:t>
            </w:r>
            <w:r>
              <w:rPr>
                <w:rFonts w:ascii="함초롬바탕" w:eastAsia="함초롬바탕" w:hAnsi="함초롬바탕" w:cs="함초롬바탕" w:hint="eastAsia"/>
                <w:sz w:val="18"/>
              </w:rPr>
              <w:t>안정적),</w:t>
            </w:r>
            <w:r>
              <w:rPr>
                <w:rFonts w:ascii="함초롬바탕" w:eastAsia="함초롬바탕" w:hAnsi="함초롬바탕" w:cs="함초롬바탕"/>
                <w:sz w:val="18"/>
              </w:rPr>
              <w:t xml:space="preserve"> BRR A-</w:t>
            </w:r>
            <w:r>
              <w:rPr>
                <w:rFonts w:ascii="함초롬바탕" w:eastAsia="함초롬바탕" w:hAnsi="함초롬바탕" w:cs="함초롬바탕" w:hint="eastAsia"/>
                <w:sz w:val="18"/>
              </w:rPr>
              <w:t>)</w:t>
            </w:r>
            <w:r>
              <w:rPr>
                <w:rFonts w:ascii="함초롬바탕" w:eastAsia="함초롬바탕" w:hAnsi="함초롬바탕" w:cs="함초롬바탕"/>
                <w:sz w:val="18"/>
              </w:rPr>
              <w:t xml:space="preserve"> 144</w:t>
            </w:r>
            <w:r>
              <w:rPr>
                <w:rFonts w:ascii="함초롬바탕" w:eastAsia="함초롬바탕" w:hAnsi="함초롬바탕" w:cs="함초롬바탕" w:hint="eastAsia"/>
                <w:sz w:val="18"/>
              </w:rPr>
              <w:t>억원 투자예정</w:t>
            </w:r>
          </w:p>
        </w:tc>
      </w:tr>
      <w:tr w:rsidR="007F3546" w:rsidRPr="00EE1148" w14:paraId="2F1EDCDC" w14:textId="77777777" w:rsidTr="00524793">
        <w:trPr>
          <w:trHeight w:val="54"/>
        </w:trPr>
        <w:tc>
          <w:tcPr>
            <w:tcW w:w="867" w:type="pct"/>
            <w:vAlign w:val="center"/>
          </w:tcPr>
          <w:p w14:paraId="3F7129AC" w14:textId="77777777" w:rsidR="007F3546" w:rsidRPr="00831B57" w:rsidRDefault="007F3546" w:rsidP="00524793">
            <w:pPr>
              <w:wordWrap/>
              <w:adjustRightInd w:val="0"/>
              <w:snapToGrid w:val="0"/>
              <w:spacing w:after="0" w:line="240" w:lineRule="auto"/>
              <w:jc w:val="center"/>
              <w:rPr>
                <w:rFonts w:ascii="함초롬바탕" w:eastAsia="함초롬바탕" w:hAnsi="함초롬바탕" w:cs="함초롬바탕"/>
                <w:sz w:val="22"/>
              </w:rPr>
            </w:pPr>
            <w:r w:rsidRPr="00831B57">
              <w:rPr>
                <w:rFonts w:ascii="함초롬바탕" w:eastAsia="함초롬바탕" w:hAnsi="함초롬바탕" w:cs="함초롬바탕" w:hint="eastAsia"/>
                <w:sz w:val="22"/>
              </w:rPr>
              <w:t>투자기간</w:t>
            </w:r>
          </w:p>
        </w:tc>
        <w:tc>
          <w:tcPr>
            <w:tcW w:w="4133" w:type="pct"/>
            <w:vAlign w:val="center"/>
          </w:tcPr>
          <w:p w14:paraId="73587942" w14:textId="7CC84407" w:rsidR="007F3546" w:rsidRPr="00831B57" w:rsidRDefault="00253C54" w:rsidP="00524793">
            <w:pPr>
              <w:wordWrap/>
              <w:spacing w:after="0" w:line="240" w:lineRule="auto"/>
              <w:jc w:val="left"/>
              <w:textAlignment w:val="baseline"/>
              <w:rPr>
                <w:rFonts w:ascii="함초롬바탕" w:eastAsia="함초롬바탕" w:hAnsi="함초롬바탕" w:cs="함초롬바탕"/>
                <w:kern w:val="0"/>
                <w:sz w:val="22"/>
                <w:szCs w:val="28"/>
              </w:rPr>
            </w:pPr>
            <w:r w:rsidRPr="00ED1A50">
              <w:rPr>
                <w:rFonts w:ascii="함초롬바탕" w:eastAsia="함초롬바탕" w:hAnsi="함초롬바탕" w:cs="함초롬바탕" w:hint="eastAsia"/>
                <w:kern w:val="0"/>
                <w:sz w:val="22"/>
                <w:szCs w:val="28"/>
              </w:rPr>
              <w:t>•</w:t>
            </w:r>
            <w:r w:rsidR="007F3546" w:rsidRPr="00831B57">
              <w:rPr>
                <w:rFonts w:ascii="함초롬바탕" w:eastAsia="함초롬바탕" w:hAnsi="함초롬바탕" w:cs="함초롬바탕"/>
                <w:kern w:val="0"/>
                <w:sz w:val="22"/>
                <w:szCs w:val="28"/>
              </w:rPr>
              <w:t xml:space="preserve"> </w:t>
            </w:r>
            <w:r w:rsidR="007F3546" w:rsidRPr="00831B57">
              <w:rPr>
                <w:rFonts w:ascii="함초롬바탕" w:eastAsia="함초롬바탕" w:hAnsi="함초롬바탕" w:cs="함초롬바탕" w:hint="eastAsia"/>
                <w:kern w:val="0"/>
                <w:sz w:val="22"/>
                <w:szCs w:val="28"/>
              </w:rPr>
              <w:t xml:space="preserve">최초설정일로부터 </w:t>
            </w:r>
            <w:r w:rsidR="007F3546" w:rsidRPr="00831B57">
              <w:rPr>
                <w:rFonts w:ascii="함초롬바탕" w:eastAsia="함초롬바탕" w:hAnsi="함초롬바탕" w:cs="함초롬바탕"/>
                <w:kern w:val="0"/>
                <w:sz w:val="22"/>
                <w:szCs w:val="28"/>
              </w:rPr>
              <w:t>24</w:t>
            </w:r>
            <w:r w:rsidR="007F3546" w:rsidRPr="00831B57">
              <w:rPr>
                <w:rFonts w:ascii="함초롬바탕" w:eastAsia="함초롬바탕" w:hAnsi="함초롬바탕" w:cs="함초롬바탕" w:hint="eastAsia"/>
                <w:kern w:val="0"/>
                <w:sz w:val="22"/>
                <w:szCs w:val="28"/>
              </w:rPr>
              <w:t>개월</w:t>
            </w:r>
          </w:p>
          <w:p w14:paraId="2430D31D" w14:textId="77777777" w:rsidR="007F3546" w:rsidRPr="00831B57" w:rsidRDefault="007F3546" w:rsidP="00524793">
            <w:pPr>
              <w:wordWrap/>
              <w:spacing w:after="0" w:line="240" w:lineRule="auto"/>
              <w:ind w:firstLine="216"/>
              <w:jc w:val="left"/>
              <w:textAlignment w:val="baseline"/>
              <w:rPr>
                <w:rFonts w:ascii="함초롬바탕" w:eastAsia="함초롬바탕" w:hAnsi="함초롬바탕" w:cs="함초롬바탕"/>
                <w:kern w:val="0"/>
                <w:sz w:val="22"/>
                <w:szCs w:val="28"/>
              </w:rPr>
            </w:pPr>
            <w:r w:rsidRPr="00831B57">
              <w:rPr>
                <w:rFonts w:ascii="함초롬바탕" w:eastAsia="함초롬바탕" w:hAnsi="함초롬바탕" w:cs="함초롬바탕"/>
                <w:kern w:val="0"/>
                <w:sz w:val="22"/>
                <w:szCs w:val="28"/>
              </w:rPr>
              <w:t xml:space="preserve">- </w:t>
            </w:r>
            <w:r w:rsidRPr="00831B57">
              <w:rPr>
                <w:rFonts w:ascii="함초롬바탕" w:eastAsia="함초롬바탕" w:hAnsi="함초롬바탕" w:cs="함초롬바탕" w:hint="eastAsia"/>
                <w:kern w:val="0"/>
                <w:sz w:val="22"/>
                <w:szCs w:val="28"/>
              </w:rPr>
              <w:t xml:space="preserve">본건 리츠 운용기간 </w:t>
            </w:r>
            <w:r w:rsidRPr="00831B57">
              <w:rPr>
                <w:rFonts w:ascii="함초롬바탕" w:eastAsia="함초롬바탕" w:hAnsi="함초롬바탕" w:cs="함초롬바탕"/>
                <w:kern w:val="0"/>
                <w:sz w:val="22"/>
                <w:szCs w:val="28"/>
              </w:rPr>
              <w:t>1</w:t>
            </w:r>
            <w:r>
              <w:rPr>
                <w:rFonts w:ascii="함초롬바탕" w:eastAsia="함초롬바탕" w:hAnsi="함초롬바탕" w:cs="함초롬바탕" w:hint="eastAsia"/>
                <w:kern w:val="0"/>
                <w:sz w:val="22"/>
                <w:szCs w:val="28"/>
              </w:rPr>
              <w:t>20개월</w:t>
            </w:r>
            <w:r w:rsidRPr="00831B57">
              <w:rPr>
                <w:rFonts w:ascii="함초롬바탕" w:eastAsia="함초롬바탕" w:hAnsi="함초롬바탕" w:cs="함초롬바탕" w:hint="eastAsia"/>
                <w:kern w:val="0"/>
                <w:sz w:val="22"/>
                <w:szCs w:val="28"/>
              </w:rPr>
              <w:t>(</w:t>
            </w:r>
            <w:r w:rsidRPr="00831B57">
              <w:rPr>
                <w:rFonts w:ascii="함초롬바탕" w:eastAsia="함초롬바탕" w:hAnsi="함초롬바탕" w:cs="함초롬바탕"/>
                <w:kern w:val="0"/>
                <w:sz w:val="22"/>
                <w:szCs w:val="28"/>
              </w:rPr>
              <w:t>’26.</w:t>
            </w:r>
            <w:r>
              <w:rPr>
                <w:rFonts w:ascii="함초롬바탕" w:eastAsia="함초롬바탕" w:hAnsi="함초롬바탕" w:cs="함초롬바탕"/>
                <w:kern w:val="0"/>
                <w:sz w:val="22"/>
                <w:szCs w:val="28"/>
              </w:rPr>
              <w:t>10</w:t>
            </w:r>
            <w:r w:rsidRPr="00831B57">
              <w:rPr>
                <w:rFonts w:ascii="함초롬바탕" w:eastAsia="함초롬바탕" w:hAnsi="함초롬바탕" w:cs="함초롬바탕"/>
                <w:kern w:val="0"/>
                <w:sz w:val="22"/>
                <w:szCs w:val="28"/>
              </w:rPr>
              <w:t>~’36.</w:t>
            </w:r>
            <w:r>
              <w:rPr>
                <w:rFonts w:ascii="함초롬바탕" w:eastAsia="함초롬바탕" w:hAnsi="함초롬바탕" w:cs="함초롬바탕"/>
                <w:kern w:val="0"/>
                <w:sz w:val="22"/>
                <w:szCs w:val="28"/>
              </w:rPr>
              <w:t>10</w:t>
            </w:r>
            <w:r w:rsidRPr="00831B57">
              <w:rPr>
                <w:rFonts w:ascii="함초롬바탕" w:eastAsia="함초롬바탕" w:hAnsi="함초롬바탕" w:cs="함초롬바탕"/>
                <w:kern w:val="0"/>
                <w:sz w:val="22"/>
                <w:szCs w:val="28"/>
              </w:rPr>
              <w:t>)</w:t>
            </w:r>
            <w:r w:rsidRPr="00831B57">
              <w:rPr>
                <w:rFonts w:ascii="함초롬바탕" w:eastAsia="함초롬바탕" w:hAnsi="함초롬바탕" w:cs="함초롬바탕" w:hint="eastAsia"/>
                <w:kern w:val="0"/>
                <w:sz w:val="22"/>
                <w:szCs w:val="28"/>
              </w:rPr>
              <w:t>이나,</w:t>
            </w:r>
            <w:r w:rsidRPr="00831B57">
              <w:rPr>
                <w:rFonts w:ascii="함초롬바탕" w:eastAsia="함초롬바탕" w:hAnsi="함초롬바탕" w:cs="함초롬바탕"/>
                <w:kern w:val="0"/>
                <w:sz w:val="22"/>
                <w:szCs w:val="28"/>
              </w:rPr>
              <w:t xml:space="preserve"> </w:t>
            </w:r>
            <w:r w:rsidRPr="00831B57">
              <w:rPr>
                <w:rFonts w:ascii="함초롬바탕" w:eastAsia="함초롬바탕" w:hAnsi="함초롬바탕" w:cs="함초롬바탕" w:hint="eastAsia"/>
                <w:kern w:val="0"/>
                <w:sz w:val="22"/>
                <w:szCs w:val="28"/>
              </w:rPr>
              <w:t>코람코라이프인프라</w:t>
            </w:r>
            <w:r>
              <w:rPr>
                <w:rFonts w:ascii="함초롬바탕" w:eastAsia="함초롬바탕" w:hAnsi="함초롬바탕" w:cs="함초롬바탕" w:hint="eastAsia"/>
                <w:kern w:val="0"/>
                <w:sz w:val="22"/>
                <w:szCs w:val="28"/>
              </w:rPr>
              <w:t>리츠</w:t>
            </w:r>
          </w:p>
          <w:p w14:paraId="001FB603" w14:textId="77777777" w:rsidR="007F3546" w:rsidRDefault="007F3546" w:rsidP="00524793">
            <w:pPr>
              <w:wordWrap/>
              <w:spacing w:after="0" w:line="240" w:lineRule="auto"/>
              <w:ind w:leftChars="100" w:left="200" w:firstLineChars="100" w:firstLine="220"/>
              <w:jc w:val="left"/>
              <w:textAlignment w:val="baseline"/>
              <w:rPr>
                <w:rFonts w:ascii="함초롬바탕" w:eastAsia="함초롬바탕" w:hAnsi="함초롬바탕" w:cs="함초롬바탕"/>
                <w:kern w:val="0"/>
                <w:sz w:val="22"/>
                <w:szCs w:val="28"/>
              </w:rPr>
            </w:pPr>
            <w:r w:rsidRPr="00831B57">
              <w:rPr>
                <w:rFonts w:ascii="함초롬바탕" w:eastAsia="함초롬바탕" w:hAnsi="함초롬바탕" w:cs="함초롬바탕" w:hint="eastAsia"/>
                <w:kern w:val="0"/>
                <w:sz w:val="22"/>
                <w:szCs w:val="28"/>
              </w:rPr>
              <w:t>(</w:t>
            </w:r>
            <w:r w:rsidRPr="00831B57">
              <w:rPr>
                <w:rFonts w:ascii="함초롬바탕" w:eastAsia="함초롬바탕" w:hAnsi="함초롬바탕" w:cs="함초롬바탕"/>
                <w:kern w:val="0"/>
                <w:sz w:val="22"/>
                <w:szCs w:val="28"/>
              </w:rPr>
              <w:t>ICR A-(</w:t>
            </w:r>
            <w:r w:rsidRPr="00831B57">
              <w:rPr>
                <w:rFonts w:ascii="함초롬바탕" w:eastAsia="함초롬바탕" w:hAnsi="함초롬바탕" w:cs="함초롬바탕" w:hint="eastAsia"/>
                <w:kern w:val="0"/>
                <w:sz w:val="22"/>
                <w:szCs w:val="28"/>
              </w:rPr>
              <w:t>안정적)</w:t>
            </w:r>
            <w:r w:rsidRPr="00831B57">
              <w:rPr>
                <w:rFonts w:ascii="함초롬바탕" w:eastAsia="함초롬바탕" w:hAnsi="함초롬바탕" w:cs="함초롬바탕"/>
                <w:kern w:val="0"/>
                <w:sz w:val="22"/>
                <w:szCs w:val="28"/>
              </w:rPr>
              <w:t>, BRR A-)</w:t>
            </w:r>
            <w:r>
              <w:rPr>
                <w:rFonts w:ascii="함초롬바탕" w:eastAsia="함초롬바탕" w:hAnsi="함초롬바탕" w:cs="함초롬바탕" w:hint="eastAsia"/>
                <w:kern w:val="0"/>
                <w:sz w:val="22"/>
                <w:szCs w:val="28"/>
              </w:rPr>
              <w:t>로부터 기표 후 기</w:t>
            </w:r>
            <w:r>
              <w:rPr>
                <w:rFonts w:ascii="함초롬바탕" w:eastAsia="함초롬바탕" w:hAnsi="함초롬바탕" w:cs="함초롬바탕"/>
                <w:kern w:val="0"/>
                <w:sz w:val="22"/>
                <w:szCs w:val="28"/>
              </w:rPr>
              <w:t>한</w:t>
            </w:r>
            <w:r>
              <w:rPr>
                <w:rFonts w:ascii="함초롬바탕" w:eastAsia="함초롬바탕" w:hAnsi="함초롬바탕" w:cs="함초롬바탕" w:hint="eastAsia"/>
                <w:kern w:val="0"/>
                <w:sz w:val="22"/>
                <w:szCs w:val="28"/>
              </w:rPr>
              <w:t xml:space="preserve"> 내 (24개월 후)</w:t>
            </w:r>
            <w:r>
              <w:rPr>
                <w:rFonts w:ascii="함초롬바탕" w:eastAsia="함초롬바탕" w:hAnsi="함초롬바탕" w:cs="함초롬바탕"/>
                <w:kern w:val="0"/>
                <w:sz w:val="22"/>
                <w:szCs w:val="28"/>
              </w:rPr>
              <w:t xml:space="preserve"> </w:t>
            </w:r>
            <w:r>
              <w:rPr>
                <w:rFonts w:ascii="함초롬바탕" w:eastAsia="함초롬바탕" w:hAnsi="함초롬바탕" w:cs="함초롬바탕" w:hint="eastAsia"/>
                <w:kern w:val="0"/>
                <w:sz w:val="22"/>
                <w:szCs w:val="28"/>
              </w:rPr>
              <w:t>제1종</w:t>
            </w:r>
          </w:p>
          <w:p w14:paraId="5B964696" w14:textId="77777777" w:rsidR="007F3546" w:rsidRPr="00831B57" w:rsidRDefault="007F3546" w:rsidP="00524793">
            <w:pPr>
              <w:wordWrap/>
              <w:spacing w:after="0" w:line="240" w:lineRule="auto"/>
              <w:ind w:leftChars="100" w:left="200" w:firstLineChars="100" w:firstLine="220"/>
              <w:jc w:val="left"/>
              <w:textAlignment w:val="baseline"/>
              <w:rPr>
                <w:rFonts w:ascii="함초롬바탕" w:eastAsia="함초롬바탕" w:hAnsi="함초롬바탕" w:cs="함초롬바탕"/>
                <w:kern w:val="0"/>
                <w:sz w:val="22"/>
                <w:szCs w:val="28"/>
              </w:rPr>
            </w:pPr>
            <w:r>
              <w:rPr>
                <w:rFonts w:ascii="함초롬바탕" w:eastAsia="함초롬바탕" w:hAnsi="함초롬바탕" w:cs="함초롬바탕" w:hint="eastAsia"/>
                <w:kern w:val="0"/>
                <w:sz w:val="22"/>
                <w:szCs w:val="28"/>
              </w:rPr>
              <w:t>종류주 24</w:t>
            </w:r>
            <w:r>
              <w:rPr>
                <w:rFonts w:ascii="함초롬바탕" w:eastAsia="함초롬바탕" w:hAnsi="함초롬바탕" w:cs="함초롬바탕"/>
                <w:kern w:val="0"/>
                <w:sz w:val="22"/>
                <w:szCs w:val="28"/>
              </w:rPr>
              <w:t>0</w:t>
            </w:r>
            <w:r>
              <w:rPr>
                <w:rFonts w:ascii="함초롬바탕" w:eastAsia="함초롬바탕" w:hAnsi="함초롬바탕" w:cs="함초롬바탕" w:hint="eastAsia"/>
                <w:kern w:val="0"/>
                <w:sz w:val="22"/>
                <w:szCs w:val="28"/>
              </w:rPr>
              <w:t xml:space="preserve">억원을 매입한다는 확약서 징구하여 </w:t>
            </w:r>
            <w:r w:rsidRPr="00831B57">
              <w:rPr>
                <w:rFonts w:ascii="함초롬바탕" w:eastAsia="함초롬바탕" w:hAnsi="함초롬바탕" w:cs="함초롬바탕" w:hint="eastAsia"/>
                <w:kern w:val="0"/>
                <w:sz w:val="22"/>
                <w:szCs w:val="28"/>
              </w:rPr>
              <w:t xml:space="preserve">투자기간 </w:t>
            </w:r>
            <w:r w:rsidRPr="00831B57">
              <w:rPr>
                <w:rFonts w:ascii="함초롬바탕" w:eastAsia="함초롬바탕" w:hAnsi="함초롬바탕" w:cs="함초롬바탕"/>
                <w:kern w:val="0"/>
                <w:sz w:val="22"/>
                <w:szCs w:val="28"/>
              </w:rPr>
              <w:t>24</w:t>
            </w:r>
            <w:r w:rsidRPr="00831B57">
              <w:rPr>
                <w:rFonts w:ascii="함초롬바탕" w:eastAsia="함초롬바탕" w:hAnsi="함초롬바탕" w:cs="함초롬바탕" w:hint="eastAsia"/>
                <w:kern w:val="0"/>
                <w:sz w:val="22"/>
                <w:szCs w:val="28"/>
              </w:rPr>
              <w:t xml:space="preserve">개월 산정함. </w:t>
            </w:r>
          </w:p>
        </w:tc>
      </w:tr>
      <w:tr w:rsidR="007F3546" w:rsidRPr="00EE1148" w14:paraId="35FEC20C" w14:textId="77777777" w:rsidTr="00524793">
        <w:trPr>
          <w:trHeight w:val="54"/>
        </w:trPr>
        <w:tc>
          <w:tcPr>
            <w:tcW w:w="867" w:type="pct"/>
            <w:vAlign w:val="center"/>
          </w:tcPr>
          <w:p w14:paraId="4E0BA928" w14:textId="77777777" w:rsidR="007F3546" w:rsidRPr="007A019F" w:rsidRDefault="007F3546" w:rsidP="00524793">
            <w:pPr>
              <w:wordWrap/>
              <w:adjustRightInd w:val="0"/>
              <w:snapToGrid w:val="0"/>
              <w:spacing w:after="0" w:line="240" w:lineRule="auto"/>
              <w:jc w:val="center"/>
              <w:rPr>
                <w:rFonts w:ascii="함초롬바탕" w:eastAsia="함초롬바탕" w:hAnsi="함초롬바탕" w:cs="함초롬바탕"/>
                <w:sz w:val="22"/>
              </w:rPr>
            </w:pPr>
            <w:r w:rsidRPr="007A019F">
              <w:rPr>
                <w:rFonts w:ascii="함초롬바탕" w:eastAsia="함초롬바탕" w:hAnsi="함초롬바탕" w:cs="함초롬바탕" w:hint="eastAsia"/>
                <w:sz w:val="22"/>
              </w:rPr>
              <w:t>회계기간</w:t>
            </w:r>
          </w:p>
        </w:tc>
        <w:tc>
          <w:tcPr>
            <w:tcW w:w="4133" w:type="pct"/>
            <w:vAlign w:val="center"/>
          </w:tcPr>
          <w:p w14:paraId="30653714" w14:textId="11585559" w:rsidR="007F3546" w:rsidRPr="007A019F" w:rsidRDefault="00253C54" w:rsidP="00524793">
            <w:pPr>
              <w:wordWrap/>
              <w:spacing w:after="0" w:line="240" w:lineRule="auto"/>
              <w:jc w:val="left"/>
              <w:textAlignment w:val="baseline"/>
              <w:rPr>
                <w:rFonts w:ascii="함초롬바탕" w:eastAsia="함초롬바탕" w:hAnsi="함초롬바탕" w:cs="함초롬바탕"/>
                <w:sz w:val="22"/>
              </w:rPr>
            </w:pPr>
            <w:r w:rsidRPr="00ED1A50">
              <w:rPr>
                <w:rFonts w:ascii="함초롬바탕" w:eastAsia="함초롬바탕" w:hAnsi="함초롬바탕" w:cs="함초롬바탕" w:hint="eastAsia"/>
                <w:kern w:val="0"/>
                <w:sz w:val="22"/>
                <w:szCs w:val="28"/>
              </w:rPr>
              <w:t>•</w:t>
            </w:r>
            <w:r w:rsidR="007F3546" w:rsidRPr="007A019F">
              <w:rPr>
                <w:rFonts w:ascii="함초롬바탕" w:eastAsia="함초롬바탕" w:hAnsi="함초롬바탕" w:cs="함초롬바탕" w:hint="eastAsia"/>
                <w:sz w:val="22"/>
              </w:rPr>
              <w:t xml:space="preserve"> </w:t>
            </w:r>
            <w:r w:rsidR="007F3546">
              <w:rPr>
                <w:rFonts w:ascii="함초롬바탕" w:eastAsia="함초롬바탕" w:hAnsi="함초롬바탕" w:cs="함초롬바탕"/>
                <w:sz w:val="22"/>
              </w:rPr>
              <w:t>6</w:t>
            </w:r>
            <w:r w:rsidR="007F3546">
              <w:rPr>
                <w:rFonts w:ascii="함초롬바탕" w:eastAsia="함초롬바탕" w:hAnsi="함초롬바탕" w:cs="함초롬바탕" w:hint="eastAsia"/>
                <w:sz w:val="22"/>
              </w:rPr>
              <w:t>개월 결산</w:t>
            </w:r>
          </w:p>
        </w:tc>
      </w:tr>
      <w:tr w:rsidR="007F3546" w:rsidRPr="00EE1148" w14:paraId="182B95D1" w14:textId="77777777" w:rsidTr="00524793">
        <w:trPr>
          <w:trHeight w:val="54"/>
        </w:trPr>
        <w:tc>
          <w:tcPr>
            <w:tcW w:w="867" w:type="pct"/>
            <w:vAlign w:val="center"/>
          </w:tcPr>
          <w:p w14:paraId="096720A7" w14:textId="77777777" w:rsidR="007F3546" w:rsidRPr="007A019F" w:rsidRDefault="007F3546" w:rsidP="00524793">
            <w:pPr>
              <w:wordWrap/>
              <w:adjustRightInd w:val="0"/>
              <w:snapToGrid w:val="0"/>
              <w:spacing w:after="0" w:line="240" w:lineRule="auto"/>
              <w:jc w:val="center"/>
              <w:rPr>
                <w:rFonts w:ascii="함초롬바탕" w:eastAsia="함초롬바탕" w:hAnsi="함초롬바탕" w:cs="함초롬바탕"/>
                <w:sz w:val="22"/>
              </w:rPr>
            </w:pPr>
            <w:r w:rsidRPr="007A019F">
              <w:rPr>
                <w:rFonts w:ascii="함초롬바탕" w:eastAsia="함초롬바탕" w:hAnsi="함초롬바탕" w:cs="함초롬바탕" w:hint="eastAsia"/>
                <w:sz w:val="22"/>
              </w:rPr>
              <w:t>배당순서</w:t>
            </w:r>
          </w:p>
        </w:tc>
        <w:tc>
          <w:tcPr>
            <w:tcW w:w="4133" w:type="pct"/>
            <w:vAlign w:val="center"/>
          </w:tcPr>
          <w:p w14:paraId="545C556C" w14:textId="127FE873" w:rsidR="007F3546" w:rsidRPr="007A019F" w:rsidRDefault="00253C54" w:rsidP="00524793">
            <w:pPr>
              <w:wordWrap/>
              <w:spacing w:after="0" w:line="240" w:lineRule="auto"/>
              <w:ind w:leftChars="1" w:left="222" w:hangingChars="100" w:hanging="220"/>
              <w:jc w:val="left"/>
              <w:textAlignment w:val="baseline"/>
              <w:rPr>
                <w:rFonts w:ascii="함초롬바탕" w:eastAsia="함초롬바탕" w:hAnsi="함초롬바탕" w:cs="함초롬바탕"/>
                <w:sz w:val="22"/>
              </w:rPr>
            </w:pPr>
            <w:r w:rsidRPr="00ED1A50">
              <w:rPr>
                <w:rFonts w:ascii="함초롬바탕" w:eastAsia="함초롬바탕" w:hAnsi="함초롬바탕" w:cs="함초롬바탕" w:hint="eastAsia"/>
                <w:kern w:val="0"/>
                <w:sz w:val="22"/>
                <w:szCs w:val="28"/>
              </w:rPr>
              <w:t>•</w:t>
            </w:r>
            <w:r w:rsidR="007F3546" w:rsidRPr="007A019F">
              <w:rPr>
                <w:rFonts w:ascii="함초롬바탕" w:eastAsia="함초롬바탕" w:hAnsi="함초롬바탕" w:cs="함초롬바탕"/>
                <w:sz w:val="22"/>
              </w:rPr>
              <w:t xml:space="preserve"> </w:t>
            </w:r>
            <w:r w:rsidR="007F3546" w:rsidRPr="007A019F">
              <w:rPr>
                <w:rFonts w:ascii="함초롬바탕" w:eastAsia="함초롬바탕" w:hAnsi="함초롬바탕" w:cs="함초롬바탕" w:hint="eastAsia"/>
                <w:sz w:val="22"/>
              </w:rPr>
              <w:t>운영배당 배분 구조</w:t>
            </w:r>
          </w:p>
          <w:p w14:paraId="7545F742" w14:textId="77777777" w:rsidR="007F3546" w:rsidRPr="007A019F" w:rsidRDefault="007F3546" w:rsidP="00524793">
            <w:pPr>
              <w:wordWrap/>
              <w:spacing w:after="0" w:line="240" w:lineRule="auto"/>
              <w:ind w:leftChars="101" w:left="202"/>
              <w:jc w:val="left"/>
              <w:textAlignment w:val="baseline"/>
              <w:rPr>
                <w:rFonts w:ascii="함초롬바탕" w:eastAsia="함초롬바탕" w:hAnsi="함초롬바탕" w:cs="함초롬바탕"/>
                <w:sz w:val="22"/>
              </w:rPr>
            </w:pPr>
            <w:r>
              <w:rPr>
                <w:rFonts w:ascii="함초롬바탕" w:eastAsia="함초롬바탕" w:hAnsi="함초롬바탕" w:cs="함초롬바탕" w:hint="eastAsia"/>
                <w:sz w:val="22"/>
              </w:rPr>
              <w:t>제1종종류주</w:t>
            </w:r>
            <w:r w:rsidRPr="007A019F">
              <w:rPr>
                <w:rFonts w:ascii="함초롬바탕" w:eastAsia="함초롬바탕" w:hAnsi="함초롬바탕" w:cs="함초롬바탕" w:hint="eastAsia"/>
                <w:sz w:val="22"/>
              </w:rPr>
              <w:t xml:space="preserve"> </w:t>
            </w:r>
            <w:r w:rsidRPr="007A019F">
              <w:rPr>
                <w:rFonts w:ascii="함초롬바탕" w:eastAsia="함초롬바탕" w:hAnsi="함초롬바탕" w:cs="함초롬바탕"/>
                <w:sz w:val="22"/>
              </w:rPr>
              <w:t>7.</w:t>
            </w:r>
            <w:r>
              <w:rPr>
                <w:rFonts w:ascii="함초롬바탕" w:eastAsia="함초롬바탕" w:hAnsi="함초롬바탕" w:cs="함초롬바탕"/>
                <w:sz w:val="22"/>
              </w:rPr>
              <w:t>00</w:t>
            </w:r>
            <w:r w:rsidRPr="007A019F">
              <w:rPr>
                <w:rFonts w:ascii="함초롬바탕" w:eastAsia="함초롬바탕" w:hAnsi="함초롬바탕" w:cs="함초롬바탕"/>
                <w:sz w:val="22"/>
              </w:rPr>
              <w:t xml:space="preserve">% </w:t>
            </w:r>
            <w:r w:rsidRPr="007A019F">
              <w:rPr>
                <w:rFonts w:ascii="함초롬바탕" w:eastAsia="함초롬바탕" w:hAnsi="함초롬바탕" w:cs="함초롬바탕" w:hint="eastAsia"/>
                <w:sz w:val="22"/>
              </w:rPr>
              <w:t xml:space="preserve">우선 누적적 분배 → </w:t>
            </w:r>
            <w:r>
              <w:rPr>
                <w:rFonts w:ascii="함초롬바탕" w:eastAsia="함초롬바탕" w:hAnsi="함초롬바탕" w:cs="함초롬바탕" w:hint="eastAsia"/>
                <w:sz w:val="22"/>
              </w:rPr>
              <w:t>제2종종류주 7.50%</w:t>
            </w:r>
            <w:r>
              <w:rPr>
                <w:rFonts w:ascii="함초롬바탕" w:eastAsia="함초롬바탕" w:hAnsi="함초롬바탕" w:cs="함초롬바탕"/>
                <w:sz w:val="22"/>
              </w:rPr>
              <w:t xml:space="preserve"> </w:t>
            </w:r>
            <w:r>
              <w:rPr>
                <w:rFonts w:ascii="함초롬바탕" w:eastAsia="함초롬바탕" w:hAnsi="함초롬바탕" w:cs="함초롬바탕" w:hint="eastAsia"/>
                <w:sz w:val="22"/>
              </w:rPr>
              <w:t xml:space="preserve">우선 누적적 </w:t>
            </w:r>
            <w:r w:rsidRPr="007A019F">
              <w:rPr>
                <w:rFonts w:ascii="함초롬바탕" w:eastAsia="함초롬바탕" w:hAnsi="함초롬바탕" w:cs="함초롬바탕" w:hint="eastAsia"/>
                <w:sz w:val="22"/>
              </w:rPr>
              <w:t>분배</w:t>
            </w:r>
            <w:r>
              <w:rPr>
                <w:rFonts w:ascii="함초롬바탕" w:eastAsia="함초롬바탕" w:hAnsi="함초롬바탕" w:cs="함초롬바탕" w:hint="eastAsia"/>
                <w:sz w:val="22"/>
              </w:rPr>
              <w:t xml:space="preserve"> </w:t>
            </w:r>
            <w:r w:rsidRPr="007A019F">
              <w:rPr>
                <w:rFonts w:ascii="함초롬바탕" w:eastAsia="함초롬바탕" w:hAnsi="함초롬바탕" w:cs="함초롬바탕" w:hint="eastAsia"/>
                <w:sz w:val="22"/>
              </w:rPr>
              <w:t>→</w:t>
            </w:r>
            <w:r>
              <w:rPr>
                <w:rFonts w:ascii="함초롬바탕" w:eastAsia="함초롬바탕" w:hAnsi="함초롬바탕" w:cs="함초롬바탕" w:hint="eastAsia"/>
                <w:sz w:val="22"/>
              </w:rPr>
              <w:t xml:space="preserve"> 보통주 잔여이익 분배 </w:t>
            </w:r>
          </w:p>
        </w:tc>
      </w:tr>
      <w:tr w:rsidR="007F3546" w:rsidRPr="00EE1148" w14:paraId="7E96F1EE" w14:textId="77777777" w:rsidTr="00524793">
        <w:trPr>
          <w:trHeight w:val="54"/>
        </w:trPr>
        <w:tc>
          <w:tcPr>
            <w:tcW w:w="867" w:type="pct"/>
            <w:vAlign w:val="center"/>
          </w:tcPr>
          <w:p w14:paraId="5B1F29B2" w14:textId="77777777" w:rsidR="007F3546" w:rsidRPr="007A019F" w:rsidRDefault="007F3546" w:rsidP="00524793">
            <w:pPr>
              <w:wordWrap/>
              <w:adjustRightInd w:val="0"/>
              <w:snapToGrid w:val="0"/>
              <w:spacing w:after="0" w:line="240" w:lineRule="auto"/>
              <w:jc w:val="center"/>
              <w:rPr>
                <w:rFonts w:ascii="함초롬바탕" w:eastAsia="함초롬바탕" w:hAnsi="함초롬바탕" w:cs="함초롬바탕"/>
                <w:sz w:val="22"/>
              </w:rPr>
            </w:pPr>
            <w:r w:rsidRPr="007A019F">
              <w:rPr>
                <w:rFonts w:ascii="함초롬바탕" w:eastAsia="함초롬바탕" w:hAnsi="함초롬바탕" w:cs="함초롬바탕" w:hint="eastAsia"/>
                <w:sz w:val="22"/>
              </w:rPr>
              <w:t>자금용도</w:t>
            </w:r>
          </w:p>
        </w:tc>
        <w:tc>
          <w:tcPr>
            <w:tcW w:w="4133" w:type="pct"/>
            <w:vAlign w:val="center"/>
          </w:tcPr>
          <w:p w14:paraId="558F8966" w14:textId="75225364" w:rsidR="007F3546" w:rsidRPr="007A019F" w:rsidRDefault="00253C54" w:rsidP="00524793">
            <w:pPr>
              <w:wordWrap/>
              <w:spacing w:after="0" w:line="240" w:lineRule="auto"/>
              <w:jc w:val="left"/>
              <w:textAlignment w:val="baseline"/>
              <w:rPr>
                <w:rFonts w:ascii="함초롬바탕" w:eastAsia="함초롬바탕" w:hAnsi="함초롬바탕" w:cs="함초롬바탕"/>
                <w:sz w:val="22"/>
              </w:rPr>
            </w:pPr>
            <w:r w:rsidRPr="00ED1A50">
              <w:rPr>
                <w:rFonts w:ascii="함초롬바탕" w:eastAsia="함초롬바탕" w:hAnsi="함초롬바탕" w:cs="함초롬바탕" w:hint="eastAsia"/>
                <w:kern w:val="0"/>
                <w:sz w:val="22"/>
                <w:szCs w:val="28"/>
              </w:rPr>
              <w:t>•</w:t>
            </w:r>
            <w:r w:rsidR="007F3546">
              <w:rPr>
                <w:rFonts w:ascii="함초롬바탕" w:eastAsia="함초롬바탕" w:hAnsi="함초롬바탕" w:cs="함초롬바탕"/>
                <w:kern w:val="0"/>
                <w:sz w:val="22"/>
                <w:szCs w:val="28"/>
              </w:rPr>
              <w:t xml:space="preserve"> </w:t>
            </w:r>
            <w:r w:rsidR="007F3546">
              <w:rPr>
                <w:rFonts w:ascii="함초롬바탕" w:eastAsia="함초롬바탕" w:hAnsi="함초롬바탕" w:cs="함초롬바탕" w:hint="eastAsia"/>
                <w:sz w:val="22"/>
              </w:rPr>
              <w:t xml:space="preserve">본건 투자대상 매입 및 부대비용 </w:t>
            </w:r>
            <w:r w:rsidR="007F3546" w:rsidRPr="007A019F">
              <w:rPr>
                <w:rFonts w:ascii="함초롬바탕" w:eastAsia="함초롬바탕" w:hAnsi="함초롬바탕" w:cs="함초롬바탕" w:hint="eastAsia"/>
                <w:sz w:val="22"/>
              </w:rPr>
              <w:t xml:space="preserve"> </w:t>
            </w:r>
          </w:p>
        </w:tc>
      </w:tr>
      <w:tr w:rsidR="007F3546" w:rsidRPr="00EE1148" w14:paraId="4BFBA651" w14:textId="77777777" w:rsidTr="00524793">
        <w:trPr>
          <w:trHeight w:val="54"/>
        </w:trPr>
        <w:tc>
          <w:tcPr>
            <w:tcW w:w="867" w:type="pct"/>
            <w:vAlign w:val="center"/>
          </w:tcPr>
          <w:p w14:paraId="7FCC3C88" w14:textId="77777777" w:rsidR="007F3546" w:rsidRPr="007A019F" w:rsidRDefault="007F3546" w:rsidP="00524793">
            <w:pPr>
              <w:wordWrap/>
              <w:adjustRightInd w:val="0"/>
              <w:snapToGrid w:val="0"/>
              <w:spacing w:after="0" w:line="240" w:lineRule="auto"/>
              <w:jc w:val="center"/>
              <w:rPr>
                <w:rFonts w:ascii="함초롬바탕" w:eastAsia="함초롬바탕" w:hAnsi="함초롬바탕" w:cs="함초롬바탕"/>
                <w:sz w:val="22"/>
              </w:rPr>
            </w:pPr>
            <w:r w:rsidRPr="007A019F">
              <w:rPr>
                <w:rFonts w:ascii="함초롬바탕" w:eastAsia="함초롬바탕" w:hAnsi="함초롬바탕" w:cs="함초롬바탕" w:hint="eastAsia"/>
                <w:sz w:val="22"/>
              </w:rPr>
              <w:t>상환방법</w:t>
            </w:r>
          </w:p>
        </w:tc>
        <w:tc>
          <w:tcPr>
            <w:tcW w:w="4133" w:type="pct"/>
            <w:vAlign w:val="center"/>
          </w:tcPr>
          <w:p w14:paraId="593B1E06" w14:textId="57C88BE8" w:rsidR="007F3546" w:rsidRPr="007A019F" w:rsidRDefault="00253C54" w:rsidP="00524793">
            <w:pPr>
              <w:wordWrap/>
              <w:spacing w:after="0" w:line="240" w:lineRule="auto"/>
              <w:jc w:val="left"/>
              <w:textAlignment w:val="baseline"/>
              <w:rPr>
                <w:rFonts w:ascii="함초롬바탕" w:eastAsia="함초롬바탕" w:hAnsi="함초롬바탕" w:cs="함초롬바탕"/>
                <w:sz w:val="22"/>
              </w:rPr>
            </w:pPr>
            <w:r w:rsidRPr="00ED1A50">
              <w:rPr>
                <w:rFonts w:ascii="함초롬바탕" w:eastAsia="함초롬바탕" w:hAnsi="함초롬바탕" w:cs="함초롬바탕" w:hint="eastAsia"/>
                <w:kern w:val="0"/>
                <w:sz w:val="22"/>
                <w:szCs w:val="28"/>
              </w:rPr>
              <w:t>•</w:t>
            </w:r>
            <w:r w:rsidR="007F3546">
              <w:rPr>
                <w:rFonts w:ascii="함초롬바탕" w:eastAsia="함초롬바탕" w:hAnsi="함초롬바탕" w:cs="함초롬바탕" w:hint="eastAsia"/>
                <w:sz w:val="22"/>
              </w:rPr>
              <w:t xml:space="preserve"> 만기일시상환 </w:t>
            </w:r>
          </w:p>
        </w:tc>
      </w:tr>
    </w:tbl>
    <w:p w14:paraId="708F2E86" w14:textId="3FF8CCD5" w:rsidR="007F3546" w:rsidRDefault="007F3546">
      <w:pPr>
        <w:widowControl/>
        <w:wordWrap/>
        <w:autoSpaceDE/>
        <w:autoSpaceDN/>
        <w:rPr>
          <w:rFonts w:ascii="함초롬바탕" w:eastAsia="함초롬바탕" w:hAnsi="함초롬바탕" w:cs="함초롬바탕"/>
          <w:b/>
          <w:sz w:val="28"/>
          <w:szCs w:val="28"/>
        </w:rPr>
      </w:pPr>
    </w:p>
    <w:p w14:paraId="46D6CE7C" w14:textId="39BC5359" w:rsidR="007F3546" w:rsidRDefault="007F3546">
      <w:pPr>
        <w:widowControl/>
        <w:wordWrap/>
        <w:autoSpaceDE/>
        <w:autoSpaceDN/>
        <w:rPr>
          <w:rFonts w:ascii="함초롬바탕" w:eastAsia="함초롬바탕" w:hAnsi="함초롬바탕" w:cs="함초롬바탕"/>
          <w:b/>
          <w:sz w:val="28"/>
          <w:szCs w:val="28"/>
        </w:rPr>
      </w:pPr>
    </w:p>
    <w:p w14:paraId="08D6512E" w14:textId="480F05EC" w:rsidR="007F3546" w:rsidRDefault="007F3546">
      <w:pPr>
        <w:widowControl/>
        <w:wordWrap/>
        <w:autoSpaceDE/>
        <w:autoSpaceDN/>
        <w:rPr>
          <w:rFonts w:ascii="함초롬바탕" w:eastAsia="함초롬바탕" w:hAnsi="함초롬바탕" w:cs="함초롬바탕"/>
          <w:b/>
          <w:sz w:val="28"/>
          <w:szCs w:val="28"/>
        </w:rPr>
      </w:pPr>
    </w:p>
    <w:p w14:paraId="03630D26" w14:textId="09FC1930" w:rsidR="00253C54" w:rsidRDefault="00253C54">
      <w:pPr>
        <w:widowControl/>
        <w:wordWrap/>
        <w:autoSpaceDE/>
        <w:autoSpaceDN/>
        <w:rPr>
          <w:rFonts w:ascii="함초롬바탕" w:eastAsia="함초롬바탕" w:hAnsi="함초롬바탕" w:cs="함초롬바탕"/>
          <w:b/>
          <w:sz w:val="28"/>
          <w:szCs w:val="28"/>
        </w:rPr>
      </w:pPr>
    </w:p>
    <w:sectPr w:rsidR="00253C54" w:rsidSect="00E06B6E">
      <w:footerReference w:type="default" r:id="rId14"/>
      <w:pgSz w:w="11906" w:h="16838" w:code="9"/>
      <w:pgMar w:top="992" w:right="1134" w:bottom="1134" w:left="1134" w:header="851" w:footer="227" w:gutter="0"/>
      <w:pgNumType w:start="0"/>
      <w:cols w:space="425"/>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안 용현(Yonghyeon,Ahn)" w:date="2026-09-14T13:09:00Z" w:initials="안용">
    <w:p w14:paraId="065008E7" w14:textId="77777777" w:rsidR="00EA12A6" w:rsidRDefault="00EA12A6" w:rsidP="00EA12A6">
      <w:pPr>
        <w:pStyle w:val="af4"/>
      </w:pPr>
      <w:r>
        <w:rPr>
          <w:rStyle w:val="af3"/>
        </w:rPr>
        <w:annotationRef/>
      </w:r>
      <w:r>
        <w:t>선순위 Term Sheet 업데이트된 내용으로 변경하였습니다.</w:t>
      </w:r>
    </w:p>
  </w:comment>
  <w:comment w:id="55" w:author="안 용현(Yonghyeon,Ahn)" w:date="2026-09-14T13:11:00Z" w:initials="안용">
    <w:p w14:paraId="791F6C77" w14:textId="77777777" w:rsidR="00EA12A6" w:rsidRDefault="00EA12A6" w:rsidP="00EA12A6">
      <w:pPr>
        <w:pStyle w:val="af4"/>
      </w:pPr>
      <w:r>
        <w:rPr>
          <w:rStyle w:val="af3"/>
        </w:rPr>
        <w:annotationRef/>
      </w:r>
      <w:r>
        <w:t xml:space="preserve">조기상환수수료 해당 조건이 최종(안)인지 </w:t>
      </w:r>
      <w:r>
        <w:br/>
        <w:t>확인 부탁드립니다. 선순위 대주 : [1.5%]</w:t>
      </w:r>
    </w:p>
  </w:comment>
  <w:comment w:id="61" w:author="안 용현(Yonghyeon,Ahn)" w:date="2026-09-14T13:19:00Z" w:initials="안용">
    <w:p w14:paraId="4AEF0FA0" w14:textId="77777777" w:rsidR="0032216C" w:rsidRDefault="0032216C" w:rsidP="0032216C">
      <w:pPr>
        <w:pStyle w:val="af4"/>
      </w:pPr>
      <w:r>
        <w:rPr>
          <w:rStyle w:val="af3"/>
        </w:rPr>
        <w:annotationRef/>
      </w:r>
      <w:r>
        <w:t>DSCR 정의 통일</w:t>
      </w:r>
    </w:p>
  </w:comment>
  <w:comment w:id="62" w:author="안 용현(Yonghyeon,Ahn)" w:date="2026-09-14T13:50:00Z" w:initials="안용">
    <w:p w14:paraId="667648F8" w14:textId="77777777" w:rsidR="003F1005" w:rsidRDefault="003F1005" w:rsidP="003F1005">
      <w:pPr>
        <w:pStyle w:val="af4"/>
      </w:pPr>
      <w:r>
        <w:rPr>
          <w:rStyle w:val="af3"/>
        </w:rPr>
        <w:annotationRef/>
      </w:r>
      <w:r>
        <w:t>DSCR의 정의 선순위 통일</w:t>
      </w:r>
    </w:p>
  </w:comment>
  <w:comment w:id="66" w:author="안 용현(Yonghyeon,Ahn)" w:date="2026-09-14T13:56:00Z" w:initials="안용">
    <w:p w14:paraId="6AFC9A99" w14:textId="77777777" w:rsidR="003F1005" w:rsidRDefault="003F1005" w:rsidP="003F1005">
      <w:pPr>
        <w:pStyle w:val="af4"/>
      </w:pPr>
      <w:r>
        <w:rPr>
          <w:rStyle w:val="af3"/>
        </w:rPr>
        <w:annotationRef/>
      </w:r>
      <w:r>
        <w:t>선순위 대출과 Term 통일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5008E7" w15:done="0"/>
  <w15:commentEx w15:paraId="791F6C77" w15:done="0"/>
  <w15:commentEx w15:paraId="4AEF0FA0" w15:done="0"/>
  <w15:commentEx w15:paraId="667648F8" w15:paraIdParent="4AEF0FA0" w15:done="0"/>
  <w15:commentEx w15:paraId="6AFC9A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3FE928" w16cex:dateUtc="2026-09-14T04:09:00Z"/>
  <w16cex:commentExtensible w16cex:durableId="7FF6E1CE" w16cex:dateUtc="2026-09-14T04:11:00Z"/>
  <w16cex:commentExtensible w16cex:durableId="479DD84E" w16cex:dateUtc="2026-09-14T04:19:00Z"/>
  <w16cex:commentExtensible w16cex:durableId="16B1E51C" w16cex:dateUtc="2026-09-14T04:50:00Z"/>
  <w16cex:commentExtensible w16cex:durableId="25215387" w16cex:dateUtc="2026-09-14T04: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5008E7" w16cid:durableId="7F3FE928"/>
  <w16cid:commentId w16cid:paraId="791F6C77" w16cid:durableId="7FF6E1CE"/>
  <w16cid:commentId w16cid:paraId="4AEF0FA0" w16cid:durableId="479DD84E"/>
  <w16cid:commentId w16cid:paraId="667648F8" w16cid:durableId="16B1E51C"/>
  <w16cid:commentId w16cid:paraId="6AFC9A99" w16cid:durableId="252153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57330" w14:textId="77777777" w:rsidR="0004157E" w:rsidRDefault="0004157E" w:rsidP="001B3A88">
      <w:pPr>
        <w:spacing w:after="0" w:line="240" w:lineRule="auto"/>
      </w:pPr>
      <w:r>
        <w:separator/>
      </w:r>
    </w:p>
  </w:endnote>
  <w:endnote w:type="continuationSeparator" w:id="0">
    <w:p w14:paraId="4DE00C15" w14:textId="77777777" w:rsidR="0004157E" w:rsidRDefault="0004157E" w:rsidP="001B3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원신한 Light">
    <w:altName w:val="맑은 고딕"/>
    <w:charset w:val="81"/>
    <w:family w:val="modern"/>
    <w:pitch w:val="variable"/>
    <w:sig w:usb0="800002A7" w:usb1="09D7FCFB" w:usb2="00000010"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Arial Unicode MS">
    <w:panose1 w:val="020B0604020202020204"/>
    <w:charset w:val="81"/>
    <w:family w:val="modern"/>
    <w:pitch w:val="variable"/>
    <w:sig w:usb0="F7FFAEFF" w:usb1="F9DFFFFF" w:usb2="0000007F" w:usb3="00000000" w:csb0="003F01FF" w:csb1="00000000"/>
  </w:font>
  <w:font w:name="굴림체">
    <w:panose1 w:val="020B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HelveticaNeue LT 45 Lt">
    <w:altName w:val="Arial"/>
    <w:panose1 w:val="00000000000000000000"/>
    <w:charset w:val="00"/>
    <w:family w:val="swiss"/>
    <w:notTrueType/>
    <w:pitch w:val="variable"/>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가을체">
    <w:altName w:val="바탕"/>
    <w:charset w:val="81"/>
    <w:family w:val="roman"/>
    <w:pitch w:val="variable"/>
    <w:sig w:usb0="00000000" w:usb1="29D77CFB" w:usb2="00000010" w:usb3="00000000" w:csb0="00080000" w:csb1="00000000"/>
  </w:font>
  <w:font w:name="HY헤드라인M">
    <w:panose1 w:val="02030600000101010101"/>
    <w:charset w:val="81"/>
    <w:family w:val="roman"/>
    <w:pitch w:val="variable"/>
    <w:sig w:usb0="900002A7" w:usb1="09D77CF9" w:usb2="00000010" w:usb3="00000000" w:csb0="00080000" w:csb1="00000000"/>
  </w:font>
  <w:font w:name="가는둥근제목체">
    <w:altName w:val="바탕"/>
    <w:charset w:val="81"/>
    <w:family w:val="roman"/>
    <w:pitch w:val="variable"/>
    <w:sig w:usb0="800002A7" w:usb1="29D77CFB" w:usb2="00000010" w:usb3="00000000" w:csb0="00080000" w:csb1="00000000"/>
  </w:font>
  <w:font w:name="HY중고딕">
    <w:panose1 w:val="02030600000101010101"/>
    <w:charset w:val="81"/>
    <w:family w:val="roman"/>
    <w:pitch w:val="variable"/>
    <w:sig w:usb0="900002A7" w:usb1="29D77CF9" w:usb2="00000010" w:usb3="00000000" w:csb0="00080000"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LF_Kai">
    <w:altName w:val="NSimSun"/>
    <w:charset w:val="86"/>
    <w:family w:val="script"/>
    <w:pitch w:val="fixed"/>
    <w:sig w:usb0="00000001" w:usb1="080E0000" w:usb2="00000010" w:usb3="00000000" w:csb0="00140000" w:csb1="00000000"/>
  </w:font>
  <w:font w:name="Tahoma">
    <w:panose1 w:val="020B0604030504040204"/>
    <w:charset w:val="00"/>
    <w:family w:val="swiss"/>
    <w:pitch w:val="variable"/>
    <w:sig w:usb0="E1002EFF" w:usb1="C000605B" w:usb2="00000029" w:usb3="00000000" w:csb0="000101FF" w:csb1="00000000"/>
  </w:font>
  <w:font w:name="가는각진제목체">
    <w:panose1 w:val="02030600000101010101"/>
    <w:charset w:val="81"/>
    <w:family w:val="roman"/>
    <w:pitch w:val="variable"/>
    <w:sig w:usb0="800002A7" w:usb1="29D77CFB"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굵은그래픽체">
    <w:altName w:val="Arial Unicode MS"/>
    <w:charset w:val="81"/>
    <w:family w:val="roman"/>
    <w:pitch w:val="variable"/>
    <w:sig w:usb0="00000000" w:usb1="29D77CFB" w:usb2="00000010" w:usb3="00000000" w:csb0="00080000" w:csb1="00000000"/>
  </w:font>
  <w:font w:name="HY그래픽M">
    <w:panose1 w:val="02030600000101010101"/>
    <w:charset w:val="81"/>
    <w:family w:val="roman"/>
    <w:pitch w:val="variable"/>
    <w:sig w:usb0="900002A7" w:usb1="09D77CF9" w:usb2="00000010" w:usb3="00000000" w:csb0="00080000" w:csb1="00000000"/>
  </w:font>
  <w:font w:name=".VnTime">
    <w:altName w:val="굴림"/>
    <w:panose1 w:val="00000000000000000000"/>
    <w:charset w:val="81"/>
    <w:family w:val="swiss"/>
    <w:notTrueType/>
    <w:pitch w:val="default"/>
    <w:sig w:usb0="00000001" w:usb1="09060000" w:usb2="00000010" w:usb3="00000000" w:csb0="00080000" w:csb1="00000000"/>
  </w:font>
  <w:font w:name="-윤고딕130">
    <w:charset w:val="81"/>
    <w:family w:val="roman"/>
    <w:pitch w:val="variable"/>
    <w:sig w:usb0="800002A7" w:usb1="09D77CFB" w:usb2="00000010" w:usb3="00000000" w:csb0="00080000" w:csb1="00000000"/>
  </w:font>
  <w:font w:name="Helvetica">
    <w:panose1 w:val="020B0604020202020204"/>
    <w:charset w:val="00"/>
    <w:family w:val="swiss"/>
    <w:pitch w:val="variable"/>
    <w:sig w:usb0="E0002EFF" w:usb1="C000785B" w:usb2="00000009" w:usb3="00000000" w:csb0="000001FF" w:csb1="00000000"/>
  </w:font>
  <w:font w:name="-윤고딕320">
    <w:altName w:val="바탕"/>
    <w:charset w:val="81"/>
    <w:family w:val="roman"/>
    <w:pitch w:val="variable"/>
    <w:sig w:usb0="800002A7" w:usb1="29D77CFB" w:usb2="00000010" w:usb3="00000000" w:csb0="00080000" w:csb1="00000000"/>
  </w:font>
  <w:font w:name="Futura Bk BT">
    <w:altName w:val="Segoe UI"/>
    <w:charset w:val="00"/>
    <w:family w:val="swiss"/>
    <w:pitch w:val="variable"/>
    <w:sig w:usb0="00000087" w:usb1="00000000" w:usb2="00000000" w:usb3="00000000" w:csb0="0000001B" w:csb1="00000000"/>
  </w:font>
  <w:font w:name="한양신명조">
    <w:altName w:val="바탕"/>
    <w:panose1 w:val="00000000000000000000"/>
    <w:charset w:val="81"/>
    <w:family w:val="roman"/>
    <w:notTrueType/>
    <w:pitch w:val="default"/>
    <w:sig w:usb0="00000001" w:usb1="09060000" w:usb2="00000010" w:usb3="00000000" w:csb0="00080000"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나눔명조">
    <w:panose1 w:val="02020603020101020101"/>
    <w:charset w:val="81"/>
    <w:family w:val="roman"/>
    <w:pitch w:val="variable"/>
    <w:sig w:usb0="800002A7" w:usb1="09D7FCFB" w:usb2="00000010" w:usb3="00000000" w:csb0="00080001" w:csb1="00000000"/>
  </w:font>
  <w:font w:name="한양견고딕">
    <w:altName w:val="바탕"/>
    <w:panose1 w:val="00000000000000000000"/>
    <w:charset w:val="81"/>
    <w:family w:val="roman"/>
    <w:notTrueType/>
    <w:pitch w:val="default"/>
    <w:sig w:usb0="00000001" w:usb1="09060000" w:usb2="00000010" w:usb3="00000000" w:csb0="00080000" w:csb1="00000000"/>
  </w:font>
  <w:font w:name="신명조">
    <w:altName w:val="바탕"/>
    <w:panose1 w:val="00000000000000000000"/>
    <w:charset w:val="81"/>
    <w:family w:val="roman"/>
    <w:notTrueType/>
    <w:pitch w:val="default"/>
  </w:font>
  <w:font w:name="나눔고딕">
    <w:panose1 w:val="020D0604000000000000"/>
    <w:charset w:val="81"/>
    <w:family w:val="modern"/>
    <w:pitch w:val="variable"/>
    <w:sig w:usb0="900002A7" w:usb1="29D7FCFB" w:usb2="00000010" w:usb3="00000000" w:csb0="0008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OptimaMedium">
    <w:altName w:val="Times New Roman"/>
    <w:panose1 w:val="00000000000000000000"/>
    <w:charset w:val="00"/>
    <w:family w:val="swiss"/>
    <w:notTrueType/>
    <w:pitch w:val="default"/>
    <w:sig w:usb0="00000003" w:usb1="00000000" w:usb2="00000000" w:usb3="00000000" w:csb0="00000001" w:csb1="00000000"/>
  </w:font>
  <w:font w:name="한컴바탕">
    <w:altName w:val="바탕"/>
    <w:panose1 w:val="02030600000101010101"/>
    <w:charset w:val="81"/>
    <w:family w:val="roman"/>
    <w:pitch w:val="variable"/>
    <w:sig w:usb0="F7FFAFFF" w:usb1="FBDFFFFF" w:usb2="00FFFFFF" w:usb3="00000000" w:csb0="803F01F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KoPubWorld돋움체 Medium">
    <w:panose1 w:val="00000600000000000000"/>
    <w:charset w:val="81"/>
    <w:family w:val="auto"/>
    <w:pitch w:val="variable"/>
    <w:sig w:usb0="B000AABF" w:usb1="79D7FCFB" w:usb2="00000010" w:usb3="00000000" w:csb0="0008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33564"/>
      <w:docPartObj>
        <w:docPartGallery w:val="Page Numbers (Bottom of Page)"/>
        <w:docPartUnique/>
      </w:docPartObj>
    </w:sdtPr>
    <w:sdtEndPr/>
    <w:sdtContent>
      <w:p w14:paraId="72B5832C" w14:textId="07418750" w:rsidR="00524793" w:rsidRDefault="00524793" w:rsidP="000B6FC9">
        <w:pPr>
          <w:jc w:val="center"/>
        </w:pPr>
        <w:r>
          <w:fldChar w:fldCharType="begin"/>
        </w:r>
        <w:r>
          <w:instrText xml:space="preserve"> PAGE   \* MERGEFORMAT </w:instrText>
        </w:r>
        <w:r>
          <w:fldChar w:fldCharType="separate"/>
        </w:r>
        <w:r w:rsidRPr="004F1F7D">
          <w:rPr>
            <w:noProof/>
            <w:lang w:val="ko-KR"/>
          </w:rPr>
          <w:t>29</w:t>
        </w:r>
        <w:r>
          <w:rPr>
            <w:noProof/>
            <w:lang w:val="ko-K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8100D" w14:textId="77777777" w:rsidR="0004157E" w:rsidRDefault="0004157E" w:rsidP="001B3A88">
      <w:pPr>
        <w:spacing w:after="0" w:line="240" w:lineRule="auto"/>
      </w:pPr>
      <w:r>
        <w:separator/>
      </w:r>
    </w:p>
  </w:footnote>
  <w:footnote w:type="continuationSeparator" w:id="0">
    <w:p w14:paraId="5EEFAF78" w14:textId="77777777" w:rsidR="0004157E" w:rsidRDefault="0004157E" w:rsidP="001B3A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AFE"/>
    <w:multiLevelType w:val="hybridMultilevel"/>
    <w:tmpl w:val="5DEC90BA"/>
    <w:lvl w:ilvl="0" w:tplc="62665604">
      <w:start w:val="2"/>
      <w:numFmt w:val="decimal"/>
      <w:lvlText w:val="%1."/>
      <w:lvlJc w:val="left"/>
      <w:pPr>
        <w:ind w:left="400" w:hanging="400"/>
      </w:pPr>
      <w:rPr>
        <w:rFonts w:hint="eastAsia"/>
        <w:b/>
        <w:sz w:val="28"/>
      </w:rPr>
    </w:lvl>
    <w:lvl w:ilvl="1" w:tplc="1ACA3804">
      <w:start w:val="1"/>
      <w:numFmt w:val="ganada"/>
      <w:lvlText w:val="%2."/>
      <w:lvlJc w:val="left"/>
      <w:pPr>
        <w:ind w:left="820" w:hanging="420"/>
      </w:pPr>
      <w:rPr>
        <w:rFonts w:hint="default"/>
      </w:rPr>
    </w:lvl>
    <w:lvl w:ilvl="2" w:tplc="F6081EE6">
      <w:start w:val="1"/>
      <w:numFmt w:val="decimalEnclosedCircle"/>
      <w:lvlText w:val="%3"/>
      <w:lvlJc w:val="left"/>
      <w:pPr>
        <w:ind w:left="1160" w:hanging="360"/>
      </w:pPr>
      <w:rPr>
        <w:rFonts w:hint="default"/>
      </w:r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04015403"/>
    <w:multiLevelType w:val="hybridMultilevel"/>
    <w:tmpl w:val="3CE47582"/>
    <w:lvl w:ilvl="0" w:tplc="902EA4BC">
      <w:start w:val="1"/>
      <w:numFmt w:val="decimal"/>
      <w:lvlText w:val="%1)"/>
      <w:lvlJc w:val="left"/>
      <w:pPr>
        <w:ind w:left="400" w:hanging="400"/>
      </w:pPr>
      <w:rPr>
        <w:rFonts w:hint="eastAsia"/>
        <w:b/>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 w15:restartNumberingAfterBreak="0">
    <w:nsid w:val="08265B73"/>
    <w:multiLevelType w:val="hybridMultilevel"/>
    <w:tmpl w:val="1598DE68"/>
    <w:lvl w:ilvl="0" w:tplc="370E813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B7F453F"/>
    <w:multiLevelType w:val="hybridMultilevel"/>
    <w:tmpl w:val="66AC37A2"/>
    <w:lvl w:ilvl="0" w:tplc="57249A3A">
      <w:start w:val="1"/>
      <w:numFmt w:val="decimalEnclosedCircle"/>
      <w:suff w:val="space"/>
      <w:lvlText w:val="%1"/>
      <w:lvlJc w:val="left"/>
      <w:pPr>
        <w:ind w:left="425" w:firstLine="0"/>
      </w:pPr>
      <w:rPr>
        <w:rFonts w:hint="eastAsia"/>
        <w:b w:val="0"/>
        <w:bCs/>
        <w:color w:val="auto"/>
      </w:rPr>
    </w:lvl>
    <w:lvl w:ilvl="1" w:tplc="04090019" w:tentative="1">
      <w:start w:val="1"/>
      <w:numFmt w:val="upperLetter"/>
      <w:lvlText w:val="%2."/>
      <w:lvlJc w:val="left"/>
      <w:pPr>
        <w:ind w:left="1401" w:hanging="440"/>
      </w:pPr>
    </w:lvl>
    <w:lvl w:ilvl="2" w:tplc="0409001B" w:tentative="1">
      <w:start w:val="1"/>
      <w:numFmt w:val="lowerRoman"/>
      <w:lvlText w:val="%3."/>
      <w:lvlJc w:val="right"/>
      <w:pPr>
        <w:ind w:left="1841" w:hanging="440"/>
      </w:pPr>
    </w:lvl>
    <w:lvl w:ilvl="3" w:tplc="0409000F" w:tentative="1">
      <w:start w:val="1"/>
      <w:numFmt w:val="decimal"/>
      <w:lvlText w:val="%4."/>
      <w:lvlJc w:val="left"/>
      <w:pPr>
        <w:ind w:left="2281" w:hanging="440"/>
      </w:pPr>
    </w:lvl>
    <w:lvl w:ilvl="4" w:tplc="04090019" w:tentative="1">
      <w:start w:val="1"/>
      <w:numFmt w:val="upperLetter"/>
      <w:lvlText w:val="%5."/>
      <w:lvlJc w:val="left"/>
      <w:pPr>
        <w:ind w:left="2721" w:hanging="440"/>
      </w:pPr>
    </w:lvl>
    <w:lvl w:ilvl="5" w:tplc="0409001B" w:tentative="1">
      <w:start w:val="1"/>
      <w:numFmt w:val="lowerRoman"/>
      <w:lvlText w:val="%6."/>
      <w:lvlJc w:val="right"/>
      <w:pPr>
        <w:ind w:left="3161" w:hanging="440"/>
      </w:pPr>
    </w:lvl>
    <w:lvl w:ilvl="6" w:tplc="0409000F" w:tentative="1">
      <w:start w:val="1"/>
      <w:numFmt w:val="decimal"/>
      <w:lvlText w:val="%7."/>
      <w:lvlJc w:val="left"/>
      <w:pPr>
        <w:ind w:left="3601" w:hanging="440"/>
      </w:pPr>
    </w:lvl>
    <w:lvl w:ilvl="7" w:tplc="04090019" w:tentative="1">
      <w:start w:val="1"/>
      <w:numFmt w:val="upperLetter"/>
      <w:lvlText w:val="%8."/>
      <w:lvlJc w:val="left"/>
      <w:pPr>
        <w:ind w:left="4041" w:hanging="440"/>
      </w:pPr>
    </w:lvl>
    <w:lvl w:ilvl="8" w:tplc="0409001B" w:tentative="1">
      <w:start w:val="1"/>
      <w:numFmt w:val="lowerRoman"/>
      <w:lvlText w:val="%9."/>
      <w:lvlJc w:val="right"/>
      <w:pPr>
        <w:ind w:left="4481" w:hanging="440"/>
      </w:pPr>
    </w:lvl>
  </w:abstractNum>
  <w:abstractNum w:abstractNumId="4" w15:restartNumberingAfterBreak="0">
    <w:nsid w:val="0F223F30"/>
    <w:multiLevelType w:val="hybridMultilevel"/>
    <w:tmpl w:val="B3E299DE"/>
    <w:lvl w:ilvl="0" w:tplc="370E813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10332511"/>
    <w:multiLevelType w:val="hybridMultilevel"/>
    <w:tmpl w:val="61AC9DBA"/>
    <w:lvl w:ilvl="0" w:tplc="557E37E8">
      <w:start w:val="1"/>
      <w:numFmt w:val="decimalEnclosedCircle"/>
      <w:lvlText w:val="%1"/>
      <w:lvlJc w:val="left"/>
      <w:pPr>
        <w:ind w:left="400" w:hanging="400"/>
      </w:pPr>
      <w:rPr>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 w15:restartNumberingAfterBreak="0">
    <w:nsid w:val="160457CD"/>
    <w:multiLevelType w:val="hybridMultilevel"/>
    <w:tmpl w:val="4784FC74"/>
    <w:lvl w:ilvl="0" w:tplc="90EC5498">
      <w:start w:val="1"/>
      <w:numFmt w:val="decimal"/>
      <w:lvlText w:val="%1."/>
      <w:lvlJc w:val="left"/>
      <w:pPr>
        <w:ind w:left="400" w:hanging="400"/>
      </w:pPr>
      <w:rPr>
        <w:b/>
        <w:sz w:val="24"/>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 w15:restartNumberingAfterBreak="0">
    <w:nsid w:val="167A7CA5"/>
    <w:multiLevelType w:val="hybridMultilevel"/>
    <w:tmpl w:val="1CA42776"/>
    <w:lvl w:ilvl="0" w:tplc="4508D076">
      <w:start w:val="1"/>
      <w:numFmt w:val="decimalEnclosedCircle"/>
      <w:lvlText w:val="%1"/>
      <w:lvlJc w:val="left"/>
      <w:pPr>
        <w:ind w:left="400" w:hanging="400"/>
      </w:pPr>
      <w:rPr>
        <w:sz w:val="22"/>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8" w15:restartNumberingAfterBreak="0">
    <w:nsid w:val="1C6E5E1D"/>
    <w:multiLevelType w:val="hybridMultilevel"/>
    <w:tmpl w:val="F300E88E"/>
    <w:lvl w:ilvl="0" w:tplc="E24054CC">
      <w:start w:val="1"/>
      <w:numFmt w:val="decimalEnclosedCircle"/>
      <w:lvlText w:val="%1"/>
      <w:lvlJc w:val="left"/>
      <w:pPr>
        <w:ind w:left="400" w:hanging="400"/>
      </w:pPr>
      <w:rPr>
        <w:rFonts w:hint="eastAsia"/>
        <w:b w:val="0"/>
        <w:sz w:val="24"/>
        <w:szCs w:val="24"/>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1CB45AAF"/>
    <w:multiLevelType w:val="hybridMultilevel"/>
    <w:tmpl w:val="F62EFF74"/>
    <w:lvl w:ilvl="0" w:tplc="F8F70000">
      <w:start w:val="1"/>
      <w:numFmt w:val="decimalEnclosedCircle"/>
      <w:pStyle w:val="3"/>
      <w:lvlText w:val="%1"/>
      <w:lvlJc w:val="left"/>
      <w:pPr>
        <w:ind w:left="760" w:hanging="360"/>
      </w:pPr>
      <w:rPr>
        <w:rFonts w:hint="default"/>
      </w:rPr>
    </w:lvl>
    <w:lvl w:ilvl="1" w:tplc="F8F7F8F7" w:tentative="1">
      <w:start w:val="1"/>
      <w:numFmt w:val="upperLetter"/>
      <w:lvlText w:val="%2."/>
      <w:lvlJc w:val="left"/>
      <w:pPr>
        <w:ind w:left="1200" w:hanging="400"/>
      </w:pPr>
    </w:lvl>
    <w:lvl w:ilvl="2" w:tplc="F8F7F8F7" w:tentative="1">
      <w:start w:val="1"/>
      <w:numFmt w:val="lowerRoman"/>
      <w:lvlText w:val="%3."/>
      <w:lvlJc w:val="right"/>
      <w:pPr>
        <w:ind w:left="1600" w:hanging="400"/>
      </w:pPr>
    </w:lvl>
    <w:lvl w:ilvl="3" w:tplc="F8F7F8F7" w:tentative="1">
      <w:start w:val="1"/>
      <w:numFmt w:val="decimal"/>
      <w:lvlText w:val="%4."/>
      <w:lvlJc w:val="left"/>
      <w:pPr>
        <w:ind w:left="2000" w:hanging="400"/>
      </w:pPr>
    </w:lvl>
    <w:lvl w:ilvl="4" w:tplc="F8F7F8F7" w:tentative="1">
      <w:start w:val="1"/>
      <w:numFmt w:val="upperLetter"/>
      <w:lvlText w:val="%5."/>
      <w:lvlJc w:val="left"/>
      <w:pPr>
        <w:ind w:left="2400" w:hanging="400"/>
      </w:pPr>
    </w:lvl>
    <w:lvl w:ilvl="5" w:tplc="F8F7F8F7" w:tentative="1">
      <w:start w:val="1"/>
      <w:numFmt w:val="lowerRoman"/>
      <w:lvlText w:val="%6."/>
      <w:lvlJc w:val="right"/>
      <w:pPr>
        <w:ind w:left="2800" w:hanging="400"/>
      </w:pPr>
    </w:lvl>
    <w:lvl w:ilvl="6" w:tplc="F8F7F8F7" w:tentative="1">
      <w:start w:val="1"/>
      <w:numFmt w:val="decimal"/>
      <w:lvlText w:val="%7."/>
      <w:lvlJc w:val="left"/>
      <w:pPr>
        <w:ind w:left="3200" w:hanging="400"/>
      </w:pPr>
    </w:lvl>
    <w:lvl w:ilvl="7" w:tplc="F8F7F8F7" w:tentative="1">
      <w:start w:val="1"/>
      <w:numFmt w:val="upperLetter"/>
      <w:lvlText w:val="%8."/>
      <w:lvlJc w:val="left"/>
      <w:pPr>
        <w:ind w:left="3600" w:hanging="400"/>
      </w:pPr>
    </w:lvl>
    <w:lvl w:ilvl="8" w:tplc="F8F7F8F7" w:tentative="1">
      <w:start w:val="1"/>
      <w:numFmt w:val="lowerRoman"/>
      <w:lvlText w:val="%9."/>
      <w:lvlJc w:val="right"/>
      <w:pPr>
        <w:ind w:left="4000" w:hanging="400"/>
      </w:pPr>
    </w:lvl>
  </w:abstractNum>
  <w:abstractNum w:abstractNumId="10" w15:restartNumberingAfterBreak="0">
    <w:nsid w:val="1E1711D3"/>
    <w:multiLevelType w:val="hybridMultilevel"/>
    <w:tmpl w:val="A5DA3ACE"/>
    <w:lvl w:ilvl="0" w:tplc="73829EC2">
      <w:start w:val="1"/>
      <w:numFmt w:val="decimal"/>
      <w:lvlText w:val="%1)"/>
      <w:lvlJc w:val="left"/>
      <w:pPr>
        <w:ind w:left="400" w:hanging="400"/>
      </w:pPr>
      <w:rPr>
        <w:rFonts w:ascii="함초롬바탕" w:eastAsia="함초롬바탕" w:hAnsi="함초롬바탕" w:cs="함초롬바탕" w:hint="eastAsia"/>
        <w:sz w:val="24"/>
        <w:szCs w:val="24"/>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1" w15:restartNumberingAfterBreak="0">
    <w:nsid w:val="1E4F6867"/>
    <w:multiLevelType w:val="hybridMultilevel"/>
    <w:tmpl w:val="CA5817CE"/>
    <w:lvl w:ilvl="0" w:tplc="A5C027DA">
      <w:start w:val="1"/>
      <w:numFmt w:val="ganada"/>
      <w:lvlText w:val="%1."/>
      <w:lvlJc w:val="left"/>
      <w:pPr>
        <w:ind w:left="400" w:hanging="400"/>
      </w:pPr>
      <w:rPr>
        <w:rFonts w:hint="eastAsia"/>
        <w:sz w:val="24"/>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2" w15:restartNumberingAfterBreak="0">
    <w:nsid w:val="1EEF6CD3"/>
    <w:multiLevelType w:val="hybridMultilevel"/>
    <w:tmpl w:val="357C3EDC"/>
    <w:lvl w:ilvl="0" w:tplc="0BDE9C5C">
      <w:start w:val="1"/>
      <w:numFmt w:val="decimal"/>
      <w:lvlText w:val="%1."/>
      <w:lvlJc w:val="left"/>
      <w:pPr>
        <w:ind w:left="400" w:hanging="400"/>
      </w:pPr>
      <w:rPr>
        <w:sz w:val="28"/>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3" w15:restartNumberingAfterBreak="0">
    <w:nsid w:val="2A7A3C63"/>
    <w:multiLevelType w:val="hybridMultilevel"/>
    <w:tmpl w:val="6B9A87A8"/>
    <w:lvl w:ilvl="0" w:tplc="C9B0E0FE">
      <w:start w:val="1"/>
      <w:numFmt w:val="ganada"/>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4" w15:restartNumberingAfterBreak="0">
    <w:nsid w:val="2B3C5602"/>
    <w:multiLevelType w:val="multilevel"/>
    <w:tmpl w:val="B992AA5A"/>
    <w:lvl w:ilvl="0">
      <w:start w:val="1"/>
      <w:numFmt w:val="decimal"/>
      <w:lvlText w:val="%1."/>
      <w:lvlJc w:val="left"/>
      <w:pPr>
        <w:tabs>
          <w:tab w:val="num" w:pos="720"/>
        </w:tabs>
        <w:ind w:left="720" w:hanging="720"/>
      </w:pPr>
    </w:lvl>
    <w:lvl w:ilvl="1">
      <w:start w:val="1"/>
      <w:numFmt w:val="decimal"/>
      <w:pStyle w:val="a"/>
      <w:lvlText w:val="%2."/>
      <w:lvlJc w:val="left"/>
      <w:pPr>
        <w:tabs>
          <w:tab w:val="num" w:pos="1440"/>
        </w:tabs>
        <w:ind w:left="1440" w:hanging="720"/>
      </w:pPr>
    </w:lvl>
    <w:lvl w:ilvl="2">
      <w:start w:val="1"/>
      <w:numFmt w:val="decimal"/>
      <w:pStyle w:val="BKL31"/>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2B8B34DB"/>
    <w:multiLevelType w:val="hybridMultilevel"/>
    <w:tmpl w:val="73169852"/>
    <w:lvl w:ilvl="0" w:tplc="C9B0E0FE">
      <w:start w:val="1"/>
      <w:numFmt w:val="ganada"/>
      <w:lvlText w:val="%1."/>
      <w:lvlJc w:val="left"/>
      <w:pPr>
        <w:ind w:left="800" w:hanging="400"/>
      </w:pPr>
      <w:rPr>
        <w:rFonts w:hint="eastAsia"/>
      </w:rPr>
    </w:lvl>
    <w:lvl w:ilvl="1" w:tplc="E5CC4DB6">
      <w:start w:val="1"/>
      <w:numFmt w:val="ganada"/>
      <w:lvlText w:val="%2."/>
      <w:lvlJc w:val="left"/>
      <w:pPr>
        <w:ind w:left="400" w:hanging="400"/>
      </w:pPr>
      <w:rPr>
        <w:rFonts w:hint="eastAsia"/>
        <w:sz w:val="24"/>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2BCA1AF0"/>
    <w:multiLevelType w:val="hybridMultilevel"/>
    <w:tmpl w:val="33C6BAF8"/>
    <w:lvl w:ilvl="0" w:tplc="370E813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2C311400"/>
    <w:multiLevelType w:val="hybridMultilevel"/>
    <w:tmpl w:val="6552771C"/>
    <w:lvl w:ilvl="0" w:tplc="04090011">
      <w:start w:val="1"/>
      <w:numFmt w:val="decimalEnclosedCircle"/>
      <w:lvlText w:val="%1"/>
      <w:lvlJc w:val="left"/>
      <w:pPr>
        <w:ind w:left="542" w:hanging="400"/>
      </w:pPr>
    </w:lvl>
    <w:lvl w:ilvl="1" w:tplc="04090019" w:tentative="1">
      <w:start w:val="1"/>
      <w:numFmt w:val="upperLetter"/>
      <w:lvlText w:val="%2."/>
      <w:lvlJc w:val="left"/>
      <w:pPr>
        <w:ind w:left="942" w:hanging="400"/>
      </w:p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18" w15:restartNumberingAfterBreak="0">
    <w:nsid w:val="34EF7197"/>
    <w:multiLevelType w:val="hybridMultilevel"/>
    <w:tmpl w:val="DB62DDE8"/>
    <w:lvl w:ilvl="0" w:tplc="2A0448A2">
      <w:start w:val="1"/>
      <w:numFmt w:val="decimalEnclosedCircle"/>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9" w15:restartNumberingAfterBreak="0">
    <w:nsid w:val="3E7849E0"/>
    <w:multiLevelType w:val="hybridMultilevel"/>
    <w:tmpl w:val="7084D1C0"/>
    <w:lvl w:ilvl="0" w:tplc="2F728134">
      <w:start w:val="1"/>
      <w:numFmt w:val="ganada"/>
      <w:lvlText w:val="%1."/>
      <w:lvlJc w:val="left"/>
      <w:pPr>
        <w:ind w:left="400" w:hanging="400"/>
      </w:pPr>
      <w:rPr>
        <w:rFonts w:hint="eastAsia"/>
        <w:b/>
        <w:sz w:val="24"/>
        <w:szCs w:val="24"/>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0" w15:restartNumberingAfterBreak="0">
    <w:nsid w:val="3F333FF9"/>
    <w:multiLevelType w:val="hybridMultilevel"/>
    <w:tmpl w:val="F300E88E"/>
    <w:lvl w:ilvl="0" w:tplc="FFFFFFFF">
      <w:start w:val="1"/>
      <w:numFmt w:val="decimalEnclosedCircle"/>
      <w:lvlText w:val="%1"/>
      <w:lvlJc w:val="left"/>
      <w:pPr>
        <w:ind w:left="400" w:hanging="400"/>
      </w:pPr>
      <w:rPr>
        <w:rFonts w:hint="eastAsia"/>
        <w:b w:val="0"/>
        <w:sz w:val="24"/>
        <w:szCs w:val="24"/>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1" w15:restartNumberingAfterBreak="0">
    <w:nsid w:val="48F519F2"/>
    <w:multiLevelType w:val="hybridMultilevel"/>
    <w:tmpl w:val="FAB0D844"/>
    <w:lvl w:ilvl="0" w:tplc="42E24310">
      <w:start w:val="1"/>
      <w:numFmt w:val="decimal"/>
      <w:lvlText w:val="%1)"/>
      <w:lvlJc w:val="left"/>
      <w:pPr>
        <w:ind w:left="400" w:hanging="400"/>
      </w:pPr>
      <w:rPr>
        <w:rFonts w:hint="eastAsia"/>
        <w:b/>
        <w:sz w:val="24"/>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2" w15:restartNumberingAfterBreak="0">
    <w:nsid w:val="4B164620"/>
    <w:multiLevelType w:val="hybridMultilevel"/>
    <w:tmpl w:val="7924F7C8"/>
    <w:lvl w:ilvl="0" w:tplc="C9B0E0FE">
      <w:start w:val="1"/>
      <w:numFmt w:val="ganada"/>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3" w15:restartNumberingAfterBreak="0">
    <w:nsid w:val="4BB345CB"/>
    <w:multiLevelType w:val="hybridMultilevel"/>
    <w:tmpl w:val="A16E66BA"/>
    <w:lvl w:ilvl="0" w:tplc="3DBCCE5E">
      <w:start w:val="1"/>
      <w:numFmt w:val="ganada"/>
      <w:lvlText w:val="%1."/>
      <w:lvlJc w:val="left"/>
      <w:pPr>
        <w:ind w:left="400" w:hanging="400"/>
      </w:pPr>
      <w:rPr>
        <w:rFonts w:hint="eastAsia"/>
        <w:sz w:val="24"/>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4" w15:restartNumberingAfterBreak="0">
    <w:nsid w:val="57D83949"/>
    <w:multiLevelType w:val="hybridMultilevel"/>
    <w:tmpl w:val="D86A02F4"/>
    <w:lvl w:ilvl="0" w:tplc="C9B0E0FE">
      <w:start w:val="1"/>
      <w:numFmt w:val="ganada"/>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5" w15:restartNumberingAfterBreak="0">
    <w:nsid w:val="59962443"/>
    <w:multiLevelType w:val="hybridMultilevel"/>
    <w:tmpl w:val="87402E66"/>
    <w:lvl w:ilvl="0" w:tplc="5E7050A6">
      <w:start w:val="1"/>
      <w:numFmt w:val="ganada"/>
      <w:lvlText w:val="%1."/>
      <w:lvlJc w:val="left"/>
      <w:pPr>
        <w:ind w:left="400" w:hanging="400"/>
      </w:pPr>
      <w:rPr>
        <w:rFonts w:hint="eastAsia"/>
        <w:b/>
        <w:sz w:val="24"/>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6" w15:restartNumberingAfterBreak="0">
    <w:nsid w:val="5B842D65"/>
    <w:multiLevelType w:val="hybridMultilevel"/>
    <w:tmpl w:val="2E8AC0E4"/>
    <w:lvl w:ilvl="0" w:tplc="A5041A0E">
      <w:start w:val="1"/>
      <w:numFmt w:val="decimal"/>
      <w:lvlText w:val="%1)"/>
      <w:lvlJc w:val="left"/>
      <w:pPr>
        <w:ind w:left="400" w:hanging="400"/>
      </w:pPr>
      <w:rPr>
        <w:rFonts w:hint="eastAsia"/>
        <w:b/>
        <w:sz w:val="24"/>
        <w:szCs w:val="24"/>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7" w15:restartNumberingAfterBreak="0">
    <w:nsid w:val="5C9F7D52"/>
    <w:multiLevelType w:val="hybridMultilevel"/>
    <w:tmpl w:val="B20E3E96"/>
    <w:lvl w:ilvl="0" w:tplc="370E813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D7E6BE4"/>
    <w:multiLevelType w:val="hybridMultilevel"/>
    <w:tmpl w:val="1598DE68"/>
    <w:lvl w:ilvl="0" w:tplc="370E813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62884167"/>
    <w:multiLevelType w:val="hybridMultilevel"/>
    <w:tmpl w:val="25B04CA6"/>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0" w15:restartNumberingAfterBreak="0">
    <w:nsid w:val="660D47CF"/>
    <w:multiLevelType w:val="hybridMultilevel"/>
    <w:tmpl w:val="F300E88E"/>
    <w:lvl w:ilvl="0" w:tplc="E24054CC">
      <w:start w:val="1"/>
      <w:numFmt w:val="decimalEnclosedCircle"/>
      <w:lvlText w:val="%1"/>
      <w:lvlJc w:val="left"/>
      <w:pPr>
        <w:ind w:left="400" w:hanging="400"/>
      </w:pPr>
      <w:rPr>
        <w:rFonts w:hint="eastAsia"/>
        <w:b w:val="0"/>
        <w:sz w:val="24"/>
        <w:szCs w:val="24"/>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B5161D6"/>
    <w:multiLevelType w:val="hybridMultilevel"/>
    <w:tmpl w:val="091E1F44"/>
    <w:lvl w:ilvl="0" w:tplc="370E813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6CD2150F"/>
    <w:multiLevelType w:val="hybridMultilevel"/>
    <w:tmpl w:val="3162C2C8"/>
    <w:lvl w:ilvl="0" w:tplc="370E813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6E64416C"/>
    <w:multiLevelType w:val="hybridMultilevel"/>
    <w:tmpl w:val="3A844930"/>
    <w:lvl w:ilvl="0" w:tplc="370E813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744C5424"/>
    <w:multiLevelType w:val="hybridMultilevel"/>
    <w:tmpl w:val="82C2ACBA"/>
    <w:lvl w:ilvl="0" w:tplc="370E813A">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5" w15:restartNumberingAfterBreak="0">
    <w:nsid w:val="7470347A"/>
    <w:multiLevelType w:val="hybridMultilevel"/>
    <w:tmpl w:val="B1F0CEEE"/>
    <w:lvl w:ilvl="0" w:tplc="FE8AAC4E">
      <w:start w:val="1"/>
      <w:numFmt w:val="decimal"/>
      <w:lvlText w:val="%1."/>
      <w:lvlJc w:val="left"/>
      <w:pPr>
        <w:ind w:left="784" w:hanging="384"/>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768B7191"/>
    <w:multiLevelType w:val="hybridMultilevel"/>
    <w:tmpl w:val="AE6E48BC"/>
    <w:lvl w:ilvl="0" w:tplc="370E813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246451942">
    <w:abstractNumId w:val="9"/>
  </w:num>
  <w:num w:numId="2" w16cid:durableId="754060748">
    <w:abstractNumId w:val="14"/>
  </w:num>
  <w:num w:numId="3" w16cid:durableId="7544751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132712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28312298">
    <w:abstractNumId w:val="8"/>
  </w:num>
  <w:num w:numId="6" w16cid:durableId="417293741">
    <w:abstractNumId w:val="0"/>
  </w:num>
  <w:num w:numId="7" w16cid:durableId="1628780797">
    <w:abstractNumId w:val="15"/>
  </w:num>
  <w:num w:numId="8" w16cid:durableId="75520671">
    <w:abstractNumId w:val="19"/>
  </w:num>
  <w:num w:numId="9" w16cid:durableId="1114133389">
    <w:abstractNumId w:val="23"/>
  </w:num>
  <w:num w:numId="10" w16cid:durableId="1688749380">
    <w:abstractNumId w:val="34"/>
  </w:num>
  <w:num w:numId="11" w16cid:durableId="1723014465">
    <w:abstractNumId w:val="20"/>
  </w:num>
  <w:num w:numId="12" w16cid:durableId="335377172">
    <w:abstractNumId w:val="25"/>
  </w:num>
  <w:num w:numId="13" w16cid:durableId="580409050">
    <w:abstractNumId w:val="11"/>
  </w:num>
  <w:num w:numId="14" w16cid:durableId="1567376832">
    <w:abstractNumId w:val="21"/>
  </w:num>
  <w:num w:numId="15" w16cid:durableId="1349675609">
    <w:abstractNumId w:val="7"/>
  </w:num>
  <w:num w:numId="16" w16cid:durableId="221599741">
    <w:abstractNumId w:val="26"/>
  </w:num>
  <w:num w:numId="17" w16cid:durableId="515389558">
    <w:abstractNumId w:val="29"/>
  </w:num>
  <w:num w:numId="18" w16cid:durableId="1298880725">
    <w:abstractNumId w:val="5"/>
  </w:num>
  <w:num w:numId="19" w16cid:durableId="261955359">
    <w:abstractNumId w:val="1"/>
  </w:num>
  <w:num w:numId="20" w16cid:durableId="1998267767">
    <w:abstractNumId w:val="22"/>
  </w:num>
  <w:num w:numId="21" w16cid:durableId="162818790">
    <w:abstractNumId w:val="30"/>
  </w:num>
  <w:num w:numId="22" w16cid:durableId="2025939860">
    <w:abstractNumId w:val="3"/>
  </w:num>
  <w:num w:numId="23" w16cid:durableId="1518544179">
    <w:abstractNumId w:val="13"/>
  </w:num>
  <w:num w:numId="24" w16cid:durableId="1186794801">
    <w:abstractNumId w:val="24"/>
  </w:num>
  <w:num w:numId="25" w16cid:durableId="618144473">
    <w:abstractNumId w:val="28"/>
  </w:num>
  <w:num w:numId="26" w16cid:durableId="1713848031">
    <w:abstractNumId w:val="4"/>
  </w:num>
  <w:num w:numId="27" w16cid:durableId="779036416">
    <w:abstractNumId w:val="36"/>
  </w:num>
  <w:num w:numId="28" w16cid:durableId="154299958">
    <w:abstractNumId w:val="16"/>
  </w:num>
  <w:num w:numId="29" w16cid:durableId="382601362">
    <w:abstractNumId w:val="32"/>
  </w:num>
  <w:num w:numId="30" w16cid:durableId="432089472">
    <w:abstractNumId w:val="33"/>
  </w:num>
  <w:num w:numId="31" w16cid:durableId="1109396355">
    <w:abstractNumId w:val="31"/>
  </w:num>
  <w:num w:numId="32" w16cid:durableId="746879705">
    <w:abstractNumId w:val="27"/>
  </w:num>
  <w:num w:numId="33" w16cid:durableId="825314992">
    <w:abstractNumId w:val="2"/>
  </w:num>
  <w:num w:numId="34" w16cid:durableId="1779330551">
    <w:abstractNumId w:val="18"/>
  </w:num>
  <w:num w:numId="35" w16cid:durableId="2119060458">
    <w:abstractNumId w:val="6"/>
  </w:num>
  <w:num w:numId="36" w16cid:durableId="1019087722">
    <w:abstractNumId w:val="17"/>
  </w:num>
  <w:num w:numId="37" w16cid:durableId="1128931737">
    <w:abstractNumId w:val="10"/>
  </w:num>
  <w:num w:numId="38" w16cid:durableId="262495257">
    <w:abstractNumId w:val="12"/>
  </w:num>
  <w:num w:numId="39" w16cid:durableId="648554845">
    <w:abstractNumId w:val="35"/>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안 용현(Yonghyeon,Ahn)">
    <w15:presenceInfo w15:providerId="Windows Live" w15:userId="8b8453e97f026a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29E"/>
    <w:rsid w:val="000002A9"/>
    <w:rsid w:val="000002AA"/>
    <w:rsid w:val="0000033A"/>
    <w:rsid w:val="000003EF"/>
    <w:rsid w:val="0000056B"/>
    <w:rsid w:val="00000706"/>
    <w:rsid w:val="00001082"/>
    <w:rsid w:val="0000122A"/>
    <w:rsid w:val="00001456"/>
    <w:rsid w:val="00001969"/>
    <w:rsid w:val="00002314"/>
    <w:rsid w:val="0000291A"/>
    <w:rsid w:val="000029E6"/>
    <w:rsid w:val="00002C08"/>
    <w:rsid w:val="000030BA"/>
    <w:rsid w:val="00003162"/>
    <w:rsid w:val="000036DF"/>
    <w:rsid w:val="0000389F"/>
    <w:rsid w:val="000044B7"/>
    <w:rsid w:val="00004655"/>
    <w:rsid w:val="000047D5"/>
    <w:rsid w:val="00004C04"/>
    <w:rsid w:val="000054CC"/>
    <w:rsid w:val="000059D2"/>
    <w:rsid w:val="00005A15"/>
    <w:rsid w:val="00005E51"/>
    <w:rsid w:val="00006A97"/>
    <w:rsid w:val="00006DE8"/>
    <w:rsid w:val="000072CF"/>
    <w:rsid w:val="0000759D"/>
    <w:rsid w:val="000104FB"/>
    <w:rsid w:val="000108A8"/>
    <w:rsid w:val="0001093C"/>
    <w:rsid w:val="000109A5"/>
    <w:rsid w:val="000109AB"/>
    <w:rsid w:val="00010B96"/>
    <w:rsid w:val="00010C63"/>
    <w:rsid w:val="00010F14"/>
    <w:rsid w:val="00010FD0"/>
    <w:rsid w:val="00011445"/>
    <w:rsid w:val="00011481"/>
    <w:rsid w:val="0001191F"/>
    <w:rsid w:val="00011A6C"/>
    <w:rsid w:val="00011D35"/>
    <w:rsid w:val="0001231F"/>
    <w:rsid w:val="00012AA6"/>
    <w:rsid w:val="00012E68"/>
    <w:rsid w:val="00012E7A"/>
    <w:rsid w:val="00012F83"/>
    <w:rsid w:val="00013422"/>
    <w:rsid w:val="000137F8"/>
    <w:rsid w:val="00013CAA"/>
    <w:rsid w:val="00014D4F"/>
    <w:rsid w:val="0001504F"/>
    <w:rsid w:val="000150C4"/>
    <w:rsid w:val="000153B9"/>
    <w:rsid w:val="000159D0"/>
    <w:rsid w:val="000159E8"/>
    <w:rsid w:val="00015CB6"/>
    <w:rsid w:val="00015E38"/>
    <w:rsid w:val="00016AA1"/>
    <w:rsid w:val="00016C38"/>
    <w:rsid w:val="00016ED1"/>
    <w:rsid w:val="000171FA"/>
    <w:rsid w:val="00017787"/>
    <w:rsid w:val="00020070"/>
    <w:rsid w:val="00020568"/>
    <w:rsid w:val="00020650"/>
    <w:rsid w:val="000211DC"/>
    <w:rsid w:val="0002127B"/>
    <w:rsid w:val="000212BB"/>
    <w:rsid w:val="000217AB"/>
    <w:rsid w:val="000219F8"/>
    <w:rsid w:val="00021B6D"/>
    <w:rsid w:val="00021DE2"/>
    <w:rsid w:val="0002247F"/>
    <w:rsid w:val="00022BE9"/>
    <w:rsid w:val="000230FF"/>
    <w:rsid w:val="0002321D"/>
    <w:rsid w:val="000233D2"/>
    <w:rsid w:val="00023477"/>
    <w:rsid w:val="000238D3"/>
    <w:rsid w:val="000238FA"/>
    <w:rsid w:val="00023D06"/>
    <w:rsid w:val="0002428C"/>
    <w:rsid w:val="0002430A"/>
    <w:rsid w:val="0002434A"/>
    <w:rsid w:val="0002453E"/>
    <w:rsid w:val="00024A77"/>
    <w:rsid w:val="00024BF8"/>
    <w:rsid w:val="00024C3A"/>
    <w:rsid w:val="000254A2"/>
    <w:rsid w:val="00025A54"/>
    <w:rsid w:val="000260A7"/>
    <w:rsid w:val="000261AB"/>
    <w:rsid w:val="00026296"/>
    <w:rsid w:val="000262A2"/>
    <w:rsid w:val="000262CE"/>
    <w:rsid w:val="000265AD"/>
    <w:rsid w:val="00026719"/>
    <w:rsid w:val="00026F60"/>
    <w:rsid w:val="0002702A"/>
    <w:rsid w:val="00027B5C"/>
    <w:rsid w:val="00030429"/>
    <w:rsid w:val="00030557"/>
    <w:rsid w:val="00030704"/>
    <w:rsid w:val="000307F7"/>
    <w:rsid w:val="00030852"/>
    <w:rsid w:val="00030B47"/>
    <w:rsid w:val="00030C75"/>
    <w:rsid w:val="00031061"/>
    <w:rsid w:val="000310F5"/>
    <w:rsid w:val="000315EF"/>
    <w:rsid w:val="00031710"/>
    <w:rsid w:val="00031AE7"/>
    <w:rsid w:val="00031B86"/>
    <w:rsid w:val="00031CEE"/>
    <w:rsid w:val="00031DD7"/>
    <w:rsid w:val="00031F76"/>
    <w:rsid w:val="000323E6"/>
    <w:rsid w:val="00033287"/>
    <w:rsid w:val="00033602"/>
    <w:rsid w:val="00033802"/>
    <w:rsid w:val="00033B81"/>
    <w:rsid w:val="00034464"/>
    <w:rsid w:val="00034568"/>
    <w:rsid w:val="00034E8A"/>
    <w:rsid w:val="00034E94"/>
    <w:rsid w:val="00035377"/>
    <w:rsid w:val="00035857"/>
    <w:rsid w:val="000358F8"/>
    <w:rsid w:val="00035AD5"/>
    <w:rsid w:val="00035EF5"/>
    <w:rsid w:val="00036126"/>
    <w:rsid w:val="00036662"/>
    <w:rsid w:val="00036980"/>
    <w:rsid w:val="000369ED"/>
    <w:rsid w:val="00036DB5"/>
    <w:rsid w:val="00037279"/>
    <w:rsid w:val="000375F1"/>
    <w:rsid w:val="0003762C"/>
    <w:rsid w:val="000379A7"/>
    <w:rsid w:val="000379DF"/>
    <w:rsid w:val="00037EE3"/>
    <w:rsid w:val="0004064D"/>
    <w:rsid w:val="0004078E"/>
    <w:rsid w:val="000408C6"/>
    <w:rsid w:val="00040951"/>
    <w:rsid w:val="00040B70"/>
    <w:rsid w:val="00040D50"/>
    <w:rsid w:val="00041197"/>
    <w:rsid w:val="0004157E"/>
    <w:rsid w:val="00041A3A"/>
    <w:rsid w:val="0004211E"/>
    <w:rsid w:val="000425E7"/>
    <w:rsid w:val="00042B5D"/>
    <w:rsid w:val="00042C90"/>
    <w:rsid w:val="00042E89"/>
    <w:rsid w:val="00042F09"/>
    <w:rsid w:val="00043319"/>
    <w:rsid w:val="000438D9"/>
    <w:rsid w:val="00043AC1"/>
    <w:rsid w:val="00043EB3"/>
    <w:rsid w:val="000441F4"/>
    <w:rsid w:val="000443BA"/>
    <w:rsid w:val="00044587"/>
    <w:rsid w:val="00044AB8"/>
    <w:rsid w:val="000454AB"/>
    <w:rsid w:val="00045679"/>
    <w:rsid w:val="00045D11"/>
    <w:rsid w:val="00045F0F"/>
    <w:rsid w:val="00045F97"/>
    <w:rsid w:val="000462D6"/>
    <w:rsid w:val="0004645A"/>
    <w:rsid w:val="0004649F"/>
    <w:rsid w:val="00046807"/>
    <w:rsid w:val="00046831"/>
    <w:rsid w:val="000468DC"/>
    <w:rsid w:val="00046ADF"/>
    <w:rsid w:val="00046D54"/>
    <w:rsid w:val="000473EF"/>
    <w:rsid w:val="000475D3"/>
    <w:rsid w:val="00047777"/>
    <w:rsid w:val="00047DCD"/>
    <w:rsid w:val="00047DF4"/>
    <w:rsid w:val="000501DD"/>
    <w:rsid w:val="000509EE"/>
    <w:rsid w:val="00050B9C"/>
    <w:rsid w:val="00050FEF"/>
    <w:rsid w:val="00051311"/>
    <w:rsid w:val="000518BE"/>
    <w:rsid w:val="00051964"/>
    <w:rsid w:val="00051CBB"/>
    <w:rsid w:val="00051CF3"/>
    <w:rsid w:val="00051F09"/>
    <w:rsid w:val="00052077"/>
    <w:rsid w:val="000524C3"/>
    <w:rsid w:val="000526EA"/>
    <w:rsid w:val="000529AA"/>
    <w:rsid w:val="000530D0"/>
    <w:rsid w:val="00053267"/>
    <w:rsid w:val="00053643"/>
    <w:rsid w:val="00053774"/>
    <w:rsid w:val="00053A56"/>
    <w:rsid w:val="00053C8D"/>
    <w:rsid w:val="00053D4A"/>
    <w:rsid w:val="00053F9C"/>
    <w:rsid w:val="00054D99"/>
    <w:rsid w:val="00054F3C"/>
    <w:rsid w:val="00055769"/>
    <w:rsid w:val="00055C2D"/>
    <w:rsid w:val="00055EC2"/>
    <w:rsid w:val="00056347"/>
    <w:rsid w:val="00056D3F"/>
    <w:rsid w:val="00056F0C"/>
    <w:rsid w:val="00056F8C"/>
    <w:rsid w:val="00057172"/>
    <w:rsid w:val="00057179"/>
    <w:rsid w:val="00057452"/>
    <w:rsid w:val="0005797F"/>
    <w:rsid w:val="00057E20"/>
    <w:rsid w:val="00057E33"/>
    <w:rsid w:val="00057E62"/>
    <w:rsid w:val="00060192"/>
    <w:rsid w:val="000605B8"/>
    <w:rsid w:val="0006098A"/>
    <w:rsid w:val="00060C77"/>
    <w:rsid w:val="0006251A"/>
    <w:rsid w:val="0006275E"/>
    <w:rsid w:val="000628BC"/>
    <w:rsid w:val="00062B33"/>
    <w:rsid w:val="00062D59"/>
    <w:rsid w:val="00062DBD"/>
    <w:rsid w:val="00063247"/>
    <w:rsid w:val="0006343E"/>
    <w:rsid w:val="00063558"/>
    <w:rsid w:val="000644D5"/>
    <w:rsid w:val="0006485B"/>
    <w:rsid w:val="00064A33"/>
    <w:rsid w:val="00064DD0"/>
    <w:rsid w:val="00065057"/>
    <w:rsid w:val="000652D8"/>
    <w:rsid w:val="0006545E"/>
    <w:rsid w:val="00065722"/>
    <w:rsid w:val="0006597D"/>
    <w:rsid w:val="00065ABF"/>
    <w:rsid w:val="00065C41"/>
    <w:rsid w:val="0006616B"/>
    <w:rsid w:val="00066192"/>
    <w:rsid w:val="00066206"/>
    <w:rsid w:val="00066282"/>
    <w:rsid w:val="00066610"/>
    <w:rsid w:val="00066B1C"/>
    <w:rsid w:val="0006740B"/>
    <w:rsid w:val="000679C1"/>
    <w:rsid w:val="0007004E"/>
    <w:rsid w:val="000700BD"/>
    <w:rsid w:val="00070133"/>
    <w:rsid w:val="000701DA"/>
    <w:rsid w:val="0007034F"/>
    <w:rsid w:val="000706D2"/>
    <w:rsid w:val="0007075F"/>
    <w:rsid w:val="00070773"/>
    <w:rsid w:val="00070AFE"/>
    <w:rsid w:val="00070E05"/>
    <w:rsid w:val="00070EED"/>
    <w:rsid w:val="000712A9"/>
    <w:rsid w:val="00071361"/>
    <w:rsid w:val="000715D7"/>
    <w:rsid w:val="00071942"/>
    <w:rsid w:val="00071BB7"/>
    <w:rsid w:val="00071CC4"/>
    <w:rsid w:val="00071CC9"/>
    <w:rsid w:val="00071CEA"/>
    <w:rsid w:val="000725AC"/>
    <w:rsid w:val="000726DF"/>
    <w:rsid w:val="000729EC"/>
    <w:rsid w:val="00072A99"/>
    <w:rsid w:val="00072AE4"/>
    <w:rsid w:val="000731AF"/>
    <w:rsid w:val="00073941"/>
    <w:rsid w:val="00073C55"/>
    <w:rsid w:val="00073E7C"/>
    <w:rsid w:val="000741E9"/>
    <w:rsid w:val="00074252"/>
    <w:rsid w:val="000743B1"/>
    <w:rsid w:val="000748D8"/>
    <w:rsid w:val="00074D3E"/>
    <w:rsid w:val="00074DE5"/>
    <w:rsid w:val="00074F63"/>
    <w:rsid w:val="00075346"/>
    <w:rsid w:val="000759D0"/>
    <w:rsid w:val="00075A05"/>
    <w:rsid w:val="00075C9E"/>
    <w:rsid w:val="00075D0E"/>
    <w:rsid w:val="00075D90"/>
    <w:rsid w:val="0007628B"/>
    <w:rsid w:val="000762DF"/>
    <w:rsid w:val="000763F8"/>
    <w:rsid w:val="0007650E"/>
    <w:rsid w:val="000769F7"/>
    <w:rsid w:val="00076A40"/>
    <w:rsid w:val="00076BE4"/>
    <w:rsid w:val="00076F25"/>
    <w:rsid w:val="00077400"/>
    <w:rsid w:val="0007742F"/>
    <w:rsid w:val="00077D3D"/>
    <w:rsid w:val="00077F6A"/>
    <w:rsid w:val="0008047B"/>
    <w:rsid w:val="00080566"/>
    <w:rsid w:val="0008060B"/>
    <w:rsid w:val="00080EE6"/>
    <w:rsid w:val="00081041"/>
    <w:rsid w:val="00081457"/>
    <w:rsid w:val="00081522"/>
    <w:rsid w:val="00081746"/>
    <w:rsid w:val="0008197C"/>
    <w:rsid w:val="0008206E"/>
    <w:rsid w:val="0008261E"/>
    <w:rsid w:val="00082A8C"/>
    <w:rsid w:val="00082ED1"/>
    <w:rsid w:val="00083108"/>
    <w:rsid w:val="00083209"/>
    <w:rsid w:val="000834C9"/>
    <w:rsid w:val="000837EE"/>
    <w:rsid w:val="000838C2"/>
    <w:rsid w:val="00083B57"/>
    <w:rsid w:val="00083E10"/>
    <w:rsid w:val="00083E3B"/>
    <w:rsid w:val="000840EC"/>
    <w:rsid w:val="0008414A"/>
    <w:rsid w:val="00084287"/>
    <w:rsid w:val="00084392"/>
    <w:rsid w:val="00084435"/>
    <w:rsid w:val="000847F6"/>
    <w:rsid w:val="00084AA4"/>
    <w:rsid w:val="00084BA5"/>
    <w:rsid w:val="00084C77"/>
    <w:rsid w:val="00084C9E"/>
    <w:rsid w:val="000850B3"/>
    <w:rsid w:val="000852BF"/>
    <w:rsid w:val="000852E4"/>
    <w:rsid w:val="00085669"/>
    <w:rsid w:val="000857E2"/>
    <w:rsid w:val="00085C07"/>
    <w:rsid w:val="00085E38"/>
    <w:rsid w:val="0008632F"/>
    <w:rsid w:val="000865DF"/>
    <w:rsid w:val="00086CE6"/>
    <w:rsid w:val="00086DC3"/>
    <w:rsid w:val="00087446"/>
    <w:rsid w:val="000875C2"/>
    <w:rsid w:val="0008778B"/>
    <w:rsid w:val="000879C7"/>
    <w:rsid w:val="00087E82"/>
    <w:rsid w:val="000902A6"/>
    <w:rsid w:val="000904FF"/>
    <w:rsid w:val="00090909"/>
    <w:rsid w:val="00090E2C"/>
    <w:rsid w:val="00090E55"/>
    <w:rsid w:val="00090ED7"/>
    <w:rsid w:val="000910CC"/>
    <w:rsid w:val="0009176C"/>
    <w:rsid w:val="0009220C"/>
    <w:rsid w:val="000925BD"/>
    <w:rsid w:val="00093337"/>
    <w:rsid w:val="00093360"/>
    <w:rsid w:val="0009348D"/>
    <w:rsid w:val="0009376B"/>
    <w:rsid w:val="00093B12"/>
    <w:rsid w:val="00093BFD"/>
    <w:rsid w:val="00093C4F"/>
    <w:rsid w:val="00094260"/>
    <w:rsid w:val="0009435B"/>
    <w:rsid w:val="000944C2"/>
    <w:rsid w:val="00094A43"/>
    <w:rsid w:val="00094B0F"/>
    <w:rsid w:val="00094D56"/>
    <w:rsid w:val="000951E6"/>
    <w:rsid w:val="00095316"/>
    <w:rsid w:val="00095C8A"/>
    <w:rsid w:val="00095D8D"/>
    <w:rsid w:val="00095E1C"/>
    <w:rsid w:val="00096140"/>
    <w:rsid w:val="0009615A"/>
    <w:rsid w:val="00096814"/>
    <w:rsid w:val="00096BEE"/>
    <w:rsid w:val="00096D09"/>
    <w:rsid w:val="00096DCA"/>
    <w:rsid w:val="00097431"/>
    <w:rsid w:val="000975A2"/>
    <w:rsid w:val="000976C6"/>
    <w:rsid w:val="00097989"/>
    <w:rsid w:val="00097CE5"/>
    <w:rsid w:val="000A0445"/>
    <w:rsid w:val="000A04B8"/>
    <w:rsid w:val="000A05E6"/>
    <w:rsid w:val="000A0A9C"/>
    <w:rsid w:val="000A0BE8"/>
    <w:rsid w:val="000A0EC2"/>
    <w:rsid w:val="000A15B8"/>
    <w:rsid w:val="000A1965"/>
    <w:rsid w:val="000A1B76"/>
    <w:rsid w:val="000A1CB1"/>
    <w:rsid w:val="000A1D4A"/>
    <w:rsid w:val="000A2146"/>
    <w:rsid w:val="000A2388"/>
    <w:rsid w:val="000A2C43"/>
    <w:rsid w:val="000A319F"/>
    <w:rsid w:val="000A3246"/>
    <w:rsid w:val="000A355D"/>
    <w:rsid w:val="000A35D2"/>
    <w:rsid w:val="000A3740"/>
    <w:rsid w:val="000A37F8"/>
    <w:rsid w:val="000A3FD0"/>
    <w:rsid w:val="000A400A"/>
    <w:rsid w:val="000A424B"/>
    <w:rsid w:val="000A4351"/>
    <w:rsid w:val="000A44AA"/>
    <w:rsid w:val="000A44F9"/>
    <w:rsid w:val="000A4879"/>
    <w:rsid w:val="000A4D7C"/>
    <w:rsid w:val="000A504D"/>
    <w:rsid w:val="000A607D"/>
    <w:rsid w:val="000A66A4"/>
    <w:rsid w:val="000A69B0"/>
    <w:rsid w:val="000A6C47"/>
    <w:rsid w:val="000A718B"/>
    <w:rsid w:val="000A7D92"/>
    <w:rsid w:val="000B02AE"/>
    <w:rsid w:val="000B123B"/>
    <w:rsid w:val="000B14BA"/>
    <w:rsid w:val="000B14E6"/>
    <w:rsid w:val="000B19B3"/>
    <w:rsid w:val="000B1D3A"/>
    <w:rsid w:val="000B2131"/>
    <w:rsid w:val="000B21CB"/>
    <w:rsid w:val="000B265C"/>
    <w:rsid w:val="000B26D0"/>
    <w:rsid w:val="000B2785"/>
    <w:rsid w:val="000B2B25"/>
    <w:rsid w:val="000B2B4E"/>
    <w:rsid w:val="000B2DCF"/>
    <w:rsid w:val="000B2FED"/>
    <w:rsid w:val="000B35B6"/>
    <w:rsid w:val="000B35EE"/>
    <w:rsid w:val="000B3C51"/>
    <w:rsid w:val="000B403C"/>
    <w:rsid w:val="000B46CB"/>
    <w:rsid w:val="000B46ED"/>
    <w:rsid w:val="000B474C"/>
    <w:rsid w:val="000B4D58"/>
    <w:rsid w:val="000B52B8"/>
    <w:rsid w:val="000B5463"/>
    <w:rsid w:val="000B54E6"/>
    <w:rsid w:val="000B55C9"/>
    <w:rsid w:val="000B5715"/>
    <w:rsid w:val="000B58AA"/>
    <w:rsid w:val="000B5B64"/>
    <w:rsid w:val="000B5C12"/>
    <w:rsid w:val="000B5C83"/>
    <w:rsid w:val="000B5D3E"/>
    <w:rsid w:val="000B62EE"/>
    <w:rsid w:val="000B689E"/>
    <w:rsid w:val="000B6A10"/>
    <w:rsid w:val="000B6B9F"/>
    <w:rsid w:val="000B6E66"/>
    <w:rsid w:val="000B6E9F"/>
    <w:rsid w:val="000B6F89"/>
    <w:rsid w:val="000B6FC9"/>
    <w:rsid w:val="000B735B"/>
    <w:rsid w:val="000B73E5"/>
    <w:rsid w:val="000B740E"/>
    <w:rsid w:val="000B742D"/>
    <w:rsid w:val="000B748D"/>
    <w:rsid w:val="000B7BCB"/>
    <w:rsid w:val="000B7D2B"/>
    <w:rsid w:val="000B7E74"/>
    <w:rsid w:val="000B7FE6"/>
    <w:rsid w:val="000C0949"/>
    <w:rsid w:val="000C0FDF"/>
    <w:rsid w:val="000C17E1"/>
    <w:rsid w:val="000C1CCA"/>
    <w:rsid w:val="000C212D"/>
    <w:rsid w:val="000C24F5"/>
    <w:rsid w:val="000C2916"/>
    <w:rsid w:val="000C2B29"/>
    <w:rsid w:val="000C2D8F"/>
    <w:rsid w:val="000C2E69"/>
    <w:rsid w:val="000C31DD"/>
    <w:rsid w:val="000C3368"/>
    <w:rsid w:val="000C34C8"/>
    <w:rsid w:val="000C36FC"/>
    <w:rsid w:val="000C3D76"/>
    <w:rsid w:val="000C3E5D"/>
    <w:rsid w:val="000C3F02"/>
    <w:rsid w:val="000C47F9"/>
    <w:rsid w:val="000C49BB"/>
    <w:rsid w:val="000C4BCA"/>
    <w:rsid w:val="000C54DD"/>
    <w:rsid w:val="000C556D"/>
    <w:rsid w:val="000C57F9"/>
    <w:rsid w:val="000C58B2"/>
    <w:rsid w:val="000C58D4"/>
    <w:rsid w:val="000C5F58"/>
    <w:rsid w:val="000C61BD"/>
    <w:rsid w:val="000C6219"/>
    <w:rsid w:val="000C6226"/>
    <w:rsid w:val="000C697E"/>
    <w:rsid w:val="000C6F6F"/>
    <w:rsid w:val="000C7326"/>
    <w:rsid w:val="000C7492"/>
    <w:rsid w:val="000C762D"/>
    <w:rsid w:val="000C7871"/>
    <w:rsid w:val="000D0310"/>
    <w:rsid w:val="000D046A"/>
    <w:rsid w:val="000D067B"/>
    <w:rsid w:val="000D0746"/>
    <w:rsid w:val="000D0A39"/>
    <w:rsid w:val="000D10BB"/>
    <w:rsid w:val="000D11C0"/>
    <w:rsid w:val="000D1BFD"/>
    <w:rsid w:val="000D1CC4"/>
    <w:rsid w:val="000D2246"/>
    <w:rsid w:val="000D22CA"/>
    <w:rsid w:val="000D26EE"/>
    <w:rsid w:val="000D2EB0"/>
    <w:rsid w:val="000D489D"/>
    <w:rsid w:val="000D5622"/>
    <w:rsid w:val="000D5814"/>
    <w:rsid w:val="000D5A63"/>
    <w:rsid w:val="000D5B29"/>
    <w:rsid w:val="000D5C16"/>
    <w:rsid w:val="000D63D0"/>
    <w:rsid w:val="000D64FD"/>
    <w:rsid w:val="000D67D8"/>
    <w:rsid w:val="000D6DA8"/>
    <w:rsid w:val="000D6E90"/>
    <w:rsid w:val="000D76E1"/>
    <w:rsid w:val="000D77A2"/>
    <w:rsid w:val="000D7D62"/>
    <w:rsid w:val="000D7EDC"/>
    <w:rsid w:val="000E02F1"/>
    <w:rsid w:val="000E0877"/>
    <w:rsid w:val="000E08E0"/>
    <w:rsid w:val="000E0A11"/>
    <w:rsid w:val="000E1020"/>
    <w:rsid w:val="000E1201"/>
    <w:rsid w:val="000E15EA"/>
    <w:rsid w:val="000E2144"/>
    <w:rsid w:val="000E2282"/>
    <w:rsid w:val="000E2853"/>
    <w:rsid w:val="000E292C"/>
    <w:rsid w:val="000E2E7A"/>
    <w:rsid w:val="000E30F8"/>
    <w:rsid w:val="000E344D"/>
    <w:rsid w:val="000E3489"/>
    <w:rsid w:val="000E3620"/>
    <w:rsid w:val="000E3775"/>
    <w:rsid w:val="000E396A"/>
    <w:rsid w:val="000E3A20"/>
    <w:rsid w:val="000E3A6E"/>
    <w:rsid w:val="000E3BF6"/>
    <w:rsid w:val="000E3F09"/>
    <w:rsid w:val="000E4013"/>
    <w:rsid w:val="000E4556"/>
    <w:rsid w:val="000E48F8"/>
    <w:rsid w:val="000E4987"/>
    <w:rsid w:val="000E49CA"/>
    <w:rsid w:val="000E563B"/>
    <w:rsid w:val="000E617B"/>
    <w:rsid w:val="000E656F"/>
    <w:rsid w:val="000E6889"/>
    <w:rsid w:val="000E6903"/>
    <w:rsid w:val="000E69EF"/>
    <w:rsid w:val="000E6F05"/>
    <w:rsid w:val="000E7323"/>
    <w:rsid w:val="000E7354"/>
    <w:rsid w:val="000E776D"/>
    <w:rsid w:val="000E7867"/>
    <w:rsid w:val="000F0304"/>
    <w:rsid w:val="000F08F9"/>
    <w:rsid w:val="000F0A3B"/>
    <w:rsid w:val="000F0A58"/>
    <w:rsid w:val="000F0DD6"/>
    <w:rsid w:val="000F0EF6"/>
    <w:rsid w:val="000F169C"/>
    <w:rsid w:val="000F19BD"/>
    <w:rsid w:val="000F1D25"/>
    <w:rsid w:val="000F1E26"/>
    <w:rsid w:val="000F1EFF"/>
    <w:rsid w:val="000F1FBB"/>
    <w:rsid w:val="000F23EC"/>
    <w:rsid w:val="000F26DE"/>
    <w:rsid w:val="000F29F3"/>
    <w:rsid w:val="000F2FB9"/>
    <w:rsid w:val="000F3028"/>
    <w:rsid w:val="000F3580"/>
    <w:rsid w:val="000F3D4B"/>
    <w:rsid w:val="000F3D92"/>
    <w:rsid w:val="000F3DBA"/>
    <w:rsid w:val="000F4070"/>
    <w:rsid w:val="000F427D"/>
    <w:rsid w:val="000F4459"/>
    <w:rsid w:val="000F4E4C"/>
    <w:rsid w:val="000F4FBE"/>
    <w:rsid w:val="000F508D"/>
    <w:rsid w:val="000F5D0D"/>
    <w:rsid w:val="000F5E4D"/>
    <w:rsid w:val="000F5F7E"/>
    <w:rsid w:val="000F620F"/>
    <w:rsid w:val="000F6357"/>
    <w:rsid w:val="000F6661"/>
    <w:rsid w:val="000F67C4"/>
    <w:rsid w:val="000F747B"/>
    <w:rsid w:val="000F7490"/>
    <w:rsid w:val="000F75D5"/>
    <w:rsid w:val="000F79D2"/>
    <w:rsid w:val="000F7AF2"/>
    <w:rsid w:val="000F7B43"/>
    <w:rsid w:val="000F7DB6"/>
    <w:rsid w:val="0010002B"/>
    <w:rsid w:val="00100294"/>
    <w:rsid w:val="001002E0"/>
    <w:rsid w:val="001008E3"/>
    <w:rsid w:val="00100BB1"/>
    <w:rsid w:val="00100E4C"/>
    <w:rsid w:val="00100F61"/>
    <w:rsid w:val="001010C3"/>
    <w:rsid w:val="0010119E"/>
    <w:rsid w:val="001014C5"/>
    <w:rsid w:val="0010157A"/>
    <w:rsid w:val="00101723"/>
    <w:rsid w:val="0010222A"/>
    <w:rsid w:val="001022EE"/>
    <w:rsid w:val="0010291A"/>
    <w:rsid w:val="00102A2F"/>
    <w:rsid w:val="00102F93"/>
    <w:rsid w:val="00103072"/>
    <w:rsid w:val="0010364B"/>
    <w:rsid w:val="00103CEA"/>
    <w:rsid w:val="00103D01"/>
    <w:rsid w:val="00103E82"/>
    <w:rsid w:val="001041FF"/>
    <w:rsid w:val="001042F9"/>
    <w:rsid w:val="001043B8"/>
    <w:rsid w:val="001045C2"/>
    <w:rsid w:val="00105461"/>
    <w:rsid w:val="00105777"/>
    <w:rsid w:val="001057B4"/>
    <w:rsid w:val="001059F5"/>
    <w:rsid w:val="00106147"/>
    <w:rsid w:val="0010648B"/>
    <w:rsid w:val="00106C06"/>
    <w:rsid w:val="001074FE"/>
    <w:rsid w:val="00107545"/>
    <w:rsid w:val="0010777A"/>
    <w:rsid w:val="00107973"/>
    <w:rsid w:val="00107999"/>
    <w:rsid w:val="0011016E"/>
    <w:rsid w:val="001105B6"/>
    <w:rsid w:val="00111405"/>
    <w:rsid w:val="001114CD"/>
    <w:rsid w:val="001114D0"/>
    <w:rsid w:val="00111548"/>
    <w:rsid w:val="001119C3"/>
    <w:rsid w:val="00111A7B"/>
    <w:rsid w:val="00111E0D"/>
    <w:rsid w:val="00111E6F"/>
    <w:rsid w:val="0011210C"/>
    <w:rsid w:val="00112112"/>
    <w:rsid w:val="00112465"/>
    <w:rsid w:val="00112A23"/>
    <w:rsid w:val="00112EEC"/>
    <w:rsid w:val="00113124"/>
    <w:rsid w:val="0011335C"/>
    <w:rsid w:val="001137CD"/>
    <w:rsid w:val="00113824"/>
    <w:rsid w:val="00113AD7"/>
    <w:rsid w:val="00113D67"/>
    <w:rsid w:val="00113FD1"/>
    <w:rsid w:val="00114187"/>
    <w:rsid w:val="00114514"/>
    <w:rsid w:val="00114562"/>
    <w:rsid w:val="00114764"/>
    <w:rsid w:val="00114EB6"/>
    <w:rsid w:val="00114EC6"/>
    <w:rsid w:val="00114EF5"/>
    <w:rsid w:val="0011509B"/>
    <w:rsid w:val="00115152"/>
    <w:rsid w:val="00115443"/>
    <w:rsid w:val="00115941"/>
    <w:rsid w:val="00115B28"/>
    <w:rsid w:val="001160F4"/>
    <w:rsid w:val="0011615A"/>
    <w:rsid w:val="00116E7B"/>
    <w:rsid w:val="001176ED"/>
    <w:rsid w:val="001177B2"/>
    <w:rsid w:val="00117CDE"/>
    <w:rsid w:val="00117F42"/>
    <w:rsid w:val="00120263"/>
    <w:rsid w:val="00120369"/>
    <w:rsid w:val="001203DC"/>
    <w:rsid w:val="001204E1"/>
    <w:rsid w:val="00120ACB"/>
    <w:rsid w:val="00120BF5"/>
    <w:rsid w:val="00120C8F"/>
    <w:rsid w:val="00120D29"/>
    <w:rsid w:val="00120D5D"/>
    <w:rsid w:val="00120DBE"/>
    <w:rsid w:val="0012110B"/>
    <w:rsid w:val="001211AD"/>
    <w:rsid w:val="00121BA3"/>
    <w:rsid w:val="00121BBC"/>
    <w:rsid w:val="00121CCC"/>
    <w:rsid w:val="00121DDB"/>
    <w:rsid w:val="00121F10"/>
    <w:rsid w:val="00121FB4"/>
    <w:rsid w:val="0012204A"/>
    <w:rsid w:val="001222A5"/>
    <w:rsid w:val="001223AE"/>
    <w:rsid w:val="0012252D"/>
    <w:rsid w:val="00122C80"/>
    <w:rsid w:val="00122EDA"/>
    <w:rsid w:val="00122F8E"/>
    <w:rsid w:val="001230C6"/>
    <w:rsid w:val="001232A3"/>
    <w:rsid w:val="001232CA"/>
    <w:rsid w:val="0012388A"/>
    <w:rsid w:val="00123C6E"/>
    <w:rsid w:val="00123D04"/>
    <w:rsid w:val="001240D7"/>
    <w:rsid w:val="001241E6"/>
    <w:rsid w:val="00124544"/>
    <w:rsid w:val="00124617"/>
    <w:rsid w:val="00124693"/>
    <w:rsid w:val="00124AF8"/>
    <w:rsid w:val="001250B2"/>
    <w:rsid w:val="00125EB5"/>
    <w:rsid w:val="0012654F"/>
    <w:rsid w:val="00126671"/>
    <w:rsid w:val="001268D1"/>
    <w:rsid w:val="00126A4F"/>
    <w:rsid w:val="0012741E"/>
    <w:rsid w:val="0012744C"/>
    <w:rsid w:val="00127AEB"/>
    <w:rsid w:val="00127B8B"/>
    <w:rsid w:val="00127F47"/>
    <w:rsid w:val="0013014F"/>
    <w:rsid w:val="0013018B"/>
    <w:rsid w:val="0013029E"/>
    <w:rsid w:val="00130387"/>
    <w:rsid w:val="00130484"/>
    <w:rsid w:val="00130B82"/>
    <w:rsid w:val="00130D65"/>
    <w:rsid w:val="00130E0E"/>
    <w:rsid w:val="001312DE"/>
    <w:rsid w:val="0013154B"/>
    <w:rsid w:val="00131A4E"/>
    <w:rsid w:val="00131C5E"/>
    <w:rsid w:val="00131CDB"/>
    <w:rsid w:val="00131DE4"/>
    <w:rsid w:val="00131F78"/>
    <w:rsid w:val="00131FF9"/>
    <w:rsid w:val="00132215"/>
    <w:rsid w:val="0013242A"/>
    <w:rsid w:val="00132764"/>
    <w:rsid w:val="0013289C"/>
    <w:rsid w:val="00132A85"/>
    <w:rsid w:val="00132E4F"/>
    <w:rsid w:val="00132F78"/>
    <w:rsid w:val="00133154"/>
    <w:rsid w:val="001336CA"/>
    <w:rsid w:val="0013391D"/>
    <w:rsid w:val="00133962"/>
    <w:rsid w:val="00133CF6"/>
    <w:rsid w:val="001340F0"/>
    <w:rsid w:val="001341C5"/>
    <w:rsid w:val="001341F6"/>
    <w:rsid w:val="0013453B"/>
    <w:rsid w:val="001348C2"/>
    <w:rsid w:val="001348E4"/>
    <w:rsid w:val="001351CA"/>
    <w:rsid w:val="00135547"/>
    <w:rsid w:val="001357DC"/>
    <w:rsid w:val="00135A5D"/>
    <w:rsid w:val="00135BCF"/>
    <w:rsid w:val="00136662"/>
    <w:rsid w:val="0013668B"/>
    <w:rsid w:val="001368CD"/>
    <w:rsid w:val="00136903"/>
    <w:rsid w:val="00136973"/>
    <w:rsid w:val="001369F7"/>
    <w:rsid w:val="001371C9"/>
    <w:rsid w:val="001400E5"/>
    <w:rsid w:val="0014034B"/>
    <w:rsid w:val="00140834"/>
    <w:rsid w:val="00140A3C"/>
    <w:rsid w:val="00140BE2"/>
    <w:rsid w:val="00140E23"/>
    <w:rsid w:val="001412B1"/>
    <w:rsid w:val="001412D7"/>
    <w:rsid w:val="001413CF"/>
    <w:rsid w:val="001420D7"/>
    <w:rsid w:val="001424CE"/>
    <w:rsid w:val="001427E8"/>
    <w:rsid w:val="00142A50"/>
    <w:rsid w:val="00142ADC"/>
    <w:rsid w:val="00142C79"/>
    <w:rsid w:val="00142E0F"/>
    <w:rsid w:val="00143460"/>
    <w:rsid w:val="00143585"/>
    <w:rsid w:val="00143829"/>
    <w:rsid w:val="00144101"/>
    <w:rsid w:val="0014414D"/>
    <w:rsid w:val="00144A33"/>
    <w:rsid w:val="00144BA3"/>
    <w:rsid w:val="00144C9C"/>
    <w:rsid w:val="00144CB1"/>
    <w:rsid w:val="00144EED"/>
    <w:rsid w:val="0014567F"/>
    <w:rsid w:val="001458A2"/>
    <w:rsid w:val="001459BE"/>
    <w:rsid w:val="0014648C"/>
    <w:rsid w:val="00146575"/>
    <w:rsid w:val="001467FC"/>
    <w:rsid w:val="0014685F"/>
    <w:rsid w:val="00147128"/>
    <w:rsid w:val="0014738F"/>
    <w:rsid w:val="001475AC"/>
    <w:rsid w:val="00147CB8"/>
    <w:rsid w:val="00147F65"/>
    <w:rsid w:val="0015049F"/>
    <w:rsid w:val="00150F1B"/>
    <w:rsid w:val="00150FDC"/>
    <w:rsid w:val="0015134A"/>
    <w:rsid w:val="00151618"/>
    <w:rsid w:val="001517DE"/>
    <w:rsid w:val="001524AA"/>
    <w:rsid w:val="00152FC7"/>
    <w:rsid w:val="001537E6"/>
    <w:rsid w:val="00153B80"/>
    <w:rsid w:val="00153DDE"/>
    <w:rsid w:val="001540A9"/>
    <w:rsid w:val="001540BE"/>
    <w:rsid w:val="0015425C"/>
    <w:rsid w:val="00154440"/>
    <w:rsid w:val="001544D2"/>
    <w:rsid w:val="00154947"/>
    <w:rsid w:val="00154EF5"/>
    <w:rsid w:val="001550BA"/>
    <w:rsid w:val="00155F84"/>
    <w:rsid w:val="00156194"/>
    <w:rsid w:val="00156DBB"/>
    <w:rsid w:val="001572E5"/>
    <w:rsid w:val="00157399"/>
    <w:rsid w:val="001574A2"/>
    <w:rsid w:val="00157857"/>
    <w:rsid w:val="00157AD2"/>
    <w:rsid w:val="00157BB9"/>
    <w:rsid w:val="00157BEB"/>
    <w:rsid w:val="00157FAC"/>
    <w:rsid w:val="001600D3"/>
    <w:rsid w:val="00160636"/>
    <w:rsid w:val="0016071A"/>
    <w:rsid w:val="001609AB"/>
    <w:rsid w:val="00161265"/>
    <w:rsid w:val="001614B7"/>
    <w:rsid w:val="00161B92"/>
    <w:rsid w:val="0016222A"/>
    <w:rsid w:val="0016237D"/>
    <w:rsid w:val="001635A5"/>
    <w:rsid w:val="00163887"/>
    <w:rsid w:val="00164114"/>
    <w:rsid w:val="0016415F"/>
    <w:rsid w:val="00164619"/>
    <w:rsid w:val="00164733"/>
    <w:rsid w:val="00164A04"/>
    <w:rsid w:val="00164C38"/>
    <w:rsid w:val="00165297"/>
    <w:rsid w:val="001658FC"/>
    <w:rsid w:val="00165A06"/>
    <w:rsid w:val="00165F33"/>
    <w:rsid w:val="00165F80"/>
    <w:rsid w:val="00166094"/>
    <w:rsid w:val="00166396"/>
    <w:rsid w:val="00166579"/>
    <w:rsid w:val="0016672E"/>
    <w:rsid w:val="0016687E"/>
    <w:rsid w:val="00166AD9"/>
    <w:rsid w:val="00166E85"/>
    <w:rsid w:val="00166FB9"/>
    <w:rsid w:val="00167439"/>
    <w:rsid w:val="00167515"/>
    <w:rsid w:val="001679E2"/>
    <w:rsid w:val="00167B26"/>
    <w:rsid w:val="00167DDD"/>
    <w:rsid w:val="00167FD8"/>
    <w:rsid w:val="001700CF"/>
    <w:rsid w:val="001702C2"/>
    <w:rsid w:val="0017067B"/>
    <w:rsid w:val="00170FBA"/>
    <w:rsid w:val="001713E1"/>
    <w:rsid w:val="001714E3"/>
    <w:rsid w:val="00171C68"/>
    <w:rsid w:val="00171D24"/>
    <w:rsid w:val="00171DDF"/>
    <w:rsid w:val="00172325"/>
    <w:rsid w:val="00172883"/>
    <w:rsid w:val="001731EE"/>
    <w:rsid w:val="001733B6"/>
    <w:rsid w:val="00173447"/>
    <w:rsid w:val="001735D0"/>
    <w:rsid w:val="00173755"/>
    <w:rsid w:val="00173A4A"/>
    <w:rsid w:val="00173BB6"/>
    <w:rsid w:val="001741DF"/>
    <w:rsid w:val="001742E1"/>
    <w:rsid w:val="00174366"/>
    <w:rsid w:val="00174673"/>
    <w:rsid w:val="001746F2"/>
    <w:rsid w:val="00174827"/>
    <w:rsid w:val="00174959"/>
    <w:rsid w:val="00175419"/>
    <w:rsid w:val="00175839"/>
    <w:rsid w:val="00175B7B"/>
    <w:rsid w:val="00175CCB"/>
    <w:rsid w:val="00175D5D"/>
    <w:rsid w:val="00175DA4"/>
    <w:rsid w:val="00175DAB"/>
    <w:rsid w:val="00175E5D"/>
    <w:rsid w:val="0017641A"/>
    <w:rsid w:val="00176425"/>
    <w:rsid w:val="001765A2"/>
    <w:rsid w:val="00176678"/>
    <w:rsid w:val="0017694C"/>
    <w:rsid w:val="00176B63"/>
    <w:rsid w:val="00176C7C"/>
    <w:rsid w:val="001772AE"/>
    <w:rsid w:val="00177756"/>
    <w:rsid w:val="001801DD"/>
    <w:rsid w:val="00180301"/>
    <w:rsid w:val="00180307"/>
    <w:rsid w:val="00180A73"/>
    <w:rsid w:val="00180CF7"/>
    <w:rsid w:val="00181010"/>
    <w:rsid w:val="0018189B"/>
    <w:rsid w:val="00181A91"/>
    <w:rsid w:val="0018271D"/>
    <w:rsid w:val="00182CA5"/>
    <w:rsid w:val="001830AC"/>
    <w:rsid w:val="001830B8"/>
    <w:rsid w:val="00183577"/>
    <w:rsid w:val="001837AB"/>
    <w:rsid w:val="00183C46"/>
    <w:rsid w:val="00183D8E"/>
    <w:rsid w:val="00183DAC"/>
    <w:rsid w:val="00183F81"/>
    <w:rsid w:val="0018415C"/>
    <w:rsid w:val="00184821"/>
    <w:rsid w:val="0018485A"/>
    <w:rsid w:val="0018496D"/>
    <w:rsid w:val="001849C4"/>
    <w:rsid w:val="00184C3F"/>
    <w:rsid w:val="00184E33"/>
    <w:rsid w:val="00184FE3"/>
    <w:rsid w:val="001850C7"/>
    <w:rsid w:val="00185626"/>
    <w:rsid w:val="001859A9"/>
    <w:rsid w:val="00185C7D"/>
    <w:rsid w:val="00185F56"/>
    <w:rsid w:val="001861B6"/>
    <w:rsid w:val="00186275"/>
    <w:rsid w:val="00186AB0"/>
    <w:rsid w:val="00186B01"/>
    <w:rsid w:val="00187406"/>
    <w:rsid w:val="001874C6"/>
    <w:rsid w:val="0018751E"/>
    <w:rsid w:val="00187A16"/>
    <w:rsid w:val="00187D0C"/>
    <w:rsid w:val="00187D6E"/>
    <w:rsid w:val="00187E8E"/>
    <w:rsid w:val="001902C2"/>
    <w:rsid w:val="00190A46"/>
    <w:rsid w:val="00190B5E"/>
    <w:rsid w:val="00191225"/>
    <w:rsid w:val="00191234"/>
    <w:rsid w:val="001912D6"/>
    <w:rsid w:val="001914E4"/>
    <w:rsid w:val="0019155E"/>
    <w:rsid w:val="0019188E"/>
    <w:rsid w:val="00192447"/>
    <w:rsid w:val="00192597"/>
    <w:rsid w:val="001925A6"/>
    <w:rsid w:val="001926A6"/>
    <w:rsid w:val="001928F5"/>
    <w:rsid w:val="00192A5F"/>
    <w:rsid w:val="00193148"/>
    <w:rsid w:val="0019371C"/>
    <w:rsid w:val="00193933"/>
    <w:rsid w:val="0019398D"/>
    <w:rsid w:val="00193994"/>
    <w:rsid w:val="00193B5A"/>
    <w:rsid w:val="00194505"/>
    <w:rsid w:val="00194CF8"/>
    <w:rsid w:val="00194EF7"/>
    <w:rsid w:val="0019524E"/>
    <w:rsid w:val="0019565E"/>
    <w:rsid w:val="00195A6C"/>
    <w:rsid w:val="00195B1A"/>
    <w:rsid w:val="00195EC6"/>
    <w:rsid w:val="00195F05"/>
    <w:rsid w:val="00196046"/>
    <w:rsid w:val="00196497"/>
    <w:rsid w:val="001965AD"/>
    <w:rsid w:val="001966D8"/>
    <w:rsid w:val="00196D87"/>
    <w:rsid w:val="00196DD0"/>
    <w:rsid w:val="0019746D"/>
    <w:rsid w:val="0019774D"/>
    <w:rsid w:val="00197B3A"/>
    <w:rsid w:val="001A0065"/>
    <w:rsid w:val="001A0C81"/>
    <w:rsid w:val="001A0CFC"/>
    <w:rsid w:val="001A10EB"/>
    <w:rsid w:val="001A12C2"/>
    <w:rsid w:val="001A19D5"/>
    <w:rsid w:val="001A222E"/>
    <w:rsid w:val="001A22D3"/>
    <w:rsid w:val="001A23BA"/>
    <w:rsid w:val="001A23D7"/>
    <w:rsid w:val="001A2FC3"/>
    <w:rsid w:val="001A3394"/>
    <w:rsid w:val="001A3ADC"/>
    <w:rsid w:val="001A3C55"/>
    <w:rsid w:val="001A3DB1"/>
    <w:rsid w:val="001A3E01"/>
    <w:rsid w:val="001A42B9"/>
    <w:rsid w:val="001A44A8"/>
    <w:rsid w:val="001A487A"/>
    <w:rsid w:val="001A4CFB"/>
    <w:rsid w:val="001A516C"/>
    <w:rsid w:val="001A526A"/>
    <w:rsid w:val="001A5434"/>
    <w:rsid w:val="001A5907"/>
    <w:rsid w:val="001A5C88"/>
    <w:rsid w:val="001A5D04"/>
    <w:rsid w:val="001A632D"/>
    <w:rsid w:val="001A65AB"/>
    <w:rsid w:val="001A671B"/>
    <w:rsid w:val="001A69F4"/>
    <w:rsid w:val="001A6E31"/>
    <w:rsid w:val="001A729B"/>
    <w:rsid w:val="001A75B5"/>
    <w:rsid w:val="001A76E2"/>
    <w:rsid w:val="001A7813"/>
    <w:rsid w:val="001A7AB7"/>
    <w:rsid w:val="001A7C40"/>
    <w:rsid w:val="001B055C"/>
    <w:rsid w:val="001B0797"/>
    <w:rsid w:val="001B0959"/>
    <w:rsid w:val="001B0E47"/>
    <w:rsid w:val="001B174C"/>
    <w:rsid w:val="001B1A57"/>
    <w:rsid w:val="001B1C52"/>
    <w:rsid w:val="001B1CE2"/>
    <w:rsid w:val="001B22FA"/>
    <w:rsid w:val="001B2699"/>
    <w:rsid w:val="001B26EC"/>
    <w:rsid w:val="001B2844"/>
    <w:rsid w:val="001B28BE"/>
    <w:rsid w:val="001B29A2"/>
    <w:rsid w:val="001B2C8C"/>
    <w:rsid w:val="001B347F"/>
    <w:rsid w:val="001B3504"/>
    <w:rsid w:val="001B35CE"/>
    <w:rsid w:val="001B3949"/>
    <w:rsid w:val="001B39EF"/>
    <w:rsid w:val="001B3A88"/>
    <w:rsid w:val="001B3AC7"/>
    <w:rsid w:val="001B4497"/>
    <w:rsid w:val="001B4724"/>
    <w:rsid w:val="001B48C5"/>
    <w:rsid w:val="001B4B5A"/>
    <w:rsid w:val="001B4B7D"/>
    <w:rsid w:val="001B4C91"/>
    <w:rsid w:val="001B507E"/>
    <w:rsid w:val="001B5495"/>
    <w:rsid w:val="001B573E"/>
    <w:rsid w:val="001B5B98"/>
    <w:rsid w:val="001B6049"/>
    <w:rsid w:val="001B615F"/>
    <w:rsid w:val="001B6206"/>
    <w:rsid w:val="001B677C"/>
    <w:rsid w:val="001B6B10"/>
    <w:rsid w:val="001B6CE8"/>
    <w:rsid w:val="001B767D"/>
    <w:rsid w:val="001B7960"/>
    <w:rsid w:val="001B7F6E"/>
    <w:rsid w:val="001C071B"/>
    <w:rsid w:val="001C083A"/>
    <w:rsid w:val="001C0FA9"/>
    <w:rsid w:val="001C1347"/>
    <w:rsid w:val="001C1AE7"/>
    <w:rsid w:val="001C2046"/>
    <w:rsid w:val="001C2583"/>
    <w:rsid w:val="001C271C"/>
    <w:rsid w:val="001C2AD6"/>
    <w:rsid w:val="001C2F12"/>
    <w:rsid w:val="001C3851"/>
    <w:rsid w:val="001C4078"/>
    <w:rsid w:val="001C41E0"/>
    <w:rsid w:val="001C4383"/>
    <w:rsid w:val="001C47FC"/>
    <w:rsid w:val="001C4EB8"/>
    <w:rsid w:val="001C555A"/>
    <w:rsid w:val="001C55E4"/>
    <w:rsid w:val="001C5880"/>
    <w:rsid w:val="001C5D6A"/>
    <w:rsid w:val="001C611C"/>
    <w:rsid w:val="001C654E"/>
    <w:rsid w:val="001C6675"/>
    <w:rsid w:val="001C6961"/>
    <w:rsid w:val="001C6CD4"/>
    <w:rsid w:val="001C6DEC"/>
    <w:rsid w:val="001C7088"/>
    <w:rsid w:val="001C73ED"/>
    <w:rsid w:val="001C7772"/>
    <w:rsid w:val="001C789F"/>
    <w:rsid w:val="001C7FF9"/>
    <w:rsid w:val="001D02DE"/>
    <w:rsid w:val="001D05E1"/>
    <w:rsid w:val="001D0BBC"/>
    <w:rsid w:val="001D0CB0"/>
    <w:rsid w:val="001D0E82"/>
    <w:rsid w:val="001D0F1D"/>
    <w:rsid w:val="001D109A"/>
    <w:rsid w:val="001D1411"/>
    <w:rsid w:val="001D15DF"/>
    <w:rsid w:val="001D1885"/>
    <w:rsid w:val="001D198C"/>
    <w:rsid w:val="001D1C33"/>
    <w:rsid w:val="001D1E00"/>
    <w:rsid w:val="001D20D3"/>
    <w:rsid w:val="001D24BC"/>
    <w:rsid w:val="001D2EE2"/>
    <w:rsid w:val="001D3109"/>
    <w:rsid w:val="001D3167"/>
    <w:rsid w:val="001D3270"/>
    <w:rsid w:val="001D355B"/>
    <w:rsid w:val="001D3CF1"/>
    <w:rsid w:val="001D421A"/>
    <w:rsid w:val="001D4302"/>
    <w:rsid w:val="001D43DA"/>
    <w:rsid w:val="001D444B"/>
    <w:rsid w:val="001D45DD"/>
    <w:rsid w:val="001D4805"/>
    <w:rsid w:val="001D48B7"/>
    <w:rsid w:val="001D48FD"/>
    <w:rsid w:val="001D4B6F"/>
    <w:rsid w:val="001D4BE5"/>
    <w:rsid w:val="001D4CDF"/>
    <w:rsid w:val="001D4E1A"/>
    <w:rsid w:val="001D4F1D"/>
    <w:rsid w:val="001D58FD"/>
    <w:rsid w:val="001D5933"/>
    <w:rsid w:val="001D599E"/>
    <w:rsid w:val="001D5A1E"/>
    <w:rsid w:val="001D5B8D"/>
    <w:rsid w:val="001D5F24"/>
    <w:rsid w:val="001D5F9F"/>
    <w:rsid w:val="001D626B"/>
    <w:rsid w:val="001D66ED"/>
    <w:rsid w:val="001D693F"/>
    <w:rsid w:val="001D6A46"/>
    <w:rsid w:val="001D6D4C"/>
    <w:rsid w:val="001D792E"/>
    <w:rsid w:val="001E04C7"/>
    <w:rsid w:val="001E051C"/>
    <w:rsid w:val="001E0802"/>
    <w:rsid w:val="001E0815"/>
    <w:rsid w:val="001E0D29"/>
    <w:rsid w:val="001E0D5B"/>
    <w:rsid w:val="001E154F"/>
    <w:rsid w:val="001E18CE"/>
    <w:rsid w:val="001E1CA5"/>
    <w:rsid w:val="001E2041"/>
    <w:rsid w:val="001E210C"/>
    <w:rsid w:val="001E2182"/>
    <w:rsid w:val="001E2298"/>
    <w:rsid w:val="001E24CE"/>
    <w:rsid w:val="001E2965"/>
    <w:rsid w:val="001E2D9B"/>
    <w:rsid w:val="001E3217"/>
    <w:rsid w:val="001E34DC"/>
    <w:rsid w:val="001E3715"/>
    <w:rsid w:val="001E3958"/>
    <w:rsid w:val="001E3985"/>
    <w:rsid w:val="001E3ED5"/>
    <w:rsid w:val="001E40D1"/>
    <w:rsid w:val="001E4243"/>
    <w:rsid w:val="001E4654"/>
    <w:rsid w:val="001E46D9"/>
    <w:rsid w:val="001E4C10"/>
    <w:rsid w:val="001E4D36"/>
    <w:rsid w:val="001E4FB1"/>
    <w:rsid w:val="001E5169"/>
    <w:rsid w:val="001E572A"/>
    <w:rsid w:val="001E5AEB"/>
    <w:rsid w:val="001E5B21"/>
    <w:rsid w:val="001E5EB6"/>
    <w:rsid w:val="001E601D"/>
    <w:rsid w:val="001E68A4"/>
    <w:rsid w:val="001E6B9D"/>
    <w:rsid w:val="001E6E76"/>
    <w:rsid w:val="001E6F96"/>
    <w:rsid w:val="001E72BB"/>
    <w:rsid w:val="001E75CE"/>
    <w:rsid w:val="001E7783"/>
    <w:rsid w:val="001E7CD2"/>
    <w:rsid w:val="001E7D7C"/>
    <w:rsid w:val="001E7DAD"/>
    <w:rsid w:val="001E7E90"/>
    <w:rsid w:val="001E7F50"/>
    <w:rsid w:val="001F0641"/>
    <w:rsid w:val="001F0AC9"/>
    <w:rsid w:val="001F1115"/>
    <w:rsid w:val="001F1628"/>
    <w:rsid w:val="001F1688"/>
    <w:rsid w:val="001F1C4B"/>
    <w:rsid w:val="001F23EB"/>
    <w:rsid w:val="001F2578"/>
    <w:rsid w:val="001F2668"/>
    <w:rsid w:val="001F2C8C"/>
    <w:rsid w:val="001F3FDC"/>
    <w:rsid w:val="001F4385"/>
    <w:rsid w:val="001F4BA3"/>
    <w:rsid w:val="001F4FF4"/>
    <w:rsid w:val="001F5168"/>
    <w:rsid w:val="001F5205"/>
    <w:rsid w:val="001F5345"/>
    <w:rsid w:val="001F5CC2"/>
    <w:rsid w:val="001F5CC5"/>
    <w:rsid w:val="001F5CCA"/>
    <w:rsid w:val="001F5F25"/>
    <w:rsid w:val="001F6807"/>
    <w:rsid w:val="001F70E2"/>
    <w:rsid w:val="001F70E5"/>
    <w:rsid w:val="001F716E"/>
    <w:rsid w:val="001F71AB"/>
    <w:rsid w:val="001F74C8"/>
    <w:rsid w:val="001F7655"/>
    <w:rsid w:val="001F786B"/>
    <w:rsid w:val="001F7FFB"/>
    <w:rsid w:val="002006B3"/>
    <w:rsid w:val="00200C69"/>
    <w:rsid w:val="00201225"/>
    <w:rsid w:val="00201319"/>
    <w:rsid w:val="00201BB6"/>
    <w:rsid w:val="0020221F"/>
    <w:rsid w:val="002023F5"/>
    <w:rsid w:val="00202881"/>
    <w:rsid w:val="00202A8B"/>
    <w:rsid w:val="00202C70"/>
    <w:rsid w:val="00202D56"/>
    <w:rsid w:val="00203004"/>
    <w:rsid w:val="00203351"/>
    <w:rsid w:val="00203579"/>
    <w:rsid w:val="0020394C"/>
    <w:rsid w:val="00203A60"/>
    <w:rsid w:val="0020412A"/>
    <w:rsid w:val="002045B8"/>
    <w:rsid w:val="00204651"/>
    <w:rsid w:val="002047E0"/>
    <w:rsid w:val="002048A4"/>
    <w:rsid w:val="00204D4C"/>
    <w:rsid w:val="00205207"/>
    <w:rsid w:val="00205276"/>
    <w:rsid w:val="002055AA"/>
    <w:rsid w:val="00205EC9"/>
    <w:rsid w:val="002060E4"/>
    <w:rsid w:val="00206107"/>
    <w:rsid w:val="00206238"/>
    <w:rsid w:val="00206643"/>
    <w:rsid w:val="00206A13"/>
    <w:rsid w:val="00206C2B"/>
    <w:rsid w:val="00206E4E"/>
    <w:rsid w:val="002074CA"/>
    <w:rsid w:val="0020759D"/>
    <w:rsid w:val="00207C49"/>
    <w:rsid w:val="00207F0E"/>
    <w:rsid w:val="00210113"/>
    <w:rsid w:val="00210122"/>
    <w:rsid w:val="0021025D"/>
    <w:rsid w:val="002103DE"/>
    <w:rsid w:val="00210544"/>
    <w:rsid w:val="0021070D"/>
    <w:rsid w:val="0021099F"/>
    <w:rsid w:val="002109B4"/>
    <w:rsid w:val="00211614"/>
    <w:rsid w:val="00211C4B"/>
    <w:rsid w:val="00211F25"/>
    <w:rsid w:val="00212193"/>
    <w:rsid w:val="002127F3"/>
    <w:rsid w:val="0021285C"/>
    <w:rsid w:val="002131B2"/>
    <w:rsid w:val="002131F1"/>
    <w:rsid w:val="00213725"/>
    <w:rsid w:val="002139BA"/>
    <w:rsid w:val="00213A98"/>
    <w:rsid w:val="00213C6D"/>
    <w:rsid w:val="00213CD4"/>
    <w:rsid w:val="00213EE4"/>
    <w:rsid w:val="00213F4F"/>
    <w:rsid w:val="002143E6"/>
    <w:rsid w:val="00214832"/>
    <w:rsid w:val="002148FA"/>
    <w:rsid w:val="00214CF6"/>
    <w:rsid w:val="00214E14"/>
    <w:rsid w:val="00214EA9"/>
    <w:rsid w:val="002152C2"/>
    <w:rsid w:val="00215551"/>
    <w:rsid w:val="002156CF"/>
    <w:rsid w:val="00215835"/>
    <w:rsid w:val="0021584A"/>
    <w:rsid w:val="002158D3"/>
    <w:rsid w:val="002159ED"/>
    <w:rsid w:val="00215F90"/>
    <w:rsid w:val="002160CA"/>
    <w:rsid w:val="00216659"/>
    <w:rsid w:val="002166C9"/>
    <w:rsid w:val="002166EB"/>
    <w:rsid w:val="00216808"/>
    <w:rsid w:val="00216880"/>
    <w:rsid w:val="0021689A"/>
    <w:rsid w:val="00216CBF"/>
    <w:rsid w:val="00216F30"/>
    <w:rsid w:val="00216FD1"/>
    <w:rsid w:val="002170E2"/>
    <w:rsid w:val="00217227"/>
    <w:rsid w:val="00217822"/>
    <w:rsid w:val="00217C2E"/>
    <w:rsid w:val="00217E59"/>
    <w:rsid w:val="002200B4"/>
    <w:rsid w:val="002205EB"/>
    <w:rsid w:val="00220814"/>
    <w:rsid w:val="00220851"/>
    <w:rsid w:val="0022097B"/>
    <w:rsid w:val="00220BE7"/>
    <w:rsid w:val="00220D41"/>
    <w:rsid w:val="00220D65"/>
    <w:rsid w:val="00220DCA"/>
    <w:rsid w:val="00220EEB"/>
    <w:rsid w:val="002211A1"/>
    <w:rsid w:val="00221215"/>
    <w:rsid w:val="00221DD4"/>
    <w:rsid w:val="00221DE5"/>
    <w:rsid w:val="00221FFA"/>
    <w:rsid w:val="00222A67"/>
    <w:rsid w:val="00222E5E"/>
    <w:rsid w:val="0022388A"/>
    <w:rsid w:val="00223E85"/>
    <w:rsid w:val="002240BF"/>
    <w:rsid w:val="0022420E"/>
    <w:rsid w:val="00224719"/>
    <w:rsid w:val="0022479D"/>
    <w:rsid w:val="00224C1D"/>
    <w:rsid w:val="00224DDB"/>
    <w:rsid w:val="00224F6B"/>
    <w:rsid w:val="0022522C"/>
    <w:rsid w:val="002256A3"/>
    <w:rsid w:val="00225768"/>
    <w:rsid w:val="00225E15"/>
    <w:rsid w:val="00226EB6"/>
    <w:rsid w:val="00226F3D"/>
    <w:rsid w:val="00227A3D"/>
    <w:rsid w:val="00227B84"/>
    <w:rsid w:val="00227C73"/>
    <w:rsid w:val="00227CC3"/>
    <w:rsid w:val="00227E45"/>
    <w:rsid w:val="00227F0D"/>
    <w:rsid w:val="002300DF"/>
    <w:rsid w:val="002303AB"/>
    <w:rsid w:val="00230AB3"/>
    <w:rsid w:val="00230C34"/>
    <w:rsid w:val="002311A3"/>
    <w:rsid w:val="002314DF"/>
    <w:rsid w:val="0023174E"/>
    <w:rsid w:val="00231E8E"/>
    <w:rsid w:val="002320B3"/>
    <w:rsid w:val="002320EC"/>
    <w:rsid w:val="00232421"/>
    <w:rsid w:val="002324C5"/>
    <w:rsid w:val="00232543"/>
    <w:rsid w:val="002328DC"/>
    <w:rsid w:val="002329A2"/>
    <w:rsid w:val="00232B3E"/>
    <w:rsid w:val="00232DFF"/>
    <w:rsid w:val="00233117"/>
    <w:rsid w:val="002336B3"/>
    <w:rsid w:val="0023380F"/>
    <w:rsid w:val="00233B1F"/>
    <w:rsid w:val="00233D7D"/>
    <w:rsid w:val="00234167"/>
    <w:rsid w:val="0023421D"/>
    <w:rsid w:val="002343AA"/>
    <w:rsid w:val="0023462C"/>
    <w:rsid w:val="00234775"/>
    <w:rsid w:val="002347EF"/>
    <w:rsid w:val="00234ACC"/>
    <w:rsid w:val="00234DBA"/>
    <w:rsid w:val="00234F0B"/>
    <w:rsid w:val="00234FC9"/>
    <w:rsid w:val="00235144"/>
    <w:rsid w:val="0023555B"/>
    <w:rsid w:val="002356C5"/>
    <w:rsid w:val="00235939"/>
    <w:rsid w:val="00235F46"/>
    <w:rsid w:val="00236025"/>
    <w:rsid w:val="0023618A"/>
    <w:rsid w:val="002363EC"/>
    <w:rsid w:val="00236405"/>
    <w:rsid w:val="0023673C"/>
    <w:rsid w:val="0023687A"/>
    <w:rsid w:val="00236AB2"/>
    <w:rsid w:val="00236C73"/>
    <w:rsid w:val="00236E44"/>
    <w:rsid w:val="002370E3"/>
    <w:rsid w:val="002374E1"/>
    <w:rsid w:val="002376E8"/>
    <w:rsid w:val="002377C0"/>
    <w:rsid w:val="00237DB7"/>
    <w:rsid w:val="00240283"/>
    <w:rsid w:val="00240327"/>
    <w:rsid w:val="002404BE"/>
    <w:rsid w:val="0024087E"/>
    <w:rsid w:val="00240A87"/>
    <w:rsid w:val="00240A91"/>
    <w:rsid w:val="00240AB5"/>
    <w:rsid w:val="00240BB3"/>
    <w:rsid w:val="00240DAE"/>
    <w:rsid w:val="00241375"/>
    <w:rsid w:val="002419BF"/>
    <w:rsid w:val="00241B9F"/>
    <w:rsid w:val="002421DF"/>
    <w:rsid w:val="00242228"/>
    <w:rsid w:val="00242909"/>
    <w:rsid w:val="00242F62"/>
    <w:rsid w:val="00242F7E"/>
    <w:rsid w:val="00243002"/>
    <w:rsid w:val="0024345A"/>
    <w:rsid w:val="00243597"/>
    <w:rsid w:val="002437A1"/>
    <w:rsid w:val="00243E97"/>
    <w:rsid w:val="00244578"/>
    <w:rsid w:val="002447D2"/>
    <w:rsid w:val="00244E5E"/>
    <w:rsid w:val="00245129"/>
    <w:rsid w:val="002452C2"/>
    <w:rsid w:val="00245780"/>
    <w:rsid w:val="002459C0"/>
    <w:rsid w:val="00245E60"/>
    <w:rsid w:val="00245F37"/>
    <w:rsid w:val="00246182"/>
    <w:rsid w:val="0024625D"/>
    <w:rsid w:val="002463CB"/>
    <w:rsid w:val="00247723"/>
    <w:rsid w:val="00247C4D"/>
    <w:rsid w:val="00247FF8"/>
    <w:rsid w:val="00250752"/>
    <w:rsid w:val="00250815"/>
    <w:rsid w:val="00250863"/>
    <w:rsid w:val="00250CA8"/>
    <w:rsid w:val="00251527"/>
    <w:rsid w:val="00251658"/>
    <w:rsid w:val="00251A49"/>
    <w:rsid w:val="00251C79"/>
    <w:rsid w:val="00251CF5"/>
    <w:rsid w:val="00251EA2"/>
    <w:rsid w:val="0025227C"/>
    <w:rsid w:val="0025277F"/>
    <w:rsid w:val="00252EAD"/>
    <w:rsid w:val="00253195"/>
    <w:rsid w:val="00253709"/>
    <w:rsid w:val="00253B3E"/>
    <w:rsid w:val="00253C54"/>
    <w:rsid w:val="00254126"/>
    <w:rsid w:val="0025445F"/>
    <w:rsid w:val="002544A9"/>
    <w:rsid w:val="00254733"/>
    <w:rsid w:val="0025493F"/>
    <w:rsid w:val="00254D03"/>
    <w:rsid w:val="002551B2"/>
    <w:rsid w:val="00255402"/>
    <w:rsid w:val="002556D6"/>
    <w:rsid w:val="00255AE2"/>
    <w:rsid w:val="002562F9"/>
    <w:rsid w:val="0025660F"/>
    <w:rsid w:val="00256888"/>
    <w:rsid w:val="002569B3"/>
    <w:rsid w:val="00256A22"/>
    <w:rsid w:val="00256A6E"/>
    <w:rsid w:val="002572BF"/>
    <w:rsid w:val="00257BC0"/>
    <w:rsid w:val="00257EDC"/>
    <w:rsid w:val="00260154"/>
    <w:rsid w:val="002601C5"/>
    <w:rsid w:val="002601EC"/>
    <w:rsid w:val="002605D8"/>
    <w:rsid w:val="00260869"/>
    <w:rsid w:val="002609A5"/>
    <w:rsid w:val="00260C2F"/>
    <w:rsid w:val="00261483"/>
    <w:rsid w:val="002617D6"/>
    <w:rsid w:val="00261AF7"/>
    <w:rsid w:val="00261B94"/>
    <w:rsid w:val="00261C1B"/>
    <w:rsid w:val="00261DAE"/>
    <w:rsid w:val="00261DC8"/>
    <w:rsid w:val="00261E53"/>
    <w:rsid w:val="00261FD9"/>
    <w:rsid w:val="0026219F"/>
    <w:rsid w:val="00262275"/>
    <w:rsid w:val="002624A8"/>
    <w:rsid w:val="002627CC"/>
    <w:rsid w:val="00262A14"/>
    <w:rsid w:val="00262BF1"/>
    <w:rsid w:val="00262ED6"/>
    <w:rsid w:val="00262F4B"/>
    <w:rsid w:val="00262F4D"/>
    <w:rsid w:val="00262F74"/>
    <w:rsid w:val="00263009"/>
    <w:rsid w:val="002631B5"/>
    <w:rsid w:val="002644AF"/>
    <w:rsid w:val="002644E2"/>
    <w:rsid w:val="002646F2"/>
    <w:rsid w:val="00264AAC"/>
    <w:rsid w:val="00265385"/>
    <w:rsid w:val="00265400"/>
    <w:rsid w:val="00265687"/>
    <w:rsid w:val="00265EB0"/>
    <w:rsid w:val="00266146"/>
    <w:rsid w:val="00266F38"/>
    <w:rsid w:val="00267606"/>
    <w:rsid w:val="00267922"/>
    <w:rsid w:val="002679CE"/>
    <w:rsid w:val="00267AC9"/>
    <w:rsid w:val="002701A7"/>
    <w:rsid w:val="002702C5"/>
    <w:rsid w:val="0027071B"/>
    <w:rsid w:val="00270AAE"/>
    <w:rsid w:val="00270AF7"/>
    <w:rsid w:val="00270CEC"/>
    <w:rsid w:val="00270DDD"/>
    <w:rsid w:val="00271CFF"/>
    <w:rsid w:val="00272061"/>
    <w:rsid w:val="00272125"/>
    <w:rsid w:val="002721D8"/>
    <w:rsid w:val="00272232"/>
    <w:rsid w:val="002722AB"/>
    <w:rsid w:val="0027235D"/>
    <w:rsid w:val="0027285F"/>
    <w:rsid w:val="00272970"/>
    <w:rsid w:val="002729EB"/>
    <w:rsid w:val="00272B9B"/>
    <w:rsid w:val="00272E1F"/>
    <w:rsid w:val="002731F2"/>
    <w:rsid w:val="00273718"/>
    <w:rsid w:val="00274052"/>
    <w:rsid w:val="00275119"/>
    <w:rsid w:val="002755D7"/>
    <w:rsid w:val="00275AFC"/>
    <w:rsid w:val="00275F11"/>
    <w:rsid w:val="00276105"/>
    <w:rsid w:val="002762EF"/>
    <w:rsid w:val="0027689A"/>
    <w:rsid w:val="00276B44"/>
    <w:rsid w:val="00276B83"/>
    <w:rsid w:val="00277038"/>
    <w:rsid w:val="00277231"/>
    <w:rsid w:val="00277272"/>
    <w:rsid w:val="00277681"/>
    <w:rsid w:val="002778AF"/>
    <w:rsid w:val="00277A9B"/>
    <w:rsid w:val="00277E3A"/>
    <w:rsid w:val="00280376"/>
    <w:rsid w:val="00280664"/>
    <w:rsid w:val="0028070B"/>
    <w:rsid w:val="00280895"/>
    <w:rsid w:val="0028090F"/>
    <w:rsid w:val="0028094D"/>
    <w:rsid w:val="00280DF7"/>
    <w:rsid w:val="0028122B"/>
    <w:rsid w:val="0028138B"/>
    <w:rsid w:val="00281671"/>
    <w:rsid w:val="00281B31"/>
    <w:rsid w:val="00281CEC"/>
    <w:rsid w:val="00281DC6"/>
    <w:rsid w:val="00281F3D"/>
    <w:rsid w:val="00282610"/>
    <w:rsid w:val="00282CB7"/>
    <w:rsid w:val="00282CD3"/>
    <w:rsid w:val="00282DA1"/>
    <w:rsid w:val="00283FD4"/>
    <w:rsid w:val="0028405F"/>
    <w:rsid w:val="0028407D"/>
    <w:rsid w:val="002841F1"/>
    <w:rsid w:val="002844E8"/>
    <w:rsid w:val="00284A31"/>
    <w:rsid w:val="00284C97"/>
    <w:rsid w:val="002855D9"/>
    <w:rsid w:val="00285D71"/>
    <w:rsid w:val="0028629C"/>
    <w:rsid w:val="0028685E"/>
    <w:rsid w:val="00286CFF"/>
    <w:rsid w:val="002878B6"/>
    <w:rsid w:val="00287C53"/>
    <w:rsid w:val="00287F34"/>
    <w:rsid w:val="00287FA6"/>
    <w:rsid w:val="00290199"/>
    <w:rsid w:val="0029027D"/>
    <w:rsid w:val="0029032B"/>
    <w:rsid w:val="002903B3"/>
    <w:rsid w:val="0029045A"/>
    <w:rsid w:val="00290DA6"/>
    <w:rsid w:val="00290DE8"/>
    <w:rsid w:val="00291238"/>
    <w:rsid w:val="002917E9"/>
    <w:rsid w:val="002918AB"/>
    <w:rsid w:val="00291906"/>
    <w:rsid w:val="00292876"/>
    <w:rsid w:val="0029287B"/>
    <w:rsid w:val="00292AB2"/>
    <w:rsid w:val="00292E69"/>
    <w:rsid w:val="00292F06"/>
    <w:rsid w:val="002932E9"/>
    <w:rsid w:val="00293A51"/>
    <w:rsid w:val="00293AE2"/>
    <w:rsid w:val="00293F24"/>
    <w:rsid w:val="00294055"/>
    <w:rsid w:val="002942BE"/>
    <w:rsid w:val="0029434B"/>
    <w:rsid w:val="00294979"/>
    <w:rsid w:val="00294991"/>
    <w:rsid w:val="00294BD3"/>
    <w:rsid w:val="00294CBF"/>
    <w:rsid w:val="002951B1"/>
    <w:rsid w:val="00295222"/>
    <w:rsid w:val="0029542C"/>
    <w:rsid w:val="002960DE"/>
    <w:rsid w:val="002967A9"/>
    <w:rsid w:val="00296910"/>
    <w:rsid w:val="00296F6E"/>
    <w:rsid w:val="00297056"/>
    <w:rsid w:val="002973B5"/>
    <w:rsid w:val="00297433"/>
    <w:rsid w:val="00297651"/>
    <w:rsid w:val="00297A1E"/>
    <w:rsid w:val="00297C27"/>
    <w:rsid w:val="002A0A8C"/>
    <w:rsid w:val="002A0E1D"/>
    <w:rsid w:val="002A0ED0"/>
    <w:rsid w:val="002A102B"/>
    <w:rsid w:val="002A120B"/>
    <w:rsid w:val="002A180E"/>
    <w:rsid w:val="002A1BA3"/>
    <w:rsid w:val="002A204A"/>
    <w:rsid w:val="002A2276"/>
    <w:rsid w:val="002A246C"/>
    <w:rsid w:val="002A2517"/>
    <w:rsid w:val="002A2547"/>
    <w:rsid w:val="002A256F"/>
    <w:rsid w:val="002A2C71"/>
    <w:rsid w:val="002A2E75"/>
    <w:rsid w:val="002A2EC9"/>
    <w:rsid w:val="002A396D"/>
    <w:rsid w:val="002A3973"/>
    <w:rsid w:val="002A3D9E"/>
    <w:rsid w:val="002A3FE8"/>
    <w:rsid w:val="002A4290"/>
    <w:rsid w:val="002A4601"/>
    <w:rsid w:val="002A49B5"/>
    <w:rsid w:val="002A4A2F"/>
    <w:rsid w:val="002A4AA7"/>
    <w:rsid w:val="002A4B11"/>
    <w:rsid w:val="002A4B4E"/>
    <w:rsid w:val="002A4D3E"/>
    <w:rsid w:val="002A5388"/>
    <w:rsid w:val="002A549E"/>
    <w:rsid w:val="002A54FE"/>
    <w:rsid w:val="002A5EA5"/>
    <w:rsid w:val="002A6148"/>
    <w:rsid w:val="002A6163"/>
    <w:rsid w:val="002A618D"/>
    <w:rsid w:val="002A6775"/>
    <w:rsid w:val="002A6858"/>
    <w:rsid w:val="002A7769"/>
    <w:rsid w:val="002A7C64"/>
    <w:rsid w:val="002A7D43"/>
    <w:rsid w:val="002B012F"/>
    <w:rsid w:val="002B056C"/>
    <w:rsid w:val="002B0570"/>
    <w:rsid w:val="002B069F"/>
    <w:rsid w:val="002B0A26"/>
    <w:rsid w:val="002B0C20"/>
    <w:rsid w:val="002B0F62"/>
    <w:rsid w:val="002B102F"/>
    <w:rsid w:val="002B10B9"/>
    <w:rsid w:val="002B1990"/>
    <w:rsid w:val="002B1E7E"/>
    <w:rsid w:val="002B1EBB"/>
    <w:rsid w:val="002B20FA"/>
    <w:rsid w:val="002B2589"/>
    <w:rsid w:val="002B2C27"/>
    <w:rsid w:val="002B31A1"/>
    <w:rsid w:val="002B331E"/>
    <w:rsid w:val="002B34DA"/>
    <w:rsid w:val="002B35C4"/>
    <w:rsid w:val="002B36B0"/>
    <w:rsid w:val="002B3723"/>
    <w:rsid w:val="002B4143"/>
    <w:rsid w:val="002B44B2"/>
    <w:rsid w:val="002B45A2"/>
    <w:rsid w:val="002B46F4"/>
    <w:rsid w:val="002B49B6"/>
    <w:rsid w:val="002B50EC"/>
    <w:rsid w:val="002B5C84"/>
    <w:rsid w:val="002B60A5"/>
    <w:rsid w:val="002B6C2A"/>
    <w:rsid w:val="002B6E0D"/>
    <w:rsid w:val="002B7066"/>
    <w:rsid w:val="002B706F"/>
    <w:rsid w:val="002B746C"/>
    <w:rsid w:val="002B7590"/>
    <w:rsid w:val="002B75B5"/>
    <w:rsid w:val="002B7890"/>
    <w:rsid w:val="002B7A23"/>
    <w:rsid w:val="002B7D1B"/>
    <w:rsid w:val="002B7DCA"/>
    <w:rsid w:val="002C1998"/>
    <w:rsid w:val="002C20F6"/>
    <w:rsid w:val="002C271D"/>
    <w:rsid w:val="002C2C86"/>
    <w:rsid w:val="002C2E0A"/>
    <w:rsid w:val="002C36A0"/>
    <w:rsid w:val="002C395E"/>
    <w:rsid w:val="002C3D58"/>
    <w:rsid w:val="002C42FD"/>
    <w:rsid w:val="002C4E60"/>
    <w:rsid w:val="002C5218"/>
    <w:rsid w:val="002C55FF"/>
    <w:rsid w:val="002C56F3"/>
    <w:rsid w:val="002C5701"/>
    <w:rsid w:val="002C5C07"/>
    <w:rsid w:val="002C5CAD"/>
    <w:rsid w:val="002C5CBC"/>
    <w:rsid w:val="002C6509"/>
    <w:rsid w:val="002C658C"/>
    <w:rsid w:val="002C676F"/>
    <w:rsid w:val="002C677E"/>
    <w:rsid w:val="002C6FF2"/>
    <w:rsid w:val="002C7A69"/>
    <w:rsid w:val="002C7DB4"/>
    <w:rsid w:val="002C7DD9"/>
    <w:rsid w:val="002D0033"/>
    <w:rsid w:val="002D0123"/>
    <w:rsid w:val="002D013D"/>
    <w:rsid w:val="002D0227"/>
    <w:rsid w:val="002D023C"/>
    <w:rsid w:val="002D03A3"/>
    <w:rsid w:val="002D0748"/>
    <w:rsid w:val="002D090B"/>
    <w:rsid w:val="002D0B09"/>
    <w:rsid w:val="002D10A9"/>
    <w:rsid w:val="002D1397"/>
    <w:rsid w:val="002D1503"/>
    <w:rsid w:val="002D2008"/>
    <w:rsid w:val="002D23BB"/>
    <w:rsid w:val="002D252D"/>
    <w:rsid w:val="002D28DA"/>
    <w:rsid w:val="002D2AB7"/>
    <w:rsid w:val="002D2D5B"/>
    <w:rsid w:val="002D2E43"/>
    <w:rsid w:val="002D31B5"/>
    <w:rsid w:val="002D32A1"/>
    <w:rsid w:val="002D41EB"/>
    <w:rsid w:val="002D4236"/>
    <w:rsid w:val="002D447C"/>
    <w:rsid w:val="002D4E9B"/>
    <w:rsid w:val="002D4EE8"/>
    <w:rsid w:val="002D563D"/>
    <w:rsid w:val="002D59F7"/>
    <w:rsid w:val="002D5A09"/>
    <w:rsid w:val="002D5A16"/>
    <w:rsid w:val="002D6467"/>
    <w:rsid w:val="002D6BE6"/>
    <w:rsid w:val="002D6C56"/>
    <w:rsid w:val="002D705C"/>
    <w:rsid w:val="002D7109"/>
    <w:rsid w:val="002D74BE"/>
    <w:rsid w:val="002D75A3"/>
    <w:rsid w:val="002D7C23"/>
    <w:rsid w:val="002D7ED9"/>
    <w:rsid w:val="002E092B"/>
    <w:rsid w:val="002E0BFF"/>
    <w:rsid w:val="002E0F63"/>
    <w:rsid w:val="002E0FC2"/>
    <w:rsid w:val="002E1013"/>
    <w:rsid w:val="002E1089"/>
    <w:rsid w:val="002E14D1"/>
    <w:rsid w:val="002E183D"/>
    <w:rsid w:val="002E185B"/>
    <w:rsid w:val="002E1CC9"/>
    <w:rsid w:val="002E205A"/>
    <w:rsid w:val="002E2845"/>
    <w:rsid w:val="002E2DF8"/>
    <w:rsid w:val="002E2F5E"/>
    <w:rsid w:val="002E4153"/>
    <w:rsid w:val="002E4593"/>
    <w:rsid w:val="002E4C29"/>
    <w:rsid w:val="002E4E2A"/>
    <w:rsid w:val="002E51D8"/>
    <w:rsid w:val="002E5418"/>
    <w:rsid w:val="002E567C"/>
    <w:rsid w:val="002E599A"/>
    <w:rsid w:val="002E5A57"/>
    <w:rsid w:val="002E63A0"/>
    <w:rsid w:val="002E6455"/>
    <w:rsid w:val="002E676A"/>
    <w:rsid w:val="002E6778"/>
    <w:rsid w:val="002E6A0E"/>
    <w:rsid w:val="002E6BD2"/>
    <w:rsid w:val="002E6DB2"/>
    <w:rsid w:val="002E6F59"/>
    <w:rsid w:val="002E7149"/>
    <w:rsid w:val="002E778B"/>
    <w:rsid w:val="002E7F7C"/>
    <w:rsid w:val="002F00F5"/>
    <w:rsid w:val="002F03A5"/>
    <w:rsid w:val="002F054F"/>
    <w:rsid w:val="002F05B4"/>
    <w:rsid w:val="002F07EC"/>
    <w:rsid w:val="002F0C7D"/>
    <w:rsid w:val="002F0F92"/>
    <w:rsid w:val="002F1104"/>
    <w:rsid w:val="002F1394"/>
    <w:rsid w:val="002F1716"/>
    <w:rsid w:val="002F175D"/>
    <w:rsid w:val="002F1D5B"/>
    <w:rsid w:val="002F1FE6"/>
    <w:rsid w:val="002F2072"/>
    <w:rsid w:val="002F2497"/>
    <w:rsid w:val="002F25FA"/>
    <w:rsid w:val="002F284F"/>
    <w:rsid w:val="002F2958"/>
    <w:rsid w:val="002F2CC1"/>
    <w:rsid w:val="002F2DA0"/>
    <w:rsid w:val="002F2FC5"/>
    <w:rsid w:val="002F303F"/>
    <w:rsid w:val="002F321F"/>
    <w:rsid w:val="002F33B0"/>
    <w:rsid w:val="002F33DA"/>
    <w:rsid w:val="002F3C63"/>
    <w:rsid w:val="002F3F09"/>
    <w:rsid w:val="002F3F31"/>
    <w:rsid w:val="002F3FFA"/>
    <w:rsid w:val="002F5024"/>
    <w:rsid w:val="002F52C8"/>
    <w:rsid w:val="002F588E"/>
    <w:rsid w:val="002F5DAB"/>
    <w:rsid w:val="002F5E1E"/>
    <w:rsid w:val="002F6068"/>
    <w:rsid w:val="002F6095"/>
    <w:rsid w:val="002F61F2"/>
    <w:rsid w:val="002F6485"/>
    <w:rsid w:val="002F6CED"/>
    <w:rsid w:val="002F6F54"/>
    <w:rsid w:val="002F7563"/>
    <w:rsid w:val="002F7C17"/>
    <w:rsid w:val="002F7C97"/>
    <w:rsid w:val="00300833"/>
    <w:rsid w:val="00301089"/>
    <w:rsid w:val="0030183C"/>
    <w:rsid w:val="003018EF"/>
    <w:rsid w:val="0030190C"/>
    <w:rsid w:val="00301CFB"/>
    <w:rsid w:val="00301DE3"/>
    <w:rsid w:val="00301FCA"/>
    <w:rsid w:val="003020FE"/>
    <w:rsid w:val="003025C0"/>
    <w:rsid w:val="00302D98"/>
    <w:rsid w:val="00302DA4"/>
    <w:rsid w:val="00302F0A"/>
    <w:rsid w:val="0030317C"/>
    <w:rsid w:val="00304206"/>
    <w:rsid w:val="003042AF"/>
    <w:rsid w:val="0030430C"/>
    <w:rsid w:val="00304AC5"/>
    <w:rsid w:val="00304BC5"/>
    <w:rsid w:val="0030550F"/>
    <w:rsid w:val="003055C5"/>
    <w:rsid w:val="0030570E"/>
    <w:rsid w:val="00305742"/>
    <w:rsid w:val="00305B50"/>
    <w:rsid w:val="00306390"/>
    <w:rsid w:val="00306449"/>
    <w:rsid w:val="003066A5"/>
    <w:rsid w:val="0030677D"/>
    <w:rsid w:val="00306AFD"/>
    <w:rsid w:val="00306C85"/>
    <w:rsid w:val="00306DC9"/>
    <w:rsid w:val="00307053"/>
    <w:rsid w:val="00307786"/>
    <w:rsid w:val="00307981"/>
    <w:rsid w:val="00307C66"/>
    <w:rsid w:val="00307CA3"/>
    <w:rsid w:val="00307E28"/>
    <w:rsid w:val="003100E2"/>
    <w:rsid w:val="00310215"/>
    <w:rsid w:val="003109FC"/>
    <w:rsid w:val="00310D70"/>
    <w:rsid w:val="00310E6C"/>
    <w:rsid w:val="00310ED6"/>
    <w:rsid w:val="00310F92"/>
    <w:rsid w:val="003110B7"/>
    <w:rsid w:val="00311174"/>
    <w:rsid w:val="0031138A"/>
    <w:rsid w:val="00311A8A"/>
    <w:rsid w:val="00311B91"/>
    <w:rsid w:val="00312492"/>
    <w:rsid w:val="003129DA"/>
    <w:rsid w:val="00312C87"/>
    <w:rsid w:val="00312FC0"/>
    <w:rsid w:val="0031338D"/>
    <w:rsid w:val="0031339F"/>
    <w:rsid w:val="003137B7"/>
    <w:rsid w:val="003137BA"/>
    <w:rsid w:val="00313EAE"/>
    <w:rsid w:val="00313FC0"/>
    <w:rsid w:val="00313FDF"/>
    <w:rsid w:val="00313FF2"/>
    <w:rsid w:val="00314131"/>
    <w:rsid w:val="003145A0"/>
    <w:rsid w:val="00314704"/>
    <w:rsid w:val="00314930"/>
    <w:rsid w:val="0031501C"/>
    <w:rsid w:val="003150B8"/>
    <w:rsid w:val="0031515F"/>
    <w:rsid w:val="0031530E"/>
    <w:rsid w:val="003156B8"/>
    <w:rsid w:val="00315F40"/>
    <w:rsid w:val="00316234"/>
    <w:rsid w:val="003164AC"/>
    <w:rsid w:val="00316723"/>
    <w:rsid w:val="003167F1"/>
    <w:rsid w:val="003168D4"/>
    <w:rsid w:val="00316B35"/>
    <w:rsid w:val="00316E73"/>
    <w:rsid w:val="00317117"/>
    <w:rsid w:val="00317475"/>
    <w:rsid w:val="00317AF5"/>
    <w:rsid w:val="00317B03"/>
    <w:rsid w:val="00317D55"/>
    <w:rsid w:val="00320120"/>
    <w:rsid w:val="003207BB"/>
    <w:rsid w:val="003210AD"/>
    <w:rsid w:val="00321111"/>
    <w:rsid w:val="00321ABC"/>
    <w:rsid w:val="00321B9D"/>
    <w:rsid w:val="0032216C"/>
    <w:rsid w:val="0032223B"/>
    <w:rsid w:val="00322473"/>
    <w:rsid w:val="00322993"/>
    <w:rsid w:val="00322AFA"/>
    <w:rsid w:val="00322F60"/>
    <w:rsid w:val="003233F1"/>
    <w:rsid w:val="00323768"/>
    <w:rsid w:val="00323870"/>
    <w:rsid w:val="00323B71"/>
    <w:rsid w:val="00323BE9"/>
    <w:rsid w:val="00324766"/>
    <w:rsid w:val="00324AA2"/>
    <w:rsid w:val="00324CD7"/>
    <w:rsid w:val="003251C9"/>
    <w:rsid w:val="003253EA"/>
    <w:rsid w:val="00325881"/>
    <w:rsid w:val="00325CFA"/>
    <w:rsid w:val="00325E68"/>
    <w:rsid w:val="00325EA8"/>
    <w:rsid w:val="003261E6"/>
    <w:rsid w:val="0032661C"/>
    <w:rsid w:val="003267F2"/>
    <w:rsid w:val="00326B73"/>
    <w:rsid w:val="00326B95"/>
    <w:rsid w:val="003270DA"/>
    <w:rsid w:val="003273CC"/>
    <w:rsid w:val="003273E9"/>
    <w:rsid w:val="00327CF2"/>
    <w:rsid w:val="00327E62"/>
    <w:rsid w:val="00327F26"/>
    <w:rsid w:val="0033009C"/>
    <w:rsid w:val="003300E3"/>
    <w:rsid w:val="003304A8"/>
    <w:rsid w:val="00330526"/>
    <w:rsid w:val="003306DA"/>
    <w:rsid w:val="003308A1"/>
    <w:rsid w:val="00330BB6"/>
    <w:rsid w:val="00330C1B"/>
    <w:rsid w:val="00330C92"/>
    <w:rsid w:val="00330DCA"/>
    <w:rsid w:val="003311EA"/>
    <w:rsid w:val="00331240"/>
    <w:rsid w:val="00331295"/>
    <w:rsid w:val="003312C1"/>
    <w:rsid w:val="00331341"/>
    <w:rsid w:val="003313C8"/>
    <w:rsid w:val="0033154B"/>
    <w:rsid w:val="003318A5"/>
    <w:rsid w:val="0033191D"/>
    <w:rsid w:val="00331C67"/>
    <w:rsid w:val="00331C72"/>
    <w:rsid w:val="00331D4C"/>
    <w:rsid w:val="0033213A"/>
    <w:rsid w:val="003322A4"/>
    <w:rsid w:val="003322D0"/>
    <w:rsid w:val="003322EF"/>
    <w:rsid w:val="00332745"/>
    <w:rsid w:val="00332C85"/>
    <w:rsid w:val="00332CEF"/>
    <w:rsid w:val="00332D8F"/>
    <w:rsid w:val="00332FAD"/>
    <w:rsid w:val="00333160"/>
    <w:rsid w:val="00333531"/>
    <w:rsid w:val="00333A1E"/>
    <w:rsid w:val="00333A43"/>
    <w:rsid w:val="003347BE"/>
    <w:rsid w:val="00334C88"/>
    <w:rsid w:val="00334FEF"/>
    <w:rsid w:val="00335195"/>
    <w:rsid w:val="0033524F"/>
    <w:rsid w:val="00335562"/>
    <w:rsid w:val="00335AFF"/>
    <w:rsid w:val="00335B35"/>
    <w:rsid w:val="00335FC8"/>
    <w:rsid w:val="00336720"/>
    <w:rsid w:val="00336DBE"/>
    <w:rsid w:val="003371C9"/>
    <w:rsid w:val="003371EB"/>
    <w:rsid w:val="00337553"/>
    <w:rsid w:val="00337A99"/>
    <w:rsid w:val="00337E51"/>
    <w:rsid w:val="0034011B"/>
    <w:rsid w:val="00340433"/>
    <w:rsid w:val="00340450"/>
    <w:rsid w:val="0034058A"/>
    <w:rsid w:val="0034090F"/>
    <w:rsid w:val="0034094E"/>
    <w:rsid w:val="003409DA"/>
    <w:rsid w:val="00341000"/>
    <w:rsid w:val="00341100"/>
    <w:rsid w:val="003412DC"/>
    <w:rsid w:val="003419A2"/>
    <w:rsid w:val="00342022"/>
    <w:rsid w:val="003420C5"/>
    <w:rsid w:val="00342120"/>
    <w:rsid w:val="003424B8"/>
    <w:rsid w:val="003427E4"/>
    <w:rsid w:val="00342BA8"/>
    <w:rsid w:val="0034367C"/>
    <w:rsid w:val="0034377E"/>
    <w:rsid w:val="00343CB5"/>
    <w:rsid w:val="00344208"/>
    <w:rsid w:val="003443B0"/>
    <w:rsid w:val="003447B8"/>
    <w:rsid w:val="00344947"/>
    <w:rsid w:val="00344B97"/>
    <w:rsid w:val="00345018"/>
    <w:rsid w:val="0034501E"/>
    <w:rsid w:val="00345240"/>
    <w:rsid w:val="00345612"/>
    <w:rsid w:val="00345716"/>
    <w:rsid w:val="003457AA"/>
    <w:rsid w:val="00345BA7"/>
    <w:rsid w:val="00345C73"/>
    <w:rsid w:val="00345D05"/>
    <w:rsid w:val="003462AE"/>
    <w:rsid w:val="00346796"/>
    <w:rsid w:val="00346AB0"/>
    <w:rsid w:val="00346C6E"/>
    <w:rsid w:val="00346DB4"/>
    <w:rsid w:val="003471A5"/>
    <w:rsid w:val="00347253"/>
    <w:rsid w:val="003474A3"/>
    <w:rsid w:val="00347937"/>
    <w:rsid w:val="00347BAA"/>
    <w:rsid w:val="00347C63"/>
    <w:rsid w:val="00347EE3"/>
    <w:rsid w:val="00350565"/>
    <w:rsid w:val="0035061B"/>
    <w:rsid w:val="003506E9"/>
    <w:rsid w:val="00350779"/>
    <w:rsid w:val="0035096A"/>
    <w:rsid w:val="0035103A"/>
    <w:rsid w:val="00351675"/>
    <w:rsid w:val="0035172A"/>
    <w:rsid w:val="0035195B"/>
    <w:rsid w:val="00351A49"/>
    <w:rsid w:val="00351AA7"/>
    <w:rsid w:val="00351B78"/>
    <w:rsid w:val="00352249"/>
    <w:rsid w:val="003525FE"/>
    <w:rsid w:val="00352EB2"/>
    <w:rsid w:val="003530AB"/>
    <w:rsid w:val="00353582"/>
    <w:rsid w:val="00353785"/>
    <w:rsid w:val="00353A07"/>
    <w:rsid w:val="00353A8E"/>
    <w:rsid w:val="00353FFD"/>
    <w:rsid w:val="003542B0"/>
    <w:rsid w:val="0035438E"/>
    <w:rsid w:val="003549D2"/>
    <w:rsid w:val="00354A9E"/>
    <w:rsid w:val="00354C4D"/>
    <w:rsid w:val="00354F1F"/>
    <w:rsid w:val="0035536A"/>
    <w:rsid w:val="003553F3"/>
    <w:rsid w:val="00355611"/>
    <w:rsid w:val="003556AB"/>
    <w:rsid w:val="00355778"/>
    <w:rsid w:val="00355A62"/>
    <w:rsid w:val="00355EBA"/>
    <w:rsid w:val="00355EE0"/>
    <w:rsid w:val="0035610D"/>
    <w:rsid w:val="003562F7"/>
    <w:rsid w:val="00356407"/>
    <w:rsid w:val="00356445"/>
    <w:rsid w:val="003565F0"/>
    <w:rsid w:val="00356944"/>
    <w:rsid w:val="00356DF3"/>
    <w:rsid w:val="00356E63"/>
    <w:rsid w:val="003571FB"/>
    <w:rsid w:val="00357574"/>
    <w:rsid w:val="003600A0"/>
    <w:rsid w:val="003603C5"/>
    <w:rsid w:val="00360AB9"/>
    <w:rsid w:val="00360B17"/>
    <w:rsid w:val="00360E2C"/>
    <w:rsid w:val="00361762"/>
    <w:rsid w:val="003618B4"/>
    <w:rsid w:val="00361E81"/>
    <w:rsid w:val="00362062"/>
    <w:rsid w:val="0036216B"/>
    <w:rsid w:val="00362567"/>
    <w:rsid w:val="0036258B"/>
    <w:rsid w:val="0036267C"/>
    <w:rsid w:val="003627DA"/>
    <w:rsid w:val="00362B03"/>
    <w:rsid w:val="003630BD"/>
    <w:rsid w:val="003632CA"/>
    <w:rsid w:val="00363499"/>
    <w:rsid w:val="00363551"/>
    <w:rsid w:val="0036357A"/>
    <w:rsid w:val="00363879"/>
    <w:rsid w:val="00363D7F"/>
    <w:rsid w:val="00363DB8"/>
    <w:rsid w:val="003640B7"/>
    <w:rsid w:val="003643A5"/>
    <w:rsid w:val="00364712"/>
    <w:rsid w:val="0036488E"/>
    <w:rsid w:val="00364C71"/>
    <w:rsid w:val="00364CC0"/>
    <w:rsid w:val="00365E1F"/>
    <w:rsid w:val="003702CB"/>
    <w:rsid w:val="0037070D"/>
    <w:rsid w:val="00370733"/>
    <w:rsid w:val="003712F3"/>
    <w:rsid w:val="003713A7"/>
    <w:rsid w:val="003713BD"/>
    <w:rsid w:val="003714FD"/>
    <w:rsid w:val="0037170A"/>
    <w:rsid w:val="00371712"/>
    <w:rsid w:val="003718D4"/>
    <w:rsid w:val="00371D41"/>
    <w:rsid w:val="00372274"/>
    <w:rsid w:val="00372C4E"/>
    <w:rsid w:val="00372FF1"/>
    <w:rsid w:val="0037321C"/>
    <w:rsid w:val="0037347D"/>
    <w:rsid w:val="003734E0"/>
    <w:rsid w:val="00373731"/>
    <w:rsid w:val="003738B8"/>
    <w:rsid w:val="0037392E"/>
    <w:rsid w:val="00373EC8"/>
    <w:rsid w:val="00374739"/>
    <w:rsid w:val="003749C0"/>
    <w:rsid w:val="00374B7C"/>
    <w:rsid w:val="003751F5"/>
    <w:rsid w:val="00375D31"/>
    <w:rsid w:val="00375FA1"/>
    <w:rsid w:val="00375FEE"/>
    <w:rsid w:val="00376350"/>
    <w:rsid w:val="00376678"/>
    <w:rsid w:val="003767B7"/>
    <w:rsid w:val="00376A84"/>
    <w:rsid w:val="00376D0A"/>
    <w:rsid w:val="0037701A"/>
    <w:rsid w:val="0037720E"/>
    <w:rsid w:val="00377419"/>
    <w:rsid w:val="00377813"/>
    <w:rsid w:val="00377862"/>
    <w:rsid w:val="00377C40"/>
    <w:rsid w:val="003806F4"/>
    <w:rsid w:val="003807EF"/>
    <w:rsid w:val="00380C0D"/>
    <w:rsid w:val="00380F4B"/>
    <w:rsid w:val="00380F83"/>
    <w:rsid w:val="00380F8C"/>
    <w:rsid w:val="0038126A"/>
    <w:rsid w:val="003816C3"/>
    <w:rsid w:val="00381A16"/>
    <w:rsid w:val="00381AAA"/>
    <w:rsid w:val="00381B29"/>
    <w:rsid w:val="00381C2D"/>
    <w:rsid w:val="00381CA7"/>
    <w:rsid w:val="00381E80"/>
    <w:rsid w:val="00382019"/>
    <w:rsid w:val="00382054"/>
    <w:rsid w:val="00382124"/>
    <w:rsid w:val="003822F0"/>
    <w:rsid w:val="003824CC"/>
    <w:rsid w:val="0038264C"/>
    <w:rsid w:val="003829EA"/>
    <w:rsid w:val="00382C69"/>
    <w:rsid w:val="0038360F"/>
    <w:rsid w:val="003844FF"/>
    <w:rsid w:val="00384603"/>
    <w:rsid w:val="003848A2"/>
    <w:rsid w:val="00384FB6"/>
    <w:rsid w:val="0038507B"/>
    <w:rsid w:val="00385090"/>
    <w:rsid w:val="003851E3"/>
    <w:rsid w:val="0038520D"/>
    <w:rsid w:val="00385339"/>
    <w:rsid w:val="00385485"/>
    <w:rsid w:val="003854AE"/>
    <w:rsid w:val="003854D8"/>
    <w:rsid w:val="00385573"/>
    <w:rsid w:val="00385765"/>
    <w:rsid w:val="003857D0"/>
    <w:rsid w:val="0038658E"/>
    <w:rsid w:val="0038670F"/>
    <w:rsid w:val="003867D3"/>
    <w:rsid w:val="0038684D"/>
    <w:rsid w:val="00386BC0"/>
    <w:rsid w:val="00386F41"/>
    <w:rsid w:val="00387164"/>
    <w:rsid w:val="003873F7"/>
    <w:rsid w:val="00387A10"/>
    <w:rsid w:val="00387C83"/>
    <w:rsid w:val="00387CF0"/>
    <w:rsid w:val="0039020A"/>
    <w:rsid w:val="003906CE"/>
    <w:rsid w:val="00390AF2"/>
    <w:rsid w:val="00390C41"/>
    <w:rsid w:val="00390C89"/>
    <w:rsid w:val="00390CD8"/>
    <w:rsid w:val="00390DC1"/>
    <w:rsid w:val="003914BB"/>
    <w:rsid w:val="00391653"/>
    <w:rsid w:val="003918A4"/>
    <w:rsid w:val="00391A35"/>
    <w:rsid w:val="00391B0D"/>
    <w:rsid w:val="00391B50"/>
    <w:rsid w:val="003921E1"/>
    <w:rsid w:val="00392257"/>
    <w:rsid w:val="003925C4"/>
    <w:rsid w:val="00392A22"/>
    <w:rsid w:val="00392CC0"/>
    <w:rsid w:val="00392D8C"/>
    <w:rsid w:val="0039342B"/>
    <w:rsid w:val="00393535"/>
    <w:rsid w:val="00393797"/>
    <w:rsid w:val="00393A2E"/>
    <w:rsid w:val="00393A35"/>
    <w:rsid w:val="00393B87"/>
    <w:rsid w:val="00393D7D"/>
    <w:rsid w:val="0039420D"/>
    <w:rsid w:val="003942AB"/>
    <w:rsid w:val="0039438C"/>
    <w:rsid w:val="003944DB"/>
    <w:rsid w:val="00394734"/>
    <w:rsid w:val="0039488D"/>
    <w:rsid w:val="003949E9"/>
    <w:rsid w:val="00394F48"/>
    <w:rsid w:val="00395143"/>
    <w:rsid w:val="0039565F"/>
    <w:rsid w:val="0039572B"/>
    <w:rsid w:val="003959C1"/>
    <w:rsid w:val="00395C87"/>
    <w:rsid w:val="00395F7B"/>
    <w:rsid w:val="00395FCA"/>
    <w:rsid w:val="0039674F"/>
    <w:rsid w:val="003967A4"/>
    <w:rsid w:val="00396A92"/>
    <w:rsid w:val="00397508"/>
    <w:rsid w:val="0039754F"/>
    <w:rsid w:val="003979E9"/>
    <w:rsid w:val="00397B04"/>
    <w:rsid w:val="00397B07"/>
    <w:rsid w:val="003A047E"/>
    <w:rsid w:val="003A064D"/>
    <w:rsid w:val="003A0DBE"/>
    <w:rsid w:val="003A1308"/>
    <w:rsid w:val="003A1345"/>
    <w:rsid w:val="003A181E"/>
    <w:rsid w:val="003A1FB8"/>
    <w:rsid w:val="003A210A"/>
    <w:rsid w:val="003A2D67"/>
    <w:rsid w:val="003A31AE"/>
    <w:rsid w:val="003A39B0"/>
    <w:rsid w:val="003A3AC9"/>
    <w:rsid w:val="003A3B69"/>
    <w:rsid w:val="003A42A0"/>
    <w:rsid w:val="003A46E1"/>
    <w:rsid w:val="003A4A21"/>
    <w:rsid w:val="003A4AA5"/>
    <w:rsid w:val="003A5B7F"/>
    <w:rsid w:val="003A5DDB"/>
    <w:rsid w:val="003A5DEC"/>
    <w:rsid w:val="003A6502"/>
    <w:rsid w:val="003A6A0E"/>
    <w:rsid w:val="003A6B66"/>
    <w:rsid w:val="003A6E29"/>
    <w:rsid w:val="003A6E3C"/>
    <w:rsid w:val="003A70C7"/>
    <w:rsid w:val="003A7192"/>
    <w:rsid w:val="003A7352"/>
    <w:rsid w:val="003A756F"/>
    <w:rsid w:val="003B01B6"/>
    <w:rsid w:val="003B03FE"/>
    <w:rsid w:val="003B0996"/>
    <w:rsid w:val="003B0BAA"/>
    <w:rsid w:val="003B0BBD"/>
    <w:rsid w:val="003B0C27"/>
    <w:rsid w:val="003B0CFD"/>
    <w:rsid w:val="003B0EDB"/>
    <w:rsid w:val="003B13DA"/>
    <w:rsid w:val="003B1489"/>
    <w:rsid w:val="003B176C"/>
    <w:rsid w:val="003B21CA"/>
    <w:rsid w:val="003B223B"/>
    <w:rsid w:val="003B24DA"/>
    <w:rsid w:val="003B28AB"/>
    <w:rsid w:val="003B2B2B"/>
    <w:rsid w:val="003B2BCE"/>
    <w:rsid w:val="003B2E3E"/>
    <w:rsid w:val="003B361D"/>
    <w:rsid w:val="003B36F3"/>
    <w:rsid w:val="003B3CA7"/>
    <w:rsid w:val="003B427B"/>
    <w:rsid w:val="003B4828"/>
    <w:rsid w:val="003B4A96"/>
    <w:rsid w:val="003B501B"/>
    <w:rsid w:val="003B5107"/>
    <w:rsid w:val="003B547C"/>
    <w:rsid w:val="003B55EB"/>
    <w:rsid w:val="003B64E9"/>
    <w:rsid w:val="003B678B"/>
    <w:rsid w:val="003B71CB"/>
    <w:rsid w:val="003B7ADC"/>
    <w:rsid w:val="003B7CEF"/>
    <w:rsid w:val="003C01E8"/>
    <w:rsid w:val="003C04FD"/>
    <w:rsid w:val="003C0C6A"/>
    <w:rsid w:val="003C0DDB"/>
    <w:rsid w:val="003C0E20"/>
    <w:rsid w:val="003C10B6"/>
    <w:rsid w:val="003C12A3"/>
    <w:rsid w:val="003C1378"/>
    <w:rsid w:val="003C15C6"/>
    <w:rsid w:val="003C1C34"/>
    <w:rsid w:val="003C1CA2"/>
    <w:rsid w:val="003C20FE"/>
    <w:rsid w:val="003C2115"/>
    <w:rsid w:val="003C22FD"/>
    <w:rsid w:val="003C27CC"/>
    <w:rsid w:val="003C27D8"/>
    <w:rsid w:val="003C34B0"/>
    <w:rsid w:val="003C389D"/>
    <w:rsid w:val="003C4082"/>
    <w:rsid w:val="003C41EB"/>
    <w:rsid w:val="003C424F"/>
    <w:rsid w:val="003C42A6"/>
    <w:rsid w:val="003C5586"/>
    <w:rsid w:val="003C61AE"/>
    <w:rsid w:val="003C621B"/>
    <w:rsid w:val="003C6220"/>
    <w:rsid w:val="003C636A"/>
    <w:rsid w:val="003C69C4"/>
    <w:rsid w:val="003C6E1F"/>
    <w:rsid w:val="003C703B"/>
    <w:rsid w:val="003C7396"/>
    <w:rsid w:val="003C793A"/>
    <w:rsid w:val="003C7AEE"/>
    <w:rsid w:val="003C7BB5"/>
    <w:rsid w:val="003C7D3F"/>
    <w:rsid w:val="003D022E"/>
    <w:rsid w:val="003D039C"/>
    <w:rsid w:val="003D0618"/>
    <w:rsid w:val="003D08D6"/>
    <w:rsid w:val="003D0CAB"/>
    <w:rsid w:val="003D10F9"/>
    <w:rsid w:val="003D1178"/>
    <w:rsid w:val="003D11D0"/>
    <w:rsid w:val="003D12D6"/>
    <w:rsid w:val="003D18C9"/>
    <w:rsid w:val="003D1F1D"/>
    <w:rsid w:val="003D1F8D"/>
    <w:rsid w:val="003D22B6"/>
    <w:rsid w:val="003D2798"/>
    <w:rsid w:val="003D29A6"/>
    <w:rsid w:val="003D2BAD"/>
    <w:rsid w:val="003D2E3C"/>
    <w:rsid w:val="003D31E7"/>
    <w:rsid w:val="003D35E1"/>
    <w:rsid w:val="003D38F0"/>
    <w:rsid w:val="003D41B5"/>
    <w:rsid w:val="003D4207"/>
    <w:rsid w:val="003D459D"/>
    <w:rsid w:val="003D47C4"/>
    <w:rsid w:val="003D4E69"/>
    <w:rsid w:val="003D51A7"/>
    <w:rsid w:val="003D5417"/>
    <w:rsid w:val="003D5467"/>
    <w:rsid w:val="003D58FA"/>
    <w:rsid w:val="003D5B5E"/>
    <w:rsid w:val="003D5E0E"/>
    <w:rsid w:val="003D679C"/>
    <w:rsid w:val="003D6B58"/>
    <w:rsid w:val="003D6C58"/>
    <w:rsid w:val="003D6E64"/>
    <w:rsid w:val="003D7003"/>
    <w:rsid w:val="003D7A36"/>
    <w:rsid w:val="003D7D79"/>
    <w:rsid w:val="003E002A"/>
    <w:rsid w:val="003E04E3"/>
    <w:rsid w:val="003E06C4"/>
    <w:rsid w:val="003E06F0"/>
    <w:rsid w:val="003E0991"/>
    <w:rsid w:val="003E0A3D"/>
    <w:rsid w:val="003E0D08"/>
    <w:rsid w:val="003E17F3"/>
    <w:rsid w:val="003E18A8"/>
    <w:rsid w:val="003E20E6"/>
    <w:rsid w:val="003E2529"/>
    <w:rsid w:val="003E2939"/>
    <w:rsid w:val="003E2A7D"/>
    <w:rsid w:val="003E2D68"/>
    <w:rsid w:val="003E2FDE"/>
    <w:rsid w:val="003E34A5"/>
    <w:rsid w:val="003E3A12"/>
    <w:rsid w:val="003E3B25"/>
    <w:rsid w:val="003E3D59"/>
    <w:rsid w:val="003E4126"/>
    <w:rsid w:val="003E4441"/>
    <w:rsid w:val="003E44D8"/>
    <w:rsid w:val="003E4630"/>
    <w:rsid w:val="003E4775"/>
    <w:rsid w:val="003E49D1"/>
    <w:rsid w:val="003E4E86"/>
    <w:rsid w:val="003E4EC7"/>
    <w:rsid w:val="003E5208"/>
    <w:rsid w:val="003E5490"/>
    <w:rsid w:val="003E5635"/>
    <w:rsid w:val="003E57E6"/>
    <w:rsid w:val="003E5BE8"/>
    <w:rsid w:val="003E5F84"/>
    <w:rsid w:val="003E6275"/>
    <w:rsid w:val="003E62CF"/>
    <w:rsid w:val="003E654E"/>
    <w:rsid w:val="003E6846"/>
    <w:rsid w:val="003E68E3"/>
    <w:rsid w:val="003E6B19"/>
    <w:rsid w:val="003E75FF"/>
    <w:rsid w:val="003E77FF"/>
    <w:rsid w:val="003E7999"/>
    <w:rsid w:val="003E7E7F"/>
    <w:rsid w:val="003E7F72"/>
    <w:rsid w:val="003E7FF6"/>
    <w:rsid w:val="003F0575"/>
    <w:rsid w:val="003F0B42"/>
    <w:rsid w:val="003F1005"/>
    <w:rsid w:val="003F143F"/>
    <w:rsid w:val="003F144E"/>
    <w:rsid w:val="003F1494"/>
    <w:rsid w:val="003F14C4"/>
    <w:rsid w:val="003F14C6"/>
    <w:rsid w:val="003F171D"/>
    <w:rsid w:val="003F1A59"/>
    <w:rsid w:val="003F1AB8"/>
    <w:rsid w:val="003F1FE8"/>
    <w:rsid w:val="003F201B"/>
    <w:rsid w:val="003F20C1"/>
    <w:rsid w:val="003F2286"/>
    <w:rsid w:val="003F2574"/>
    <w:rsid w:val="003F2FD4"/>
    <w:rsid w:val="003F3489"/>
    <w:rsid w:val="003F34E5"/>
    <w:rsid w:val="003F37E3"/>
    <w:rsid w:val="003F38B6"/>
    <w:rsid w:val="003F3A09"/>
    <w:rsid w:val="003F4A6A"/>
    <w:rsid w:val="003F4A75"/>
    <w:rsid w:val="003F4FEF"/>
    <w:rsid w:val="003F5071"/>
    <w:rsid w:val="003F57C6"/>
    <w:rsid w:val="003F58F9"/>
    <w:rsid w:val="003F5939"/>
    <w:rsid w:val="003F5DF0"/>
    <w:rsid w:val="003F632C"/>
    <w:rsid w:val="003F63A5"/>
    <w:rsid w:val="003F664A"/>
    <w:rsid w:val="003F673D"/>
    <w:rsid w:val="003F69E0"/>
    <w:rsid w:val="003F6AAC"/>
    <w:rsid w:val="003F6FFB"/>
    <w:rsid w:val="003F7120"/>
    <w:rsid w:val="003F7285"/>
    <w:rsid w:val="003F73E2"/>
    <w:rsid w:val="003F7400"/>
    <w:rsid w:val="003F786A"/>
    <w:rsid w:val="003F7876"/>
    <w:rsid w:val="003F78FB"/>
    <w:rsid w:val="003F7CF7"/>
    <w:rsid w:val="003F7DDB"/>
    <w:rsid w:val="00400088"/>
    <w:rsid w:val="004003D5"/>
    <w:rsid w:val="004004D9"/>
    <w:rsid w:val="00400528"/>
    <w:rsid w:val="00400920"/>
    <w:rsid w:val="00400AC4"/>
    <w:rsid w:val="00400AD9"/>
    <w:rsid w:val="004012E6"/>
    <w:rsid w:val="00401599"/>
    <w:rsid w:val="0040170D"/>
    <w:rsid w:val="004019CE"/>
    <w:rsid w:val="00401ADE"/>
    <w:rsid w:val="00401B3B"/>
    <w:rsid w:val="00401BD7"/>
    <w:rsid w:val="00401CF1"/>
    <w:rsid w:val="00401DAF"/>
    <w:rsid w:val="00401F11"/>
    <w:rsid w:val="00403274"/>
    <w:rsid w:val="004033B6"/>
    <w:rsid w:val="00403937"/>
    <w:rsid w:val="00404EDE"/>
    <w:rsid w:val="00404F76"/>
    <w:rsid w:val="00405C90"/>
    <w:rsid w:val="00406733"/>
    <w:rsid w:val="00406CDD"/>
    <w:rsid w:val="00406E14"/>
    <w:rsid w:val="004078D6"/>
    <w:rsid w:val="00407BDE"/>
    <w:rsid w:val="004100CF"/>
    <w:rsid w:val="00410BF3"/>
    <w:rsid w:val="0041165E"/>
    <w:rsid w:val="00411B79"/>
    <w:rsid w:val="00411C25"/>
    <w:rsid w:val="00411C96"/>
    <w:rsid w:val="00411F53"/>
    <w:rsid w:val="00411FDC"/>
    <w:rsid w:val="00411FE3"/>
    <w:rsid w:val="00412073"/>
    <w:rsid w:val="0041255A"/>
    <w:rsid w:val="00412646"/>
    <w:rsid w:val="00412A61"/>
    <w:rsid w:val="00412ABC"/>
    <w:rsid w:val="004136C6"/>
    <w:rsid w:val="00413DE0"/>
    <w:rsid w:val="004140FD"/>
    <w:rsid w:val="00414409"/>
    <w:rsid w:val="00414514"/>
    <w:rsid w:val="0041476C"/>
    <w:rsid w:val="00414C1B"/>
    <w:rsid w:val="00415418"/>
    <w:rsid w:val="00415490"/>
    <w:rsid w:val="00415E0D"/>
    <w:rsid w:val="004165E0"/>
    <w:rsid w:val="004168BC"/>
    <w:rsid w:val="004171CF"/>
    <w:rsid w:val="0041739D"/>
    <w:rsid w:val="00417578"/>
    <w:rsid w:val="004175CD"/>
    <w:rsid w:val="004176DF"/>
    <w:rsid w:val="0041778B"/>
    <w:rsid w:val="00417C49"/>
    <w:rsid w:val="00417C51"/>
    <w:rsid w:val="00417D9C"/>
    <w:rsid w:val="00417E51"/>
    <w:rsid w:val="0042046B"/>
    <w:rsid w:val="00420703"/>
    <w:rsid w:val="00420FF9"/>
    <w:rsid w:val="004212C5"/>
    <w:rsid w:val="00421A9D"/>
    <w:rsid w:val="00421BC7"/>
    <w:rsid w:val="004224AA"/>
    <w:rsid w:val="004225E5"/>
    <w:rsid w:val="00423095"/>
    <w:rsid w:val="00423308"/>
    <w:rsid w:val="004237D4"/>
    <w:rsid w:val="00423B47"/>
    <w:rsid w:val="00423EC0"/>
    <w:rsid w:val="0042453B"/>
    <w:rsid w:val="00424693"/>
    <w:rsid w:val="0042476F"/>
    <w:rsid w:val="0042492F"/>
    <w:rsid w:val="00424D1A"/>
    <w:rsid w:val="004251BD"/>
    <w:rsid w:val="004251E5"/>
    <w:rsid w:val="0042534C"/>
    <w:rsid w:val="00425466"/>
    <w:rsid w:val="00425508"/>
    <w:rsid w:val="004260B2"/>
    <w:rsid w:val="00426506"/>
    <w:rsid w:val="00426B5E"/>
    <w:rsid w:val="00426C34"/>
    <w:rsid w:val="00426D1B"/>
    <w:rsid w:val="004270D4"/>
    <w:rsid w:val="0042736D"/>
    <w:rsid w:val="004275FE"/>
    <w:rsid w:val="00430592"/>
    <w:rsid w:val="004309A6"/>
    <w:rsid w:val="004313F0"/>
    <w:rsid w:val="004314D6"/>
    <w:rsid w:val="00431A36"/>
    <w:rsid w:val="00431A8D"/>
    <w:rsid w:val="00431AB8"/>
    <w:rsid w:val="00431B3B"/>
    <w:rsid w:val="00431D6A"/>
    <w:rsid w:val="004322E4"/>
    <w:rsid w:val="004326D1"/>
    <w:rsid w:val="00432711"/>
    <w:rsid w:val="004327BE"/>
    <w:rsid w:val="004328D8"/>
    <w:rsid w:val="00432B98"/>
    <w:rsid w:val="0043317F"/>
    <w:rsid w:val="00433495"/>
    <w:rsid w:val="004334AD"/>
    <w:rsid w:val="00433983"/>
    <w:rsid w:val="00433DA1"/>
    <w:rsid w:val="0043439C"/>
    <w:rsid w:val="0043490F"/>
    <w:rsid w:val="00434A26"/>
    <w:rsid w:val="00434C10"/>
    <w:rsid w:val="00434F4C"/>
    <w:rsid w:val="0043515E"/>
    <w:rsid w:val="004355D5"/>
    <w:rsid w:val="0043587F"/>
    <w:rsid w:val="00435AE2"/>
    <w:rsid w:val="00435B0D"/>
    <w:rsid w:val="00435BC8"/>
    <w:rsid w:val="00435EC1"/>
    <w:rsid w:val="004361B3"/>
    <w:rsid w:val="00436D73"/>
    <w:rsid w:val="00436F15"/>
    <w:rsid w:val="00437123"/>
    <w:rsid w:val="0043720F"/>
    <w:rsid w:val="0043733E"/>
    <w:rsid w:val="00437A7C"/>
    <w:rsid w:val="00437BB1"/>
    <w:rsid w:val="004402E8"/>
    <w:rsid w:val="00440415"/>
    <w:rsid w:val="004406F9"/>
    <w:rsid w:val="004409E9"/>
    <w:rsid w:val="00440F27"/>
    <w:rsid w:val="00441023"/>
    <w:rsid w:val="004411E6"/>
    <w:rsid w:val="00441261"/>
    <w:rsid w:val="0044189E"/>
    <w:rsid w:val="00441AB5"/>
    <w:rsid w:val="00442179"/>
    <w:rsid w:val="00442233"/>
    <w:rsid w:val="00442275"/>
    <w:rsid w:val="004422D6"/>
    <w:rsid w:val="0044244F"/>
    <w:rsid w:val="00442C13"/>
    <w:rsid w:val="00442D31"/>
    <w:rsid w:val="00442F59"/>
    <w:rsid w:val="004430D9"/>
    <w:rsid w:val="00443355"/>
    <w:rsid w:val="00443F8D"/>
    <w:rsid w:val="00444078"/>
    <w:rsid w:val="004447FB"/>
    <w:rsid w:val="00444803"/>
    <w:rsid w:val="00444A6A"/>
    <w:rsid w:val="00444AEF"/>
    <w:rsid w:val="00445302"/>
    <w:rsid w:val="00445482"/>
    <w:rsid w:val="0044558C"/>
    <w:rsid w:val="0044582E"/>
    <w:rsid w:val="004459AF"/>
    <w:rsid w:val="00445B5A"/>
    <w:rsid w:val="00445D01"/>
    <w:rsid w:val="00445D34"/>
    <w:rsid w:val="00445E09"/>
    <w:rsid w:val="004467D8"/>
    <w:rsid w:val="00446D75"/>
    <w:rsid w:val="00446DF6"/>
    <w:rsid w:val="00446FAC"/>
    <w:rsid w:val="00447A74"/>
    <w:rsid w:val="00447C51"/>
    <w:rsid w:val="00450670"/>
    <w:rsid w:val="00450709"/>
    <w:rsid w:val="00450A68"/>
    <w:rsid w:val="00450FB0"/>
    <w:rsid w:val="0045135E"/>
    <w:rsid w:val="004513C2"/>
    <w:rsid w:val="00451433"/>
    <w:rsid w:val="0045182F"/>
    <w:rsid w:val="00451E47"/>
    <w:rsid w:val="004525E5"/>
    <w:rsid w:val="0045287D"/>
    <w:rsid w:val="00452A90"/>
    <w:rsid w:val="00452B2D"/>
    <w:rsid w:val="00452C12"/>
    <w:rsid w:val="00452D91"/>
    <w:rsid w:val="00453A3A"/>
    <w:rsid w:val="00453AB8"/>
    <w:rsid w:val="00453AFA"/>
    <w:rsid w:val="00453DC8"/>
    <w:rsid w:val="00453F12"/>
    <w:rsid w:val="004542D2"/>
    <w:rsid w:val="0045472B"/>
    <w:rsid w:val="004548AE"/>
    <w:rsid w:val="00454914"/>
    <w:rsid w:val="00454D73"/>
    <w:rsid w:val="00454DBF"/>
    <w:rsid w:val="00455517"/>
    <w:rsid w:val="004556EA"/>
    <w:rsid w:val="004557CA"/>
    <w:rsid w:val="0045596C"/>
    <w:rsid w:val="0045597D"/>
    <w:rsid w:val="00455CC9"/>
    <w:rsid w:val="00455CE1"/>
    <w:rsid w:val="00455F69"/>
    <w:rsid w:val="00456BC2"/>
    <w:rsid w:val="00456CF9"/>
    <w:rsid w:val="00457700"/>
    <w:rsid w:val="004579FC"/>
    <w:rsid w:val="00457AD7"/>
    <w:rsid w:val="004602DC"/>
    <w:rsid w:val="0046077C"/>
    <w:rsid w:val="004609A8"/>
    <w:rsid w:val="00460CE5"/>
    <w:rsid w:val="0046106D"/>
    <w:rsid w:val="00461209"/>
    <w:rsid w:val="00461287"/>
    <w:rsid w:val="004613C2"/>
    <w:rsid w:val="00461434"/>
    <w:rsid w:val="00461AF0"/>
    <w:rsid w:val="00461F2D"/>
    <w:rsid w:val="004621AD"/>
    <w:rsid w:val="004624F3"/>
    <w:rsid w:val="00462772"/>
    <w:rsid w:val="00462E1E"/>
    <w:rsid w:val="00462F90"/>
    <w:rsid w:val="0046309A"/>
    <w:rsid w:val="00463112"/>
    <w:rsid w:val="004632F4"/>
    <w:rsid w:val="00463726"/>
    <w:rsid w:val="00463CC1"/>
    <w:rsid w:val="00464233"/>
    <w:rsid w:val="004642D1"/>
    <w:rsid w:val="0046435D"/>
    <w:rsid w:val="00464485"/>
    <w:rsid w:val="004647F6"/>
    <w:rsid w:val="00464884"/>
    <w:rsid w:val="00464941"/>
    <w:rsid w:val="00464AB4"/>
    <w:rsid w:val="00464B4E"/>
    <w:rsid w:val="00464C73"/>
    <w:rsid w:val="00465033"/>
    <w:rsid w:val="0046518C"/>
    <w:rsid w:val="0046526F"/>
    <w:rsid w:val="004654A2"/>
    <w:rsid w:val="00465885"/>
    <w:rsid w:val="00466193"/>
    <w:rsid w:val="0046643D"/>
    <w:rsid w:val="00466D53"/>
    <w:rsid w:val="00466E75"/>
    <w:rsid w:val="0046725C"/>
    <w:rsid w:val="004673C8"/>
    <w:rsid w:val="00467898"/>
    <w:rsid w:val="00467ABC"/>
    <w:rsid w:val="00467E82"/>
    <w:rsid w:val="00470055"/>
    <w:rsid w:val="004705D6"/>
    <w:rsid w:val="00470C27"/>
    <w:rsid w:val="00470E1A"/>
    <w:rsid w:val="00471012"/>
    <w:rsid w:val="00471513"/>
    <w:rsid w:val="00471542"/>
    <w:rsid w:val="004721FE"/>
    <w:rsid w:val="00472615"/>
    <w:rsid w:val="0047292E"/>
    <w:rsid w:val="00472DA6"/>
    <w:rsid w:val="00473070"/>
    <w:rsid w:val="0047326D"/>
    <w:rsid w:val="00473365"/>
    <w:rsid w:val="004734E5"/>
    <w:rsid w:val="004737E5"/>
    <w:rsid w:val="0047384B"/>
    <w:rsid w:val="00473A34"/>
    <w:rsid w:val="00474162"/>
    <w:rsid w:val="004742D0"/>
    <w:rsid w:val="00474322"/>
    <w:rsid w:val="00474758"/>
    <w:rsid w:val="00474940"/>
    <w:rsid w:val="00474B6D"/>
    <w:rsid w:val="00474DAE"/>
    <w:rsid w:val="00474E59"/>
    <w:rsid w:val="004753AC"/>
    <w:rsid w:val="00475685"/>
    <w:rsid w:val="00475928"/>
    <w:rsid w:val="004759B7"/>
    <w:rsid w:val="004759D7"/>
    <w:rsid w:val="00475D44"/>
    <w:rsid w:val="00476014"/>
    <w:rsid w:val="00476040"/>
    <w:rsid w:val="0047628D"/>
    <w:rsid w:val="00476AE0"/>
    <w:rsid w:val="00477711"/>
    <w:rsid w:val="00477E51"/>
    <w:rsid w:val="00480184"/>
    <w:rsid w:val="00480A0B"/>
    <w:rsid w:val="00480B02"/>
    <w:rsid w:val="004813F7"/>
    <w:rsid w:val="00481462"/>
    <w:rsid w:val="004817F9"/>
    <w:rsid w:val="0048183D"/>
    <w:rsid w:val="00481BD6"/>
    <w:rsid w:val="00481EC4"/>
    <w:rsid w:val="00482579"/>
    <w:rsid w:val="004828C3"/>
    <w:rsid w:val="00482E10"/>
    <w:rsid w:val="00482E20"/>
    <w:rsid w:val="0048321A"/>
    <w:rsid w:val="0048449A"/>
    <w:rsid w:val="004846EC"/>
    <w:rsid w:val="004853BA"/>
    <w:rsid w:val="0048571F"/>
    <w:rsid w:val="00485785"/>
    <w:rsid w:val="00485904"/>
    <w:rsid w:val="00485EA7"/>
    <w:rsid w:val="00485F80"/>
    <w:rsid w:val="004863D3"/>
    <w:rsid w:val="0048679B"/>
    <w:rsid w:val="00486BAB"/>
    <w:rsid w:val="00486C01"/>
    <w:rsid w:val="00486DDF"/>
    <w:rsid w:val="00486EF2"/>
    <w:rsid w:val="0048757C"/>
    <w:rsid w:val="00487930"/>
    <w:rsid w:val="00487E80"/>
    <w:rsid w:val="004902C8"/>
    <w:rsid w:val="00490522"/>
    <w:rsid w:val="004907B7"/>
    <w:rsid w:val="00490B47"/>
    <w:rsid w:val="00490DE2"/>
    <w:rsid w:val="004918FB"/>
    <w:rsid w:val="00491EA2"/>
    <w:rsid w:val="004920C3"/>
    <w:rsid w:val="004922E6"/>
    <w:rsid w:val="00492589"/>
    <w:rsid w:val="00492995"/>
    <w:rsid w:val="0049330F"/>
    <w:rsid w:val="004934DA"/>
    <w:rsid w:val="00493515"/>
    <w:rsid w:val="0049360D"/>
    <w:rsid w:val="00493676"/>
    <w:rsid w:val="00493860"/>
    <w:rsid w:val="00493F56"/>
    <w:rsid w:val="00494369"/>
    <w:rsid w:val="00494527"/>
    <w:rsid w:val="00494E0E"/>
    <w:rsid w:val="00495412"/>
    <w:rsid w:val="004955C4"/>
    <w:rsid w:val="00495BE2"/>
    <w:rsid w:val="00495F8E"/>
    <w:rsid w:val="00496042"/>
    <w:rsid w:val="0049647D"/>
    <w:rsid w:val="00496615"/>
    <w:rsid w:val="0049667A"/>
    <w:rsid w:val="004966F1"/>
    <w:rsid w:val="004969BC"/>
    <w:rsid w:val="0049713B"/>
    <w:rsid w:val="00497762"/>
    <w:rsid w:val="00497A0A"/>
    <w:rsid w:val="00497A59"/>
    <w:rsid w:val="00497A83"/>
    <w:rsid w:val="00497E83"/>
    <w:rsid w:val="004A0332"/>
    <w:rsid w:val="004A0385"/>
    <w:rsid w:val="004A04E4"/>
    <w:rsid w:val="004A0700"/>
    <w:rsid w:val="004A0911"/>
    <w:rsid w:val="004A099A"/>
    <w:rsid w:val="004A0E43"/>
    <w:rsid w:val="004A0F6D"/>
    <w:rsid w:val="004A0FD0"/>
    <w:rsid w:val="004A101F"/>
    <w:rsid w:val="004A11EE"/>
    <w:rsid w:val="004A12AF"/>
    <w:rsid w:val="004A1312"/>
    <w:rsid w:val="004A1484"/>
    <w:rsid w:val="004A16CA"/>
    <w:rsid w:val="004A1BF7"/>
    <w:rsid w:val="004A1CE3"/>
    <w:rsid w:val="004A1DE1"/>
    <w:rsid w:val="004A20D9"/>
    <w:rsid w:val="004A23A6"/>
    <w:rsid w:val="004A28A8"/>
    <w:rsid w:val="004A28E1"/>
    <w:rsid w:val="004A294A"/>
    <w:rsid w:val="004A2A08"/>
    <w:rsid w:val="004A2A1C"/>
    <w:rsid w:val="004A2D84"/>
    <w:rsid w:val="004A302C"/>
    <w:rsid w:val="004A3199"/>
    <w:rsid w:val="004A31F9"/>
    <w:rsid w:val="004A333D"/>
    <w:rsid w:val="004A3386"/>
    <w:rsid w:val="004A3540"/>
    <w:rsid w:val="004A3B8C"/>
    <w:rsid w:val="004A50BE"/>
    <w:rsid w:val="004A5562"/>
    <w:rsid w:val="004A5B11"/>
    <w:rsid w:val="004A5DF3"/>
    <w:rsid w:val="004A6150"/>
    <w:rsid w:val="004A61AC"/>
    <w:rsid w:val="004A6206"/>
    <w:rsid w:val="004A6291"/>
    <w:rsid w:val="004A6AD0"/>
    <w:rsid w:val="004A6B18"/>
    <w:rsid w:val="004A6D4B"/>
    <w:rsid w:val="004A705C"/>
    <w:rsid w:val="004A73BA"/>
    <w:rsid w:val="004A7A46"/>
    <w:rsid w:val="004A7AA5"/>
    <w:rsid w:val="004A7BD3"/>
    <w:rsid w:val="004A7F29"/>
    <w:rsid w:val="004A7F39"/>
    <w:rsid w:val="004B028D"/>
    <w:rsid w:val="004B038B"/>
    <w:rsid w:val="004B0800"/>
    <w:rsid w:val="004B0AB1"/>
    <w:rsid w:val="004B0AD4"/>
    <w:rsid w:val="004B10E2"/>
    <w:rsid w:val="004B1833"/>
    <w:rsid w:val="004B1871"/>
    <w:rsid w:val="004B1AF8"/>
    <w:rsid w:val="004B2028"/>
    <w:rsid w:val="004B250D"/>
    <w:rsid w:val="004B2641"/>
    <w:rsid w:val="004B2C8D"/>
    <w:rsid w:val="004B2E0B"/>
    <w:rsid w:val="004B3289"/>
    <w:rsid w:val="004B340C"/>
    <w:rsid w:val="004B3905"/>
    <w:rsid w:val="004B40B1"/>
    <w:rsid w:val="004B428F"/>
    <w:rsid w:val="004B44AD"/>
    <w:rsid w:val="004B532B"/>
    <w:rsid w:val="004B56B5"/>
    <w:rsid w:val="004B5925"/>
    <w:rsid w:val="004B5B51"/>
    <w:rsid w:val="004B5D8F"/>
    <w:rsid w:val="004B6095"/>
    <w:rsid w:val="004B630E"/>
    <w:rsid w:val="004B7008"/>
    <w:rsid w:val="004B7642"/>
    <w:rsid w:val="004B766E"/>
    <w:rsid w:val="004B7742"/>
    <w:rsid w:val="004B7EC4"/>
    <w:rsid w:val="004B7FC8"/>
    <w:rsid w:val="004B7FED"/>
    <w:rsid w:val="004C0475"/>
    <w:rsid w:val="004C0AD4"/>
    <w:rsid w:val="004C1246"/>
    <w:rsid w:val="004C1276"/>
    <w:rsid w:val="004C18F2"/>
    <w:rsid w:val="004C1ACB"/>
    <w:rsid w:val="004C1BA6"/>
    <w:rsid w:val="004C1DCD"/>
    <w:rsid w:val="004C1DE6"/>
    <w:rsid w:val="004C1EC3"/>
    <w:rsid w:val="004C2CAD"/>
    <w:rsid w:val="004C2CB4"/>
    <w:rsid w:val="004C31D6"/>
    <w:rsid w:val="004C3651"/>
    <w:rsid w:val="004C3A2F"/>
    <w:rsid w:val="004C3C88"/>
    <w:rsid w:val="004C3E03"/>
    <w:rsid w:val="004C47D4"/>
    <w:rsid w:val="004C487C"/>
    <w:rsid w:val="004C53AF"/>
    <w:rsid w:val="004C5CAE"/>
    <w:rsid w:val="004C5D16"/>
    <w:rsid w:val="004C5D60"/>
    <w:rsid w:val="004C5D92"/>
    <w:rsid w:val="004C601F"/>
    <w:rsid w:val="004C6139"/>
    <w:rsid w:val="004C62C1"/>
    <w:rsid w:val="004C63A0"/>
    <w:rsid w:val="004C6554"/>
    <w:rsid w:val="004C65E3"/>
    <w:rsid w:val="004C6824"/>
    <w:rsid w:val="004C6B7A"/>
    <w:rsid w:val="004C74DD"/>
    <w:rsid w:val="004C78BD"/>
    <w:rsid w:val="004C7C88"/>
    <w:rsid w:val="004C7CD6"/>
    <w:rsid w:val="004D0392"/>
    <w:rsid w:val="004D03EA"/>
    <w:rsid w:val="004D0CA8"/>
    <w:rsid w:val="004D0EC7"/>
    <w:rsid w:val="004D0F4E"/>
    <w:rsid w:val="004D10FC"/>
    <w:rsid w:val="004D1135"/>
    <w:rsid w:val="004D1810"/>
    <w:rsid w:val="004D1AE0"/>
    <w:rsid w:val="004D1BBC"/>
    <w:rsid w:val="004D2198"/>
    <w:rsid w:val="004D235C"/>
    <w:rsid w:val="004D251D"/>
    <w:rsid w:val="004D2B75"/>
    <w:rsid w:val="004D2E18"/>
    <w:rsid w:val="004D2E69"/>
    <w:rsid w:val="004D3196"/>
    <w:rsid w:val="004D37AD"/>
    <w:rsid w:val="004D3C41"/>
    <w:rsid w:val="004D4536"/>
    <w:rsid w:val="004D4A3D"/>
    <w:rsid w:val="004D4A50"/>
    <w:rsid w:val="004D4C94"/>
    <w:rsid w:val="004D4CF3"/>
    <w:rsid w:val="004D4D18"/>
    <w:rsid w:val="004D54E9"/>
    <w:rsid w:val="004D5664"/>
    <w:rsid w:val="004D5721"/>
    <w:rsid w:val="004D5769"/>
    <w:rsid w:val="004D586B"/>
    <w:rsid w:val="004D5904"/>
    <w:rsid w:val="004D5AB7"/>
    <w:rsid w:val="004D64D4"/>
    <w:rsid w:val="004D6878"/>
    <w:rsid w:val="004D6CAB"/>
    <w:rsid w:val="004D6EFF"/>
    <w:rsid w:val="004D737D"/>
    <w:rsid w:val="004D7398"/>
    <w:rsid w:val="004D73BD"/>
    <w:rsid w:val="004D7427"/>
    <w:rsid w:val="004D7A00"/>
    <w:rsid w:val="004D7B29"/>
    <w:rsid w:val="004D7EE8"/>
    <w:rsid w:val="004E0B0A"/>
    <w:rsid w:val="004E1441"/>
    <w:rsid w:val="004E156E"/>
    <w:rsid w:val="004E17F5"/>
    <w:rsid w:val="004E1896"/>
    <w:rsid w:val="004E19BA"/>
    <w:rsid w:val="004E1A72"/>
    <w:rsid w:val="004E2391"/>
    <w:rsid w:val="004E23C9"/>
    <w:rsid w:val="004E24E2"/>
    <w:rsid w:val="004E24F3"/>
    <w:rsid w:val="004E28EC"/>
    <w:rsid w:val="004E28FD"/>
    <w:rsid w:val="004E2FD3"/>
    <w:rsid w:val="004E3571"/>
    <w:rsid w:val="004E364F"/>
    <w:rsid w:val="004E3A93"/>
    <w:rsid w:val="004E3AAE"/>
    <w:rsid w:val="004E3D22"/>
    <w:rsid w:val="004E3D7A"/>
    <w:rsid w:val="004E489D"/>
    <w:rsid w:val="004E5735"/>
    <w:rsid w:val="004E6417"/>
    <w:rsid w:val="004E7152"/>
    <w:rsid w:val="004E7322"/>
    <w:rsid w:val="004E7818"/>
    <w:rsid w:val="004E79FB"/>
    <w:rsid w:val="004E7ACA"/>
    <w:rsid w:val="004E7AF1"/>
    <w:rsid w:val="004E7C0B"/>
    <w:rsid w:val="004E7C8B"/>
    <w:rsid w:val="004F0065"/>
    <w:rsid w:val="004F06EC"/>
    <w:rsid w:val="004F0C6E"/>
    <w:rsid w:val="004F0CD0"/>
    <w:rsid w:val="004F15D5"/>
    <w:rsid w:val="004F1F7D"/>
    <w:rsid w:val="004F2026"/>
    <w:rsid w:val="004F21D5"/>
    <w:rsid w:val="004F230F"/>
    <w:rsid w:val="004F23EE"/>
    <w:rsid w:val="004F2931"/>
    <w:rsid w:val="004F2A9F"/>
    <w:rsid w:val="004F2C7C"/>
    <w:rsid w:val="004F2F0F"/>
    <w:rsid w:val="004F2FF7"/>
    <w:rsid w:val="004F31BD"/>
    <w:rsid w:val="004F336E"/>
    <w:rsid w:val="004F348F"/>
    <w:rsid w:val="004F3528"/>
    <w:rsid w:val="004F359B"/>
    <w:rsid w:val="004F3652"/>
    <w:rsid w:val="004F3891"/>
    <w:rsid w:val="004F4090"/>
    <w:rsid w:val="004F424C"/>
    <w:rsid w:val="004F5170"/>
    <w:rsid w:val="004F564A"/>
    <w:rsid w:val="004F5EEE"/>
    <w:rsid w:val="004F5FB1"/>
    <w:rsid w:val="004F60AE"/>
    <w:rsid w:val="004F662F"/>
    <w:rsid w:val="004F6A46"/>
    <w:rsid w:val="004F6B05"/>
    <w:rsid w:val="004F6C9D"/>
    <w:rsid w:val="004F6DD2"/>
    <w:rsid w:val="004F730C"/>
    <w:rsid w:val="004F771F"/>
    <w:rsid w:val="004F79BD"/>
    <w:rsid w:val="004F7B11"/>
    <w:rsid w:val="004F7BE9"/>
    <w:rsid w:val="004F7E1C"/>
    <w:rsid w:val="00500AC6"/>
    <w:rsid w:val="00500D61"/>
    <w:rsid w:val="00501064"/>
    <w:rsid w:val="005010BE"/>
    <w:rsid w:val="0050151E"/>
    <w:rsid w:val="00501A92"/>
    <w:rsid w:val="00501BBE"/>
    <w:rsid w:val="00501E5B"/>
    <w:rsid w:val="00502441"/>
    <w:rsid w:val="00502709"/>
    <w:rsid w:val="00502973"/>
    <w:rsid w:val="00502A08"/>
    <w:rsid w:val="00502D5F"/>
    <w:rsid w:val="00502F93"/>
    <w:rsid w:val="00503340"/>
    <w:rsid w:val="005038E2"/>
    <w:rsid w:val="005038E6"/>
    <w:rsid w:val="00503EA1"/>
    <w:rsid w:val="0050405D"/>
    <w:rsid w:val="0050427A"/>
    <w:rsid w:val="00504527"/>
    <w:rsid w:val="0050461D"/>
    <w:rsid w:val="00504B6D"/>
    <w:rsid w:val="00504CD8"/>
    <w:rsid w:val="005052B4"/>
    <w:rsid w:val="005056AF"/>
    <w:rsid w:val="0050590D"/>
    <w:rsid w:val="0050615F"/>
    <w:rsid w:val="00506346"/>
    <w:rsid w:val="00506425"/>
    <w:rsid w:val="00506617"/>
    <w:rsid w:val="005067FD"/>
    <w:rsid w:val="00506980"/>
    <w:rsid w:val="00506B19"/>
    <w:rsid w:val="00507462"/>
    <w:rsid w:val="00507669"/>
    <w:rsid w:val="005104C3"/>
    <w:rsid w:val="0051097F"/>
    <w:rsid w:val="00510A3D"/>
    <w:rsid w:val="00510C55"/>
    <w:rsid w:val="00511218"/>
    <w:rsid w:val="0051161B"/>
    <w:rsid w:val="005117D3"/>
    <w:rsid w:val="00511DFF"/>
    <w:rsid w:val="00511E92"/>
    <w:rsid w:val="00512377"/>
    <w:rsid w:val="00512D5D"/>
    <w:rsid w:val="00513BAF"/>
    <w:rsid w:val="00514090"/>
    <w:rsid w:val="005142CD"/>
    <w:rsid w:val="005146C9"/>
    <w:rsid w:val="0051475D"/>
    <w:rsid w:val="005148D0"/>
    <w:rsid w:val="0051492A"/>
    <w:rsid w:val="00514AA1"/>
    <w:rsid w:val="00514AA4"/>
    <w:rsid w:val="00514CB3"/>
    <w:rsid w:val="00514D26"/>
    <w:rsid w:val="00514F4E"/>
    <w:rsid w:val="00515A43"/>
    <w:rsid w:val="00515C85"/>
    <w:rsid w:val="00515F0F"/>
    <w:rsid w:val="0051656D"/>
    <w:rsid w:val="00516629"/>
    <w:rsid w:val="00516C90"/>
    <w:rsid w:val="0051717C"/>
    <w:rsid w:val="0051727B"/>
    <w:rsid w:val="00517B93"/>
    <w:rsid w:val="00517C88"/>
    <w:rsid w:val="00517D62"/>
    <w:rsid w:val="00517D84"/>
    <w:rsid w:val="00520226"/>
    <w:rsid w:val="0052084E"/>
    <w:rsid w:val="00520A20"/>
    <w:rsid w:val="005216D1"/>
    <w:rsid w:val="00521AA3"/>
    <w:rsid w:val="00521B6C"/>
    <w:rsid w:val="00521EF0"/>
    <w:rsid w:val="00521F1D"/>
    <w:rsid w:val="005222B2"/>
    <w:rsid w:val="005224B3"/>
    <w:rsid w:val="00522964"/>
    <w:rsid w:val="00522BF3"/>
    <w:rsid w:val="00522D0F"/>
    <w:rsid w:val="00522D47"/>
    <w:rsid w:val="00523426"/>
    <w:rsid w:val="00523503"/>
    <w:rsid w:val="0052376F"/>
    <w:rsid w:val="00523CC3"/>
    <w:rsid w:val="0052436C"/>
    <w:rsid w:val="0052466A"/>
    <w:rsid w:val="00524793"/>
    <w:rsid w:val="00525300"/>
    <w:rsid w:val="00525876"/>
    <w:rsid w:val="00525C1A"/>
    <w:rsid w:val="00525E20"/>
    <w:rsid w:val="00526636"/>
    <w:rsid w:val="0052681A"/>
    <w:rsid w:val="00526A11"/>
    <w:rsid w:val="00526D93"/>
    <w:rsid w:val="00527473"/>
    <w:rsid w:val="005277CF"/>
    <w:rsid w:val="005278EB"/>
    <w:rsid w:val="00527F63"/>
    <w:rsid w:val="0053068B"/>
    <w:rsid w:val="005306E7"/>
    <w:rsid w:val="00530DE7"/>
    <w:rsid w:val="00530FE2"/>
    <w:rsid w:val="00531834"/>
    <w:rsid w:val="00531B9A"/>
    <w:rsid w:val="005321EB"/>
    <w:rsid w:val="00532A94"/>
    <w:rsid w:val="00532F95"/>
    <w:rsid w:val="00532FAE"/>
    <w:rsid w:val="0053310A"/>
    <w:rsid w:val="00533275"/>
    <w:rsid w:val="00533585"/>
    <w:rsid w:val="005339F4"/>
    <w:rsid w:val="00533BDC"/>
    <w:rsid w:val="00533EB1"/>
    <w:rsid w:val="00534555"/>
    <w:rsid w:val="005345E9"/>
    <w:rsid w:val="00534829"/>
    <w:rsid w:val="00534A58"/>
    <w:rsid w:val="00534AA3"/>
    <w:rsid w:val="00535064"/>
    <w:rsid w:val="00535184"/>
    <w:rsid w:val="00535390"/>
    <w:rsid w:val="00535759"/>
    <w:rsid w:val="00535B3E"/>
    <w:rsid w:val="00535B51"/>
    <w:rsid w:val="00535C13"/>
    <w:rsid w:val="00535E85"/>
    <w:rsid w:val="00536D6F"/>
    <w:rsid w:val="00536EE0"/>
    <w:rsid w:val="00536EF2"/>
    <w:rsid w:val="005370BF"/>
    <w:rsid w:val="005371C2"/>
    <w:rsid w:val="0053763A"/>
    <w:rsid w:val="00537F50"/>
    <w:rsid w:val="0054002F"/>
    <w:rsid w:val="005400C2"/>
    <w:rsid w:val="00540303"/>
    <w:rsid w:val="0054030E"/>
    <w:rsid w:val="00540553"/>
    <w:rsid w:val="005405E3"/>
    <w:rsid w:val="00540639"/>
    <w:rsid w:val="00540747"/>
    <w:rsid w:val="00540C65"/>
    <w:rsid w:val="0054187E"/>
    <w:rsid w:val="005418B4"/>
    <w:rsid w:val="00541A3A"/>
    <w:rsid w:val="00541B79"/>
    <w:rsid w:val="00541B81"/>
    <w:rsid w:val="00542114"/>
    <w:rsid w:val="00542ECB"/>
    <w:rsid w:val="00543CC8"/>
    <w:rsid w:val="00543E5B"/>
    <w:rsid w:val="00543E66"/>
    <w:rsid w:val="00543F76"/>
    <w:rsid w:val="00544598"/>
    <w:rsid w:val="00544616"/>
    <w:rsid w:val="00544641"/>
    <w:rsid w:val="00544818"/>
    <w:rsid w:val="005448F3"/>
    <w:rsid w:val="00544AFF"/>
    <w:rsid w:val="00544B08"/>
    <w:rsid w:val="00544B3D"/>
    <w:rsid w:val="0054570F"/>
    <w:rsid w:val="00545ACF"/>
    <w:rsid w:val="00545C9A"/>
    <w:rsid w:val="00545F5D"/>
    <w:rsid w:val="005469A2"/>
    <w:rsid w:val="00546C04"/>
    <w:rsid w:val="005470C3"/>
    <w:rsid w:val="005471BE"/>
    <w:rsid w:val="00547224"/>
    <w:rsid w:val="005473DD"/>
    <w:rsid w:val="005474C9"/>
    <w:rsid w:val="005476AC"/>
    <w:rsid w:val="00547790"/>
    <w:rsid w:val="0054793C"/>
    <w:rsid w:val="00547A61"/>
    <w:rsid w:val="00547D55"/>
    <w:rsid w:val="0055027C"/>
    <w:rsid w:val="005509DA"/>
    <w:rsid w:val="00551007"/>
    <w:rsid w:val="00551166"/>
    <w:rsid w:val="005513BA"/>
    <w:rsid w:val="00551772"/>
    <w:rsid w:val="00551817"/>
    <w:rsid w:val="00551E67"/>
    <w:rsid w:val="0055278F"/>
    <w:rsid w:val="00552FDE"/>
    <w:rsid w:val="0055339B"/>
    <w:rsid w:val="00553684"/>
    <w:rsid w:val="005536FD"/>
    <w:rsid w:val="00553FBF"/>
    <w:rsid w:val="0055454F"/>
    <w:rsid w:val="005545F7"/>
    <w:rsid w:val="00554766"/>
    <w:rsid w:val="00554864"/>
    <w:rsid w:val="005548D2"/>
    <w:rsid w:val="00554BF5"/>
    <w:rsid w:val="00554E91"/>
    <w:rsid w:val="00554EF1"/>
    <w:rsid w:val="005552A7"/>
    <w:rsid w:val="00555820"/>
    <w:rsid w:val="0055605E"/>
    <w:rsid w:val="00556229"/>
    <w:rsid w:val="005562F9"/>
    <w:rsid w:val="00556EFA"/>
    <w:rsid w:val="00556FF2"/>
    <w:rsid w:val="00557B7A"/>
    <w:rsid w:val="00557C60"/>
    <w:rsid w:val="0056032D"/>
    <w:rsid w:val="005604E5"/>
    <w:rsid w:val="005608BA"/>
    <w:rsid w:val="00560D29"/>
    <w:rsid w:val="0056111E"/>
    <w:rsid w:val="00561818"/>
    <w:rsid w:val="005618CC"/>
    <w:rsid w:val="00561945"/>
    <w:rsid w:val="00561AA9"/>
    <w:rsid w:val="00561B0C"/>
    <w:rsid w:val="00561B5E"/>
    <w:rsid w:val="00561B96"/>
    <w:rsid w:val="00561C20"/>
    <w:rsid w:val="00561F56"/>
    <w:rsid w:val="00561F6E"/>
    <w:rsid w:val="005624CF"/>
    <w:rsid w:val="00562B51"/>
    <w:rsid w:val="00562CB2"/>
    <w:rsid w:val="00562D20"/>
    <w:rsid w:val="00562D3B"/>
    <w:rsid w:val="00563508"/>
    <w:rsid w:val="00563D47"/>
    <w:rsid w:val="0056406A"/>
    <w:rsid w:val="0056478A"/>
    <w:rsid w:val="00564C76"/>
    <w:rsid w:val="00564D13"/>
    <w:rsid w:val="00564ED2"/>
    <w:rsid w:val="00565981"/>
    <w:rsid w:val="00565EC0"/>
    <w:rsid w:val="005662DC"/>
    <w:rsid w:val="00566377"/>
    <w:rsid w:val="005663F7"/>
    <w:rsid w:val="00566717"/>
    <w:rsid w:val="005670F0"/>
    <w:rsid w:val="005671F1"/>
    <w:rsid w:val="00567427"/>
    <w:rsid w:val="005677EC"/>
    <w:rsid w:val="005679BE"/>
    <w:rsid w:val="00567DCA"/>
    <w:rsid w:val="0057003E"/>
    <w:rsid w:val="005700EF"/>
    <w:rsid w:val="00570724"/>
    <w:rsid w:val="00570FCF"/>
    <w:rsid w:val="0057113D"/>
    <w:rsid w:val="005717D0"/>
    <w:rsid w:val="0057185D"/>
    <w:rsid w:val="00571C92"/>
    <w:rsid w:val="00571EEC"/>
    <w:rsid w:val="0057241D"/>
    <w:rsid w:val="0057286C"/>
    <w:rsid w:val="00572B8A"/>
    <w:rsid w:val="00572E33"/>
    <w:rsid w:val="0057301C"/>
    <w:rsid w:val="0057345B"/>
    <w:rsid w:val="00573472"/>
    <w:rsid w:val="00573AB4"/>
    <w:rsid w:val="00573C2D"/>
    <w:rsid w:val="00573C76"/>
    <w:rsid w:val="00573C92"/>
    <w:rsid w:val="00573FBE"/>
    <w:rsid w:val="00573FDA"/>
    <w:rsid w:val="00574037"/>
    <w:rsid w:val="0057403E"/>
    <w:rsid w:val="00574812"/>
    <w:rsid w:val="0057492E"/>
    <w:rsid w:val="00574A66"/>
    <w:rsid w:val="00574B1A"/>
    <w:rsid w:val="00574D11"/>
    <w:rsid w:val="00574DA2"/>
    <w:rsid w:val="00575359"/>
    <w:rsid w:val="00575971"/>
    <w:rsid w:val="005759BB"/>
    <w:rsid w:val="005759E0"/>
    <w:rsid w:val="00575B88"/>
    <w:rsid w:val="0057603B"/>
    <w:rsid w:val="0057661E"/>
    <w:rsid w:val="005769A2"/>
    <w:rsid w:val="005769E9"/>
    <w:rsid w:val="00576B2D"/>
    <w:rsid w:val="00576F15"/>
    <w:rsid w:val="005773F4"/>
    <w:rsid w:val="005777D1"/>
    <w:rsid w:val="00577A4E"/>
    <w:rsid w:val="00577A92"/>
    <w:rsid w:val="00577DAB"/>
    <w:rsid w:val="005800C0"/>
    <w:rsid w:val="00580A27"/>
    <w:rsid w:val="00580D46"/>
    <w:rsid w:val="005812F8"/>
    <w:rsid w:val="0058156A"/>
    <w:rsid w:val="0058165D"/>
    <w:rsid w:val="005816BF"/>
    <w:rsid w:val="005817CC"/>
    <w:rsid w:val="00581B8E"/>
    <w:rsid w:val="005821D9"/>
    <w:rsid w:val="00582917"/>
    <w:rsid w:val="00582A65"/>
    <w:rsid w:val="00582D3D"/>
    <w:rsid w:val="00583122"/>
    <w:rsid w:val="0058375B"/>
    <w:rsid w:val="00583A80"/>
    <w:rsid w:val="00583B3B"/>
    <w:rsid w:val="00583D84"/>
    <w:rsid w:val="00583E6B"/>
    <w:rsid w:val="00584006"/>
    <w:rsid w:val="005840B2"/>
    <w:rsid w:val="005840BB"/>
    <w:rsid w:val="005846AB"/>
    <w:rsid w:val="00584869"/>
    <w:rsid w:val="00584AC6"/>
    <w:rsid w:val="00584D57"/>
    <w:rsid w:val="00584E90"/>
    <w:rsid w:val="00584F93"/>
    <w:rsid w:val="00585352"/>
    <w:rsid w:val="0058551E"/>
    <w:rsid w:val="00585917"/>
    <w:rsid w:val="00585949"/>
    <w:rsid w:val="00585E4C"/>
    <w:rsid w:val="00585E68"/>
    <w:rsid w:val="005862D5"/>
    <w:rsid w:val="0058658F"/>
    <w:rsid w:val="00586AF0"/>
    <w:rsid w:val="00586B50"/>
    <w:rsid w:val="005870D5"/>
    <w:rsid w:val="005872E2"/>
    <w:rsid w:val="00587654"/>
    <w:rsid w:val="005877FF"/>
    <w:rsid w:val="00587DB8"/>
    <w:rsid w:val="005900B4"/>
    <w:rsid w:val="00590156"/>
    <w:rsid w:val="005907C0"/>
    <w:rsid w:val="0059085D"/>
    <w:rsid w:val="00590BA5"/>
    <w:rsid w:val="00590D94"/>
    <w:rsid w:val="00590E81"/>
    <w:rsid w:val="00590F79"/>
    <w:rsid w:val="00591122"/>
    <w:rsid w:val="0059114B"/>
    <w:rsid w:val="00591224"/>
    <w:rsid w:val="005916AB"/>
    <w:rsid w:val="00591FB8"/>
    <w:rsid w:val="005926D8"/>
    <w:rsid w:val="00592834"/>
    <w:rsid w:val="00592A07"/>
    <w:rsid w:val="00592F2C"/>
    <w:rsid w:val="00593113"/>
    <w:rsid w:val="005934EA"/>
    <w:rsid w:val="0059361E"/>
    <w:rsid w:val="00593FA2"/>
    <w:rsid w:val="0059403E"/>
    <w:rsid w:val="00594668"/>
    <w:rsid w:val="00594842"/>
    <w:rsid w:val="00594F6F"/>
    <w:rsid w:val="00595031"/>
    <w:rsid w:val="0059505E"/>
    <w:rsid w:val="005950FD"/>
    <w:rsid w:val="00595210"/>
    <w:rsid w:val="00595520"/>
    <w:rsid w:val="00595DA0"/>
    <w:rsid w:val="0059616C"/>
    <w:rsid w:val="00596436"/>
    <w:rsid w:val="005964A7"/>
    <w:rsid w:val="005964E1"/>
    <w:rsid w:val="00596609"/>
    <w:rsid w:val="00596AFF"/>
    <w:rsid w:val="00597143"/>
    <w:rsid w:val="005976A7"/>
    <w:rsid w:val="00597755"/>
    <w:rsid w:val="005979E2"/>
    <w:rsid w:val="005A00AE"/>
    <w:rsid w:val="005A00F9"/>
    <w:rsid w:val="005A0681"/>
    <w:rsid w:val="005A08E6"/>
    <w:rsid w:val="005A0CD0"/>
    <w:rsid w:val="005A1082"/>
    <w:rsid w:val="005A1176"/>
    <w:rsid w:val="005A11FE"/>
    <w:rsid w:val="005A157B"/>
    <w:rsid w:val="005A165F"/>
    <w:rsid w:val="005A1A6E"/>
    <w:rsid w:val="005A1F1F"/>
    <w:rsid w:val="005A200A"/>
    <w:rsid w:val="005A2A64"/>
    <w:rsid w:val="005A2D8A"/>
    <w:rsid w:val="005A31FF"/>
    <w:rsid w:val="005A3227"/>
    <w:rsid w:val="005A34E9"/>
    <w:rsid w:val="005A3A6B"/>
    <w:rsid w:val="005A3AE4"/>
    <w:rsid w:val="005A3CB7"/>
    <w:rsid w:val="005A3D26"/>
    <w:rsid w:val="005A3EF4"/>
    <w:rsid w:val="005A43A1"/>
    <w:rsid w:val="005A4748"/>
    <w:rsid w:val="005A4DC6"/>
    <w:rsid w:val="005A5009"/>
    <w:rsid w:val="005A52C5"/>
    <w:rsid w:val="005A558B"/>
    <w:rsid w:val="005A57CB"/>
    <w:rsid w:val="005A5B5C"/>
    <w:rsid w:val="005A5D3D"/>
    <w:rsid w:val="005A5EA3"/>
    <w:rsid w:val="005A5FCA"/>
    <w:rsid w:val="005A60C5"/>
    <w:rsid w:val="005A683B"/>
    <w:rsid w:val="005A6876"/>
    <w:rsid w:val="005A693E"/>
    <w:rsid w:val="005A6CED"/>
    <w:rsid w:val="005A7CA4"/>
    <w:rsid w:val="005A7EDE"/>
    <w:rsid w:val="005B0091"/>
    <w:rsid w:val="005B0299"/>
    <w:rsid w:val="005B0544"/>
    <w:rsid w:val="005B07FC"/>
    <w:rsid w:val="005B0EE9"/>
    <w:rsid w:val="005B13DC"/>
    <w:rsid w:val="005B1953"/>
    <w:rsid w:val="005B1956"/>
    <w:rsid w:val="005B1ACB"/>
    <w:rsid w:val="005B1AFD"/>
    <w:rsid w:val="005B1B39"/>
    <w:rsid w:val="005B1BD1"/>
    <w:rsid w:val="005B22AA"/>
    <w:rsid w:val="005B22B1"/>
    <w:rsid w:val="005B23AB"/>
    <w:rsid w:val="005B26E1"/>
    <w:rsid w:val="005B2AE6"/>
    <w:rsid w:val="005B3055"/>
    <w:rsid w:val="005B3091"/>
    <w:rsid w:val="005B34BD"/>
    <w:rsid w:val="005B35AA"/>
    <w:rsid w:val="005B367C"/>
    <w:rsid w:val="005B43A6"/>
    <w:rsid w:val="005B4562"/>
    <w:rsid w:val="005B465F"/>
    <w:rsid w:val="005B4938"/>
    <w:rsid w:val="005B4B6C"/>
    <w:rsid w:val="005B4F9B"/>
    <w:rsid w:val="005B53BD"/>
    <w:rsid w:val="005B598F"/>
    <w:rsid w:val="005B5B4C"/>
    <w:rsid w:val="005B5C38"/>
    <w:rsid w:val="005B640D"/>
    <w:rsid w:val="005B6BDE"/>
    <w:rsid w:val="005B7084"/>
    <w:rsid w:val="005B7185"/>
    <w:rsid w:val="005B75FD"/>
    <w:rsid w:val="005C001C"/>
    <w:rsid w:val="005C0079"/>
    <w:rsid w:val="005C02C2"/>
    <w:rsid w:val="005C041E"/>
    <w:rsid w:val="005C06B0"/>
    <w:rsid w:val="005C07D3"/>
    <w:rsid w:val="005C116D"/>
    <w:rsid w:val="005C1512"/>
    <w:rsid w:val="005C176F"/>
    <w:rsid w:val="005C1BC6"/>
    <w:rsid w:val="005C20AA"/>
    <w:rsid w:val="005C2342"/>
    <w:rsid w:val="005C240B"/>
    <w:rsid w:val="005C257B"/>
    <w:rsid w:val="005C2831"/>
    <w:rsid w:val="005C2FC9"/>
    <w:rsid w:val="005C33D9"/>
    <w:rsid w:val="005C3D18"/>
    <w:rsid w:val="005C3E1E"/>
    <w:rsid w:val="005C42B3"/>
    <w:rsid w:val="005C469B"/>
    <w:rsid w:val="005C48E5"/>
    <w:rsid w:val="005C4B11"/>
    <w:rsid w:val="005C4B84"/>
    <w:rsid w:val="005C4DD0"/>
    <w:rsid w:val="005C4E7E"/>
    <w:rsid w:val="005C4E9E"/>
    <w:rsid w:val="005C4F9F"/>
    <w:rsid w:val="005C51B2"/>
    <w:rsid w:val="005C57F7"/>
    <w:rsid w:val="005C58EB"/>
    <w:rsid w:val="005C591C"/>
    <w:rsid w:val="005C5A5D"/>
    <w:rsid w:val="005C5C65"/>
    <w:rsid w:val="005C5FD2"/>
    <w:rsid w:val="005C651B"/>
    <w:rsid w:val="005C6988"/>
    <w:rsid w:val="005C6F7B"/>
    <w:rsid w:val="005C6FE5"/>
    <w:rsid w:val="005C7083"/>
    <w:rsid w:val="005C70D4"/>
    <w:rsid w:val="005C764B"/>
    <w:rsid w:val="005C7BBF"/>
    <w:rsid w:val="005C7D21"/>
    <w:rsid w:val="005D08AD"/>
    <w:rsid w:val="005D08D5"/>
    <w:rsid w:val="005D08E0"/>
    <w:rsid w:val="005D0B10"/>
    <w:rsid w:val="005D0B3F"/>
    <w:rsid w:val="005D0E5D"/>
    <w:rsid w:val="005D12BE"/>
    <w:rsid w:val="005D15E3"/>
    <w:rsid w:val="005D1852"/>
    <w:rsid w:val="005D1C39"/>
    <w:rsid w:val="005D2049"/>
    <w:rsid w:val="005D2210"/>
    <w:rsid w:val="005D26D0"/>
    <w:rsid w:val="005D29B0"/>
    <w:rsid w:val="005D2BC4"/>
    <w:rsid w:val="005D2C1A"/>
    <w:rsid w:val="005D2EA8"/>
    <w:rsid w:val="005D2F2A"/>
    <w:rsid w:val="005D32F2"/>
    <w:rsid w:val="005D3578"/>
    <w:rsid w:val="005D35BB"/>
    <w:rsid w:val="005D3869"/>
    <w:rsid w:val="005D4206"/>
    <w:rsid w:val="005D4366"/>
    <w:rsid w:val="005D43EB"/>
    <w:rsid w:val="005D4958"/>
    <w:rsid w:val="005D497E"/>
    <w:rsid w:val="005D4AB0"/>
    <w:rsid w:val="005D53D7"/>
    <w:rsid w:val="005D55BE"/>
    <w:rsid w:val="005D5D8C"/>
    <w:rsid w:val="005D6066"/>
    <w:rsid w:val="005D668F"/>
    <w:rsid w:val="005D699A"/>
    <w:rsid w:val="005D6B9E"/>
    <w:rsid w:val="005D6EB5"/>
    <w:rsid w:val="005D730C"/>
    <w:rsid w:val="005D776B"/>
    <w:rsid w:val="005D7C3B"/>
    <w:rsid w:val="005E0231"/>
    <w:rsid w:val="005E032D"/>
    <w:rsid w:val="005E065C"/>
    <w:rsid w:val="005E09EE"/>
    <w:rsid w:val="005E0DC3"/>
    <w:rsid w:val="005E18F9"/>
    <w:rsid w:val="005E194F"/>
    <w:rsid w:val="005E1B83"/>
    <w:rsid w:val="005E1D49"/>
    <w:rsid w:val="005E1EC1"/>
    <w:rsid w:val="005E2AF1"/>
    <w:rsid w:val="005E2B83"/>
    <w:rsid w:val="005E2C32"/>
    <w:rsid w:val="005E35B4"/>
    <w:rsid w:val="005E3E42"/>
    <w:rsid w:val="005E423D"/>
    <w:rsid w:val="005E4466"/>
    <w:rsid w:val="005E47FA"/>
    <w:rsid w:val="005E4CB0"/>
    <w:rsid w:val="005E4E1C"/>
    <w:rsid w:val="005E511B"/>
    <w:rsid w:val="005E5380"/>
    <w:rsid w:val="005E54EB"/>
    <w:rsid w:val="005E5BB9"/>
    <w:rsid w:val="005E5BE9"/>
    <w:rsid w:val="005E5D1A"/>
    <w:rsid w:val="005E5FA3"/>
    <w:rsid w:val="005E6017"/>
    <w:rsid w:val="005E6402"/>
    <w:rsid w:val="005E6632"/>
    <w:rsid w:val="005E6937"/>
    <w:rsid w:val="005E693E"/>
    <w:rsid w:val="005E6AEF"/>
    <w:rsid w:val="005E6B0E"/>
    <w:rsid w:val="005E6DA8"/>
    <w:rsid w:val="005E73C0"/>
    <w:rsid w:val="005E7444"/>
    <w:rsid w:val="005E7469"/>
    <w:rsid w:val="005E74CE"/>
    <w:rsid w:val="005E77C0"/>
    <w:rsid w:val="005E7C59"/>
    <w:rsid w:val="005F0319"/>
    <w:rsid w:val="005F05AA"/>
    <w:rsid w:val="005F064B"/>
    <w:rsid w:val="005F083A"/>
    <w:rsid w:val="005F0A26"/>
    <w:rsid w:val="005F0EFB"/>
    <w:rsid w:val="005F1825"/>
    <w:rsid w:val="005F19FE"/>
    <w:rsid w:val="005F1E42"/>
    <w:rsid w:val="005F1ED3"/>
    <w:rsid w:val="005F2468"/>
    <w:rsid w:val="005F2543"/>
    <w:rsid w:val="005F2CB0"/>
    <w:rsid w:val="005F3068"/>
    <w:rsid w:val="005F32DC"/>
    <w:rsid w:val="005F32EF"/>
    <w:rsid w:val="005F3756"/>
    <w:rsid w:val="005F38FB"/>
    <w:rsid w:val="005F3B12"/>
    <w:rsid w:val="005F3BAE"/>
    <w:rsid w:val="005F3CC2"/>
    <w:rsid w:val="005F3F90"/>
    <w:rsid w:val="005F4294"/>
    <w:rsid w:val="005F433E"/>
    <w:rsid w:val="005F43C4"/>
    <w:rsid w:val="005F43E2"/>
    <w:rsid w:val="005F4868"/>
    <w:rsid w:val="005F4A9C"/>
    <w:rsid w:val="005F4EC8"/>
    <w:rsid w:val="005F5ECC"/>
    <w:rsid w:val="005F66AC"/>
    <w:rsid w:val="005F6709"/>
    <w:rsid w:val="005F6757"/>
    <w:rsid w:val="005F6814"/>
    <w:rsid w:val="005F6A67"/>
    <w:rsid w:val="005F6FBE"/>
    <w:rsid w:val="005F7456"/>
    <w:rsid w:val="005F7532"/>
    <w:rsid w:val="005F7664"/>
    <w:rsid w:val="005F79EB"/>
    <w:rsid w:val="005F7C0C"/>
    <w:rsid w:val="005F7E33"/>
    <w:rsid w:val="005F7F7A"/>
    <w:rsid w:val="006002CA"/>
    <w:rsid w:val="00600683"/>
    <w:rsid w:val="00600850"/>
    <w:rsid w:val="006009C0"/>
    <w:rsid w:val="00600DE5"/>
    <w:rsid w:val="00600E8B"/>
    <w:rsid w:val="006012C0"/>
    <w:rsid w:val="006013B5"/>
    <w:rsid w:val="006014F5"/>
    <w:rsid w:val="0060167A"/>
    <w:rsid w:val="006018E3"/>
    <w:rsid w:val="00601CD3"/>
    <w:rsid w:val="00602235"/>
    <w:rsid w:val="00602636"/>
    <w:rsid w:val="006027B3"/>
    <w:rsid w:val="0060296F"/>
    <w:rsid w:val="00602B16"/>
    <w:rsid w:val="00602BA1"/>
    <w:rsid w:val="00602D12"/>
    <w:rsid w:val="0060363C"/>
    <w:rsid w:val="006036B0"/>
    <w:rsid w:val="00603905"/>
    <w:rsid w:val="00603D58"/>
    <w:rsid w:val="00603EF6"/>
    <w:rsid w:val="006040BD"/>
    <w:rsid w:val="006041B9"/>
    <w:rsid w:val="006043C4"/>
    <w:rsid w:val="00604486"/>
    <w:rsid w:val="006045FC"/>
    <w:rsid w:val="0060491B"/>
    <w:rsid w:val="00604D1B"/>
    <w:rsid w:val="00604DC6"/>
    <w:rsid w:val="00605128"/>
    <w:rsid w:val="00605300"/>
    <w:rsid w:val="006054F1"/>
    <w:rsid w:val="0060556B"/>
    <w:rsid w:val="0060558B"/>
    <w:rsid w:val="00605CF1"/>
    <w:rsid w:val="00606061"/>
    <w:rsid w:val="00606262"/>
    <w:rsid w:val="00606376"/>
    <w:rsid w:val="00606496"/>
    <w:rsid w:val="0060667F"/>
    <w:rsid w:val="00606A98"/>
    <w:rsid w:val="00606C48"/>
    <w:rsid w:val="00606E43"/>
    <w:rsid w:val="00606E8E"/>
    <w:rsid w:val="00607BC0"/>
    <w:rsid w:val="00607E00"/>
    <w:rsid w:val="00610845"/>
    <w:rsid w:val="00610D37"/>
    <w:rsid w:val="00611034"/>
    <w:rsid w:val="006115B9"/>
    <w:rsid w:val="006116B9"/>
    <w:rsid w:val="00611805"/>
    <w:rsid w:val="00611FD4"/>
    <w:rsid w:val="006127D1"/>
    <w:rsid w:val="006129F8"/>
    <w:rsid w:val="00612A27"/>
    <w:rsid w:val="00612F2C"/>
    <w:rsid w:val="00613602"/>
    <w:rsid w:val="00613D22"/>
    <w:rsid w:val="006144B3"/>
    <w:rsid w:val="00614AC4"/>
    <w:rsid w:val="00614D29"/>
    <w:rsid w:val="00614D4D"/>
    <w:rsid w:val="006150C9"/>
    <w:rsid w:val="00615498"/>
    <w:rsid w:val="00616145"/>
    <w:rsid w:val="006164EC"/>
    <w:rsid w:val="00616535"/>
    <w:rsid w:val="006166BD"/>
    <w:rsid w:val="00616727"/>
    <w:rsid w:val="00616D29"/>
    <w:rsid w:val="00616DBD"/>
    <w:rsid w:val="006170D2"/>
    <w:rsid w:val="006176DE"/>
    <w:rsid w:val="0061799F"/>
    <w:rsid w:val="00617ABB"/>
    <w:rsid w:val="0062005B"/>
    <w:rsid w:val="00620233"/>
    <w:rsid w:val="00620371"/>
    <w:rsid w:val="006204C8"/>
    <w:rsid w:val="00620AC3"/>
    <w:rsid w:val="00621136"/>
    <w:rsid w:val="0062114D"/>
    <w:rsid w:val="0062118C"/>
    <w:rsid w:val="0062184B"/>
    <w:rsid w:val="00621907"/>
    <w:rsid w:val="00621E00"/>
    <w:rsid w:val="00622170"/>
    <w:rsid w:val="0062225E"/>
    <w:rsid w:val="00622677"/>
    <w:rsid w:val="00622681"/>
    <w:rsid w:val="0062298C"/>
    <w:rsid w:val="00622B69"/>
    <w:rsid w:val="00623437"/>
    <w:rsid w:val="00623465"/>
    <w:rsid w:val="006234EE"/>
    <w:rsid w:val="00623C90"/>
    <w:rsid w:val="00623FE9"/>
    <w:rsid w:val="00624594"/>
    <w:rsid w:val="00624681"/>
    <w:rsid w:val="00624CAF"/>
    <w:rsid w:val="00625218"/>
    <w:rsid w:val="00625414"/>
    <w:rsid w:val="006255A7"/>
    <w:rsid w:val="00625659"/>
    <w:rsid w:val="00625DCB"/>
    <w:rsid w:val="00626209"/>
    <w:rsid w:val="006266BB"/>
    <w:rsid w:val="00626770"/>
    <w:rsid w:val="00626CB4"/>
    <w:rsid w:val="006270F0"/>
    <w:rsid w:val="006275F0"/>
    <w:rsid w:val="0062789C"/>
    <w:rsid w:val="00627FB4"/>
    <w:rsid w:val="006304C4"/>
    <w:rsid w:val="0063100B"/>
    <w:rsid w:val="0063143C"/>
    <w:rsid w:val="00631EE2"/>
    <w:rsid w:val="00631F49"/>
    <w:rsid w:val="00632042"/>
    <w:rsid w:val="006321CE"/>
    <w:rsid w:val="006327EB"/>
    <w:rsid w:val="00632882"/>
    <w:rsid w:val="00632D60"/>
    <w:rsid w:val="00633A4E"/>
    <w:rsid w:val="00633CE6"/>
    <w:rsid w:val="00633D3D"/>
    <w:rsid w:val="006341D0"/>
    <w:rsid w:val="00634B23"/>
    <w:rsid w:val="00634E88"/>
    <w:rsid w:val="0063538E"/>
    <w:rsid w:val="00635430"/>
    <w:rsid w:val="006359F3"/>
    <w:rsid w:val="00635A48"/>
    <w:rsid w:val="00635D07"/>
    <w:rsid w:val="00635E1C"/>
    <w:rsid w:val="00635E8B"/>
    <w:rsid w:val="006363A8"/>
    <w:rsid w:val="00636711"/>
    <w:rsid w:val="00636ECD"/>
    <w:rsid w:val="00636EF1"/>
    <w:rsid w:val="0063716B"/>
    <w:rsid w:val="00637558"/>
    <w:rsid w:val="00637882"/>
    <w:rsid w:val="00637A01"/>
    <w:rsid w:val="00637A3E"/>
    <w:rsid w:val="0064060A"/>
    <w:rsid w:val="006408BB"/>
    <w:rsid w:val="00640B37"/>
    <w:rsid w:val="00640FE7"/>
    <w:rsid w:val="00641377"/>
    <w:rsid w:val="00641764"/>
    <w:rsid w:val="006420ED"/>
    <w:rsid w:val="006424B0"/>
    <w:rsid w:val="0064250C"/>
    <w:rsid w:val="0064276E"/>
    <w:rsid w:val="00643402"/>
    <w:rsid w:val="00643543"/>
    <w:rsid w:val="006435F4"/>
    <w:rsid w:val="00643B09"/>
    <w:rsid w:val="00643E02"/>
    <w:rsid w:val="006441EB"/>
    <w:rsid w:val="00644294"/>
    <w:rsid w:val="00644333"/>
    <w:rsid w:val="006445C8"/>
    <w:rsid w:val="006446FB"/>
    <w:rsid w:val="00644C56"/>
    <w:rsid w:val="00644F2E"/>
    <w:rsid w:val="006450BB"/>
    <w:rsid w:val="0064537C"/>
    <w:rsid w:val="0064563A"/>
    <w:rsid w:val="006459D4"/>
    <w:rsid w:val="00645B58"/>
    <w:rsid w:val="00645E10"/>
    <w:rsid w:val="00645E20"/>
    <w:rsid w:val="00645F37"/>
    <w:rsid w:val="0064615C"/>
    <w:rsid w:val="006463FC"/>
    <w:rsid w:val="006465C0"/>
    <w:rsid w:val="00646DED"/>
    <w:rsid w:val="00647085"/>
    <w:rsid w:val="0064708D"/>
    <w:rsid w:val="00647300"/>
    <w:rsid w:val="006474C7"/>
    <w:rsid w:val="006476D7"/>
    <w:rsid w:val="0064795B"/>
    <w:rsid w:val="006479DF"/>
    <w:rsid w:val="00647F22"/>
    <w:rsid w:val="006500A9"/>
    <w:rsid w:val="00650412"/>
    <w:rsid w:val="006504AA"/>
    <w:rsid w:val="0065058A"/>
    <w:rsid w:val="00650785"/>
    <w:rsid w:val="006507BD"/>
    <w:rsid w:val="00650899"/>
    <w:rsid w:val="00650A71"/>
    <w:rsid w:val="00650C3B"/>
    <w:rsid w:val="006510EB"/>
    <w:rsid w:val="006513E8"/>
    <w:rsid w:val="0065155F"/>
    <w:rsid w:val="006519B6"/>
    <w:rsid w:val="00651E27"/>
    <w:rsid w:val="0065297A"/>
    <w:rsid w:val="00653049"/>
    <w:rsid w:val="006534C1"/>
    <w:rsid w:val="0065384C"/>
    <w:rsid w:val="00653F6B"/>
    <w:rsid w:val="00653FFA"/>
    <w:rsid w:val="00654137"/>
    <w:rsid w:val="00654218"/>
    <w:rsid w:val="0065439F"/>
    <w:rsid w:val="00654712"/>
    <w:rsid w:val="006547A4"/>
    <w:rsid w:val="006548C4"/>
    <w:rsid w:val="00654F6C"/>
    <w:rsid w:val="00654FF9"/>
    <w:rsid w:val="00655016"/>
    <w:rsid w:val="00655520"/>
    <w:rsid w:val="006556F8"/>
    <w:rsid w:val="00655775"/>
    <w:rsid w:val="00655B30"/>
    <w:rsid w:val="00655F2C"/>
    <w:rsid w:val="0065605F"/>
    <w:rsid w:val="00656490"/>
    <w:rsid w:val="006567A9"/>
    <w:rsid w:val="00656AFA"/>
    <w:rsid w:val="00656B80"/>
    <w:rsid w:val="00656CE3"/>
    <w:rsid w:val="00656EA2"/>
    <w:rsid w:val="00656F16"/>
    <w:rsid w:val="00656FAB"/>
    <w:rsid w:val="006570B2"/>
    <w:rsid w:val="006570BD"/>
    <w:rsid w:val="00657667"/>
    <w:rsid w:val="00657902"/>
    <w:rsid w:val="00657FF7"/>
    <w:rsid w:val="00660071"/>
    <w:rsid w:val="0066029E"/>
    <w:rsid w:val="00660392"/>
    <w:rsid w:val="006606D9"/>
    <w:rsid w:val="00660A55"/>
    <w:rsid w:val="00660E52"/>
    <w:rsid w:val="00660FB5"/>
    <w:rsid w:val="00661087"/>
    <w:rsid w:val="006610E4"/>
    <w:rsid w:val="00661E4E"/>
    <w:rsid w:val="00661EFD"/>
    <w:rsid w:val="0066200D"/>
    <w:rsid w:val="00662343"/>
    <w:rsid w:val="006623D3"/>
    <w:rsid w:val="00662A6E"/>
    <w:rsid w:val="00662CFC"/>
    <w:rsid w:val="0066304D"/>
    <w:rsid w:val="00663DAF"/>
    <w:rsid w:val="006642D5"/>
    <w:rsid w:val="00664445"/>
    <w:rsid w:val="0066454A"/>
    <w:rsid w:val="00664581"/>
    <w:rsid w:val="00664761"/>
    <w:rsid w:val="00664F51"/>
    <w:rsid w:val="006651BD"/>
    <w:rsid w:val="006652B8"/>
    <w:rsid w:val="00665A4B"/>
    <w:rsid w:val="00665CC7"/>
    <w:rsid w:val="00665D37"/>
    <w:rsid w:val="006661BA"/>
    <w:rsid w:val="00666306"/>
    <w:rsid w:val="006666DD"/>
    <w:rsid w:val="00666745"/>
    <w:rsid w:val="0066696A"/>
    <w:rsid w:val="00666A18"/>
    <w:rsid w:val="00666AFA"/>
    <w:rsid w:val="00666B91"/>
    <w:rsid w:val="00666EAD"/>
    <w:rsid w:val="00666FA6"/>
    <w:rsid w:val="00667027"/>
    <w:rsid w:val="006676F3"/>
    <w:rsid w:val="0066772C"/>
    <w:rsid w:val="0066774D"/>
    <w:rsid w:val="00667B55"/>
    <w:rsid w:val="00667F33"/>
    <w:rsid w:val="00667F81"/>
    <w:rsid w:val="00667F93"/>
    <w:rsid w:val="006700D6"/>
    <w:rsid w:val="00670184"/>
    <w:rsid w:val="006702B0"/>
    <w:rsid w:val="0067041C"/>
    <w:rsid w:val="0067041E"/>
    <w:rsid w:val="0067071D"/>
    <w:rsid w:val="00670867"/>
    <w:rsid w:val="00670A9B"/>
    <w:rsid w:val="00670CCF"/>
    <w:rsid w:val="00670DC9"/>
    <w:rsid w:val="00670E40"/>
    <w:rsid w:val="00670ED3"/>
    <w:rsid w:val="00671105"/>
    <w:rsid w:val="006715E6"/>
    <w:rsid w:val="006717EE"/>
    <w:rsid w:val="006718B1"/>
    <w:rsid w:val="00671A7F"/>
    <w:rsid w:val="00671A80"/>
    <w:rsid w:val="00671AAB"/>
    <w:rsid w:val="00671E1F"/>
    <w:rsid w:val="00671EC5"/>
    <w:rsid w:val="00672174"/>
    <w:rsid w:val="006721DC"/>
    <w:rsid w:val="0067247B"/>
    <w:rsid w:val="00672612"/>
    <w:rsid w:val="006727E8"/>
    <w:rsid w:val="00672D91"/>
    <w:rsid w:val="00672F1A"/>
    <w:rsid w:val="00672F7E"/>
    <w:rsid w:val="00673621"/>
    <w:rsid w:val="0067363C"/>
    <w:rsid w:val="006739DD"/>
    <w:rsid w:val="00673AEA"/>
    <w:rsid w:val="00674A26"/>
    <w:rsid w:val="00674B76"/>
    <w:rsid w:val="00674E47"/>
    <w:rsid w:val="00675299"/>
    <w:rsid w:val="006753E1"/>
    <w:rsid w:val="0067540A"/>
    <w:rsid w:val="00675DDA"/>
    <w:rsid w:val="00675E9F"/>
    <w:rsid w:val="0067611B"/>
    <w:rsid w:val="0067615F"/>
    <w:rsid w:val="00676222"/>
    <w:rsid w:val="006763E3"/>
    <w:rsid w:val="00676792"/>
    <w:rsid w:val="00676A9A"/>
    <w:rsid w:val="00676EAD"/>
    <w:rsid w:val="006770CB"/>
    <w:rsid w:val="0067741B"/>
    <w:rsid w:val="00677923"/>
    <w:rsid w:val="00677E4A"/>
    <w:rsid w:val="00677F2C"/>
    <w:rsid w:val="00677FC2"/>
    <w:rsid w:val="00680328"/>
    <w:rsid w:val="00680341"/>
    <w:rsid w:val="006804D5"/>
    <w:rsid w:val="00680976"/>
    <w:rsid w:val="00680ACB"/>
    <w:rsid w:val="00681062"/>
    <w:rsid w:val="0068141D"/>
    <w:rsid w:val="006815B9"/>
    <w:rsid w:val="006818D3"/>
    <w:rsid w:val="00681934"/>
    <w:rsid w:val="00681A11"/>
    <w:rsid w:val="00681FD4"/>
    <w:rsid w:val="0068211E"/>
    <w:rsid w:val="00682233"/>
    <w:rsid w:val="006822A8"/>
    <w:rsid w:val="0068270E"/>
    <w:rsid w:val="00682930"/>
    <w:rsid w:val="006829E8"/>
    <w:rsid w:val="00682BE5"/>
    <w:rsid w:val="0068370D"/>
    <w:rsid w:val="006839ED"/>
    <w:rsid w:val="00683A34"/>
    <w:rsid w:val="00683B51"/>
    <w:rsid w:val="00684270"/>
    <w:rsid w:val="006844D8"/>
    <w:rsid w:val="00684626"/>
    <w:rsid w:val="006847CF"/>
    <w:rsid w:val="00684B44"/>
    <w:rsid w:val="00684ED0"/>
    <w:rsid w:val="00684FA1"/>
    <w:rsid w:val="006855A4"/>
    <w:rsid w:val="00685B87"/>
    <w:rsid w:val="00685D45"/>
    <w:rsid w:val="00685D84"/>
    <w:rsid w:val="00685EAA"/>
    <w:rsid w:val="00685F1A"/>
    <w:rsid w:val="00686A3B"/>
    <w:rsid w:val="00687045"/>
    <w:rsid w:val="006871AA"/>
    <w:rsid w:val="00687297"/>
    <w:rsid w:val="00687814"/>
    <w:rsid w:val="00687CCC"/>
    <w:rsid w:val="00687DF1"/>
    <w:rsid w:val="00687F22"/>
    <w:rsid w:val="006900C7"/>
    <w:rsid w:val="006903DA"/>
    <w:rsid w:val="0069049D"/>
    <w:rsid w:val="00690992"/>
    <w:rsid w:val="00690BE1"/>
    <w:rsid w:val="00690E34"/>
    <w:rsid w:val="00690F76"/>
    <w:rsid w:val="00691DDE"/>
    <w:rsid w:val="006920FA"/>
    <w:rsid w:val="0069251E"/>
    <w:rsid w:val="00692A8A"/>
    <w:rsid w:val="00692B9F"/>
    <w:rsid w:val="00692CD2"/>
    <w:rsid w:val="00692CEA"/>
    <w:rsid w:val="00692CEC"/>
    <w:rsid w:val="00692D04"/>
    <w:rsid w:val="00693697"/>
    <w:rsid w:val="00693775"/>
    <w:rsid w:val="006937E1"/>
    <w:rsid w:val="00693964"/>
    <w:rsid w:val="00693C60"/>
    <w:rsid w:val="00694325"/>
    <w:rsid w:val="00694791"/>
    <w:rsid w:val="006947D1"/>
    <w:rsid w:val="00694DEF"/>
    <w:rsid w:val="00695D33"/>
    <w:rsid w:val="00695DD5"/>
    <w:rsid w:val="0069623C"/>
    <w:rsid w:val="0069632A"/>
    <w:rsid w:val="006963A7"/>
    <w:rsid w:val="00696B2C"/>
    <w:rsid w:val="006970AB"/>
    <w:rsid w:val="006973C7"/>
    <w:rsid w:val="0069781F"/>
    <w:rsid w:val="006A0026"/>
    <w:rsid w:val="006A0153"/>
    <w:rsid w:val="006A074B"/>
    <w:rsid w:val="006A078C"/>
    <w:rsid w:val="006A0C46"/>
    <w:rsid w:val="006A0EC0"/>
    <w:rsid w:val="006A0EE9"/>
    <w:rsid w:val="006A115F"/>
    <w:rsid w:val="006A1406"/>
    <w:rsid w:val="006A141F"/>
    <w:rsid w:val="006A15B2"/>
    <w:rsid w:val="006A1806"/>
    <w:rsid w:val="006A1824"/>
    <w:rsid w:val="006A19A2"/>
    <w:rsid w:val="006A1A48"/>
    <w:rsid w:val="006A1E35"/>
    <w:rsid w:val="006A2187"/>
    <w:rsid w:val="006A21C0"/>
    <w:rsid w:val="006A25EF"/>
    <w:rsid w:val="006A2EBF"/>
    <w:rsid w:val="006A388F"/>
    <w:rsid w:val="006A3986"/>
    <w:rsid w:val="006A3F5D"/>
    <w:rsid w:val="006A46A9"/>
    <w:rsid w:val="006A4B88"/>
    <w:rsid w:val="006A4ED5"/>
    <w:rsid w:val="006A4EE2"/>
    <w:rsid w:val="006A510B"/>
    <w:rsid w:val="006A51D9"/>
    <w:rsid w:val="006A5606"/>
    <w:rsid w:val="006A5AB1"/>
    <w:rsid w:val="006A5B0C"/>
    <w:rsid w:val="006A633C"/>
    <w:rsid w:val="006A65CA"/>
    <w:rsid w:val="006A663F"/>
    <w:rsid w:val="006A6DFA"/>
    <w:rsid w:val="006A70F5"/>
    <w:rsid w:val="006A7395"/>
    <w:rsid w:val="006A7E44"/>
    <w:rsid w:val="006A7ED1"/>
    <w:rsid w:val="006A7FE4"/>
    <w:rsid w:val="006B034E"/>
    <w:rsid w:val="006B0474"/>
    <w:rsid w:val="006B0A2C"/>
    <w:rsid w:val="006B0F97"/>
    <w:rsid w:val="006B113B"/>
    <w:rsid w:val="006B1453"/>
    <w:rsid w:val="006B163D"/>
    <w:rsid w:val="006B169C"/>
    <w:rsid w:val="006B18AF"/>
    <w:rsid w:val="006B1A81"/>
    <w:rsid w:val="006B1C5B"/>
    <w:rsid w:val="006B1C70"/>
    <w:rsid w:val="006B1D1F"/>
    <w:rsid w:val="006B1E7A"/>
    <w:rsid w:val="006B1ED3"/>
    <w:rsid w:val="006B2432"/>
    <w:rsid w:val="006B262F"/>
    <w:rsid w:val="006B297A"/>
    <w:rsid w:val="006B2C9D"/>
    <w:rsid w:val="006B2CB4"/>
    <w:rsid w:val="006B2E27"/>
    <w:rsid w:val="006B2E63"/>
    <w:rsid w:val="006B3043"/>
    <w:rsid w:val="006B3628"/>
    <w:rsid w:val="006B37C9"/>
    <w:rsid w:val="006B37CF"/>
    <w:rsid w:val="006B39B6"/>
    <w:rsid w:val="006B3D5B"/>
    <w:rsid w:val="006B3ED8"/>
    <w:rsid w:val="006B3FD6"/>
    <w:rsid w:val="006B410B"/>
    <w:rsid w:val="006B42F8"/>
    <w:rsid w:val="006B4336"/>
    <w:rsid w:val="006B43E1"/>
    <w:rsid w:val="006B4499"/>
    <w:rsid w:val="006B46A4"/>
    <w:rsid w:val="006B47CB"/>
    <w:rsid w:val="006B48B1"/>
    <w:rsid w:val="006B4945"/>
    <w:rsid w:val="006B49E7"/>
    <w:rsid w:val="006B4A29"/>
    <w:rsid w:val="006B4C73"/>
    <w:rsid w:val="006B4F90"/>
    <w:rsid w:val="006B510F"/>
    <w:rsid w:val="006B547C"/>
    <w:rsid w:val="006B5B09"/>
    <w:rsid w:val="006B5C72"/>
    <w:rsid w:val="006B5DD4"/>
    <w:rsid w:val="006B633A"/>
    <w:rsid w:val="006B65B4"/>
    <w:rsid w:val="006B663B"/>
    <w:rsid w:val="006B6703"/>
    <w:rsid w:val="006B69A2"/>
    <w:rsid w:val="006B734A"/>
    <w:rsid w:val="006B780B"/>
    <w:rsid w:val="006B788E"/>
    <w:rsid w:val="006B79CE"/>
    <w:rsid w:val="006B7C13"/>
    <w:rsid w:val="006B7C2E"/>
    <w:rsid w:val="006B7E65"/>
    <w:rsid w:val="006B7F4D"/>
    <w:rsid w:val="006B7FD2"/>
    <w:rsid w:val="006C0286"/>
    <w:rsid w:val="006C058A"/>
    <w:rsid w:val="006C063E"/>
    <w:rsid w:val="006C0665"/>
    <w:rsid w:val="006C0739"/>
    <w:rsid w:val="006C092A"/>
    <w:rsid w:val="006C114B"/>
    <w:rsid w:val="006C11D6"/>
    <w:rsid w:val="006C138F"/>
    <w:rsid w:val="006C16F0"/>
    <w:rsid w:val="006C1B6A"/>
    <w:rsid w:val="006C1BC5"/>
    <w:rsid w:val="006C1CF5"/>
    <w:rsid w:val="006C1D6C"/>
    <w:rsid w:val="006C1FB8"/>
    <w:rsid w:val="006C233F"/>
    <w:rsid w:val="006C23FB"/>
    <w:rsid w:val="006C2456"/>
    <w:rsid w:val="006C2ACA"/>
    <w:rsid w:val="006C2B54"/>
    <w:rsid w:val="006C2D5B"/>
    <w:rsid w:val="006C2DD8"/>
    <w:rsid w:val="006C2F7B"/>
    <w:rsid w:val="006C2F8B"/>
    <w:rsid w:val="006C3C23"/>
    <w:rsid w:val="006C3CC9"/>
    <w:rsid w:val="006C3E80"/>
    <w:rsid w:val="006C448C"/>
    <w:rsid w:val="006C4620"/>
    <w:rsid w:val="006C49A6"/>
    <w:rsid w:val="006C4ACB"/>
    <w:rsid w:val="006C4BD8"/>
    <w:rsid w:val="006C4E8C"/>
    <w:rsid w:val="006C51F3"/>
    <w:rsid w:val="006C56C8"/>
    <w:rsid w:val="006C5C8A"/>
    <w:rsid w:val="006C60DF"/>
    <w:rsid w:val="006C60F1"/>
    <w:rsid w:val="006C61ED"/>
    <w:rsid w:val="006C6646"/>
    <w:rsid w:val="006C6817"/>
    <w:rsid w:val="006C6A35"/>
    <w:rsid w:val="006C6AD6"/>
    <w:rsid w:val="006C6FD1"/>
    <w:rsid w:val="006C7161"/>
    <w:rsid w:val="006C7859"/>
    <w:rsid w:val="006C7DE4"/>
    <w:rsid w:val="006C7F29"/>
    <w:rsid w:val="006D05B9"/>
    <w:rsid w:val="006D086F"/>
    <w:rsid w:val="006D088C"/>
    <w:rsid w:val="006D0BDA"/>
    <w:rsid w:val="006D0E2C"/>
    <w:rsid w:val="006D1319"/>
    <w:rsid w:val="006D24AC"/>
    <w:rsid w:val="006D2635"/>
    <w:rsid w:val="006D396A"/>
    <w:rsid w:val="006D3CF1"/>
    <w:rsid w:val="006D468D"/>
    <w:rsid w:val="006D487A"/>
    <w:rsid w:val="006D48FC"/>
    <w:rsid w:val="006D4C4E"/>
    <w:rsid w:val="006D4C5E"/>
    <w:rsid w:val="006D5001"/>
    <w:rsid w:val="006D50BA"/>
    <w:rsid w:val="006D516C"/>
    <w:rsid w:val="006D51FD"/>
    <w:rsid w:val="006D526D"/>
    <w:rsid w:val="006D574D"/>
    <w:rsid w:val="006D5775"/>
    <w:rsid w:val="006D5B30"/>
    <w:rsid w:val="006D5C1B"/>
    <w:rsid w:val="006D5C87"/>
    <w:rsid w:val="006D5D84"/>
    <w:rsid w:val="006D5DFC"/>
    <w:rsid w:val="006D6088"/>
    <w:rsid w:val="006D64E1"/>
    <w:rsid w:val="006D65E1"/>
    <w:rsid w:val="006D688D"/>
    <w:rsid w:val="006D6AE5"/>
    <w:rsid w:val="006D6D8F"/>
    <w:rsid w:val="006D7564"/>
    <w:rsid w:val="006D763A"/>
    <w:rsid w:val="006D7C60"/>
    <w:rsid w:val="006D7D2F"/>
    <w:rsid w:val="006E0339"/>
    <w:rsid w:val="006E04CA"/>
    <w:rsid w:val="006E0992"/>
    <w:rsid w:val="006E0BC5"/>
    <w:rsid w:val="006E0C21"/>
    <w:rsid w:val="006E0D55"/>
    <w:rsid w:val="006E1491"/>
    <w:rsid w:val="006E1854"/>
    <w:rsid w:val="006E1BAC"/>
    <w:rsid w:val="006E1EF5"/>
    <w:rsid w:val="006E2182"/>
    <w:rsid w:val="006E2408"/>
    <w:rsid w:val="006E252A"/>
    <w:rsid w:val="006E285F"/>
    <w:rsid w:val="006E2CD9"/>
    <w:rsid w:val="006E339C"/>
    <w:rsid w:val="006E370A"/>
    <w:rsid w:val="006E3DA0"/>
    <w:rsid w:val="006E45D3"/>
    <w:rsid w:val="006E544E"/>
    <w:rsid w:val="006E5D0B"/>
    <w:rsid w:val="006E6027"/>
    <w:rsid w:val="006E607E"/>
    <w:rsid w:val="006E6194"/>
    <w:rsid w:val="006E69E6"/>
    <w:rsid w:val="006E777C"/>
    <w:rsid w:val="006E7796"/>
    <w:rsid w:val="006E77E4"/>
    <w:rsid w:val="006E7CCE"/>
    <w:rsid w:val="006F00CD"/>
    <w:rsid w:val="006F0437"/>
    <w:rsid w:val="006F0492"/>
    <w:rsid w:val="006F0587"/>
    <w:rsid w:val="006F0669"/>
    <w:rsid w:val="006F0BA7"/>
    <w:rsid w:val="006F1BBA"/>
    <w:rsid w:val="006F1CDC"/>
    <w:rsid w:val="006F1D95"/>
    <w:rsid w:val="006F1FDC"/>
    <w:rsid w:val="006F2575"/>
    <w:rsid w:val="006F28E1"/>
    <w:rsid w:val="006F2B45"/>
    <w:rsid w:val="006F3458"/>
    <w:rsid w:val="006F34C8"/>
    <w:rsid w:val="006F3A59"/>
    <w:rsid w:val="006F3C88"/>
    <w:rsid w:val="006F4304"/>
    <w:rsid w:val="006F4698"/>
    <w:rsid w:val="006F4FF7"/>
    <w:rsid w:val="006F52E0"/>
    <w:rsid w:val="006F560F"/>
    <w:rsid w:val="006F5648"/>
    <w:rsid w:val="006F572A"/>
    <w:rsid w:val="006F580D"/>
    <w:rsid w:val="006F58C5"/>
    <w:rsid w:val="006F6278"/>
    <w:rsid w:val="006F69C4"/>
    <w:rsid w:val="006F6B3F"/>
    <w:rsid w:val="006F6E5C"/>
    <w:rsid w:val="006F6F42"/>
    <w:rsid w:val="006F6FAC"/>
    <w:rsid w:val="006F73F9"/>
    <w:rsid w:val="006F7499"/>
    <w:rsid w:val="006F7966"/>
    <w:rsid w:val="006F7F28"/>
    <w:rsid w:val="00700444"/>
    <w:rsid w:val="007004FC"/>
    <w:rsid w:val="007006BC"/>
    <w:rsid w:val="00700861"/>
    <w:rsid w:val="007009BE"/>
    <w:rsid w:val="00700B7D"/>
    <w:rsid w:val="00700F68"/>
    <w:rsid w:val="00700F9B"/>
    <w:rsid w:val="00701019"/>
    <w:rsid w:val="007023C7"/>
    <w:rsid w:val="007027C8"/>
    <w:rsid w:val="00702C7A"/>
    <w:rsid w:val="00702CF4"/>
    <w:rsid w:val="00702CF8"/>
    <w:rsid w:val="00703319"/>
    <w:rsid w:val="0070365E"/>
    <w:rsid w:val="007037A4"/>
    <w:rsid w:val="00703AC1"/>
    <w:rsid w:val="00703B0B"/>
    <w:rsid w:val="00703B35"/>
    <w:rsid w:val="00703DCE"/>
    <w:rsid w:val="007042D1"/>
    <w:rsid w:val="007042E4"/>
    <w:rsid w:val="00704381"/>
    <w:rsid w:val="00704EF7"/>
    <w:rsid w:val="007051D4"/>
    <w:rsid w:val="007053EC"/>
    <w:rsid w:val="00705538"/>
    <w:rsid w:val="00705539"/>
    <w:rsid w:val="0070582D"/>
    <w:rsid w:val="00705B23"/>
    <w:rsid w:val="00705B52"/>
    <w:rsid w:val="0070603D"/>
    <w:rsid w:val="00706A93"/>
    <w:rsid w:val="007071CA"/>
    <w:rsid w:val="00707664"/>
    <w:rsid w:val="00707785"/>
    <w:rsid w:val="00707968"/>
    <w:rsid w:val="00707A9D"/>
    <w:rsid w:val="00707F27"/>
    <w:rsid w:val="00710086"/>
    <w:rsid w:val="00710195"/>
    <w:rsid w:val="007101A9"/>
    <w:rsid w:val="007101D1"/>
    <w:rsid w:val="00710359"/>
    <w:rsid w:val="00710380"/>
    <w:rsid w:val="007104D7"/>
    <w:rsid w:val="00710990"/>
    <w:rsid w:val="00710C9C"/>
    <w:rsid w:val="00710CE8"/>
    <w:rsid w:val="00710E0A"/>
    <w:rsid w:val="007110BE"/>
    <w:rsid w:val="00711263"/>
    <w:rsid w:val="007117C7"/>
    <w:rsid w:val="00711B6E"/>
    <w:rsid w:val="00711BAE"/>
    <w:rsid w:val="00712C6D"/>
    <w:rsid w:val="00713197"/>
    <w:rsid w:val="007132F8"/>
    <w:rsid w:val="0071341F"/>
    <w:rsid w:val="007139B9"/>
    <w:rsid w:val="00713D34"/>
    <w:rsid w:val="00713D5D"/>
    <w:rsid w:val="00714366"/>
    <w:rsid w:val="00714725"/>
    <w:rsid w:val="00714AB8"/>
    <w:rsid w:val="00714D4E"/>
    <w:rsid w:val="0071507B"/>
    <w:rsid w:val="007154A8"/>
    <w:rsid w:val="00715941"/>
    <w:rsid w:val="00715CB6"/>
    <w:rsid w:val="007160B9"/>
    <w:rsid w:val="007166AC"/>
    <w:rsid w:val="007169F7"/>
    <w:rsid w:val="00716D93"/>
    <w:rsid w:val="0071721F"/>
    <w:rsid w:val="0071761B"/>
    <w:rsid w:val="007176EC"/>
    <w:rsid w:val="007178DB"/>
    <w:rsid w:val="00717B19"/>
    <w:rsid w:val="00717B66"/>
    <w:rsid w:val="00717B85"/>
    <w:rsid w:val="00717E4E"/>
    <w:rsid w:val="00717F07"/>
    <w:rsid w:val="007201C4"/>
    <w:rsid w:val="007203FF"/>
    <w:rsid w:val="007204FE"/>
    <w:rsid w:val="00720C37"/>
    <w:rsid w:val="00720ED4"/>
    <w:rsid w:val="0072106E"/>
    <w:rsid w:val="007213E9"/>
    <w:rsid w:val="00721525"/>
    <w:rsid w:val="00721AE6"/>
    <w:rsid w:val="00721CD1"/>
    <w:rsid w:val="00721F8D"/>
    <w:rsid w:val="0072216A"/>
    <w:rsid w:val="007222C2"/>
    <w:rsid w:val="00722800"/>
    <w:rsid w:val="0072294B"/>
    <w:rsid w:val="007229CE"/>
    <w:rsid w:val="00722B54"/>
    <w:rsid w:val="00722BA4"/>
    <w:rsid w:val="007231DC"/>
    <w:rsid w:val="007235D9"/>
    <w:rsid w:val="00723B9D"/>
    <w:rsid w:val="00724435"/>
    <w:rsid w:val="00724915"/>
    <w:rsid w:val="007250E9"/>
    <w:rsid w:val="0072546C"/>
    <w:rsid w:val="00725BA8"/>
    <w:rsid w:val="00725F0D"/>
    <w:rsid w:val="007260C3"/>
    <w:rsid w:val="007260DF"/>
    <w:rsid w:val="007273C3"/>
    <w:rsid w:val="0072758D"/>
    <w:rsid w:val="00727922"/>
    <w:rsid w:val="00727A16"/>
    <w:rsid w:val="00727A69"/>
    <w:rsid w:val="00727CA3"/>
    <w:rsid w:val="00727CF2"/>
    <w:rsid w:val="0073000A"/>
    <w:rsid w:val="0073006B"/>
    <w:rsid w:val="00730385"/>
    <w:rsid w:val="0073062E"/>
    <w:rsid w:val="007307A4"/>
    <w:rsid w:val="00730F29"/>
    <w:rsid w:val="00731241"/>
    <w:rsid w:val="007313EA"/>
    <w:rsid w:val="00731B69"/>
    <w:rsid w:val="00731C81"/>
    <w:rsid w:val="007323CB"/>
    <w:rsid w:val="007324DE"/>
    <w:rsid w:val="007335B8"/>
    <w:rsid w:val="00733732"/>
    <w:rsid w:val="007337FA"/>
    <w:rsid w:val="007338F8"/>
    <w:rsid w:val="00733A09"/>
    <w:rsid w:val="00734647"/>
    <w:rsid w:val="00735034"/>
    <w:rsid w:val="00735850"/>
    <w:rsid w:val="00735965"/>
    <w:rsid w:val="007362A2"/>
    <w:rsid w:val="0073647F"/>
    <w:rsid w:val="00736879"/>
    <w:rsid w:val="007373E3"/>
    <w:rsid w:val="00737BEC"/>
    <w:rsid w:val="00737E9E"/>
    <w:rsid w:val="007401C1"/>
    <w:rsid w:val="007401ED"/>
    <w:rsid w:val="00740211"/>
    <w:rsid w:val="00740397"/>
    <w:rsid w:val="007403B4"/>
    <w:rsid w:val="007407C4"/>
    <w:rsid w:val="00740822"/>
    <w:rsid w:val="007412E7"/>
    <w:rsid w:val="0074191B"/>
    <w:rsid w:val="00741F79"/>
    <w:rsid w:val="00741FAD"/>
    <w:rsid w:val="00742550"/>
    <w:rsid w:val="0074286E"/>
    <w:rsid w:val="00742E27"/>
    <w:rsid w:val="00743072"/>
    <w:rsid w:val="007432A0"/>
    <w:rsid w:val="0074348A"/>
    <w:rsid w:val="007436CF"/>
    <w:rsid w:val="00743852"/>
    <w:rsid w:val="00743AC1"/>
    <w:rsid w:val="00744AE9"/>
    <w:rsid w:val="00744C33"/>
    <w:rsid w:val="00744D62"/>
    <w:rsid w:val="00744D9E"/>
    <w:rsid w:val="007453BD"/>
    <w:rsid w:val="00745760"/>
    <w:rsid w:val="007459E0"/>
    <w:rsid w:val="00745D91"/>
    <w:rsid w:val="0074646E"/>
    <w:rsid w:val="0074663B"/>
    <w:rsid w:val="00746742"/>
    <w:rsid w:val="00746A12"/>
    <w:rsid w:val="00746E05"/>
    <w:rsid w:val="0074710A"/>
    <w:rsid w:val="0074729F"/>
    <w:rsid w:val="00747332"/>
    <w:rsid w:val="007477FC"/>
    <w:rsid w:val="007479F8"/>
    <w:rsid w:val="00747F63"/>
    <w:rsid w:val="00750442"/>
    <w:rsid w:val="007504C9"/>
    <w:rsid w:val="0075074A"/>
    <w:rsid w:val="0075112E"/>
    <w:rsid w:val="00751408"/>
    <w:rsid w:val="00751467"/>
    <w:rsid w:val="00751995"/>
    <w:rsid w:val="00752228"/>
    <w:rsid w:val="00752611"/>
    <w:rsid w:val="007526FD"/>
    <w:rsid w:val="00752809"/>
    <w:rsid w:val="00752C16"/>
    <w:rsid w:val="00753331"/>
    <w:rsid w:val="00754050"/>
    <w:rsid w:val="0075415A"/>
    <w:rsid w:val="007546CF"/>
    <w:rsid w:val="00754779"/>
    <w:rsid w:val="00754992"/>
    <w:rsid w:val="007549D0"/>
    <w:rsid w:val="00754AD9"/>
    <w:rsid w:val="00754E43"/>
    <w:rsid w:val="00754E8B"/>
    <w:rsid w:val="0075519A"/>
    <w:rsid w:val="007551CD"/>
    <w:rsid w:val="0075588D"/>
    <w:rsid w:val="007559FF"/>
    <w:rsid w:val="00755B67"/>
    <w:rsid w:val="00755C66"/>
    <w:rsid w:val="00755E22"/>
    <w:rsid w:val="00755F82"/>
    <w:rsid w:val="0075641A"/>
    <w:rsid w:val="007567D3"/>
    <w:rsid w:val="007568CA"/>
    <w:rsid w:val="00756BBA"/>
    <w:rsid w:val="00756CCB"/>
    <w:rsid w:val="00756EEE"/>
    <w:rsid w:val="00757264"/>
    <w:rsid w:val="00757616"/>
    <w:rsid w:val="00757935"/>
    <w:rsid w:val="00757FB0"/>
    <w:rsid w:val="0076000C"/>
    <w:rsid w:val="00760050"/>
    <w:rsid w:val="007604C4"/>
    <w:rsid w:val="00760602"/>
    <w:rsid w:val="00760CB1"/>
    <w:rsid w:val="00760DF5"/>
    <w:rsid w:val="00761311"/>
    <w:rsid w:val="007616D0"/>
    <w:rsid w:val="007617BC"/>
    <w:rsid w:val="0076188C"/>
    <w:rsid w:val="00761B02"/>
    <w:rsid w:val="0076246D"/>
    <w:rsid w:val="00762B3A"/>
    <w:rsid w:val="00762F6E"/>
    <w:rsid w:val="00762FD2"/>
    <w:rsid w:val="0076311D"/>
    <w:rsid w:val="007633E0"/>
    <w:rsid w:val="00763A69"/>
    <w:rsid w:val="0076428D"/>
    <w:rsid w:val="00764777"/>
    <w:rsid w:val="00764A9D"/>
    <w:rsid w:val="00764F30"/>
    <w:rsid w:val="00765201"/>
    <w:rsid w:val="00765D04"/>
    <w:rsid w:val="00765EE2"/>
    <w:rsid w:val="0076602B"/>
    <w:rsid w:val="007660A9"/>
    <w:rsid w:val="007662C3"/>
    <w:rsid w:val="00766347"/>
    <w:rsid w:val="00766569"/>
    <w:rsid w:val="0076674E"/>
    <w:rsid w:val="00766C77"/>
    <w:rsid w:val="00766CB8"/>
    <w:rsid w:val="00767266"/>
    <w:rsid w:val="007677FC"/>
    <w:rsid w:val="0076786F"/>
    <w:rsid w:val="007704A1"/>
    <w:rsid w:val="007704D2"/>
    <w:rsid w:val="00770E57"/>
    <w:rsid w:val="007715CC"/>
    <w:rsid w:val="007720FA"/>
    <w:rsid w:val="00772383"/>
    <w:rsid w:val="00772E08"/>
    <w:rsid w:val="00773067"/>
    <w:rsid w:val="007735F3"/>
    <w:rsid w:val="0077391F"/>
    <w:rsid w:val="00773943"/>
    <w:rsid w:val="007739CA"/>
    <w:rsid w:val="00773A67"/>
    <w:rsid w:val="00773C08"/>
    <w:rsid w:val="00773F2D"/>
    <w:rsid w:val="00773FA0"/>
    <w:rsid w:val="00774892"/>
    <w:rsid w:val="007748B1"/>
    <w:rsid w:val="00774E56"/>
    <w:rsid w:val="00774F25"/>
    <w:rsid w:val="00775057"/>
    <w:rsid w:val="00775101"/>
    <w:rsid w:val="007755EB"/>
    <w:rsid w:val="00775643"/>
    <w:rsid w:val="00775884"/>
    <w:rsid w:val="00775A69"/>
    <w:rsid w:val="00775B83"/>
    <w:rsid w:val="00775BE8"/>
    <w:rsid w:val="00775C7F"/>
    <w:rsid w:val="00775D46"/>
    <w:rsid w:val="00775ED9"/>
    <w:rsid w:val="00775F74"/>
    <w:rsid w:val="00776030"/>
    <w:rsid w:val="007767FE"/>
    <w:rsid w:val="0077696D"/>
    <w:rsid w:val="00776AA6"/>
    <w:rsid w:val="007771E0"/>
    <w:rsid w:val="0077724E"/>
    <w:rsid w:val="00777EE1"/>
    <w:rsid w:val="007800EC"/>
    <w:rsid w:val="007804AA"/>
    <w:rsid w:val="00780B7E"/>
    <w:rsid w:val="00780BD5"/>
    <w:rsid w:val="00780D78"/>
    <w:rsid w:val="0078144B"/>
    <w:rsid w:val="00781703"/>
    <w:rsid w:val="00781C43"/>
    <w:rsid w:val="00781E41"/>
    <w:rsid w:val="00781ECE"/>
    <w:rsid w:val="00781F11"/>
    <w:rsid w:val="00781F9C"/>
    <w:rsid w:val="00782269"/>
    <w:rsid w:val="0078245A"/>
    <w:rsid w:val="00782751"/>
    <w:rsid w:val="007827BE"/>
    <w:rsid w:val="007829BD"/>
    <w:rsid w:val="0078371F"/>
    <w:rsid w:val="00783A14"/>
    <w:rsid w:val="00783AAF"/>
    <w:rsid w:val="00784B27"/>
    <w:rsid w:val="0078585B"/>
    <w:rsid w:val="007859DD"/>
    <w:rsid w:val="00785E1C"/>
    <w:rsid w:val="00785E28"/>
    <w:rsid w:val="007864BB"/>
    <w:rsid w:val="0078660D"/>
    <w:rsid w:val="00786AD1"/>
    <w:rsid w:val="00786E71"/>
    <w:rsid w:val="00786FA8"/>
    <w:rsid w:val="007870C3"/>
    <w:rsid w:val="007873F1"/>
    <w:rsid w:val="00787A6B"/>
    <w:rsid w:val="00787C1B"/>
    <w:rsid w:val="00787DD1"/>
    <w:rsid w:val="00790194"/>
    <w:rsid w:val="007904D7"/>
    <w:rsid w:val="00790612"/>
    <w:rsid w:val="007906D4"/>
    <w:rsid w:val="00790B0A"/>
    <w:rsid w:val="00790B6F"/>
    <w:rsid w:val="00790BB7"/>
    <w:rsid w:val="00790DAB"/>
    <w:rsid w:val="0079106E"/>
    <w:rsid w:val="00791263"/>
    <w:rsid w:val="0079161D"/>
    <w:rsid w:val="00791854"/>
    <w:rsid w:val="00792187"/>
    <w:rsid w:val="00792285"/>
    <w:rsid w:val="007925F5"/>
    <w:rsid w:val="00792909"/>
    <w:rsid w:val="00792B46"/>
    <w:rsid w:val="00792C3D"/>
    <w:rsid w:val="00792E34"/>
    <w:rsid w:val="007930FB"/>
    <w:rsid w:val="0079310C"/>
    <w:rsid w:val="00793567"/>
    <w:rsid w:val="0079367A"/>
    <w:rsid w:val="00793718"/>
    <w:rsid w:val="00793AC1"/>
    <w:rsid w:val="00793CE1"/>
    <w:rsid w:val="00793F7E"/>
    <w:rsid w:val="00794D19"/>
    <w:rsid w:val="00794EBF"/>
    <w:rsid w:val="007950D5"/>
    <w:rsid w:val="00795469"/>
    <w:rsid w:val="007955D5"/>
    <w:rsid w:val="0079586A"/>
    <w:rsid w:val="00795874"/>
    <w:rsid w:val="00795C34"/>
    <w:rsid w:val="0079601E"/>
    <w:rsid w:val="0079603F"/>
    <w:rsid w:val="00796518"/>
    <w:rsid w:val="00796FF6"/>
    <w:rsid w:val="00797694"/>
    <w:rsid w:val="00797AA8"/>
    <w:rsid w:val="00797AF6"/>
    <w:rsid w:val="00797C4D"/>
    <w:rsid w:val="00797DC6"/>
    <w:rsid w:val="007A019F"/>
    <w:rsid w:val="007A02E1"/>
    <w:rsid w:val="007A0356"/>
    <w:rsid w:val="007A0955"/>
    <w:rsid w:val="007A099B"/>
    <w:rsid w:val="007A0B84"/>
    <w:rsid w:val="007A0C17"/>
    <w:rsid w:val="007A1937"/>
    <w:rsid w:val="007A1C7A"/>
    <w:rsid w:val="007A1E5A"/>
    <w:rsid w:val="007A1EA2"/>
    <w:rsid w:val="007A2055"/>
    <w:rsid w:val="007A25C2"/>
    <w:rsid w:val="007A2ACF"/>
    <w:rsid w:val="007A2C99"/>
    <w:rsid w:val="007A2E74"/>
    <w:rsid w:val="007A3595"/>
    <w:rsid w:val="007A360A"/>
    <w:rsid w:val="007A384B"/>
    <w:rsid w:val="007A3A2A"/>
    <w:rsid w:val="007A3A3C"/>
    <w:rsid w:val="007A44BF"/>
    <w:rsid w:val="007A4583"/>
    <w:rsid w:val="007A4B0B"/>
    <w:rsid w:val="007A52A7"/>
    <w:rsid w:val="007A52AE"/>
    <w:rsid w:val="007A534F"/>
    <w:rsid w:val="007A5537"/>
    <w:rsid w:val="007A59C4"/>
    <w:rsid w:val="007A5F34"/>
    <w:rsid w:val="007A6465"/>
    <w:rsid w:val="007A677A"/>
    <w:rsid w:val="007A6B5B"/>
    <w:rsid w:val="007A6E1F"/>
    <w:rsid w:val="007B035E"/>
    <w:rsid w:val="007B0426"/>
    <w:rsid w:val="007B09D8"/>
    <w:rsid w:val="007B0C8A"/>
    <w:rsid w:val="007B0DB4"/>
    <w:rsid w:val="007B11AA"/>
    <w:rsid w:val="007B11D3"/>
    <w:rsid w:val="007B122C"/>
    <w:rsid w:val="007B1443"/>
    <w:rsid w:val="007B190F"/>
    <w:rsid w:val="007B1FDA"/>
    <w:rsid w:val="007B21CA"/>
    <w:rsid w:val="007B21F3"/>
    <w:rsid w:val="007B24BD"/>
    <w:rsid w:val="007B252E"/>
    <w:rsid w:val="007B2794"/>
    <w:rsid w:val="007B281A"/>
    <w:rsid w:val="007B28B1"/>
    <w:rsid w:val="007B2BB8"/>
    <w:rsid w:val="007B2C0E"/>
    <w:rsid w:val="007B2FC6"/>
    <w:rsid w:val="007B2FE6"/>
    <w:rsid w:val="007B2FF7"/>
    <w:rsid w:val="007B3308"/>
    <w:rsid w:val="007B34DC"/>
    <w:rsid w:val="007B3591"/>
    <w:rsid w:val="007B36B9"/>
    <w:rsid w:val="007B3835"/>
    <w:rsid w:val="007B3B16"/>
    <w:rsid w:val="007B3CD9"/>
    <w:rsid w:val="007B403F"/>
    <w:rsid w:val="007B4215"/>
    <w:rsid w:val="007B4591"/>
    <w:rsid w:val="007B4695"/>
    <w:rsid w:val="007B4AE6"/>
    <w:rsid w:val="007B4B09"/>
    <w:rsid w:val="007B5423"/>
    <w:rsid w:val="007B586A"/>
    <w:rsid w:val="007B58D9"/>
    <w:rsid w:val="007B5E52"/>
    <w:rsid w:val="007B5F19"/>
    <w:rsid w:val="007B6376"/>
    <w:rsid w:val="007B6650"/>
    <w:rsid w:val="007B66D4"/>
    <w:rsid w:val="007B672D"/>
    <w:rsid w:val="007B6A7E"/>
    <w:rsid w:val="007B6C74"/>
    <w:rsid w:val="007B6C92"/>
    <w:rsid w:val="007B72B7"/>
    <w:rsid w:val="007B737C"/>
    <w:rsid w:val="007B73CA"/>
    <w:rsid w:val="007B7721"/>
    <w:rsid w:val="007B79B3"/>
    <w:rsid w:val="007B7A2F"/>
    <w:rsid w:val="007B7CB3"/>
    <w:rsid w:val="007B7E6C"/>
    <w:rsid w:val="007B7F4B"/>
    <w:rsid w:val="007C01D4"/>
    <w:rsid w:val="007C0446"/>
    <w:rsid w:val="007C08E8"/>
    <w:rsid w:val="007C0E3A"/>
    <w:rsid w:val="007C175D"/>
    <w:rsid w:val="007C1BCD"/>
    <w:rsid w:val="007C1DF4"/>
    <w:rsid w:val="007C1E08"/>
    <w:rsid w:val="007C21A4"/>
    <w:rsid w:val="007C220C"/>
    <w:rsid w:val="007C2467"/>
    <w:rsid w:val="007C2615"/>
    <w:rsid w:val="007C27B0"/>
    <w:rsid w:val="007C33BD"/>
    <w:rsid w:val="007C399E"/>
    <w:rsid w:val="007C3A42"/>
    <w:rsid w:val="007C3ABE"/>
    <w:rsid w:val="007C3B31"/>
    <w:rsid w:val="007C3ED2"/>
    <w:rsid w:val="007C403C"/>
    <w:rsid w:val="007C4117"/>
    <w:rsid w:val="007C45F4"/>
    <w:rsid w:val="007C488D"/>
    <w:rsid w:val="007C4B1D"/>
    <w:rsid w:val="007C4F41"/>
    <w:rsid w:val="007C50EE"/>
    <w:rsid w:val="007C515B"/>
    <w:rsid w:val="007C523D"/>
    <w:rsid w:val="007C58FE"/>
    <w:rsid w:val="007C592F"/>
    <w:rsid w:val="007C5E84"/>
    <w:rsid w:val="007C603E"/>
    <w:rsid w:val="007C60AF"/>
    <w:rsid w:val="007C637D"/>
    <w:rsid w:val="007C65B5"/>
    <w:rsid w:val="007C6783"/>
    <w:rsid w:val="007C6951"/>
    <w:rsid w:val="007C6A46"/>
    <w:rsid w:val="007C6D81"/>
    <w:rsid w:val="007C722D"/>
    <w:rsid w:val="007C7789"/>
    <w:rsid w:val="007C7A72"/>
    <w:rsid w:val="007C7CEE"/>
    <w:rsid w:val="007D010F"/>
    <w:rsid w:val="007D03BB"/>
    <w:rsid w:val="007D03FE"/>
    <w:rsid w:val="007D0478"/>
    <w:rsid w:val="007D05D4"/>
    <w:rsid w:val="007D0732"/>
    <w:rsid w:val="007D1023"/>
    <w:rsid w:val="007D11F8"/>
    <w:rsid w:val="007D1298"/>
    <w:rsid w:val="007D1331"/>
    <w:rsid w:val="007D13BB"/>
    <w:rsid w:val="007D1A96"/>
    <w:rsid w:val="007D1DE6"/>
    <w:rsid w:val="007D2346"/>
    <w:rsid w:val="007D280F"/>
    <w:rsid w:val="007D28A5"/>
    <w:rsid w:val="007D2938"/>
    <w:rsid w:val="007D2D54"/>
    <w:rsid w:val="007D2E80"/>
    <w:rsid w:val="007D307D"/>
    <w:rsid w:val="007D317D"/>
    <w:rsid w:val="007D3332"/>
    <w:rsid w:val="007D3508"/>
    <w:rsid w:val="007D37D7"/>
    <w:rsid w:val="007D3931"/>
    <w:rsid w:val="007D3A4A"/>
    <w:rsid w:val="007D3C3C"/>
    <w:rsid w:val="007D404C"/>
    <w:rsid w:val="007D474B"/>
    <w:rsid w:val="007D4D54"/>
    <w:rsid w:val="007D57EA"/>
    <w:rsid w:val="007D5864"/>
    <w:rsid w:val="007D5F15"/>
    <w:rsid w:val="007D61A8"/>
    <w:rsid w:val="007D61FA"/>
    <w:rsid w:val="007D6D2C"/>
    <w:rsid w:val="007D6DAB"/>
    <w:rsid w:val="007D6F61"/>
    <w:rsid w:val="007D700D"/>
    <w:rsid w:val="007D7110"/>
    <w:rsid w:val="007D74AD"/>
    <w:rsid w:val="007E0034"/>
    <w:rsid w:val="007E0EB9"/>
    <w:rsid w:val="007E1034"/>
    <w:rsid w:val="007E1820"/>
    <w:rsid w:val="007E1844"/>
    <w:rsid w:val="007E1903"/>
    <w:rsid w:val="007E19D3"/>
    <w:rsid w:val="007E1EF7"/>
    <w:rsid w:val="007E2073"/>
    <w:rsid w:val="007E20FE"/>
    <w:rsid w:val="007E2126"/>
    <w:rsid w:val="007E2309"/>
    <w:rsid w:val="007E279A"/>
    <w:rsid w:val="007E27FC"/>
    <w:rsid w:val="007E2893"/>
    <w:rsid w:val="007E2896"/>
    <w:rsid w:val="007E2D3E"/>
    <w:rsid w:val="007E2E10"/>
    <w:rsid w:val="007E308E"/>
    <w:rsid w:val="007E387A"/>
    <w:rsid w:val="007E3A01"/>
    <w:rsid w:val="007E3DC5"/>
    <w:rsid w:val="007E436A"/>
    <w:rsid w:val="007E4370"/>
    <w:rsid w:val="007E4512"/>
    <w:rsid w:val="007E4B83"/>
    <w:rsid w:val="007E5345"/>
    <w:rsid w:val="007E5931"/>
    <w:rsid w:val="007E5D78"/>
    <w:rsid w:val="007E5F7A"/>
    <w:rsid w:val="007E610C"/>
    <w:rsid w:val="007E6266"/>
    <w:rsid w:val="007E6630"/>
    <w:rsid w:val="007E6985"/>
    <w:rsid w:val="007E6D32"/>
    <w:rsid w:val="007E7094"/>
    <w:rsid w:val="007E727F"/>
    <w:rsid w:val="007E74EC"/>
    <w:rsid w:val="007E753B"/>
    <w:rsid w:val="007E7CD5"/>
    <w:rsid w:val="007F07E1"/>
    <w:rsid w:val="007F0B61"/>
    <w:rsid w:val="007F0C73"/>
    <w:rsid w:val="007F0CB3"/>
    <w:rsid w:val="007F0E9B"/>
    <w:rsid w:val="007F0FEA"/>
    <w:rsid w:val="007F12A8"/>
    <w:rsid w:val="007F12F3"/>
    <w:rsid w:val="007F1772"/>
    <w:rsid w:val="007F1DA9"/>
    <w:rsid w:val="007F1E26"/>
    <w:rsid w:val="007F1EAA"/>
    <w:rsid w:val="007F1F13"/>
    <w:rsid w:val="007F21F3"/>
    <w:rsid w:val="007F2228"/>
    <w:rsid w:val="007F26FC"/>
    <w:rsid w:val="007F2977"/>
    <w:rsid w:val="007F3001"/>
    <w:rsid w:val="007F31A3"/>
    <w:rsid w:val="007F3546"/>
    <w:rsid w:val="007F37E0"/>
    <w:rsid w:val="007F381E"/>
    <w:rsid w:val="007F3A87"/>
    <w:rsid w:val="007F3D3C"/>
    <w:rsid w:val="007F407B"/>
    <w:rsid w:val="007F4211"/>
    <w:rsid w:val="007F43E4"/>
    <w:rsid w:val="007F44F4"/>
    <w:rsid w:val="007F4E27"/>
    <w:rsid w:val="007F505C"/>
    <w:rsid w:val="007F59CB"/>
    <w:rsid w:val="007F5E55"/>
    <w:rsid w:val="007F63EF"/>
    <w:rsid w:val="007F6C12"/>
    <w:rsid w:val="007F6CD4"/>
    <w:rsid w:val="007F7063"/>
    <w:rsid w:val="007F73FC"/>
    <w:rsid w:val="007F7D2D"/>
    <w:rsid w:val="00800302"/>
    <w:rsid w:val="0080048B"/>
    <w:rsid w:val="00800A34"/>
    <w:rsid w:val="00800D15"/>
    <w:rsid w:val="00800E40"/>
    <w:rsid w:val="008016D0"/>
    <w:rsid w:val="008021A4"/>
    <w:rsid w:val="00802660"/>
    <w:rsid w:val="00802A8D"/>
    <w:rsid w:val="00802DE2"/>
    <w:rsid w:val="00803134"/>
    <w:rsid w:val="0080378C"/>
    <w:rsid w:val="00803F36"/>
    <w:rsid w:val="00804930"/>
    <w:rsid w:val="0080495D"/>
    <w:rsid w:val="00804C5D"/>
    <w:rsid w:val="0080507D"/>
    <w:rsid w:val="008051AC"/>
    <w:rsid w:val="00805271"/>
    <w:rsid w:val="00805620"/>
    <w:rsid w:val="008059CA"/>
    <w:rsid w:val="00805C29"/>
    <w:rsid w:val="0080612D"/>
    <w:rsid w:val="00806257"/>
    <w:rsid w:val="00806346"/>
    <w:rsid w:val="008064D9"/>
    <w:rsid w:val="008066A8"/>
    <w:rsid w:val="008068EF"/>
    <w:rsid w:val="00806ABA"/>
    <w:rsid w:val="00806B58"/>
    <w:rsid w:val="00806D51"/>
    <w:rsid w:val="0080781C"/>
    <w:rsid w:val="00807EEA"/>
    <w:rsid w:val="0081035B"/>
    <w:rsid w:val="00810780"/>
    <w:rsid w:val="00810DDC"/>
    <w:rsid w:val="008114BC"/>
    <w:rsid w:val="008115F3"/>
    <w:rsid w:val="00811935"/>
    <w:rsid w:val="0081265C"/>
    <w:rsid w:val="008126DE"/>
    <w:rsid w:val="0081282B"/>
    <w:rsid w:val="00812A4A"/>
    <w:rsid w:val="008130F6"/>
    <w:rsid w:val="00814333"/>
    <w:rsid w:val="0081463A"/>
    <w:rsid w:val="00814747"/>
    <w:rsid w:val="00814772"/>
    <w:rsid w:val="008154BE"/>
    <w:rsid w:val="00815B5D"/>
    <w:rsid w:val="00815D6F"/>
    <w:rsid w:val="0081615F"/>
    <w:rsid w:val="00816287"/>
    <w:rsid w:val="00816F0A"/>
    <w:rsid w:val="008170A0"/>
    <w:rsid w:val="0081714F"/>
    <w:rsid w:val="00817564"/>
    <w:rsid w:val="008177CF"/>
    <w:rsid w:val="00817B87"/>
    <w:rsid w:val="00817C99"/>
    <w:rsid w:val="008200B1"/>
    <w:rsid w:val="00820733"/>
    <w:rsid w:val="008208F7"/>
    <w:rsid w:val="0082101A"/>
    <w:rsid w:val="0082128E"/>
    <w:rsid w:val="00821639"/>
    <w:rsid w:val="008219A0"/>
    <w:rsid w:val="008219BB"/>
    <w:rsid w:val="008219C4"/>
    <w:rsid w:val="00821A6F"/>
    <w:rsid w:val="00821C22"/>
    <w:rsid w:val="00821CE6"/>
    <w:rsid w:val="00821D75"/>
    <w:rsid w:val="00821E9A"/>
    <w:rsid w:val="00822051"/>
    <w:rsid w:val="0082213C"/>
    <w:rsid w:val="008225D1"/>
    <w:rsid w:val="0082272A"/>
    <w:rsid w:val="00822859"/>
    <w:rsid w:val="00822A94"/>
    <w:rsid w:val="00822BFB"/>
    <w:rsid w:val="008231B3"/>
    <w:rsid w:val="008232D1"/>
    <w:rsid w:val="00823499"/>
    <w:rsid w:val="0082353E"/>
    <w:rsid w:val="00823AAB"/>
    <w:rsid w:val="00823AB7"/>
    <w:rsid w:val="00823BF3"/>
    <w:rsid w:val="0082417E"/>
    <w:rsid w:val="0082439D"/>
    <w:rsid w:val="00824C68"/>
    <w:rsid w:val="00824CF9"/>
    <w:rsid w:val="00824DDA"/>
    <w:rsid w:val="00824EF7"/>
    <w:rsid w:val="0082500F"/>
    <w:rsid w:val="0082543C"/>
    <w:rsid w:val="00825888"/>
    <w:rsid w:val="0082597B"/>
    <w:rsid w:val="00825C0F"/>
    <w:rsid w:val="008260EF"/>
    <w:rsid w:val="00826719"/>
    <w:rsid w:val="008268AA"/>
    <w:rsid w:val="00826B3C"/>
    <w:rsid w:val="0082708E"/>
    <w:rsid w:val="00827149"/>
    <w:rsid w:val="0082766A"/>
    <w:rsid w:val="00827700"/>
    <w:rsid w:val="00827C70"/>
    <w:rsid w:val="00827DE4"/>
    <w:rsid w:val="00827FBC"/>
    <w:rsid w:val="00830046"/>
    <w:rsid w:val="00830102"/>
    <w:rsid w:val="00830254"/>
    <w:rsid w:val="0083032C"/>
    <w:rsid w:val="0083042B"/>
    <w:rsid w:val="00830627"/>
    <w:rsid w:val="008308DB"/>
    <w:rsid w:val="00830920"/>
    <w:rsid w:val="00830BBF"/>
    <w:rsid w:val="00831646"/>
    <w:rsid w:val="00831A18"/>
    <w:rsid w:val="00831B57"/>
    <w:rsid w:val="00831C23"/>
    <w:rsid w:val="00832082"/>
    <w:rsid w:val="00832211"/>
    <w:rsid w:val="00832409"/>
    <w:rsid w:val="00832AB8"/>
    <w:rsid w:val="00832B64"/>
    <w:rsid w:val="00833035"/>
    <w:rsid w:val="008332E6"/>
    <w:rsid w:val="00833B99"/>
    <w:rsid w:val="00833F1E"/>
    <w:rsid w:val="00833F6A"/>
    <w:rsid w:val="0083404A"/>
    <w:rsid w:val="008341B1"/>
    <w:rsid w:val="00834966"/>
    <w:rsid w:val="00835511"/>
    <w:rsid w:val="008355DA"/>
    <w:rsid w:val="0083617A"/>
    <w:rsid w:val="008362A6"/>
    <w:rsid w:val="00836318"/>
    <w:rsid w:val="00836319"/>
    <w:rsid w:val="00836482"/>
    <w:rsid w:val="008366C5"/>
    <w:rsid w:val="0083696C"/>
    <w:rsid w:val="00836F8A"/>
    <w:rsid w:val="0083775E"/>
    <w:rsid w:val="008379DC"/>
    <w:rsid w:val="00840119"/>
    <w:rsid w:val="008404A6"/>
    <w:rsid w:val="00840B51"/>
    <w:rsid w:val="00840BA5"/>
    <w:rsid w:val="00840EF0"/>
    <w:rsid w:val="0084116A"/>
    <w:rsid w:val="00841398"/>
    <w:rsid w:val="008414BA"/>
    <w:rsid w:val="0084183C"/>
    <w:rsid w:val="008419A5"/>
    <w:rsid w:val="0084224E"/>
    <w:rsid w:val="00842329"/>
    <w:rsid w:val="00842BC7"/>
    <w:rsid w:val="00842CE5"/>
    <w:rsid w:val="00842FB6"/>
    <w:rsid w:val="008431EF"/>
    <w:rsid w:val="00843366"/>
    <w:rsid w:val="00843585"/>
    <w:rsid w:val="00843601"/>
    <w:rsid w:val="0084381B"/>
    <w:rsid w:val="00843B69"/>
    <w:rsid w:val="00843C4E"/>
    <w:rsid w:val="00844015"/>
    <w:rsid w:val="00845616"/>
    <w:rsid w:val="00845D52"/>
    <w:rsid w:val="00846464"/>
    <w:rsid w:val="008465C0"/>
    <w:rsid w:val="008466A3"/>
    <w:rsid w:val="008469A9"/>
    <w:rsid w:val="00846B51"/>
    <w:rsid w:val="00846BD8"/>
    <w:rsid w:val="00847D14"/>
    <w:rsid w:val="00847ED3"/>
    <w:rsid w:val="008503A3"/>
    <w:rsid w:val="0085047E"/>
    <w:rsid w:val="008506EB"/>
    <w:rsid w:val="00850831"/>
    <w:rsid w:val="0085114F"/>
    <w:rsid w:val="008515B3"/>
    <w:rsid w:val="0085172C"/>
    <w:rsid w:val="0085174B"/>
    <w:rsid w:val="00851805"/>
    <w:rsid w:val="00851ACD"/>
    <w:rsid w:val="00852E60"/>
    <w:rsid w:val="008537FC"/>
    <w:rsid w:val="0085409B"/>
    <w:rsid w:val="008540BE"/>
    <w:rsid w:val="008542F1"/>
    <w:rsid w:val="00854D76"/>
    <w:rsid w:val="00855BB8"/>
    <w:rsid w:val="00855E64"/>
    <w:rsid w:val="008560F5"/>
    <w:rsid w:val="00856311"/>
    <w:rsid w:val="00856388"/>
    <w:rsid w:val="008567EE"/>
    <w:rsid w:val="0085697E"/>
    <w:rsid w:val="00856D8E"/>
    <w:rsid w:val="00856F14"/>
    <w:rsid w:val="00857104"/>
    <w:rsid w:val="00857324"/>
    <w:rsid w:val="0085756C"/>
    <w:rsid w:val="00857E1A"/>
    <w:rsid w:val="00860370"/>
    <w:rsid w:val="00860411"/>
    <w:rsid w:val="00860A84"/>
    <w:rsid w:val="00860C31"/>
    <w:rsid w:val="00860FCD"/>
    <w:rsid w:val="00861565"/>
    <w:rsid w:val="00861898"/>
    <w:rsid w:val="008619B0"/>
    <w:rsid w:val="00861AC5"/>
    <w:rsid w:val="00861C60"/>
    <w:rsid w:val="00861D37"/>
    <w:rsid w:val="00862112"/>
    <w:rsid w:val="008621F4"/>
    <w:rsid w:val="008622D3"/>
    <w:rsid w:val="008623F3"/>
    <w:rsid w:val="00862600"/>
    <w:rsid w:val="008626CA"/>
    <w:rsid w:val="00862AAA"/>
    <w:rsid w:val="008635CC"/>
    <w:rsid w:val="008638C3"/>
    <w:rsid w:val="00863D26"/>
    <w:rsid w:val="00863F14"/>
    <w:rsid w:val="00864467"/>
    <w:rsid w:val="00864776"/>
    <w:rsid w:val="00864E71"/>
    <w:rsid w:val="00865035"/>
    <w:rsid w:val="008650D1"/>
    <w:rsid w:val="00865407"/>
    <w:rsid w:val="0086541F"/>
    <w:rsid w:val="00865919"/>
    <w:rsid w:val="008661EB"/>
    <w:rsid w:val="00866692"/>
    <w:rsid w:val="00866D96"/>
    <w:rsid w:val="0086759D"/>
    <w:rsid w:val="00867D65"/>
    <w:rsid w:val="00867E7C"/>
    <w:rsid w:val="00867EEC"/>
    <w:rsid w:val="00870260"/>
    <w:rsid w:val="008705DC"/>
    <w:rsid w:val="00870EF7"/>
    <w:rsid w:val="008710CF"/>
    <w:rsid w:val="008711A7"/>
    <w:rsid w:val="008711CF"/>
    <w:rsid w:val="00871219"/>
    <w:rsid w:val="00871388"/>
    <w:rsid w:val="008718AA"/>
    <w:rsid w:val="00871B62"/>
    <w:rsid w:val="00871BC9"/>
    <w:rsid w:val="00871F05"/>
    <w:rsid w:val="00872461"/>
    <w:rsid w:val="0087251B"/>
    <w:rsid w:val="00872844"/>
    <w:rsid w:val="00872B1B"/>
    <w:rsid w:val="00872B48"/>
    <w:rsid w:val="00872D13"/>
    <w:rsid w:val="008738A7"/>
    <w:rsid w:val="0087391E"/>
    <w:rsid w:val="00873E84"/>
    <w:rsid w:val="00874256"/>
    <w:rsid w:val="008745ED"/>
    <w:rsid w:val="00874682"/>
    <w:rsid w:val="00874E17"/>
    <w:rsid w:val="00875131"/>
    <w:rsid w:val="00875243"/>
    <w:rsid w:val="00875277"/>
    <w:rsid w:val="0087573B"/>
    <w:rsid w:val="00875F65"/>
    <w:rsid w:val="00875FED"/>
    <w:rsid w:val="008764E7"/>
    <w:rsid w:val="0087699B"/>
    <w:rsid w:val="00876A7C"/>
    <w:rsid w:val="0087749D"/>
    <w:rsid w:val="00877629"/>
    <w:rsid w:val="008776B0"/>
    <w:rsid w:val="00877950"/>
    <w:rsid w:val="00877A9D"/>
    <w:rsid w:val="00877AF4"/>
    <w:rsid w:val="00880308"/>
    <w:rsid w:val="00880398"/>
    <w:rsid w:val="00880523"/>
    <w:rsid w:val="00880C57"/>
    <w:rsid w:val="00880E6C"/>
    <w:rsid w:val="00880F8B"/>
    <w:rsid w:val="0088140E"/>
    <w:rsid w:val="00882400"/>
    <w:rsid w:val="008826C2"/>
    <w:rsid w:val="0088278A"/>
    <w:rsid w:val="008827E3"/>
    <w:rsid w:val="008829A6"/>
    <w:rsid w:val="00882D82"/>
    <w:rsid w:val="00882E7A"/>
    <w:rsid w:val="00882F6B"/>
    <w:rsid w:val="00883189"/>
    <w:rsid w:val="008831E7"/>
    <w:rsid w:val="008836B2"/>
    <w:rsid w:val="00883A75"/>
    <w:rsid w:val="00883AAA"/>
    <w:rsid w:val="00883AFA"/>
    <w:rsid w:val="00884151"/>
    <w:rsid w:val="00884247"/>
    <w:rsid w:val="008842F9"/>
    <w:rsid w:val="008847EB"/>
    <w:rsid w:val="008847F9"/>
    <w:rsid w:val="008849E8"/>
    <w:rsid w:val="00884BDE"/>
    <w:rsid w:val="00884E4F"/>
    <w:rsid w:val="008850EE"/>
    <w:rsid w:val="008851E7"/>
    <w:rsid w:val="00885219"/>
    <w:rsid w:val="00885919"/>
    <w:rsid w:val="00885E24"/>
    <w:rsid w:val="00885FA7"/>
    <w:rsid w:val="0088640A"/>
    <w:rsid w:val="00886478"/>
    <w:rsid w:val="008869F2"/>
    <w:rsid w:val="00886B9C"/>
    <w:rsid w:val="00886E50"/>
    <w:rsid w:val="00886EC4"/>
    <w:rsid w:val="00887220"/>
    <w:rsid w:val="00887229"/>
    <w:rsid w:val="0088755C"/>
    <w:rsid w:val="00887F11"/>
    <w:rsid w:val="00887F4D"/>
    <w:rsid w:val="008903CF"/>
    <w:rsid w:val="00890D8A"/>
    <w:rsid w:val="00890F1F"/>
    <w:rsid w:val="00891131"/>
    <w:rsid w:val="00891342"/>
    <w:rsid w:val="00891789"/>
    <w:rsid w:val="00891BCD"/>
    <w:rsid w:val="0089200D"/>
    <w:rsid w:val="00892262"/>
    <w:rsid w:val="00892369"/>
    <w:rsid w:val="00892862"/>
    <w:rsid w:val="008931D2"/>
    <w:rsid w:val="00893287"/>
    <w:rsid w:val="00893B57"/>
    <w:rsid w:val="00893E0B"/>
    <w:rsid w:val="0089404C"/>
    <w:rsid w:val="00894E3E"/>
    <w:rsid w:val="00895127"/>
    <w:rsid w:val="008951A4"/>
    <w:rsid w:val="008958E4"/>
    <w:rsid w:val="00895B0F"/>
    <w:rsid w:val="008961DF"/>
    <w:rsid w:val="0089635C"/>
    <w:rsid w:val="00896709"/>
    <w:rsid w:val="00896C20"/>
    <w:rsid w:val="00897755"/>
    <w:rsid w:val="008977C5"/>
    <w:rsid w:val="008A00E9"/>
    <w:rsid w:val="008A0A5B"/>
    <w:rsid w:val="008A1024"/>
    <w:rsid w:val="008A16C4"/>
    <w:rsid w:val="008A1AAA"/>
    <w:rsid w:val="008A210F"/>
    <w:rsid w:val="008A2714"/>
    <w:rsid w:val="008A2839"/>
    <w:rsid w:val="008A2AA0"/>
    <w:rsid w:val="008A3115"/>
    <w:rsid w:val="008A3385"/>
    <w:rsid w:val="008A35F8"/>
    <w:rsid w:val="008A371E"/>
    <w:rsid w:val="008A383A"/>
    <w:rsid w:val="008A39F5"/>
    <w:rsid w:val="008A3F6A"/>
    <w:rsid w:val="008A455D"/>
    <w:rsid w:val="008A45E4"/>
    <w:rsid w:val="008A4C83"/>
    <w:rsid w:val="008A4E30"/>
    <w:rsid w:val="008A54DA"/>
    <w:rsid w:val="008A558D"/>
    <w:rsid w:val="008A5A00"/>
    <w:rsid w:val="008A5C70"/>
    <w:rsid w:val="008A5CB0"/>
    <w:rsid w:val="008A5CF0"/>
    <w:rsid w:val="008A5E40"/>
    <w:rsid w:val="008A5E70"/>
    <w:rsid w:val="008A651E"/>
    <w:rsid w:val="008A6882"/>
    <w:rsid w:val="008A68AF"/>
    <w:rsid w:val="008A6D70"/>
    <w:rsid w:val="008A6ECA"/>
    <w:rsid w:val="008A744A"/>
    <w:rsid w:val="008A749F"/>
    <w:rsid w:val="008A7580"/>
    <w:rsid w:val="008A7D42"/>
    <w:rsid w:val="008A7DA9"/>
    <w:rsid w:val="008A7E9B"/>
    <w:rsid w:val="008B01AA"/>
    <w:rsid w:val="008B142F"/>
    <w:rsid w:val="008B1529"/>
    <w:rsid w:val="008B1543"/>
    <w:rsid w:val="008B2135"/>
    <w:rsid w:val="008B2141"/>
    <w:rsid w:val="008B2266"/>
    <w:rsid w:val="008B3084"/>
    <w:rsid w:val="008B3244"/>
    <w:rsid w:val="008B38DF"/>
    <w:rsid w:val="008B41F6"/>
    <w:rsid w:val="008B431C"/>
    <w:rsid w:val="008B450C"/>
    <w:rsid w:val="008B47F7"/>
    <w:rsid w:val="008B4A01"/>
    <w:rsid w:val="008B4C87"/>
    <w:rsid w:val="008B4F84"/>
    <w:rsid w:val="008B5138"/>
    <w:rsid w:val="008B55E0"/>
    <w:rsid w:val="008B5616"/>
    <w:rsid w:val="008B57FC"/>
    <w:rsid w:val="008B583A"/>
    <w:rsid w:val="008B5880"/>
    <w:rsid w:val="008B5893"/>
    <w:rsid w:val="008B5A2C"/>
    <w:rsid w:val="008B6242"/>
    <w:rsid w:val="008B6982"/>
    <w:rsid w:val="008B6D01"/>
    <w:rsid w:val="008B6DA5"/>
    <w:rsid w:val="008B73DB"/>
    <w:rsid w:val="008B7567"/>
    <w:rsid w:val="008B7D1E"/>
    <w:rsid w:val="008C0545"/>
    <w:rsid w:val="008C07C2"/>
    <w:rsid w:val="008C0978"/>
    <w:rsid w:val="008C0DC2"/>
    <w:rsid w:val="008C12F9"/>
    <w:rsid w:val="008C138D"/>
    <w:rsid w:val="008C13A2"/>
    <w:rsid w:val="008C1413"/>
    <w:rsid w:val="008C1BEB"/>
    <w:rsid w:val="008C1CC5"/>
    <w:rsid w:val="008C1EC0"/>
    <w:rsid w:val="008C2025"/>
    <w:rsid w:val="008C2307"/>
    <w:rsid w:val="008C2341"/>
    <w:rsid w:val="008C2624"/>
    <w:rsid w:val="008C2A3B"/>
    <w:rsid w:val="008C2A45"/>
    <w:rsid w:val="008C3097"/>
    <w:rsid w:val="008C3158"/>
    <w:rsid w:val="008C3172"/>
    <w:rsid w:val="008C32BD"/>
    <w:rsid w:val="008C35F8"/>
    <w:rsid w:val="008C37A9"/>
    <w:rsid w:val="008C3D2E"/>
    <w:rsid w:val="008C42D4"/>
    <w:rsid w:val="008C45C7"/>
    <w:rsid w:val="008C530A"/>
    <w:rsid w:val="008C59E2"/>
    <w:rsid w:val="008C5CF7"/>
    <w:rsid w:val="008C633B"/>
    <w:rsid w:val="008C63D3"/>
    <w:rsid w:val="008C6547"/>
    <w:rsid w:val="008C6F5E"/>
    <w:rsid w:val="008C6F97"/>
    <w:rsid w:val="008C70AF"/>
    <w:rsid w:val="008C7538"/>
    <w:rsid w:val="008C75F0"/>
    <w:rsid w:val="008C76A8"/>
    <w:rsid w:val="008C78C9"/>
    <w:rsid w:val="008C79EF"/>
    <w:rsid w:val="008C7F1D"/>
    <w:rsid w:val="008D0B0A"/>
    <w:rsid w:val="008D0CFD"/>
    <w:rsid w:val="008D103D"/>
    <w:rsid w:val="008D11B1"/>
    <w:rsid w:val="008D13E1"/>
    <w:rsid w:val="008D1B77"/>
    <w:rsid w:val="008D1F0A"/>
    <w:rsid w:val="008D2055"/>
    <w:rsid w:val="008D224C"/>
    <w:rsid w:val="008D22EE"/>
    <w:rsid w:val="008D23B1"/>
    <w:rsid w:val="008D23E1"/>
    <w:rsid w:val="008D2426"/>
    <w:rsid w:val="008D2D01"/>
    <w:rsid w:val="008D3252"/>
    <w:rsid w:val="008D32A3"/>
    <w:rsid w:val="008D32D5"/>
    <w:rsid w:val="008D342B"/>
    <w:rsid w:val="008D3872"/>
    <w:rsid w:val="008D3963"/>
    <w:rsid w:val="008D3985"/>
    <w:rsid w:val="008D3FE2"/>
    <w:rsid w:val="008D422B"/>
    <w:rsid w:val="008D48D5"/>
    <w:rsid w:val="008D4A4B"/>
    <w:rsid w:val="008D4C3B"/>
    <w:rsid w:val="008D5194"/>
    <w:rsid w:val="008D51BF"/>
    <w:rsid w:val="008D51F7"/>
    <w:rsid w:val="008D5D7D"/>
    <w:rsid w:val="008D5E24"/>
    <w:rsid w:val="008D5E82"/>
    <w:rsid w:val="008D5F1E"/>
    <w:rsid w:val="008D639C"/>
    <w:rsid w:val="008D6602"/>
    <w:rsid w:val="008D6737"/>
    <w:rsid w:val="008D69C1"/>
    <w:rsid w:val="008D6BB5"/>
    <w:rsid w:val="008D6E4D"/>
    <w:rsid w:val="008D75F2"/>
    <w:rsid w:val="008D78A1"/>
    <w:rsid w:val="008E1038"/>
    <w:rsid w:val="008E20F4"/>
    <w:rsid w:val="008E2599"/>
    <w:rsid w:val="008E2647"/>
    <w:rsid w:val="008E266E"/>
    <w:rsid w:val="008E2831"/>
    <w:rsid w:val="008E29C4"/>
    <w:rsid w:val="008E2C31"/>
    <w:rsid w:val="008E2FC6"/>
    <w:rsid w:val="008E2FE4"/>
    <w:rsid w:val="008E316B"/>
    <w:rsid w:val="008E31A8"/>
    <w:rsid w:val="008E3F57"/>
    <w:rsid w:val="008E4868"/>
    <w:rsid w:val="008E4966"/>
    <w:rsid w:val="008E4C4B"/>
    <w:rsid w:val="008E4DFD"/>
    <w:rsid w:val="008E4E1C"/>
    <w:rsid w:val="008E4E61"/>
    <w:rsid w:val="008E52AF"/>
    <w:rsid w:val="008E5487"/>
    <w:rsid w:val="008E5561"/>
    <w:rsid w:val="008E5EA3"/>
    <w:rsid w:val="008E5F02"/>
    <w:rsid w:val="008E6000"/>
    <w:rsid w:val="008E6310"/>
    <w:rsid w:val="008E63B6"/>
    <w:rsid w:val="008E6950"/>
    <w:rsid w:val="008E6A83"/>
    <w:rsid w:val="008E6E52"/>
    <w:rsid w:val="008E704A"/>
    <w:rsid w:val="008E730A"/>
    <w:rsid w:val="008E7434"/>
    <w:rsid w:val="008E7F73"/>
    <w:rsid w:val="008F0162"/>
    <w:rsid w:val="008F03A3"/>
    <w:rsid w:val="008F0616"/>
    <w:rsid w:val="008F07BD"/>
    <w:rsid w:val="008F0B03"/>
    <w:rsid w:val="008F0B81"/>
    <w:rsid w:val="008F0BD7"/>
    <w:rsid w:val="008F144E"/>
    <w:rsid w:val="008F1C6B"/>
    <w:rsid w:val="008F2053"/>
    <w:rsid w:val="008F2437"/>
    <w:rsid w:val="008F24D0"/>
    <w:rsid w:val="008F25C5"/>
    <w:rsid w:val="008F2B09"/>
    <w:rsid w:val="008F33C1"/>
    <w:rsid w:val="008F3993"/>
    <w:rsid w:val="008F3996"/>
    <w:rsid w:val="008F3DDB"/>
    <w:rsid w:val="008F4148"/>
    <w:rsid w:val="008F429E"/>
    <w:rsid w:val="008F4548"/>
    <w:rsid w:val="008F469B"/>
    <w:rsid w:val="008F4F49"/>
    <w:rsid w:val="008F4F85"/>
    <w:rsid w:val="008F521B"/>
    <w:rsid w:val="008F5465"/>
    <w:rsid w:val="008F549F"/>
    <w:rsid w:val="008F570C"/>
    <w:rsid w:val="008F5C7A"/>
    <w:rsid w:val="008F5EDD"/>
    <w:rsid w:val="008F6049"/>
    <w:rsid w:val="008F608B"/>
    <w:rsid w:val="008F61A9"/>
    <w:rsid w:val="008F65DB"/>
    <w:rsid w:val="008F6A56"/>
    <w:rsid w:val="008F6ACA"/>
    <w:rsid w:val="008F6FC8"/>
    <w:rsid w:val="008F7063"/>
    <w:rsid w:val="008F7B57"/>
    <w:rsid w:val="0090001A"/>
    <w:rsid w:val="0090016F"/>
    <w:rsid w:val="009002D8"/>
    <w:rsid w:val="0090035B"/>
    <w:rsid w:val="0090047B"/>
    <w:rsid w:val="00900566"/>
    <w:rsid w:val="009005C1"/>
    <w:rsid w:val="00900804"/>
    <w:rsid w:val="0090099F"/>
    <w:rsid w:val="00900D3E"/>
    <w:rsid w:val="0090136D"/>
    <w:rsid w:val="00901410"/>
    <w:rsid w:val="0090208A"/>
    <w:rsid w:val="009020CA"/>
    <w:rsid w:val="009022E2"/>
    <w:rsid w:val="00902499"/>
    <w:rsid w:val="00902548"/>
    <w:rsid w:val="0090256D"/>
    <w:rsid w:val="009029DA"/>
    <w:rsid w:val="00902E9F"/>
    <w:rsid w:val="00903334"/>
    <w:rsid w:val="00903601"/>
    <w:rsid w:val="00903885"/>
    <w:rsid w:val="009039F4"/>
    <w:rsid w:val="009042E5"/>
    <w:rsid w:val="009043D5"/>
    <w:rsid w:val="00904D0C"/>
    <w:rsid w:val="00904D5A"/>
    <w:rsid w:val="00905469"/>
    <w:rsid w:val="00905697"/>
    <w:rsid w:val="009056DF"/>
    <w:rsid w:val="00905FD4"/>
    <w:rsid w:val="00906303"/>
    <w:rsid w:val="00906D4F"/>
    <w:rsid w:val="00906D8B"/>
    <w:rsid w:val="00907A19"/>
    <w:rsid w:val="0091017E"/>
    <w:rsid w:val="0091027F"/>
    <w:rsid w:val="009104AF"/>
    <w:rsid w:val="00910CC8"/>
    <w:rsid w:val="00910CCB"/>
    <w:rsid w:val="00911023"/>
    <w:rsid w:val="00911256"/>
    <w:rsid w:val="00911559"/>
    <w:rsid w:val="009116B5"/>
    <w:rsid w:val="00911A8D"/>
    <w:rsid w:val="009120C0"/>
    <w:rsid w:val="0091242C"/>
    <w:rsid w:val="00912749"/>
    <w:rsid w:val="00912A20"/>
    <w:rsid w:val="009136EF"/>
    <w:rsid w:val="00913736"/>
    <w:rsid w:val="0091393F"/>
    <w:rsid w:val="0091429C"/>
    <w:rsid w:val="009145C3"/>
    <w:rsid w:val="00914C50"/>
    <w:rsid w:val="00914FDB"/>
    <w:rsid w:val="00915180"/>
    <w:rsid w:val="009153F2"/>
    <w:rsid w:val="009154B2"/>
    <w:rsid w:val="009155E2"/>
    <w:rsid w:val="0091563B"/>
    <w:rsid w:val="00915C86"/>
    <w:rsid w:val="00915D0B"/>
    <w:rsid w:val="00915DDA"/>
    <w:rsid w:val="00915EF2"/>
    <w:rsid w:val="0091617A"/>
    <w:rsid w:val="00916200"/>
    <w:rsid w:val="00916294"/>
    <w:rsid w:val="0091652E"/>
    <w:rsid w:val="00916C47"/>
    <w:rsid w:val="00916CA5"/>
    <w:rsid w:val="00916FEE"/>
    <w:rsid w:val="00917355"/>
    <w:rsid w:val="00917D02"/>
    <w:rsid w:val="00917FCE"/>
    <w:rsid w:val="009206AC"/>
    <w:rsid w:val="009206F6"/>
    <w:rsid w:val="00920842"/>
    <w:rsid w:val="00920EA3"/>
    <w:rsid w:val="009219E5"/>
    <w:rsid w:val="009224C0"/>
    <w:rsid w:val="009224EC"/>
    <w:rsid w:val="009228E9"/>
    <w:rsid w:val="00922C4B"/>
    <w:rsid w:val="00922EAE"/>
    <w:rsid w:val="0092375B"/>
    <w:rsid w:val="0092442C"/>
    <w:rsid w:val="00924B4A"/>
    <w:rsid w:val="00924FEF"/>
    <w:rsid w:val="00925351"/>
    <w:rsid w:val="009260CE"/>
    <w:rsid w:val="00926BEC"/>
    <w:rsid w:val="00927607"/>
    <w:rsid w:val="00927675"/>
    <w:rsid w:val="009276E6"/>
    <w:rsid w:val="009278D3"/>
    <w:rsid w:val="00927C0E"/>
    <w:rsid w:val="00927E98"/>
    <w:rsid w:val="00927F3B"/>
    <w:rsid w:val="00930090"/>
    <w:rsid w:val="009300B2"/>
    <w:rsid w:val="00930150"/>
    <w:rsid w:val="0093033F"/>
    <w:rsid w:val="009303A0"/>
    <w:rsid w:val="009306EE"/>
    <w:rsid w:val="00930A34"/>
    <w:rsid w:val="00930BDC"/>
    <w:rsid w:val="00930C5E"/>
    <w:rsid w:val="0093114C"/>
    <w:rsid w:val="00931242"/>
    <w:rsid w:val="009318E5"/>
    <w:rsid w:val="00931ACA"/>
    <w:rsid w:val="00931BDF"/>
    <w:rsid w:val="00931C55"/>
    <w:rsid w:val="0093211E"/>
    <w:rsid w:val="009322B3"/>
    <w:rsid w:val="00932328"/>
    <w:rsid w:val="009325EE"/>
    <w:rsid w:val="00932689"/>
    <w:rsid w:val="00932786"/>
    <w:rsid w:val="00932C7F"/>
    <w:rsid w:val="00932F93"/>
    <w:rsid w:val="009337E1"/>
    <w:rsid w:val="00933E08"/>
    <w:rsid w:val="00934AFE"/>
    <w:rsid w:val="00934CC2"/>
    <w:rsid w:val="00934EC7"/>
    <w:rsid w:val="009350E1"/>
    <w:rsid w:val="00935424"/>
    <w:rsid w:val="00935495"/>
    <w:rsid w:val="009354AE"/>
    <w:rsid w:val="0093586F"/>
    <w:rsid w:val="00936015"/>
    <w:rsid w:val="00936293"/>
    <w:rsid w:val="009365A6"/>
    <w:rsid w:val="00936790"/>
    <w:rsid w:val="00936DD9"/>
    <w:rsid w:val="0093711C"/>
    <w:rsid w:val="009376CE"/>
    <w:rsid w:val="00937CD0"/>
    <w:rsid w:val="00941625"/>
    <w:rsid w:val="00941E92"/>
    <w:rsid w:val="00941F1A"/>
    <w:rsid w:val="009420AD"/>
    <w:rsid w:val="0094277D"/>
    <w:rsid w:val="00942D39"/>
    <w:rsid w:val="00942DDA"/>
    <w:rsid w:val="00943063"/>
    <w:rsid w:val="009431BE"/>
    <w:rsid w:val="009435E9"/>
    <w:rsid w:val="00943A76"/>
    <w:rsid w:val="00944D02"/>
    <w:rsid w:val="00944EDF"/>
    <w:rsid w:val="00944EE1"/>
    <w:rsid w:val="00944FE3"/>
    <w:rsid w:val="0094519D"/>
    <w:rsid w:val="00945439"/>
    <w:rsid w:val="00945600"/>
    <w:rsid w:val="00945683"/>
    <w:rsid w:val="009456AF"/>
    <w:rsid w:val="00945E70"/>
    <w:rsid w:val="00945FB1"/>
    <w:rsid w:val="00946061"/>
    <w:rsid w:val="009462C0"/>
    <w:rsid w:val="0094630F"/>
    <w:rsid w:val="009463BB"/>
    <w:rsid w:val="009465B9"/>
    <w:rsid w:val="00946BA5"/>
    <w:rsid w:val="00946DD8"/>
    <w:rsid w:val="00946EAB"/>
    <w:rsid w:val="00946EFD"/>
    <w:rsid w:val="00946F88"/>
    <w:rsid w:val="00950001"/>
    <w:rsid w:val="0095085F"/>
    <w:rsid w:val="0095087F"/>
    <w:rsid w:val="00950A22"/>
    <w:rsid w:val="00950BC3"/>
    <w:rsid w:val="00950C6E"/>
    <w:rsid w:val="00950F1D"/>
    <w:rsid w:val="009513E7"/>
    <w:rsid w:val="0095193F"/>
    <w:rsid w:val="00952069"/>
    <w:rsid w:val="00952C9E"/>
    <w:rsid w:val="00952E85"/>
    <w:rsid w:val="009539FD"/>
    <w:rsid w:val="00953C86"/>
    <w:rsid w:val="00953FA4"/>
    <w:rsid w:val="00954233"/>
    <w:rsid w:val="0095437C"/>
    <w:rsid w:val="00954C94"/>
    <w:rsid w:val="00954CC9"/>
    <w:rsid w:val="0095510A"/>
    <w:rsid w:val="009553C8"/>
    <w:rsid w:val="0095546B"/>
    <w:rsid w:val="00955DFC"/>
    <w:rsid w:val="0095640D"/>
    <w:rsid w:val="0095696E"/>
    <w:rsid w:val="009569D3"/>
    <w:rsid w:val="00956D5A"/>
    <w:rsid w:val="00957192"/>
    <w:rsid w:val="009573C0"/>
    <w:rsid w:val="009577F4"/>
    <w:rsid w:val="00957DA9"/>
    <w:rsid w:val="00957DD3"/>
    <w:rsid w:val="00957F2B"/>
    <w:rsid w:val="00957F70"/>
    <w:rsid w:val="00957F7E"/>
    <w:rsid w:val="00957FD3"/>
    <w:rsid w:val="00960499"/>
    <w:rsid w:val="0096052D"/>
    <w:rsid w:val="00960533"/>
    <w:rsid w:val="0096053C"/>
    <w:rsid w:val="00960889"/>
    <w:rsid w:val="00960C53"/>
    <w:rsid w:val="00960CA3"/>
    <w:rsid w:val="00960D13"/>
    <w:rsid w:val="009612CF"/>
    <w:rsid w:val="009613E5"/>
    <w:rsid w:val="0096141D"/>
    <w:rsid w:val="009615AC"/>
    <w:rsid w:val="0096161A"/>
    <w:rsid w:val="0096170A"/>
    <w:rsid w:val="00961DAC"/>
    <w:rsid w:val="00962174"/>
    <w:rsid w:val="00962804"/>
    <w:rsid w:val="00962CCC"/>
    <w:rsid w:val="0096300E"/>
    <w:rsid w:val="00963280"/>
    <w:rsid w:val="00963AFE"/>
    <w:rsid w:val="00964256"/>
    <w:rsid w:val="00964652"/>
    <w:rsid w:val="00964DAD"/>
    <w:rsid w:val="0096510D"/>
    <w:rsid w:val="0096533C"/>
    <w:rsid w:val="0096541F"/>
    <w:rsid w:val="00966862"/>
    <w:rsid w:val="00966889"/>
    <w:rsid w:val="00966920"/>
    <w:rsid w:val="0096695D"/>
    <w:rsid w:val="00966D5D"/>
    <w:rsid w:val="00966E0B"/>
    <w:rsid w:val="009672A0"/>
    <w:rsid w:val="009673DA"/>
    <w:rsid w:val="00967505"/>
    <w:rsid w:val="00967A70"/>
    <w:rsid w:val="00967F75"/>
    <w:rsid w:val="00967FD5"/>
    <w:rsid w:val="009701DF"/>
    <w:rsid w:val="00970B2C"/>
    <w:rsid w:val="00970CDC"/>
    <w:rsid w:val="00970E7E"/>
    <w:rsid w:val="00970FC9"/>
    <w:rsid w:val="0097107C"/>
    <w:rsid w:val="00971164"/>
    <w:rsid w:val="00971556"/>
    <w:rsid w:val="00971BD8"/>
    <w:rsid w:val="00972172"/>
    <w:rsid w:val="009729BC"/>
    <w:rsid w:val="00972C89"/>
    <w:rsid w:val="00972E74"/>
    <w:rsid w:val="009732C9"/>
    <w:rsid w:val="0097377F"/>
    <w:rsid w:val="00973B1A"/>
    <w:rsid w:val="00973FC4"/>
    <w:rsid w:val="009740F2"/>
    <w:rsid w:val="00974689"/>
    <w:rsid w:val="00974976"/>
    <w:rsid w:val="00974AE4"/>
    <w:rsid w:val="00974DE9"/>
    <w:rsid w:val="00974F62"/>
    <w:rsid w:val="00974F6F"/>
    <w:rsid w:val="00975687"/>
    <w:rsid w:val="00975804"/>
    <w:rsid w:val="00976803"/>
    <w:rsid w:val="00976E76"/>
    <w:rsid w:val="00976FAE"/>
    <w:rsid w:val="009771F5"/>
    <w:rsid w:val="00977467"/>
    <w:rsid w:val="009774A6"/>
    <w:rsid w:val="0097758B"/>
    <w:rsid w:val="009779E0"/>
    <w:rsid w:val="009779F6"/>
    <w:rsid w:val="00977A2F"/>
    <w:rsid w:val="00977BEA"/>
    <w:rsid w:val="00977D95"/>
    <w:rsid w:val="00977E52"/>
    <w:rsid w:val="009800C8"/>
    <w:rsid w:val="0098036F"/>
    <w:rsid w:val="009805A2"/>
    <w:rsid w:val="00980934"/>
    <w:rsid w:val="009810D9"/>
    <w:rsid w:val="009811C1"/>
    <w:rsid w:val="009811DD"/>
    <w:rsid w:val="009811F7"/>
    <w:rsid w:val="0098184F"/>
    <w:rsid w:val="00981B6C"/>
    <w:rsid w:val="009820F4"/>
    <w:rsid w:val="009821CE"/>
    <w:rsid w:val="00982EFC"/>
    <w:rsid w:val="0098321C"/>
    <w:rsid w:val="00983237"/>
    <w:rsid w:val="00983884"/>
    <w:rsid w:val="00983A2D"/>
    <w:rsid w:val="00983BAA"/>
    <w:rsid w:val="00984CED"/>
    <w:rsid w:val="00984F0B"/>
    <w:rsid w:val="00985671"/>
    <w:rsid w:val="009856FB"/>
    <w:rsid w:val="0098571C"/>
    <w:rsid w:val="00985A59"/>
    <w:rsid w:val="00985CF2"/>
    <w:rsid w:val="0098604E"/>
    <w:rsid w:val="0098631F"/>
    <w:rsid w:val="00986B6A"/>
    <w:rsid w:val="00986BBB"/>
    <w:rsid w:val="00986EA4"/>
    <w:rsid w:val="009872C2"/>
    <w:rsid w:val="00987509"/>
    <w:rsid w:val="00987724"/>
    <w:rsid w:val="00987843"/>
    <w:rsid w:val="00987BFB"/>
    <w:rsid w:val="00987C75"/>
    <w:rsid w:val="00990331"/>
    <w:rsid w:val="0099085C"/>
    <w:rsid w:val="009909B6"/>
    <w:rsid w:val="00990C66"/>
    <w:rsid w:val="00991254"/>
    <w:rsid w:val="0099160D"/>
    <w:rsid w:val="00991829"/>
    <w:rsid w:val="0099198E"/>
    <w:rsid w:val="00991B89"/>
    <w:rsid w:val="00991B91"/>
    <w:rsid w:val="00991D1F"/>
    <w:rsid w:val="00992528"/>
    <w:rsid w:val="00992912"/>
    <w:rsid w:val="00992CD9"/>
    <w:rsid w:val="00992CE1"/>
    <w:rsid w:val="00992D8E"/>
    <w:rsid w:val="00993200"/>
    <w:rsid w:val="009935F7"/>
    <w:rsid w:val="0099374D"/>
    <w:rsid w:val="0099386D"/>
    <w:rsid w:val="00993A16"/>
    <w:rsid w:val="00993C26"/>
    <w:rsid w:val="00993CE1"/>
    <w:rsid w:val="00993D7F"/>
    <w:rsid w:val="00993E6D"/>
    <w:rsid w:val="00994904"/>
    <w:rsid w:val="00994C63"/>
    <w:rsid w:val="00994D35"/>
    <w:rsid w:val="00994E26"/>
    <w:rsid w:val="00995715"/>
    <w:rsid w:val="009959DC"/>
    <w:rsid w:val="00995D0F"/>
    <w:rsid w:val="00995D8D"/>
    <w:rsid w:val="00995DC7"/>
    <w:rsid w:val="009964CD"/>
    <w:rsid w:val="00996593"/>
    <w:rsid w:val="00996A3B"/>
    <w:rsid w:val="009976EB"/>
    <w:rsid w:val="00997AF7"/>
    <w:rsid w:val="00997B39"/>
    <w:rsid w:val="00997FBD"/>
    <w:rsid w:val="009A09EA"/>
    <w:rsid w:val="009A09FC"/>
    <w:rsid w:val="009A0FAF"/>
    <w:rsid w:val="009A144C"/>
    <w:rsid w:val="009A148A"/>
    <w:rsid w:val="009A1713"/>
    <w:rsid w:val="009A1C40"/>
    <w:rsid w:val="009A2035"/>
    <w:rsid w:val="009A21FA"/>
    <w:rsid w:val="009A22BC"/>
    <w:rsid w:val="009A2406"/>
    <w:rsid w:val="009A243B"/>
    <w:rsid w:val="009A2943"/>
    <w:rsid w:val="009A2AA5"/>
    <w:rsid w:val="009A313D"/>
    <w:rsid w:val="009A34B6"/>
    <w:rsid w:val="009A3570"/>
    <w:rsid w:val="009A37EA"/>
    <w:rsid w:val="009A3BF8"/>
    <w:rsid w:val="009A3E64"/>
    <w:rsid w:val="009A40AF"/>
    <w:rsid w:val="009A46C2"/>
    <w:rsid w:val="009A4765"/>
    <w:rsid w:val="009A4858"/>
    <w:rsid w:val="009A52B4"/>
    <w:rsid w:val="009A55D6"/>
    <w:rsid w:val="009A595D"/>
    <w:rsid w:val="009A5E07"/>
    <w:rsid w:val="009A5F31"/>
    <w:rsid w:val="009A6570"/>
    <w:rsid w:val="009A691B"/>
    <w:rsid w:val="009A6D49"/>
    <w:rsid w:val="009A7382"/>
    <w:rsid w:val="009A7659"/>
    <w:rsid w:val="009A7AB0"/>
    <w:rsid w:val="009A7ADF"/>
    <w:rsid w:val="009A7D29"/>
    <w:rsid w:val="009A7D68"/>
    <w:rsid w:val="009A7F7A"/>
    <w:rsid w:val="009B0114"/>
    <w:rsid w:val="009B0286"/>
    <w:rsid w:val="009B02F5"/>
    <w:rsid w:val="009B07FA"/>
    <w:rsid w:val="009B096B"/>
    <w:rsid w:val="009B0B5F"/>
    <w:rsid w:val="009B0DEA"/>
    <w:rsid w:val="009B0EAB"/>
    <w:rsid w:val="009B16C4"/>
    <w:rsid w:val="009B1BE7"/>
    <w:rsid w:val="009B1F15"/>
    <w:rsid w:val="009B2131"/>
    <w:rsid w:val="009B25BD"/>
    <w:rsid w:val="009B2611"/>
    <w:rsid w:val="009B2788"/>
    <w:rsid w:val="009B2BC4"/>
    <w:rsid w:val="009B2CEB"/>
    <w:rsid w:val="009B2F5D"/>
    <w:rsid w:val="009B3489"/>
    <w:rsid w:val="009B3502"/>
    <w:rsid w:val="009B35E2"/>
    <w:rsid w:val="009B386A"/>
    <w:rsid w:val="009B3C6C"/>
    <w:rsid w:val="009B3DBE"/>
    <w:rsid w:val="009B3EBD"/>
    <w:rsid w:val="009B4113"/>
    <w:rsid w:val="009B41BD"/>
    <w:rsid w:val="009B44D0"/>
    <w:rsid w:val="009B4BC3"/>
    <w:rsid w:val="009B4D45"/>
    <w:rsid w:val="009B4EE1"/>
    <w:rsid w:val="009B5050"/>
    <w:rsid w:val="009B54C9"/>
    <w:rsid w:val="009B56DF"/>
    <w:rsid w:val="009B5B02"/>
    <w:rsid w:val="009B5EEF"/>
    <w:rsid w:val="009B60CC"/>
    <w:rsid w:val="009B6160"/>
    <w:rsid w:val="009B6B6E"/>
    <w:rsid w:val="009B6C11"/>
    <w:rsid w:val="009B7323"/>
    <w:rsid w:val="009B76B0"/>
    <w:rsid w:val="009B7703"/>
    <w:rsid w:val="009B7803"/>
    <w:rsid w:val="009B7BA2"/>
    <w:rsid w:val="009B7EA2"/>
    <w:rsid w:val="009C0328"/>
    <w:rsid w:val="009C0352"/>
    <w:rsid w:val="009C03B9"/>
    <w:rsid w:val="009C03C0"/>
    <w:rsid w:val="009C0A6C"/>
    <w:rsid w:val="009C0AB3"/>
    <w:rsid w:val="009C0ACE"/>
    <w:rsid w:val="009C14C5"/>
    <w:rsid w:val="009C15F7"/>
    <w:rsid w:val="009C1799"/>
    <w:rsid w:val="009C1A64"/>
    <w:rsid w:val="009C1E6E"/>
    <w:rsid w:val="009C1F7A"/>
    <w:rsid w:val="009C1FCE"/>
    <w:rsid w:val="009C200F"/>
    <w:rsid w:val="009C2342"/>
    <w:rsid w:val="009C2680"/>
    <w:rsid w:val="009C2D26"/>
    <w:rsid w:val="009C32AE"/>
    <w:rsid w:val="009C34B7"/>
    <w:rsid w:val="009C3AA1"/>
    <w:rsid w:val="009C3D0C"/>
    <w:rsid w:val="009C3E39"/>
    <w:rsid w:val="009C3FBE"/>
    <w:rsid w:val="009C3FF6"/>
    <w:rsid w:val="009C4357"/>
    <w:rsid w:val="009C43C1"/>
    <w:rsid w:val="009C46A7"/>
    <w:rsid w:val="009C46B9"/>
    <w:rsid w:val="009C47AB"/>
    <w:rsid w:val="009C4BDE"/>
    <w:rsid w:val="009C5042"/>
    <w:rsid w:val="009C528C"/>
    <w:rsid w:val="009C56FB"/>
    <w:rsid w:val="009C5791"/>
    <w:rsid w:val="009C62AD"/>
    <w:rsid w:val="009C70AE"/>
    <w:rsid w:val="009C70CB"/>
    <w:rsid w:val="009C73DE"/>
    <w:rsid w:val="009C7688"/>
    <w:rsid w:val="009C7A88"/>
    <w:rsid w:val="009C7B39"/>
    <w:rsid w:val="009C7C11"/>
    <w:rsid w:val="009C7E75"/>
    <w:rsid w:val="009D03A9"/>
    <w:rsid w:val="009D0556"/>
    <w:rsid w:val="009D055B"/>
    <w:rsid w:val="009D13D1"/>
    <w:rsid w:val="009D15B7"/>
    <w:rsid w:val="009D1B95"/>
    <w:rsid w:val="009D2490"/>
    <w:rsid w:val="009D2805"/>
    <w:rsid w:val="009D2D93"/>
    <w:rsid w:val="009D3157"/>
    <w:rsid w:val="009D335A"/>
    <w:rsid w:val="009D3F1B"/>
    <w:rsid w:val="009D3FEA"/>
    <w:rsid w:val="009D4206"/>
    <w:rsid w:val="009D458B"/>
    <w:rsid w:val="009D45BB"/>
    <w:rsid w:val="009D56D4"/>
    <w:rsid w:val="009D5821"/>
    <w:rsid w:val="009D5917"/>
    <w:rsid w:val="009D6271"/>
    <w:rsid w:val="009D663F"/>
    <w:rsid w:val="009D6797"/>
    <w:rsid w:val="009D685C"/>
    <w:rsid w:val="009D698F"/>
    <w:rsid w:val="009D6D18"/>
    <w:rsid w:val="009D6E42"/>
    <w:rsid w:val="009D6F0F"/>
    <w:rsid w:val="009D7032"/>
    <w:rsid w:val="009D714F"/>
    <w:rsid w:val="009D7599"/>
    <w:rsid w:val="009D75E1"/>
    <w:rsid w:val="009D7A33"/>
    <w:rsid w:val="009D7A5F"/>
    <w:rsid w:val="009D7B5E"/>
    <w:rsid w:val="009D7D34"/>
    <w:rsid w:val="009D7E1A"/>
    <w:rsid w:val="009E0100"/>
    <w:rsid w:val="009E0746"/>
    <w:rsid w:val="009E081F"/>
    <w:rsid w:val="009E0962"/>
    <w:rsid w:val="009E0C1D"/>
    <w:rsid w:val="009E1B3D"/>
    <w:rsid w:val="009E1D93"/>
    <w:rsid w:val="009E228A"/>
    <w:rsid w:val="009E22E8"/>
    <w:rsid w:val="009E2411"/>
    <w:rsid w:val="009E24BA"/>
    <w:rsid w:val="009E24FD"/>
    <w:rsid w:val="009E2511"/>
    <w:rsid w:val="009E272C"/>
    <w:rsid w:val="009E28A7"/>
    <w:rsid w:val="009E28EE"/>
    <w:rsid w:val="009E29F4"/>
    <w:rsid w:val="009E2A3A"/>
    <w:rsid w:val="009E38A7"/>
    <w:rsid w:val="009E39D8"/>
    <w:rsid w:val="009E3FA1"/>
    <w:rsid w:val="009E4050"/>
    <w:rsid w:val="009E45C4"/>
    <w:rsid w:val="009E4859"/>
    <w:rsid w:val="009E4879"/>
    <w:rsid w:val="009E4EC0"/>
    <w:rsid w:val="009E4EDD"/>
    <w:rsid w:val="009E4FB4"/>
    <w:rsid w:val="009E553B"/>
    <w:rsid w:val="009E5693"/>
    <w:rsid w:val="009E5BBC"/>
    <w:rsid w:val="009E5C5C"/>
    <w:rsid w:val="009E5F0F"/>
    <w:rsid w:val="009E62A7"/>
    <w:rsid w:val="009E6497"/>
    <w:rsid w:val="009E694B"/>
    <w:rsid w:val="009E698D"/>
    <w:rsid w:val="009E6C2D"/>
    <w:rsid w:val="009E6FCE"/>
    <w:rsid w:val="009E6FD3"/>
    <w:rsid w:val="009E73F6"/>
    <w:rsid w:val="009E7781"/>
    <w:rsid w:val="009E7867"/>
    <w:rsid w:val="009E7B42"/>
    <w:rsid w:val="009E7BD6"/>
    <w:rsid w:val="009E7C2B"/>
    <w:rsid w:val="009E7E88"/>
    <w:rsid w:val="009E7FE3"/>
    <w:rsid w:val="009E7FF8"/>
    <w:rsid w:val="009F0240"/>
    <w:rsid w:val="009F05A2"/>
    <w:rsid w:val="009F083C"/>
    <w:rsid w:val="009F0A9F"/>
    <w:rsid w:val="009F1918"/>
    <w:rsid w:val="009F1B06"/>
    <w:rsid w:val="009F1C63"/>
    <w:rsid w:val="009F1E6B"/>
    <w:rsid w:val="009F1FED"/>
    <w:rsid w:val="009F2060"/>
    <w:rsid w:val="009F20AE"/>
    <w:rsid w:val="009F263E"/>
    <w:rsid w:val="009F2791"/>
    <w:rsid w:val="009F279E"/>
    <w:rsid w:val="009F28EB"/>
    <w:rsid w:val="009F28F8"/>
    <w:rsid w:val="009F296E"/>
    <w:rsid w:val="009F2DDD"/>
    <w:rsid w:val="009F315B"/>
    <w:rsid w:val="009F3452"/>
    <w:rsid w:val="009F37C2"/>
    <w:rsid w:val="009F3B25"/>
    <w:rsid w:val="009F3E66"/>
    <w:rsid w:val="009F41DA"/>
    <w:rsid w:val="009F49F0"/>
    <w:rsid w:val="009F4B12"/>
    <w:rsid w:val="009F4BB5"/>
    <w:rsid w:val="009F4CDE"/>
    <w:rsid w:val="009F4D40"/>
    <w:rsid w:val="009F5125"/>
    <w:rsid w:val="009F525A"/>
    <w:rsid w:val="009F56F9"/>
    <w:rsid w:val="009F5AC3"/>
    <w:rsid w:val="009F5FE2"/>
    <w:rsid w:val="009F60E3"/>
    <w:rsid w:val="009F657F"/>
    <w:rsid w:val="009F661B"/>
    <w:rsid w:val="009F6788"/>
    <w:rsid w:val="009F6807"/>
    <w:rsid w:val="009F68DB"/>
    <w:rsid w:val="009F6AC3"/>
    <w:rsid w:val="009F6FC6"/>
    <w:rsid w:val="009F7056"/>
    <w:rsid w:val="009F73CB"/>
    <w:rsid w:val="009F7706"/>
    <w:rsid w:val="009F7A5A"/>
    <w:rsid w:val="009F7ADA"/>
    <w:rsid w:val="00A00817"/>
    <w:rsid w:val="00A00945"/>
    <w:rsid w:val="00A01243"/>
    <w:rsid w:val="00A013C3"/>
    <w:rsid w:val="00A015DA"/>
    <w:rsid w:val="00A01CF6"/>
    <w:rsid w:val="00A01E1A"/>
    <w:rsid w:val="00A021C8"/>
    <w:rsid w:val="00A02512"/>
    <w:rsid w:val="00A029F5"/>
    <w:rsid w:val="00A031B6"/>
    <w:rsid w:val="00A033ED"/>
    <w:rsid w:val="00A0346C"/>
    <w:rsid w:val="00A0359E"/>
    <w:rsid w:val="00A04734"/>
    <w:rsid w:val="00A048C8"/>
    <w:rsid w:val="00A04C1F"/>
    <w:rsid w:val="00A051C0"/>
    <w:rsid w:val="00A052B7"/>
    <w:rsid w:val="00A052F0"/>
    <w:rsid w:val="00A056B6"/>
    <w:rsid w:val="00A059CF"/>
    <w:rsid w:val="00A06278"/>
    <w:rsid w:val="00A0663D"/>
    <w:rsid w:val="00A0675D"/>
    <w:rsid w:val="00A06A3D"/>
    <w:rsid w:val="00A06B20"/>
    <w:rsid w:val="00A06F4F"/>
    <w:rsid w:val="00A06F81"/>
    <w:rsid w:val="00A0785C"/>
    <w:rsid w:val="00A07EAC"/>
    <w:rsid w:val="00A1031A"/>
    <w:rsid w:val="00A106C2"/>
    <w:rsid w:val="00A10CC9"/>
    <w:rsid w:val="00A10CCB"/>
    <w:rsid w:val="00A110CC"/>
    <w:rsid w:val="00A117BC"/>
    <w:rsid w:val="00A11D34"/>
    <w:rsid w:val="00A11E45"/>
    <w:rsid w:val="00A12023"/>
    <w:rsid w:val="00A12142"/>
    <w:rsid w:val="00A121D6"/>
    <w:rsid w:val="00A122CF"/>
    <w:rsid w:val="00A12455"/>
    <w:rsid w:val="00A12A6F"/>
    <w:rsid w:val="00A12B08"/>
    <w:rsid w:val="00A12CE7"/>
    <w:rsid w:val="00A12D7C"/>
    <w:rsid w:val="00A13807"/>
    <w:rsid w:val="00A13DE9"/>
    <w:rsid w:val="00A13FBE"/>
    <w:rsid w:val="00A14402"/>
    <w:rsid w:val="00A1481F"/>
    <w:rsid w:val="00A14994"/>
    <w:rsid w:val="00A149EB"/>
    <w:rsid w:val="00A14A5C"/>
    <w:rsid w:val="00A1596F"/>
    <w:rsid w:val="00A15DCE"/>
    <w:rsid w:val="00A15EAD"/>
    <w:rsid w:val="00A15F52"/>
    <w:rsid w:val="00A1602A"/>
    <w:rsid w:val="00A161E2"/>
    <w:rsid w:val="00A162CF"/>
    <w:rsid w:val="00A167D4"/>
    <w:rsid w:val="00A16B4C"/>
    <w:rsid w:val="00A16D99"/>
    <w:rsid w:val="00A16E50"/>
    <w:rsid w:val="00A1724F"/>
    <w:rsid w:val="00A1755A"/>
    <w:rsid w:val="00A1778B"/>
    <w:rsid w:val="00A179A3"/>
    <w:rsid w:val="00A17D29"/>
    <w:rsid w:val="00A20058"/>
    <w:rsid w:val="00A2009F"/>
    <w:rsid w:val="00A203C3"/>
    <w:rsid w:val="00A207E3"/>
    <w:rsid w:val="00A2082E"/>
    <w:rsid w:val="00A20C0A"/>
    <w:rsid w:val="00A21462"/>
    <w:rsid w:val="00A2160D"/>
    <w:rsid w:val="00A216F7"/>
    <w:rsid w:val="00A21968"/>
    <w:rsid w:val="00A21A80"/>
    <w:rsid w:val="00A21B73"/>
    <w:rsid w:val="00A2262D"/>
    <w:rsid w:val="00A2298D"/>
    <w:rsid w:val="00A229B1"/>
    <w:rsid w:val="00A22DCE"/>
    <w:rsid w:val="00A2380F"/>
    <w:rsid w:val="00A23C52"/>
    <w:rsid w:val="00A23F0D"/>
    <w:rsid w:val="00A24242"/>
    <w:rsid w:val="00A2455A"/>
    <w:rsid w:val="00A249EC"/>
    <w:rsid w:val="00A254F3"/>
    <w:rsid w:val="00A256A3"/>
    <w:rsid w:val="00A25714"/>
    <w:rsid w:val="00A25938"/>
    <w:rsid w:val="00A25ABB"/>
    <w:rsid w:val="00A25CD8"/>
    <w:rsid w:val="00A25FCF"/>
    <w:rsid w:val="00A26056"/>
    <w:rsid w:val="00A26747"/>
    <w:rsid w:val="00A26759"/>
    <w:rsid w:val="00A2723F"/>
    <w:rsid w:val="00A278E2"/>
    <w:rsid w:val="00A27A7E"/>
    <w:rsid w:val="00A27ADB"/>
    <w:rsid w:val="00A30171"/>
    <w:rsid w:val="00A30392"/>
    <w:rsid w:val="00A3040E"/>
    <w:rsid w:val="00A31165"/>
    <w:rsid w:val="00A31666"/>
    <w:rsid w:val="00A3192C"/>
    <w:rsid w:val="00A32C30"/>
    <w:rsid w:val="00A32F00"/>
    <w:rsid w:val="00A33055"/>
    <w:rsid w:val="00A3328C"/>
    <w:rsid w:val="00A334B7"/>
    <w:rsid w:val="00A33514"/>
    <w:rsid w:val="00A339BD"/>
    <w:rsid w:val="00A33A8F"/>
    <w:rsid w:val="00A34227"/>
    <w:rsid w:val="00A34740"/>
    <w:rsid w:val="00A34808"/>
    <w:rsid w:val="00A349CE"/>
    <w:rsid w:val="00A34ADC"/>
    <w:rsid w:val="00A350DD"/>
    <w:rsid w:val="00A35506"/>
    <w:rsid w:val="00A357AC"/>
    <w:rsid w:val="00A35878"/>
    <w:rsid w:val="00A359E0"/>
    <w:rsid w:val="00A35BFA"/>
    <w:rsid w:val="00A35CE8"/>
    <w:rsid w:val="00A35F52"/>
    <w:rsid w:val="00A3620F"/>
    <w:rsid w:val="00A3621F"/>
    <w:rsid w:val="00A36278"/>
    <w:rsid w:val="00A362A4"/>
    <w:rsid w:val="00A36475"/>
    <w:rsid w:val="00A36636"/>
    <w:rsid w:val="00A368CC"/>
    <w:rsid w:val="00A368F4"/>
    <w:rsid w:val="00A36936"/>
    <w:rsid w:val="00A36BBA"/>
    <w:rsid w:val="00A36C4C"/>
    <w:rsid w:val="00A3744B"/>
    <w:rsid w:val="00A376D9"/>
    <w:rsid w:val="00A3774C"/>
    <w:rsid w:val="00A37A55"/>
    <w:rsid w:val="00A37B11"/>
    <w:rsid w:val="00A37BD0"/>
    <w:rsid w:val="00A37BE0"/>
    <w:rsid w:val="00A40B21"/>
    <w:rsid w:val="00A418F5"/>
    <w:rsid w:val="00A42811"/>
    <w:rsid w:val="00A43139"/>
    <w:rsid w:val="00A4313C"/>
    <w:rsid w:val="00A43422"/>
    <w:rsid w:val="00A434AB"/>
    <w:rsid w:val="00A4361B"/>
    <w:rsid w:val="00A43852"/>
    <w:rsid w:val="00A43A27"/>
    <w:rsid w:val="00A43E6E"/>
    <w:rsid w:val="00A44B5F"/>
    <w:rsid w:val="00A44BC5"/>
    <w:rsid w:val="00A44CFE"/>
    <w:rsid w:val="00A45787"/>
    <w:rsid w:val="00A45837"/>
    <w:rsid w:val="00A45958"/>
    <w:rsid w:val="00A45D69"/>
    <w:rsid w:val="00A45E55"/>
    <w:rsid w:val="00A45E71"/>
    <w:rsid w:val="00A45FFA"/>
    <w:rsid w:val="00A461C4"/>
    <w:rsid w:val="00A46712"/>
    <w:rsid w:val="00A469C0"/>
    <w:rsid w:val="00A46C95"/>
    <w:rsid w:val="00A47023"/>
    <w:rsid w:val="00A4711F"/>
    <w:rsid w:val="00A47154"/>
    <w:rsid w:val="00A471DC"/>
    <w:rsid w:val="00A474A6"/>
    <w:rsid w:val="00A47561"/>
    <w:rsid w:val="00A504B0"/>
    <w:rsid w:val="00A50730"/>
    <w:rsid w:val="00A507F6"/>
    <w:rsid w:val="00A50A46"/>
    <w:rsid w:val="00A50D25"/>
    <w:rsid w:val="00A50E5B"/>
    <w:rsid w:val="00A50ED5"/>
    <w:rsid w:val="00A51B47"/>
    <w:rsid w:val="00A51E1B"/>
    <w:rsid w:val="00A51F0F"/>
    <w:rsid w:val="00A521A6"/>
    <w:rsid w:val="00A52317"/>
    <w:rsid w:val="00A52321"/>
    <w:rsid w:val="00A526D2"/>
    <w:rsid w:val="00A5367F"/>
    <w:rsid w:val="00A5368C"/>
    <w:rsid w:val="00A537F5"/>
    <w:rsid w:val="00A544C7"/>
    <w:rsid w:val="00A5463C"/>
    <w:rsid w:val="00A54705"/>
    <w:rsid w:val="00A549A6"/>
    <w:rsid w:val="00A54BED"/>
    <w:rsid w:val="00A54D6B"/>
    <w:rsid w:val="00A54E52"/>
    <w:rsid w:val="00A55741"/>
    <w:rsid w:val="00A55767"/>
    <w:rsid w:val="00A55BDE"/>
    <w:rsid w:val="00A55CFD"/>
    <w:rsid w:val="00A56375"/>
    <w:rsid w:val="00A56513"/>
    <w:rsid w:val="00A56C34"/>
    <w:rsid w:val="00A5704C"/>
    <w:rsid w:val="00A57D20"/>
    <w:rsid w:val="00A57E0D"/>
    <w:rsid w:val="00A60AEB"/>
    <w:rsid w:val="00A60D4A"/>
    <w:rsid w:val="00A60F23"/>
    <w:rsid w:val="00A6179B"/>
    <w:rsid w:val="00A6182E"/>
    <w:rsid w:val="00A61C4D"/>
    <w:rsid w:val="00A62C73"/>
    <w:rsid w:val="00A62F5B"/>
    <w:rsid w:val="00A63024"/>
    <w:rsid w:val="00A6303C"/>
    <w:rsid w:val="00A63281"/>
    <w:rsid w:val="00A63319"/>
    <w:rsid w:val="00A63479"/>
    <w:rsid w:val="00A63506"/>
    <w:rsid w:val="00A6394D"/>
    <w:rsid w:val="00A640F0"/>
    <w:rsid w:val="00A64688"/>
    <w:rsid w:val="00A64765"/>
    <w:rsid w:val="00A6499C"/>
    <w:rsid w:val="00A64C92"/>
    <w:rsid w:val="00A64D47"/>
    <w:rsid w:val="00A6519D"/>
    <w:rsid w:val="00A654A3"/>
    <w:rsid w:val="00A656C7"/>
    <w:rsid w:val="00A659F4"/>
    <w:rsid w:val="00A65D21"/>
    <w:rsid w:val="00A65E6E"/>
    <w:rsid w:val="00A660C7"/>
    <w:rsid w:val="00A660FD"/>
    <w:rsid w:val="00A661DD"/>
    <w:rsid w:val="00A66371"/>
    <w:rsid w:val="00A66778"/>
    <w:rsid w:val="00A67224"/>
    <w:rsid w:val="00A67426"/>
    <w:rsid w:val="00A67CE3"/>
    <w:rsid w:val="00A704C0"/>
    <w:rsid w:val="00A706EB"/>
    <w:rsid w:val="00A708BA"/>
    <w:rsid w:val="00A70E3B"/>
    <w:rsid w:val="00A71044"/>
    <w:rsid w:val="00A7144F"/>
    <w:rsid w:val="00A718F3"/>
    <w:rsid w:val="00A721AA"/>
    <w:rsid w:val="00A72A34"/>
    <w:rsid w:val="00A72B88"/>
    <w:rsid w:val="00A72E34"/>
    <w:rsid w:val="00A72E77"/>
    <w:rsid w:val="00A730CE"/>
    <w:rsid w:val="00A73589"/>
    <w:rsid w:val="00A735A2"/>
    <w:rsid w:val="00A736F6"/>
    <w:rsid w:val="00A73924"/>
    <w:rsid w:val="00A73B64"/>
    <w:rsid w:val="00A73C77"/>
    <w:rsid w:val="00A73D99"/>
    <w:rsid w:val="00A73F3B"/>
    <w:rsid w:val="00A73F47"/>
    <w:rsid w:val="00A741EF"/>
    <w:rsid w:val="00A74278"/>
    <w:rsid w:val="00A744C8"/>
    <w:rsid w:val="00A7451F"/>
    <w:rsid w:val="00A746F7"/>
    <w:rsid w:val="00A75111"/>
    <w:rsid w:val="00A757A9"/>
    <w:rsid w:val="00A75BD4"/>
    <w:rsid w:val="00A75C52"/>
    <w:rsid w:val="00A765A1"/>
    <w:rsid w:val="00A766FD"/>
    <w:rsid w:val="00A76A0E"/>
    <w:rsid w:val="00A77016"/>
    <w:rsid w:val="00A7701C"/>
    <w:rsid w:val="00A77496"/>
    <w:rsid w:val="00A77879"/>
    <w:rsid w:val="00A77AB3"/>
    <w:rsid w:val="00A77FAD"/>
    <w:rsid w:val="00A80066"/>
    <w:rsid w:val="00A804D0"/>
    <w:rsid w:val="00A808AB"/>
    <w:rsid w:val="00A80D27"/>
    <w:rsid w:val="00A81B51"/>
    <w:rsid w:val="00A81D81"/>
    <w:rsid w:val="00A82009"/>
    <w:rsid w:val="00A8201A"/>
    <w:rsid w:val="00A8228E"/>
    <w:rsid w:val="00A83158"/>
    <w:rsid w:val="00A83364"/>
    <w:rsid w:val="00A83389"/>
    <w:rsid w:val="00A83573"/>
    <w:rsid w:val="00A83BA6"/>
    <w:rsid w:val="00A83C43"/>
    <w:rsid w:val="00A83F20"/>
    <w:rsid w:val="00A83F6F"/>
    <w:rsid w:val="00A83F98"/>
    <w:rsid w:val="00A846F6"/>
    <w:rsid w:val="00A847F0"/>
    <w:rsid w:val="00A84900"/>
    <w:rsid w:val="00A84BD9"/>
    <w:rsid w:val="00A84DFB"/>
    <w:rsid w:val="00A8598A"/>
    <w:rsid w:val="00A86220"/>
    <w:rsid w:val="00A86540"/>
    <w:rsid w:val="00A866DF"/>
    <w:rsid w:val="00A86730"/>
    <w:rsid w:val="00A86DC0"/>
    <w:rsid w:val="00A86E4F"/>
    <w:rsid w:val="00A8712F"/>
    <w:rsid w:val="00A87AF8"/>
    <w:rsid w:val="00A90071"/>
    <w:rsid w:val="00A90118"/>
    <w:rsid w:val="00A90201"/>
    <w:rsid w:val="00A903E1"/>
    <w:rsid w:val="00A903E3"/>
    <w:rsid w:val="00A908D3"/>
    <w:rsid w:val="00A90942"/>
    <w:rsid w:val="00A90A0D"/>
    <w:rsid w:val="00A91565"/>
    <w:rsid w:val="00A91752"/>
    <w:rsid w:val="00A91D62"/>
    <w:rsid w:val="00A92014"/>
    <w:rsid w:val="00A920A9"/>
    <w:rsid w:val="00A920C1"/>
    <w:rsid w:val="00A92244"/>
    <w:rsid w:val="00A92C2F"/>
    <w:rsid w:val="00A9309D"/>
    <w:rsid w:val="00A930F5"/>
    <w:rsid w:val="00A9362B"/>
    <w:rsid w:val="00A936F3"/>
    <w:rsid w:val="00A93749"/>
    <w:rsid w:val="00A937C3"/>
    <w:rsid w:val="00A9398B"/>
    <w:rsid w:val="00A94832"/>
    <w:rsid w:val="00A948F2"/>
    <w:rsid w:val="00A95183"/>
    <w:rsid w:val="00A95AA6"/>
    <w:rsid w:val="00A96229"/>
    <w:rsid w:val="00A96441"/>
    <w:rsid w:val="00A96693"/>
    <w:rsid w:val="00A96736"/>
    <w:rsid w:val="00A969F4"/>
    <w:rsid w:val="00A96A69"/>
    <w:rsid w:val="00A96DB6"/>
    <w:rsid w:val="00A96EFA"/>
    <w:rsid w:val="00A975A6"/>
    <w:rsid w:val="00AA0836"/>
    <w:rsid w:val="00AA09C0"/>
    <w:rsid w:val="00AA0BBC"/>
    <w:rsid w:val="00AA1702"/>
    <w:rsid w:val="00AA1A5E"/>
    <w:rsid w:val="00AA2143"/>
    <w:rsid w:val="00AA2797"/>
    <w:rsid w:val="00AA2C76"/>
    <w:rsid w:val="00AA2D24"/>
    <w:rsid w:val="00AA2D2D"/>
    <w:rsid w:val="00AA3698"/>
    <w:rsid w:val="00AA3C31"/>
    <w:rsid w:val="00AA429C"/>
    <w:rsid w:val="00AA452C"/>
    <w:rsid w:val="00AA516F"/>
    <w:rsid w:val="00AA554C"/>
    <w:rsid w:val="00AA569E"/>
    <w:rsid w:val="00AA5AA3"/>
    <w:rsid w:val="00AA5B85"/>
    <w:rsid w:val="00AA5D18"/>
    <w:rsid w:val="00AA5D36"/>
    <w:rsid w:val="00AA6043"/>
    <w:rsid w:val="00AA6848"/>
    <w:rsid w:val="00AA6AC2"/>
    <w:rsid w:val="00AA6B36"/>
    <w:rsid w:val="00AA7347"/>
    <w:rsid w:val="00AA74D6"/>
    <w:rsid w:val="00AA74FB"/>
    <w:rsid w:val="00AA7C02"/>
    <w:rsid w:val="00AB0412"/>
    <w:rsid w:val="00AB07D1"/>
    <w:rsid w:val="00AB0D1B"/>
    <w:rsid w:val="00AB0E61"/>
    <w:rsid w:val="00AB1031"/>
    <w:rsid w:val="00AB10E9"/>
    <w:rsid w:val="00AB11CE"/>
    <w:rsid w:val="00AB11E9"/>
    <w:rsid w:val="00AB1B88"/>
    <w:rsid w:val="00AB1BAE"/>
    <w:rsid w:val="00AB1CAD"/>
    <w:rsid w:val="00AB1F24"/>
    <w:rsid w:val="00AB2031"/>
    <w:rsid w:val="00AB25EC"/>
    <w:rsid w:val="00AB2CF3"/>
    <w:rsid w:val="00AB2D22"/>
    <w:rsid w:val="00AB32FC"/>
    <w:rsid w:val="00AB3FA9"/>
    <w:rsid w:val="00AB4283"/>
    <w:rsid w:val="00AB468A"/>
    <w:rsid w:val="00AB46AB"/>
    <w:rsid w:val="00AB49CC"/>
    <w:rsid w:val="00AB4AEA"/>
    <w:rsid w:val="00AB4E9A"/>
    <w:rsid w:val="00AB4FAF"/>
    <w:rsid w:val="00AB549E"/>
    <w:rsid w:val="00AB5CCF"/>
    <w:rsid w:val="00AB6401"/>
    <w:rsid w:val="00AB6BAA"/>
    <w:rsid w:val="00AB6DA8"/>
    <w:rsid w:val="00AB712A"/>
    <w:rsid w:val="00AB7364"/>
    <w:rsid w:val="00AB74CA"/>
    <w:rsid w:val="00AB7787"/>
    <w:rsid w:val="00AB780C"/>
    <w:rsid w:val="00AB78C3"/>
    <w:rsid w:val="00AB7C10"/>
    <w:rsid w:val="00AB7D86"/>
    <w:rsid w:val="00AC021E"/>
    <w:rsid w:val="00AC04B8"/>
    <w:rsid w:val="00AC059C"/>
    <w:rsid w:val="00AC11EF"/>
    <w:rsid w:val="00AC18D6"/>
    <w:rsid w:val="00AC1C77"/>
    <w:rsid w:val="00AC1DF7"/>
    <w:rsid w:val="00AC1E1D"/>
    <w:rsid w:val="00AC26C6"/>
    <w:rsid w:val="00AC27BE"/>
    <w:rsid w:val="00AC2ED7"/>
    <w:rsid w:val="00AC2FEA"/>
    <w:rsid w:val="00AC32C3"/>
    <w:rsid w:val="00AC36B5"/>
    <w:rsid w:val="00AC3ACA"/>
    <w:rsid w:val="00AC3C17"/>
    <w:rsid w:val="00AC3FB2"/>
    <w:rsid w:val="00AC454B"/>
    <w:rsid w:val="00AC467F"/>
    <w:rsid w:val="00AC481A"/>
    <w:rsid w:val="00AC4EE8"/>
    <w:rsid w:val="00AC5396"/>
    <w:rsid w:val="00AC563C"/>
    <w:rsid w:val="00AC5F94"/>
    <w:rsid w:val="00AC67FD"/>
    <w:rsid w:val="00AC6865"/>
    <w:rsid w:val="00AC709D"/>
    <w:rsid w:val="00AC7CBC"/>
    <w:rsid w:val="00AD0147"/>
    <w:rsid w:val="00AD060B"/>
    <w:rsid w:val="00AD0735"/>
    <w:rsid w:val="00AD074D"/>
    <w:rsid w:val="00AD1090"/>
    <w:rsid w:val="00AD1337"/>
    <w:rsid w:val="00AD1C23"/>
    <w:rsid w:val="00AD240B"/>
    <w:rsid w:val="00AD283A"/>
    <w:rsid w:val="00AD2F82"/>
    <w:rsid w:val="00AD371C"/>
    <w:rsid w:val="00AD3EB0"/>
    <w:rsid w:val="00AD43AA"/>
    <w:rsid w:val="00AD4CA6"/>
    <w:rsid w:val="00AD534C"/>
    <w:rsid w:val="00AD55E4"/>
    <w:rsid w:val="00AD566A"/>
    <w:rsid w:val="00AD5C5A"/>
    <w:rsid w:val="00AD6252"/>
    <w:rsid w:val="00AD69D7"/>
    <w:rsid w:val="00AD6B9A"/>
    <w:rsid w:val="00AD72DD"/>
    <w:rsid w:val="00AD7381"/>
    <w:rsid w:val="00AD780C"/>
    <w:rsid w:val="00AE0238"/>
    <w:rsid w:val="00AE039C"/>
    <w:rsid w:val="00AE09C5"/>
    <w:rsid w:val="00AE09E4"/>
    <w:rsid w:val="00AE0B1B"/>
    <w:rsid w:val="00AE12EC"/>
    <w:rsid w:val="00AE14D3"/>
    <w:rsid w:val="00AE1D05"/>
    <w:rsid w:val="00AE228E"/>
    <w:rsid w:val="00AE2636"/>
    <w:rsid w:val="00AE2A48"/>
    <w:rsid w:val="00AE2A68"/>
    <w:rsid w:val="00AE2C98"/>
    <w:rsid w:val="00AE374A"/>
    <w:rsid w:val="00AE3BCC"/>
    <w:rsid w:val="00AE3C65"/>
    <w:rsid w:val="00AE46E3"/>
    <w:rsid w:val="00AE4A41"/>
    <w:rsid w:val="00AE4B4D"/>
    <w:rsid w:val="00AE4C96"/>
    <w:rsid w:val="00AE4D34"/>
    <w:rsid w:val="00AE4D7D"/>
    <w:rsid w:val="00AE4F5E"/>
    <w:rsid w:val="00AE52F4"/>
    <w:rsid w:val="00AE5951"/>
    <w:rsid w:val="00AE5A73"/>
    <w:rsid w:val="00AE5B4C"/>
    <w:rsid w:val="00AE5BC3"/>
    <w:rsid w:val="00AE5BF7"/>
    <w:rsid w:val="00AE5C48"/>
    <w:rsid w:val="00AE5E41"/>
    <w:rsid w:val="00AE5F87"/>
    <w:rsid w:val="00AE60FC"/>
    <w:rsid w:val="00AE6522"/>
    <w:rsid w:val="00AE69BA"/>
    <w:rsid w:val="00AE72E9"/>
    <w:rsid w:val="00AE7484"/>
    <w:rsid w:val="00AE7C87"/>
    <w:rsid w:val="00AE7F86"/>
    <w:rsid w:val="00AF017A"/>
    <w:rsid w:val="00AF02DB"/>
    <w:rsid w:val="00AF09E4"/>
    <w:rsid w:val="00AF0B28"/>
    <w:rsid w:val="00AF0C5A"/>
    <w:rsid w:val="00AF0CD1"/>
    <w:rsid w:val="00AF0EB8"/>
    <w:rsid w:val="00AF0F32"/>
    <w:rsid w:val="00AF120B"/>
    <w:rsid w:val="00AF169A"/>
    <w:rsid w:val="00AF18F5"/>
    <w:rsid w:val="00AF190C"/>
    <w:rsid w:val="00AF1D46"/>
    <w:rsid w:val="00AF1D5D"/>
    <w:rsid w:val="00AF2978"/>
    <w:rsid w:val="00AF2C7A"/>
    <w:rsid w:val="00AF2EEC"/>
    <w:rsid w:val="00AF2FBB"/>
    <w:rsid w:val="00AF3347"/>
    <w:rsid w:val="00AF33C4"/>
    <w:rsid w:val="00AF3478"/>
    <w:rsid w:val="00AF3511"/>
    <w:rsid w:val="00AF38C4"/>
    <w:rsid w:val="00AF3AD4"/>
    <w:rsid w:val="00AF420E"/>
    <w:rsid w:val="00AF42EA"/>
    <w:rsid w:val="00AF48C1"/>
    <w:rsid w:val="00AF4ED7"/>
    <w:rsid w:val="00AF4F16"/>
    <w:rsid w:val="00AF5326"/>
    <w:rsid w:val="00AF609C"/>
    <w:rsid w:val="00AF6154"/>
    <w:rsid w:val="00AF65E4"/>
    <w:rsid w:val="00AF6685"/>
    <w:rsid w:val="00AF6BD4"/>
    <w:rsid w:val="00AF6CF8"/>
    <w:rsid w:val="00AF6E5C"/>
    <w:rsid w:val="00AF70F2"/>
    <w:rsid w:val="00AF7720"/>
    <w:rsid w:val="00AF77AE"/>
    <w:rsid w:val="00AF7BF7"/>
    <w:rsid w:val="00AF7CD9"/>
    <w:rsid w:val="00B00073"/>
    <w:rsid w:val="00B00380"/>
    <w:rsid w:val="00B00699"/>
    <w:rsid w:val="00B008C2"/>
    <w:rsid w:val="00B00C1F"/>
    <w:rsid w:val="00B00F9E"/>
    <w:rsid w:val="00B01616"/>
    <w:rsid w:val="00B018DA"/>
    <w:rsid w:val="00B01B27"/>
    <w:rsid w:val="00B01D5F"/>
    <w:rsid w:val="00B02276"/>
    <w:rsid w:val="00B023E6"/>
    <w:rsid w:val="00B02684"/>
    <w:rsid w:val="00B02A89"/>
    <w:rsid w:val="00B02BC9"/>
    <w:rsid w:val="00B02E43"/>
    <w:rsid w:val="00B02E48"/>
    <w:rsid w:val="00B02EB9"/>
    <w:rsid w:val="00B02F99"/>
    <w:rsid w:val="00B03BC3"/>
    <w:rsid w:val="00B03BCC"/>
    <w:rsid w:val="00B03E5B"/>
    <w:rsid w:val="00B03F18"/>
    <w:rsid w:val="00B04007"/>
    <w:rsid w:val="00B0400D"/>
    <w:rsid w:val="00B0408E"/>
    <w:rsid w:val="00B0414D"/>
    <w:rsid w:val="00B04415"/>
    <w:rsid w:val="00B044E0"/>
    <w:rsid w:val="00B0464E"/>
    <w:rsid w:val="00B04930"/>
    <w:rsid w:val="00B04E64"/>
    <w:rsid w:val="00B058F4"/>
    <w:rsid w:val="00B060FB"/>
    <w:rsid w:val="00B061D6"/>
    <w:rsid w:val="00B062E6"/>
    <w:rsid w:val="00B068EF"/>
    <w:rsid w:val="00B06950"/>
    <w:rsid w:val="00B06B4D"/>
    <w:rsid w:val="00B06BCF"/>
    <w:rsid w:val="00B06D65"/>
    <w:rsid w:val="00B070AE"/>
    <w:rsid w:val="00B07172"/>
    <w:rsid w:val="00B07FFB"/>
    <w:rsid w:val="00B1019E"/>
    <w:rsid w:val="00B10263"/>
    <w:rsid w:val="00B10285"/>
    <w:rsid w:val="00B10324"/>
    <w:rsid w:val="00B10720"/>
    <w:rsid w:val="00B11273"/>
    <w:rsid w:val="00B1158F"/>
    <w:rsid w:val="00B115A4"/>
    <w:rsid w:val="00B11AC3"/>
    <w:rsid w:val="00B12403"/>
    <w:rsid w:val="00B125CA"/>
    <w:rsid w:val="00B12674"/>
    <w:rsid w:val="00B12C5E"/>
    <w:rsid w:val="00B12D85"/>
    <w:rsid w:val="00B13152"/>
    <w:rsid w:val="00B131E4"/>
    <w:rsid w:val="00B136B3"/>
    <w:rsid w:val="00B137DF"/>
    <w:rsid w:val="00B139C7"/>
    <w:rsid w:val="00B13CCF"/>
    <w:rsid w:val="00B144FB"/>
    <w:rsid w:val="00B14700"/>
    <w:rsid w:val="00B149FE"/>
    <w:rsid w:val="00B14D46"/>
    <w:rsid w:val="00B15281"/>
    <w:rsid w:val="00B15371"/>
    <w:rsid w:val="00B157A4"/>
    <w:rsid w:val="00B15AB5"/>
    <w:rsid w:val="00B1633E"/>
    <w:rsid w:val="00B16442"/>
    <w:rsid w:val="00B165EC"/>
    <w:rsid w:val="00B165F4"/>
    <w:rsid w:val="00B16880"/>
    <w:rsid w:val="00B16DD8"/>
    <w:rsid w:val="00B172F8"/>
    <w:rsid w:val="00B17326"/>
    <w:rsid w:val="00B17447"/>
    <w:rsid w:val="00B17804"/>
    <w:rsid w:val="00B17A32"/>
    <w:rsid w:val="00B17A4E"/>
    <w:rsid w:val="00B20251"/>
    <w:rsid w:val="00B20B96"/>
    <w:rsid w:val="00B20CFD"/>
    <w:rsid w:val="00B21027"/>
    <w:rsid w:val="00B21134"/>
    <w:rsid w:val="00B211EA"/>
    <w:rsid w:val="00B21538"/>
    <w:rsid w:val="00B218D6"/>
    <w:rsid w:val="00B21B02"/>
    <w:rsid w:val="00B21B49"/>
    <w:rsid w:val="00B21B4C"/>
    <w:rsid w:val="00B21E55"/>
    <w:rsid w:val="00B22341"/>
    <w:rsid w:val="00B223C9"/>
    <w:rsid w:val="00B2255F"/>
    <w:rsid w:val="00B2290D"/>
    <w:rsid w:val="00B22947"/>
    <w:rsid w:val="00B22B4F"/>
    <w:rsid w:val="00B22E4E"/>
    <w:rsid w:val="00B2363B"/>
    <w:rsid w:val="00B237F2"/>
    <w:rsid w:val="00B23A74"/>
    <w:rsid w:val="00B23D54"/>
    <w:rsid w:val="00B244D1"/>
    <w:rsid w:val="00B2487A"/>
    <w:rsid w:val="00B248DC"/>
    <w:rsid w:val="00B24F19"/>
    <w:rsid w:val="00B251B3"/>
    <w:rsid w:val="00B25681"/>
    <w:rsid w:val="00B25855"/>
    <w:rsid w:val="00B25952"/>
    <w:rsid w:val="00B25DFF"/>
    <w:rsid w:val="00B25E86"/>
    <w:rsid w:val="00B26127"/>
    <w:rsid w:val="00B2617B"/>
    <w:rsid w:val="00B262A8"/>
    <w:rsid w:val="00B263B4"/>
    <w:rsid w:val="00B26563"/>
    <w:rsid w:val="00B26697"/>
    <w:rsid w:val="00B26E7D"/>
    <w:rsid w:val="00B273C2"/>
    <w:rsid w:val="00B27B86"/>
    <w:rsid w:val="00B300A0"/>
    <w:rsid w:val="00B30303"/>
    <w:rsid w:val="00B30852"/>
    <w:rsid w:val="00B309D4"/>
    <w:rsid w:val="00B30A50"/>
    <w:rsid w:val="00B30EBC"/>
    <w:rsid w:val="00B31431"/>
    <w:rsid w:val="00B315A4"/>
    <w:rsid w:val="00B323C0"/>
    <w:rsid w:val="00B3245D"/>
    <w:rsid w:val="00B325C2"/>
    <w:rsid w:val="00B327FE"/>
    <w:rsid w:val="00B32958"/>
    <w:rsid w:val="00B32B96"/>
    <w:rsid w:val="00B32D77"/>
    <w:rsid w:val="00B33241"/>
    <w:rsid w:val="00B33385"/>
    <w:rsid w:val="00B33474"/>
    <w:rsid w:val="00B335E9"/>
    <w:rsid w:val="00B33830"/>
    <w:rsid w:val="00B339EB"/>
    <w:rsid w:val="00B33CF5"/>
    <w:rsid w:val="00B33EC3"/>
    <w:rsid w:val="00B33FE2"/>
    <w:rsid w:val="00B342C5"/>
    <w:rsid w:val="00B3519D"/>
    <w:rsid w:val="00B35355"/>
    <w:rsid w:val="00B35435"/>
    <w:rsid w:val="00B35B02"/>
    <w:rsid w:val="00B35F10"/>
    <w:rsid w:val="00B363FB"/>
    <w:rsid w:val="00B3647C"/>
    <w:rsid w:val="00B364B6"/>
    <w:rsid w:val="00B366FF"/>
    <w:rsid w:val="00B369A9"/>
    <w:rsid w:val="00B36B51"/>
    <w:rsid w:val="00B36C4E"/>
    <w:rsid w:val="00B36CF4"/>
    <w:rsid w:val="00B36D50"/>
    <w:rsid w:val="00B36D75"/>
    <w:rsid w:val="00B36F9C"/>
    <w:rsid w:val="00B37135"/>
    <w:rsid w:val="00B37322"/>
    <w:rsid w:val="00B37339"/>
    <w:rsid w:val="00B37956"/>
    <w:rsid w:val="00B37E87"/>
    <w:rsid w:val="00B40A46"/>
    <w:rsid w:val="00B40D55"/>
    <w:rsid w:val="00B40E66"/>
    <w:rsid w:val="00B4155E"/>
    <w:rsid w:val="00B417D7"/>
    <w:rsid w:val="00B4181B"/>
    <w:rsid w:val="00B41D04"/>
    <w:rsid w:val="00B41EB8"/>
    <w:rsid w:val="00B41F48"/>
    <w:rsid w:val="00B42464"/>
    <w:rsid w:val="00B42513"/>
    <w:rsid w:val="00B42699"/>
    <w:rsid w:val="00B426FC"/>
    <w:rsid w:val="00B42A9A"/>
    <w:rsid w:val="00B42EE9"/>
    <w:rsid w:val="00B4321D"/>
    <w:rsid w:val="00B433F8"/>
    <w:rsid w:val="00B4381E"/>
    <w:rsid w:val="00B43BEA"/>
    <w:rsid w:val="00B44055"/>
    <w:rsid w:val="00B447DA"/>
    <w:rsid w:val="00B4485B"/>
    <w:rsid w:val="00B44CDB"/>
    <w:rsid w:val="00B44D14"/>
    <w:rsid w:val="00B44FD3"/>
    <w:rsid w:val="00B45071"/>
    <w:rsid w:val="00B45258"/>
    <w:rsid w:val="00B45436"/>
    <w:rsid w:val="00B4553A"/>
    <w:rsid w:val="00B4563C"/>
    <w:rsid w:val="00B456E8"/>
    <w:rsid w:val="00B4572F"/>
    <w:rsid w:val="00B4613D"/>
    <w:rsid w:val="00B46154"/>
    <w:rsid w:val="00B46261"/>
    <w:rsid w:val="00B462DE"/>
    <w:rsid w:val="00B463FF"/>
    <w:rsid w:val="00B46546"/>
    <w:rsid w:val="00B46974"/>
    <w:rsid w:val="00B46FAE"/>
    <w:rsid w:val="00B4711D"/>
    <w:rsid w:val="00B4719D"/>
    <w:rsid w:val="00B4730D"/>
    <w:rsid w:val="00B477DB"/>
    <w:rsid w:val="00B4786F"/>
    <w:rsid w:val="00B478D1"/>
    <w:rsid w:val="00B4791B"/>
    <w:rsid w:val="00B47960"/>
    <w:rsid w:val="00B47B2A"/>
    <w:rsid w:val="00B47BF0"/>
    <w:rsid w:val="00B47D62"/>
    <w:rsid w:val="00B47E2D"/>
    <w:rsid w:val="00B5011A"/>
    <w:rsid w:val="00B5028A"/>
    <w:rsid w:val="00B5028C"/>
    <w:rsid w:val="00B50458"/>
    <w:rsid w:val="00B50646"/>
    <w:rsid w:val="00B509A7"/>
    <w:rsid w:val="00B50BA1"/>
    <w:rsid w:val="00B51003"/>
    <w:rsid w:val="00B5121E"/>
    <w:rsid w:val="00B5157A"/>
    <w:rsid w:val="00B51866"/>
    <w:rsid w:val="00B51D43"/>
    <w:rsid w:val="00B527B9"/>
    <w:rsid w:val="00B528EE"/>
    <w:rsid w:val="00B52BBD"/>
    <w:rsid w:val="00B52C07"/>
    <w:rsid w:val="00B52C61"/>
    <w:rsid w:val="00B52D29"/>
    <w:rsid w:val="00B52DAC"/>
    <w:rsid w:val="00B53311"/>
    <w:rsid w:val="00B53452"/>
    <w:rsid w:val="00B53831"/>
    <w:rsid w:val="00B53834"/>
    <w:rsid w:val="00B53AFE"/>
    <w:rsid w:val="00B53DFA"/>
    <w:rsid w:val="00B53E6E"/>
    <w:rsid w:val="00B53FFE"/>
    <w:rsid w:val="00B5407C"/>
    <w:rsid w:val="00B541C4"/>
    <w:rsid w:val="00B5466C"/>
    <w:rsid w:val="00B546DA"/>
    <w:rsid w:val="00B54B58"/>
    <w:rsid w:val="00B54BFC"/>
    <w:rsid w:val="00B553E8"/>
    <w:rsid w:val="00B554C3"/>
    <w:rsid w:val="00B555C2"/>
    <w:rsid w:val="00B555CA"/>
    <w:rsid w:val="00B559BD"/>
    <w:rsid w:val="00B55EEC"/>
    <w:rsid w:val="00B560EA"/>
    <w:rsid w:val="00B563AD"/>
    <w:rsid w:val="00B56C9B"/>
    <w:rsid w:val="00B56E20"/>
    <w:rsid w:val="00B57347"/>
    <w:rsid w:val="00B574F3"/>
    <w:rsid w:val="00B57B59"/>
    <w:rsid w:val="00B57BFE"/>
    <w:rsid w:val="00B57C42"/>
    <w:rsid w:val="00B57CFB"/>
    <w:rsid w:val="00B60428"/>
    <w:rsid w:val="00B60C1F"/>
    <w:rsid w:val="00B60CEB"/>
    <w:rsid w:val="00B61562"/>
    <w:rsid w:val="00B616E6"/>
    <w:rsid w:val="00B61871"/>
    <w:rsid w:val="00B61F84"/>
    <w:rsid w:val="00B62E92"/>
    <w:rsid w:val="00B62EDF"/>
    <w:rsid w:val="00B635A8"/>
    <w:rsid w:val="00B637F3"/>
    <w:rsid w:val="00B6388D"/>
    <w:rsid w:val="00B63A1B"/>
    <w:rsid w:val="00B63ADF"/>
    <w:rsid w:val="00B63D9D"/>
    <w:rsid w:val="00B64177"/>
    <w:rsid w:val="00B642FD"/>
    <w:rsid w:val="00B644FA"/>
    <w:rsid w:val="00B64550"/>
    <w:rsid w:val="00B64602"/>
    <w:rsid w:val="00B647D3"/>
    <w:rsid w:val="00B64BE8"/>
    <w:rsid w:val="00B64EB4"/>
    <w:rsid w:val="00B65835"/>
    <w:rsid w:val="00B6603F"/>
    <w:rsid w:val="00B661ED"/>
    <w:rsid w:val="00B668DB"/>
    <w:rsid w:val="00B66CDC"/>
    <w:rsid w:val="00B66E8D"/>
    <w:rsid w:val="00B67223"/>
    <w:rsid w:val="00B67704"/>
    <w:rsid w:val="00B67975"/>
    <w:rsid w:val="00B679E0"/>
    <w:rsid w:val="00B67B2F"/>
    <w:rsid w:val="00B70191"/>
    <w:rsid w:val="00B70223"/>
    <w:rsid w:val="00B706CD"/>
    <w:rsid w:val="00B70863"/>
    <w:rsid w:val="00B708B3"/>
    <w:rsid w:val="00B708F9"/>
    <w:rsid w:val="00B70F35"/>
    <w:rsid w:val="00B7132C"/>
    <w:rsid w:val="00B7148E"/>
    <w:rsid w:val="00B7160E"/>
    <w:rsid w:val="00B71A23"/>
    <w:rsid w:val="00B71C40"/>
    <w:rsid w:val="00B722FB"/>
    <w:rsid w:val="00B723C4"/>
    <w:rsid w:val="00B7273F"/>
    <w:rsid w:val="00B729CC"/>
    <w:rsid w:val="00B72AC6"/>
    <w:rsid w:val="00B72FF7"/>
    <w:rsid w:val="00B733DD"/>
    <w:rsid w:val="00B73A01"/>
    <w:rsid w:val="00B73D52"/>
    <w:rsid w:val="00B73D91"/>
    <w:rsid w:val="00B73FE3"/>
    <w:rsid w:val="00B74083"/>
    <w:rsid w:val="00B74236"/>
    <w:rsid w:val="00B74497"/>
    <w:rsid w:val="00B748ED"/>
    <w:rsid w:val="00B74CBF"/>
    <w:rsid w:val="00B751C0"/>
    <w:rsid w:val="00B755BF"/>
    <w:rsid w:val="00B759C0"/>
    <w:rsid w:val="00B760D0"/>
    <w:rsid w:val="00B7617C"/>
    <w:rsid w:val="00B762C6"/>
    <w:rsid w:val="00B762CD"/>
    <w:rsid w:val="00B7637F"/>
    <w:rsid w:val="00B76527"/>
    <w:rsid w:val="00B7690D"/>
    <w:rsid w:val="00B76C25"/>
    <w:rsid w:val="00B774C8"/>
    <w:rsid w:val="00B777EA"/>
    <w:rsid w:val="00B77F9B"/>
    <w:rsid w:val="00B77FDC"/>
    <w:rsid w:val="00B80035"/>
    <w:rsid w:val="00B8031E"/>
    <w:rsid w:val="00B803DB"/>
    <w:rsid w:val="00B80512"/>
    <w:rsid w:val="00B80534"/>
    <w:rsid w:val="00B80554"/>
    <w:rsid w:val="00B80717"/>
    <w:rsid w:val="00B80809"/>
    <w:rsid w:val="00B8099B"/>
    <w:rsid w:val="00B809C9"/>
    <w:rsid w:val="00B80CCE"/>
    <w:rsid w:val="00B80EDF"/>
    <w:rsid w:val="00B813D2"/>
    <w:rsid w:val="00B822C4"/>
    <w:rsid w:val="00B827C2"/>
    <w:rsid w:val="00B82A69"/>
    <w:rsid w:val="00B82C4F"/>
    <w:rsid w:val="00B82FEB"/>
    <w:rsid w:val="00B8326E"/>
    <w:rsid w:val="00B83343"/>
    <w:rsid w:val="00B83496"/>
    <w:rsid w:val="00B83613"/>
    <w:rsid w:val="00B83641"/>
    <w:rsid w:val="00B8365B"/>
    <w:rsid w:val="00B837A3"/>
    <w:rsid w:val="00B839EC"/>
    <w:rsid w:val="00B84000"/>
    <w:rsid w:val="00B84578"/>
    <w:rsid w:val="00B847A1"/>
    <w:rsid w:val="00B84ADF"/>
    <w:rsid w:val="00B85226"/>
    <w:rsid w:val="00B85675"/>
    <w:rsid w:val="00B8597E"/>
    <w:rsid w:val="00B86176"/>
    <w:rsid w:val="00B864DC"/>
    <w:rsid w:val="00B86926"/>
    <w:rsid w:val="00B87015"/>
    <w:rsid w:val="00B87075"/>
    <w:rsid w:val="00B87087"/>
    <w:rsid w:val="00B870ED"/>
    <w:rsid w:val="00B871EB"/>
    <w:rsid w:val="00B87E79"/>
    <w:rsid w:val="00B900C1"/>
    <w:rsid w:val="00B901CB"/>
    <w:rsid w:val="00B901FD"/>
    <w:rsid w:val="00B90413"/>
    <w:rsid w:val="00B90F33"/>
    <w:rsid w:val="00B90F43"/>
    <w:rsid w:val="00B91303"/>
    <w:rsid w:val="00B914F9"/>
    <w:rsid w:val="00B91669"/>
    <w:rsid w:val="00B91A6D"/>
    <w:rsid w:val="00B91A86"/>
    <w:rsid w:val="00B91BE8"/>
    <w:rsid w:val="00B91E39"/>
    <w:rsid w:val="00B91FF9"/>
    <w:rsid w:val="00B92154"/>
    <w:rsid w:val="00B923D4"/>
    <w:rsid w:val="00B923E3"/>
    <w:rsid w:val="00B92AE2"/>
    <w:rsid w:val="00B92F7C"/>
    <w:rsid w:val="00B93239"/>
    <w:rsid w:val="00B932BE"/>
    <w:rsid w:val="00B934B2"/>
    <w:rsid w:val="00B936A9"/>
    <w:rsid w:val="00B93862"/>
    <w:rsid w:val="00B93A90"/>
    <w:rsid w:val="00B93AAC"/>
    <w:rsid w:val="00B93B92"/>
    <w:rsid w:val="00B93F29"/>
    <w:rsid w:val="00B93FF2"/>
    <w:rsid w:val="00B947C5"/>
    <w:rsid w:val="00B94CB5"/>
    <w:rsid w:val="00B94DF4"/>
    <w:rsid w:val="00B94E77"/>
    <w:rsid w:val="00B9553B"/>
    <w:rsid w:val="00B95C30"/>
    <w:rsid w:val="00B95C4A"/>
    <w:rsid w:val="00B95D30"/>
    <w:rsid w:val="00B95FB7"/>
    <w:rsid w:val="00B96355"/>
    <w:rsid w:val="00B968C7"/>
    <w:rsid w:val="00B96BE5"/>
    <w:rsid w:val="00B972F1"/>
    <w:rsid w:val="00B976CA"/>
    <w:rsid w:val="00B978B6"/>
    <w:rsid w:val="00B9796A"/>
    <w:rsid w:val="00BA0005"/>
    <w:rsid w:val="00BA06A7"/>
    <w:rsid w:val="00BA0A09"/>
    <w:rsid w:val="00BA0FA2"/>
    <w:rsid w:val="00BA1538"/>
    <w:rsid w:val="00BA17F0"/>
    <w:rsid w:val="00BA1BA7"/>
    <w:rsid w:val="00BA1D22"/>
    <w:rsid w:val="00BA1F83"/>
    <w:rsid w:val="00BA22DE"/>
    <w:rsid w:val="00BA2364"/>
    <w:rsid w:val="00BA2382"/>
    <w:rsid w:val="00BA28F9"/>
    <w:rsid w:val="00BA2AE3"/>
    <w:rsid w:val="00BA2D8E"/>
    <w:rsid w:val="00BA333C"/>
    <w:rsid w:val="00BA36F5"/>
    <w:rsid w:val="00BA3BB2"/>
    <w:rsid w:val="00BA3CBE"/>
    <w:rsid w:val="00BA41AC"/>
    <w:rsid w:val="00BA4224"/>
    <w:rsid w:val="00BA43E5"/>
    <w:rsid w:val="00BA48B6"/>
    <w:rsid w:val="00BA48F4"/>
    <w:rsid w:val="00BA4A9E"/>
    <w:rsid w:val="00BA4CD9"/>
    <w:rsid w:val="00BA4EDF"/>
    <w:rsid w:val="00BA50A3"/>
    <w:rsid w:val="00BA5223"/>
    <w:rsid w:val="00BA5691"/>
    <w:rsid w:val="00BA6707"/>
    <w:rsid w:val="00BA6753"/>
    <w:rsid w:val="00BA6F10"/>
    <w:rsid w:val="00BA7939"/>
    <w:rsid w:val="00BA7DF1"/>
    <w:rsid w:val="00BB00F0"/>
    <w:rsid w:val="00BB0560"/>
    <w:rsid w:val="00BB05B8"/>
    <w:rsid w:val="00BB08F1"/>
    <w:rsid w:val="00BB0FFF"/>
    <w:rsid w:val="00BB140B"/>
    <w:rsid w:val="00BB16F2"/>
    <w:rsid w:val="00BB17C8"/>
    <w:rsid w:val="00BB181A"/>
    <w:rsid w:val="00BB2096"/>
    <w:rsid w:val="00BB2303"/>
    <w:rsid w:val="00BB24C4"/>
    <w:rsid w:val="00BB2645"/>
    <w:rsid w:val="00BB2680"/>
    <w:rsid w:val="00BB270C"/>
    <w:rsid w:val="00BB2929"/>
    <w:rsid w:val="00BB2EC4"/>
    <w:rsid w:val="00BB368D"/>
    <w:rsid w:val="00BB3F3D"/>
    <w:rsid w:val="00BB41A2"/>
    <w:rsid w:val="00BB475B"/>
    <w:rsid w:val="00BB4938"/>
    <w:rsid w:val="00BB4AD8"/>
    <w:rsid w:val="00BB4C5D"/>
    <w:rsid w:val="00BB5C4B"/>
    <w:rsid w:val="00BB5DF9"/>
    <w:rsid w:val="00BB5F50"/>
    <w:rsid w:val="00BB607D"/>
    <w:rsid w:val="00BB60C7"/>
    <w:rsid w:val="00BB64B9"/>
    <w:rsid w:val="00BB6DB1"/>
    <w:rsid w:val="00BB6DB4"/>
    <w:rsid w:val="00BB7442"/>
    <w:rsid w:val="00BB7A06"/>
    <w:rsid w:val="00BB7C92"/>
    <w:rsid w:val="00BB7CD5"/>
    <w:rsid w:val="00BB7D15"/>
    <w:rsid w:val="00BB7DBE"/>
    <w:rsid w:val="00BC01A9"/>
    <w:rsid w:val="00BC0473"/>
    <w:rsid w:val="00BC0846"/>
    <w:rsid w:val="00BC0C2F"/>
    <w:rsid w:val="00BC1307"/>
    <w:rsid w:val="00BC135A"/>
    <w:rsid w:val="00BC13DC"/>
    <w:rsid w:val="00BC17CE"/>
    <w:rsid w:val="00BC1893"/>
    <w:rsid w:val="00BC1999"/>
    <w:rsid w:val="00BC1CD5"/>
    <w:rsid w:val="00BC20DE"/>
    <w:rsid w:val="00BC23F0"/>
    <w:rsid w:val="00BC2802"/>
    <w:rsid w:val="00BC291E"/>
    <w:rsid w:val="00BC30CB"/>
    <w:rsid w:val="00BC31BA"/>
    <w:rsid w:val="00BC365E"/>
    <w:rsid w:val="00BC3749"/>
    <w:rsid w:val="00BC3800"/>
    <w:rsid w:val="00BC3BC7"/>
    <w:rsid w:val="00BC3D4B"/>
    <w:rsid w:val="00BC3E4A"/>
    <w:rsid w:val="00BC409F"/>
    <w:rsid w:val="00BC4BC6"/>
    <w:rsid w:val="00BC4C13"/>
    <w:rsid w:val="00BC4EE8"/>
    <w:rsid w:val="00BC4FBC"/>
    <w:rsid w:val="00BC506A"/>
    <w:rsid w:val="00BC5820"/>
    <w:rsid w:val="00BC59A6"/>
    <w:rsid w:val="00BC5C2F"/>
    <w:rsid w:val="00BC6272"/>
    <w:rsid w:val="00BC64A0"/>
    <w:rsid w:val="00BC6D8B"/>
    <w:rsid w:val="00BC730A"/>
    <w:rsid w:val="00BC740D"/>
    <w:rsid w:val="00BC747C"/>
    <w:rsid w:val="00BC7B44"/>
    <w:rsid w:val="00BC7CB1"/>
    <w:rsid w:val="00BD003C"/>
    <w:rsid w:val="00BD05EF"/>
    <w:rsid w:val="00BD0C05"/>
    <w:rsid w:val="00BD0DBD"/>
    <w:rsid w:val="00BD0E43"/>
    <w:rsid w:val="00BD141C"/>
    <w:rsid w:val="00BD14D0"/>
    <w:rsid w:val="00BD1546"/>
    <w:rsid w:val="00BD15B7"/>
    <w:rsid w:val="00BD1642"/>
    <w:rsid w:val="00BD18AF"/>
    <w:rsid w:val="00BD1E31"/>
    <w:rsid w:val="00BD21CC"/>
    <w:rsid w:val="00BD2FCE"/>
    <w:rsid w:val="00BD3DAE"/>
    <w:rsid w:val="00BD43D4"/>
    <w:rsid w:val="00BD4EB6"/>
    <w:rsid w:val="00BD50DA"/>
    <w:rsid w:val="00BD5130"/>
    <w:rsid w:val="00BD531E"/>
    <w:rsid w:val="00BD5928"/>
    <w:rsid w:val="00BD5962"/>
    <w:rsid w:val="00BD5A04"/>
    <w:rsid w:val="00BD5BDC"/>
    <w:rsid w:val="00BD5E9F"/>
    <w:rsid w:val="00BD604A"/>
    <w:rsid w:val="00BD6637"/>
    <w:rsid w:val="00BD68E3"/>
    <w:rsid w:val="00BD779E"/>
    <w:rsid w:val="00BD7830"/>
    <w:rsid w:val="00BD7967"/>
    <w:rsid w:val="00BD7A23"/>
    <w:rsid w:val="00BD7C44"/>
    <w:rsid w:val="00BD7D12"/>
    <w:rsid w:val="00BE0314"/>
    <w:rsid w:val="00BE05F3"/>
    <w:rsid w:val="00BE066E"/>
    <w:rsid w:val="00BE07F8"/>
    <w:rsid w:val="00BE0BA8"/>
    <w:rsid w:val="00BE0F69"/>
    <w:rsid w:val="00BE189E"/>
    <w:rsid w:val="00BE1952"/>
    <w:rsid w:val="00BE1A0D"/>
    <w:rsid w:val="00BE1A87"/>
    <w:rsid w:val="00BE26DC"/>
    <w:rsid w:val="00BE2A75"/>
    <w:rsid w:val="00BE2DC3"/>
    <w:rsid w:val="00BE3508"/>
    <w:rsid w:val="00BE3B64"/>
    <w:rsid w:val="00BE3C44"/>
    <w:rsid w:val="00BE4117"/>
    <w:rsid w:val="00BE43AF"/>
    <w:rsid w:val="00BE4756"/>
    <w:rsid w:val="00BE4C15"/>
    <w:rsid w:val="00BE50DB"/>
    <w:rsid w:val="00BE51BB"/>
    <w:rsid w:val="00BE5264"/>
    <w:rsid w:val="00BE5408"/>
    <w:rsid w:val="00BE5461"/>
    <w:rsid w:val="00BE5D37"/>
    <w:rsid w:val="00BE5EF6"/>
    <w:rsid w:val="00BE61AE"/>
    <w:rsid w:val="00BE64B2"/>
    <w:rsid w:val="00BE6527"/>
    <w:rsid w:val="00BE6BEE"/>
    <w:rsid w:val="00BE6BF5"/>
    <w:rsid w:val="00BE6C20"/>
    <w:rsid w:val="00BE6C68"/>
    <w:rsid w:val="00BE6E03"/>
    <w:rsid w:val="00BE720D"/>
    <w:rsid w:val="00BE7294"/>
    <w:rsid w:val="00BE7349"/>
    <w:rsid w:val="00BE7C3C"/>
    <w:rsid w:val="00BE7C5A"/>
    <w:rsid w:val="00BE7E56"/>
    <w:rsid w:val="00BF04B6"/>
    <w:rsid w:val="00BF0797"/>
    <w:rsid w:val="00BF0EF7"/>
    <w:rsid w:val="00BF111E"/>
    <w:rsid w:val="00BF14AA"/>
    <w:rsid w:val="00BF18BA"/>
    <w:rsid w:val="00BF1AEA"/>
    <w:rsid w:val="00BF1DA0"/>
    <w:rsid w:val="00BF1F60"/>
    <w:rsid w:val="00BF21C4"/>
    <w:rsid w:val="00BF220A"/>
    <w:rsid w:val="00BF243F"/>
    <w:rsid w:val="00BF24B6"/>
    <w:rsid w:val="00BF2B4A"/>
    <w:rsid w:val="00BF3DCD"/>
    <w:rsid w:val="00BF4299"/>
    <w:rsid w:val="00BF439C"/>
    <w:rsid w:val="00BF4975"/>
    <w:rsid w:val="00BF4AAB"/>
    <w:rsid w:val="00BF4B49"/>
    <w:rsid w:val="00BF5175"/>
    <w:rsid w:val="00BF525C"/>
    <w:rsid w:val="00BF5501"/>
    <w:rsid w:val="00BF56FF"/>
    <w:rsid w:val="00BF5D4C"/>
    <w:rsid w:val="00BF5F8E"/>
    <w:rsid w:val="00BF62CF"/>
    <w:rsid w:val="00BF67CC"/>
    <w:rsid w:val="00BF6D75"/>
    <w:rsid w:val="00BF7275"/>
    <w:rsid w:val="00BF743A"/>
    <w:rsid w:val="00BF7653"/>
    <w:rsid w:val="00BF7C98"/>
    <w:rsid w:val="00BF7D32"/>
    <w:rsid w:val="00BF7E53"/>
    <w:rsid w:val="00BF7F48"/>
    <w:rsid w:val="00C00294"/>
    <w:rsid w:val="00C01434"/>
    <w:rsid w:val="00C01453"/>
    <w:rsid w:val="00C01DE8"/>
    <w:rsid w:val="00C01E2D"/>
    <w:rsid w:val="00C01FD9"/>
    <w:rsid w:val="00C02302"/>
    <w:rsid w:val="00C02607"/>
    <w:rsid w:val="00C02CAE"/>
    <w:rsid w:val="00C02E10"/>
    <w:rsid w:val="00C02FB3"/>
    <w:rsid w:val="00C03265"/>
    <w:rsid w:val="00C033FD"/>
    <w:rsid w:val="00C03D3F"/>
    <w:rsid w:val="00C03F32"/>
    <w:rsid w:val="00C041E4"/>
    <w:rsid w:val="00C04231"/>
    <w:rsid w:val="00C04325"/>
    <w:rsid w:val="00C04DE1"/>
    <w:rsid w:val="00C04F71"/>
    <w:rsid w:val="00C051B7"/>
    <w:rsid w:val="00C05227"/>
    <w:rsid w:val="00C05565"/>
    <w:rsid w:val="00C059AE"/>
    <w:rsid w:val="00C05B33"/>
    <w:rsid w:val="00C05FA3"/>
    <w:rsid w:val="00C06110"/>
    <w:rsid w:val="00C065B6"/>
    <w:rsid w:val="00C06DC1"/>
    <w:rsid w:val="00C07507"/>
    <w:rsid w:val="00C07FB3"/>
    <w:rsid w:val="00C10180"/>
    <w:rsid w:val="00C10238"/>
    <w:rsid w:val="00C10A7F"/>
    <w:rsid w:val="00C10E47"/>
    <w:rsid w:val="00C113DD"/>
    <w:rsid w:val="00C1182B"/>
    <w:rsid w:val="00C11BD0"/>
    <w:rsid w:val="00C11EF1"/>
    <w:rsid w:val="00C11F79"/>
    <w:rsid w:val="00C120DD"/>
    <w:rsid w:val="00C1225C"/>
    <w:rsid w:val="00C12875"/>
    <w:rsid w:val="00C12BE2"/>
    <w:rsid w:val="00C12C7F"/>
    <w:rsid w:val="00C130A8"/>
    <w:rsid w:val="00C13156"/>
    <w:rsid w:val="00C132BB"/>
    <w:rsid w:val="00C13540"/>
    <w:rsid w:val="00C139B8"/>
    <w:rsid w:val="00C144A2"/>
    <w:rsid w:val="00C145B7"/>
    <w:rsid w:val="00C14908"/>
    <w:rsid w:val="00C14B0F"/>
    <w:rsid w:val="00C14E35"/>
    <w:rsid w:val="00C14F53"/>
    <w:rsid w:val="00C14FD4"/>
    <w:rsid w:val="00C15BDD"/>
    <w:rsid w:val="00C160F2"/>
    <w:rsid w:val="00C16484"/>
    <w:rsid w:val="00C1709E"/>
    <w:rsid w:val="00C17204"/>
    <w:rsid w:val="00C17431"/>
    <w:rsid w:val="00C17465"/>
    <w:rsid w:val="00C20492"/>
    <w:rsid w:val="00C205F0"/>
    <w:rsid w:val="00C20734"/>
    <w:rsid w:val="00C20A05"/>
    <w:rsid w:val="00C20C6D"/>
    <w:rsid w:val="00C20FBB"/>
    <w:rsid w:val="00C2112C"/>
    <w:rsid w:val="00C214A9"/>
    <w:rsid w:val="00C2165A"/>
    <w:rsid w:val="00C2186B"/>
    <w:rsid w:val="00C229C5"/>
    <w:rsid w:val="00C22C09"/>
    <w:rsid w:val="00C230C1"/>
    <w:rsid w:val="00C236B3"/>
    <w:rsid w:val="00C23716"/>
    <w:rsid w:val="00C241CB"/>
    <w:rsid w:val="00C2450B"/>
    <w:rsid w:val="00C24758"/>
    <w:rsid w:val="00C248CF"/>
    <w:rsid w:val="00C24A6D"/>
    <w:rsid w:val="00C24B35"/>
    <w:rsid w:val="00C24D4C"/>
    <w:rsid w:val="00C24F3E"/>
    <w:rsid w:val="00C24FAB"/>
    <w:rsid w:val="00C2534F"/>
    <w:rsid w:val="00C25445"/>
    <w:rsid w:val="00C261C0"/>
    <w:rsid w:val="00C265C9"/>
    <w:rsid w:val="00C2668E"/>
    <w:rsid w:val="00C266BE"/>
    <w:rsid w:val="00C26825"/>
    <w:rsid w:val="00C26D24"/>
    <w:rsid w:val="00C27192"/>
    <w:rsid w:val="00C279EA"/>
    <w:rsid w:val="00C27BFA"/>
    <w:rsid w:val="00C27CF8"/>
    <w:rsid w:val="00C30596"/>
    <w:rsid w:val="00C30C12"/>
    <w:rsid w:val="00C30D72"/>
    <w:rsid w:val="00C31495"/>
    <w:rsid w:val="00C31907"/>
    <w:rsid w:val="00C31BBD"/>
    <w:rsid w:val="00C320DC"/>
    <w:rsid w:val="00C324FB"/>
    <w:rsid w:val="00C32586"/>
    <w:rsid w:val="00C32B83"/>
    <w:rsid w:val="00C32C35"/>
    <w:rsid w:val="00C32E18"/>
    <w:rsid w:val="00C32F50"/>
    <w:rsid w:val="00C33004"/>
    <w:rsid w:val="00C334B6"/>
    <w:rsid w:val="00C33AA1"/>
    <w:rsid w:val="00C33B7C"/>
    <w:rsid w:val="00C33D4A"/>
    <w:rsid w:val="00C346D8"/>
    <w:rsid w:val="00C347D1"/>
    <w:rsid w:val="00C34D9B"/>
    <w:rsid w:val="00C35019"/>
    <w:rsid w:val="00C3583D"/>
    <w:rsid w:val="00C358EF"/>
    <w:rsid w:val="00C3595B"/>
    <w:rsid w:val="00C35C19"/>
    <w:rsid w:val="00C35DEA"/>
    <w:rsid w:val="00C35F63"/>
    <w:rsid w:val="00C36353"/>
    <w:rsid w:val="00C36997"/>
    <w:rsid w:val="00C36B44"/>
    <w:rsid w:val="00C370C9"/>
    <w:rsid w:val="00C3724D"/>
    <w:rsid w:val="00C3743A"/>
    <w:rsid w:val="00C37665"/>
    <w:rsid w:val="00C37B73"/>
    <w:rsid w:val="00C40181"/>
    <w:rsid w:val="00C405C0"/>
    <w:rsid w:val="00C4084D"/>
    <w:rsid w:val="00C40C0F"/>
    <w:rsid w:val="00C40FEC"/>
    <w:rsid w:val="00C4199E"/>
    <w:rsid w:val="00C41DCD"/>
    <w:rsid w:val="00C41E0A"/>
    <w:rsid w:val="00C42295"/>
    <w:rsid w:val="00C424AE"/>
    <w:rsid w:val="00C425C6"/>
    <w:rsid w:val="00C438DF"/>
    <w:rsid w:val="00C43E4E"/>
    <w:rsid w:val="00C4453F"/>
    <w:rsid w:val="00C44668"/>
    <w:rsid w:val="00C448AC"/>
    <w:rsid w:val="00C44901"/>
    <w:rsid w:val="00C44954"/>
    <w:rsid w:val="00C4495C"/>
    <w:rsid w:val="00C44B47"/>
    <w:rsid w:val="00C44F77"/>
    <w:rsid w:val="00C455E0"/>
    <w:rsid w:val="00C459D9"/>
    <w:rsid w:val="00C45B86"/>
    <w:rsid w:val="00C45FCD"/>
    <w:rsid w:val="00C460E7"/>
    <w:rsid w:val="00C465BC"/>
    <w:rsid w:val="00C46F18"/>
    <w:rsid w:val="00C47541"/>
    <w:rsid w:val="00C47BD8"/>
    <w:rsid w:val="00C47C5B"/>
    <w:rsid w:val="00C47EB3"/>
    <w:rsid w:val="00C506FD"/>
    <w:rsid w:val="00C508B5"/>
    <w:rsid w:val="00C50C72"/>
    <w:rsid w:val="00C50E51"/>
    <w:rsid w:val="00C516EC"/>
    <w:rsid w:val="00C51A27"/>
    <w:rsid w:val="00C51CA5"/>
    <w:rsid w:val="00C51F4A"/>
    <w:rsid w:val="00C520E9"/>
    <w:rsid w:val="00C52BE7"/>
    <w:rsid w:val="00C52C8C"/>
    <w:rsid w:val="00C52E98"/>
    <w:rsid w:val="00C53130"/>
    <w:rsid w:val="00C53194"/>
    <w:rsid w:val="00C532DA"/>
    <w:rsid w:val="00C537B0"/>
    <w:rsid w:val="00C53941"/>
    <w:rsid w:val="00C53B50"/>
    <w:rsid w:val="00C53DDD"/>
    <w:rsid w:val="00C54799"/>
    <w:rsid w:val="00C54E2B"/>
    <w:rsid w:val="00C54EE5"/>
    <w:rsid w:val="00C54F4E"/>
    <w:rsid w:val="00C55600"/>
    <w:rsid w:val="00C558AC"/>
    <w:rsid w:val="00C559E3"/>
    <w:rsid w:val="00C55AD7"/>
    <w:rsid w:val="00C55DAB"/>
    <w:rsid w:val="00C55E30"/>
    <w:rsid w:val="00C561CC"/>
    <w:rsid w:val="00C565A6"/>
    <w:rsid w:val="00C56B07"/>
    <w:rsid w:val="00C56BB0"/>
    <w:rsid w:val="00C5768E"/>
    <w:rsid w:val="00C57BE5"/>
    <w:rsid w:val="00C57F30"/>
    <w:rsid w:val="00C57F51"/>
    <w:rsid w:val="00C600C9"/>
    <w:rsid w:val="00C60220"/>
    <w:rsid w:val="00C60238"/>
    <w:rsid w:val="00C60545"/>
    <w:rsid w:val="00C607E7"/>
    <w:rsid w:val="00C60A89"/>
    <w:rsid w:val="00C60BFC"/>
    <w:rsid w:val="00C60F1D"/>
    <w:rsid w:val="00C61835"/>
    <w:rsid w:val="00C61975"/>
    <w:rsid w:val="00C61994"/>
    <w:rsid w:val="00C61996"/>
    <w:rsid w:val="00C61E75"/>
    <w:rsid w:val="00C61F24"/>
    <w:rsid w:val="00C61FBB"/>
    <w:rsid w:val="00C62521"/>
    <w:rsid w:val="00C62776"/>
    <w:rsid w:val="00C6283C"/>
    <w:rsid w:val="00C6283F"/>
    <w:rsid w:val="00C628A1"/>
    <w:rsid w:val="00C628A3"/>
    <w:rsid w:val="00C6292C"/>
    <w:rsid w:val="00C62C73"/>
    <w:rsid w:val="00C630CE"/>
    <w:rsid w:val="00C63162"/>
    <w:rsid w:val="00C63304"/>
    <w:rsid w:val="00C633A5"/>
    <w:rsid w:val="00C6369A"/>
    <w:rsid w:val="00C63746"/>
    <w:rsid w:val="00C63CE2"/>
    <w:rsid w:val="00C63D4E"/>
    <w:rsid w:val="00C63EAE"/>
    <w:rsid w:val="00C641DE"/>
    <w:rsid w:val="00C64E11"/>
    <w:rsid w:val="00C65048"/>
    <w:rsid w:val="00C650D4"/>
    <w:rsid w:val="00C65167"/>
    <w:rsid w:val="00C651C3"/>
    <w:rsid w:val="00C65B49"/>
    <w:rsid w:val="00C6613A"/>
    <w:rsid w:val="00C66377"/>
    <w:rsid w:val="00C6649E"/>
    <w:rsid w:val="00C665BF"/>
    <w:rsid w:val="00C6666F"/>
    <w:rsid w:val="00C66DD8"/>
    <w:rsid w:val="00C6773A"/>
    <w:rsid w:val="00C67D2C"/>
    <w:rsid w:val="00C67E95"/>
    <w:rsid w:val="00C70138"/>
    <w:rsid w:val="00C704D6"/>
    <w:rsid w:val="00C706C2"/>
    <w:rsid w:val="00C706FA"/>
    <w:rsid w:val="00C709F4"/>
    <w:rsid w:val="00C7104C"/>
    <w:rsid w:val="00C71867"/>
    <w:rsid w:val="00C719AF"/>
    <w:rsid w:val="00C71A5A"/>
    <w:rsid w:val="00C71A75"/>
    <w:rsid w:val="00C72169"/>
    <w:rsid w:val="00C72457"/>
    <w:rsid w:val="00C72F89"/>
    <w:rsid w:val="00C73762"/>
    <w:rsid w:val="00C739CE"/>
    <w:rsid w:val="00C73BB6"/>
    <w:rsid w:val="00C73CC0"/>
    <w:rsid w:val="00C7479F"/>
    <w:rsid w:val="00C74818"/>
    <w:rsid w:val="00C74EA5"/>
    <w:rsid w:val="00C755E4"/>
    <w:rsid w:val="00C75690"/>
    <w:rsid w:val="00C75781"/>
    <w:rsid w:val="00C75785"/>
    <w:rsid w:val="00C75D4E"/>
    <w:rsid w:val="00C7660B"/>
    <w:rsid w:val="00C7665F"/>
    <w:rsid w:val="00C767C2"/>
    <w:rsid w:val="00C7727B"/>
    <w:rsid w:val="00C77485"/>
    <w:rsid w:val="00C77508"/>
    <w:rsid w:val="00C77820"/>
    <w:rsid w:val="00C77829"/>
    <w:rsid w:val="00C77A61"/>
    <w:rsid w:val="00C77F02"/>
    <w:rsid w:val="00C80021"/>
    <w:rsid w:val="00C80A60"/>
    <w:rsid w:val="00C80F4F"/>
    <w:rsid w:val="00C81CB5"/>
    <w:rsid w:val="00C82058"/>
    <w:rsid w:val="00C820FA"/>
    <w:rsid w:val="00C82692"/>
    <w:rsid w:val="00C8275F"/>
    <w:rsid w:val="00C827A1"/>
    <w:rsid w:val="00C8337D"/>
    <w:rsid w:val="00C835E4"/>
    <w:rsid w:val="00C83981"/>
    <w:rsid w:val="00C83D66"/>
    <w:rsid w:val="00C83D94"/>
    <w:rsid w:val="00C8497D"/>
    <w:rsid w:val="00C84A84"/>
    <w:rsid w:val="00C8521F"/>
    <w:rsid w:val="00C85516"/>
    <w:rsid w:val="00C85788"/>
    <w:rsid w:val="00C85E20"/>
    <w:rsid w:val="00C85E70"/>
    <w:rsid w:val="00C85F1C"/>
    <w:rsid w:val="00C8608C"/>
    <w:rsid w:val="00C862AB"/>
    <w:rsid w:val="00C863D0"/>
    <w:rsid w:val="00C86B5A"/>
    <w:rsid w:val="00C878AF"/>
    <w:rsid w:val="00C87C31"/>
    <w:rsid w:val="00C87F70"/>
    <w:rsid w:val="00C9045F"/>
    <w:rsid w:val="00C90513"/>
    <w:rsid w:val="00C909CC"/>
    <w:rsid w:val="00C90A92"/>
    <w:rsid w:val="00C90C3A"/>
    <w:rsid w:val="00C90D49"/>
    <w:rsid w:val="00C912E2"/>
    <w:rsid w:val="00C916C4"/>
    <w:rsid w:val="00C91923"/>
    <w:rsid w:val="00C91993"/>
    <w:rsid w:val="00C921D2"/>
    <w:rsid w:val="00C92323"/>
    <w:rsid w:val="00C9282D"/>
    <w:rsid w:val="00C93108"/>
    <w:rsid w:val="00C93265"/>
    <w:rsid w:val="00C932AB"/>
    <w:rsid w:val="00C93307"/>
    <w:rsid w:val="00C93526"/>
    <w:rsid w:val="00C937D7"/>
    <w:rsid w:val="00C93AB3"/>
    <w:rsid w:val="00C94390"/>
    <w:rsid w:val="00C943E0"/>
    <w:rsid w:val="00C9478A"/>
    <w:rsid w:val="00C949A2"/>
    <w:rsid w:val="00C94B4D"/>
    <w:rsid w:val="00C95158"/>
    <w:rsid w:val="00C954C1"/>
    <w:rsid w:val="00C954DA"/>
    <w:rsid w:val="00C9551A"/>
    <w:rsid w:val="00C95E83"/>
    <w:rsid w:val="00C95F59"/>
    <w:rsid w:val="00C9639B"/>
    <w:rsid w:val="00C9685D"/>
    <w:rsid w:val="00C968C9"/>
    <w:rsid w:val="00C9702D"/>
    <w:rsid w:val="00C973C2"/>
    <w:rsid w:val="00C97564"/>
    <w:rsid w:val="00C97578"/>
    <w:rsid w:val="00C97A13"/>
    <w:rsid w:val="00C97A4D"/>
    <w:rsid w:val="00C97F29"/>
    <w:rsid w:val="00CA0965"/>
    <w:rsid w:val="00CA0A73"/>
    <w:rsid w:val="00CA0B2B"/>
    <w:rsid w:val="00CA0BA0"/>
    <w:rsid w:val="00CA0C44"/>
    <w:rsid w:val="00CA0D64"/>
    <w:rsid w:val="00CA115E"/>
    <w:rsid w:val="00CA130D"/>
    <w:rsid w:val="00CA14BF"/>
    <w:rsid w:val="00CA1545"/>
    <w:rsid w:val="00CA1664"/>
    <w:rsid w:val="00CA1721"/>
    <w:rsid w:val="00CA1FCF"/>
    <w:rsid w:val="00CA2028"/>
    <w:rsid w:val="00CA2448"/>
    <w:rsid w:val="00CA2700"/>
    <w:rsid w:val="00CA27D6"/>
    <w:rsid w:val="00CA2D08"/>
    <w:rsid w:val="00CA2DCE"/>
    <w:rsid w:val="00CA3185"/>
    <w:rsid w:val="00CA3602"/>
    <w:rsid w:val="00CA36E3"/>
    <w:rsid w:val="00CA3823"/>
    <w:rsid w:val="00CA3A29"/>
    <w:rsid w:val="00CA3F9F"/>
    <w:rsid w:val="00CA400C"/>
    <w:rsid w:val="00CA43F6"/>
    <w:rsid w:val="00CA4465"/>
    <w:rsid w:val="00CA4CC4"/>
    <w:rsid w:val="00CA4D42"/>
    <w:rsid w:val="00CA4E82"/>
    <w:rsid w:val="00CA5171"/>
    <w:rsid w:val="00CA5AC1"/>
    <w:rsid w:val="00CA6000"/>
    <w:rsid w:val="00CA63BA"/>
    <w:rsid w:val="00CA655B"/>
    <w:rsid w:val="00CA698A"/>
    <w:rsid w:val="00CA6F16"/>
    <w:rsid w:val="00CA7045"/>
    <w:rsid w:val="00CA725C"/>
    <w:rsid w:val="00CA7ED0"/>
    <w:rsid w:val="00CA7EDF"/>
    <w:rsid w:val="00CB00BE"/>
    <w:rsid w:val="00CB0219"/>
    <w:rsid w:val="00CB0BDD"/>
    <w:rsid w:val="00CB10F5"/>
    <w:rsid w:val="00CB149F"/>
    <w:rsid w:val="00CB1759"/>
    <w:rsid w:val="00CB1A0F"/>
    <w:rsid w:val="00CB1DFA"/>
    <w:rsid w:val="00CB1E99"/>
    <w:rsid w:val="00CB2558"/>
    <w:rsid w:val="00CB25CD"/>
    <w:rsid w:val="00CB2C5D"/>
    <w:rsid w:val="00CB3411"/>
    <w:rsid w:val="00CB34B0"/>
    <w:rsid w:val="00CB353C"/>
    <w:rsid w:val="00CB3CB6"/>
    <w:rsid w:val="00CB40FE"/>
    <w:rsid w:val="00CB4732"/>
    <w:rsid w:val="00CB4A79"/>
    <w:rsid w:val="00CB4E83"/>
    <w:rsid w:val="00CB5065"/>
    <w:rsid w:val="00CB5126"/>
    <w:rsid w:val="00CB538F"/>
    <w:rsid w:val="00CB5679"/>
    <w:rsid w:val="00CB56B0"/>
    <w:rsid w:val="00CB584F"/>
    <w:rsid w:val="00CB587C"/>
    <w:rsid w:val="00CB5BA3"/>
    <w:rsid w:val="00CB6212"/>
    <w:rsid w:val="00CB65E7"/>
    <w:rsid w:val="00CB660C"/>
    <w:rsid w:val="00CB6D70"/>
    <w:rsid w:val="00CB6DCC"/>
    <w:rsid w:val="00CB730B"/>
    <w:rsid w:val="00CB7336"/>
    <w:rsid w:val="00CB7487"/>
    <w:rsid w:val="00CB7554"/>
    <w:rsid w:val="00CB799B"/>
    <w:rsid w:val="00CC032D"/>
    <w:rsid w:val="00CC0923"/>
    <w:rsid w:val="00CC131E"/>
    <w:rsid w:val="00CC1439"/>
    <w:rsid w:val="00CC1BEF"/>
    <w:rsid w:val="00CC1DC8"/>
    <w:rsid w:val="00CC1DE5"/>
    <w:rsid w:val="00CC21F2"/>
    <w:rsid w:val="00CC23C1"/>
    <w:rsid w:val="00CC25A4"/>
    <w:rsid w:val="00CC287D"/>
    <w:rsid w:val="00CC2A64"/>
    <w:rsid w:val="00CC2D4D"/>
    <w:rsid w:val="00CC30F7"/>
    <w:rsid w:val="00CC3BB4"/>
    <w:rsid w:val="00CC3C3B"/>
    <w:rsid w:val="00CC3DD8"/>
    <w:rsid w:val="00CC44A4"/>
    <w:rsid w:val="00CC4878"/>
    <w:rsid w:val="00CC4B5F"/>
    <w:rsid w:val="00CC4D58"/>
    <w:rsid w:val="00CC4E21"/>
    <w:rsid w:val="00CC57FE"/>
    <w:rsid w:val="00CC59A6"/>
    <w:rsid w:val="00CC5A28"/>
    <w:rsid w:val="00CC5F09"/>
    <w:rsid w:val="00CC6288"/>
    <w:rsid w:val="00CC669D"/>
    <w:rsid w:val="00CC6D81"/>
    <w:rsid w:val="00CC7013"/>
    <w:rsid w:val="00CC7220"/>
    <w:rsid w:val="00CC7643"/>
    <w:rsid w:val="00CD03B3"/>
    <w:rsid w:val="00CD04F1"/>
    <w:rsid w:val="00CD07E8"/>
    <w:rsid w:val="00CD0D10"/>
    <w:rsid w:val="00CD1481"/>
    <w:rsid w:val="00CD15B2"/>
    <w:rsid w:val="00CD1A3C"/>
    <w:rsid w:val="00CD2194"/>
    <w:rsid w:val="00CD2645"/>
    <w:rsid w:val="00CD311D"/>
    <w:rsid w:val="00CD3336"/>
    <w:rsid w:val="00CD3AEA"/>
    <w:rsid w:val="00CD3BB4"/>
    <w:rsid w:val="00CD405E"/>
    <w:rsid w:val="00CD422E"/>
    <w:rsid w:val="00CD451D"/>
    <w:rsid w:val="00CD45D1"/>
    <w:rsid w:val="00CD477B"/>
    <w:rsid w:val="00CD496A"/>
    <w:rsid w:val="00CD5015"/>
    <w:rsid w:val="00CD5403"/>
    <w:rsid w:val="00CD572C"/>
    <w:rsid w:val="00CD5BE5"/>
    <w:rsid w:val="00CD612A"/>
    <w:rsid w:val="00CD67F0"/>
    <w:rsid w:val="00CD680A"/>
    <w:rsid w:val="00CD690B"/>
    <w:rsid w:val="00CD6947"/>
    <w:rsid w:val="00CD69DF"/>
    <w:rsid w:val="00CD6CA1"/>
    <w:rsid w:val="00CD6CB8"/>
    <w:rsid w:val="00CD7376"/>
    <w:rsid w:val="00CD73DE"/>
    <w:rsid w:val="00CD7461"/>
    <w:rsid w:val="00CD7533"/>
    <w:rsid w:val="00CD75DC"/>
    <w:rsid w:val="00CD7782"/>
    <w:rsid w:val="00CD77F2"/>
    <w:rsid w:val="00CD7843"/>
    <w:rsid w:val="00CD7B9C"/>
    <w:rsid w:val="00CD7BB7"/>
    <w:rsid w:val="00CD7D62"/>
    <w:rsid w:val="00CD7FAE"/>
    <w:rsid w:val="00CE0DF0"/>
    <w:rsid w:val="00CE0E2C"/>
    <w:rsid w:val="00CE0F53"/>
    <w:rsid w:val="00CE1075"/>
    <w:rsid w:val="00CE10CA"/>
    <w:rsid w:val="00CE12C4"/>
    <w:rsid w:val="00CE1A7D"/>
    <w:rsid w:val="00CE1AA5"/>
    <w:rsid w:val="00CE1BB6"/>
    <w:rsid w:val="00CE238E"/>
    <w:rsid w:val="00CE27A6"/>
    <w:rsid w:val="00CE29E1"/>
    <w:rsid w:val="00CE2AAA"/>
    <w:rsid w:val="00CE3293"/>
    <w:rsid w:val="00CE34C4"/>
    <w:rsid w:val="00CE39F4"/>
    <w:rsid w:val="00CE3F06"/>
    <w:rsid w:val="00CE40BB"/>
    <w:rsid w:val="00CE427F"/>
    <w:rsid w:val="00CE4474"/>
    <w:rsid w:val="00CE454D"/>
    <w:rsid w:val="00CE4687"/>
    <w:rsid w:val="00CE47CE"/>
    <w:rsid w:val="00CE47DA"/>
    <w:rsid w:val="00CE4A55"/>
    <w:rsid w:val="00CE4AB7"/>
    <w:rsid w:val="00CE51E3"/>
    <w:rsid w:val="00CE5267"/>
    <w:rsid w:val="00CE5399"/>
    <w:rsid w:val="00CE5587"/>
    <w:rsid w:val="00CE5717"/>
    <w:rsid w:val="00CE577D"/>
    <w:rsid w:val="00CE636B"/>
    <w:rsid w:val="00CE669B"/>
    <w:rsid w:val="00CE68B5"/>
    <w:rsid w:val="00CE69F1"/>
    <w:rsid w:val="00CF048E"/>
    <w:rsid w:val="00CF1001"/>
    <w:rsid w:val="00CF1046"/>
    <w:rsid w:val="00CF163B"/>
    <w:rsid w:val="00CF1CAE"/>
    <w:rsid w:val="00CF1F8A"/>
    <w:rsid w:val="00CF2145"/>
    <w:rsid w:val="00CF2512"/>
    <w:rsid w:val="00CF2687"/>
    <w:rsid w:val="00CF2ED3"/>
    <w:rsid w:val="00CF3302"/>
    <w:rsid w:val="00CF3313"/>
    <w:rsid w:val="00CF355F"/>
    <w:rsid w:val="00CF35E4"/>
    <w:rsid w:val="00CF376A"/>
    <w:rsid w:val="00CF3C36"/>
    <w:rsid w:val="00CF3E11"/>
    <w:rsid w:val="00CF4285"/>
    <w:rsid w:val="00CF43DA"/>
    <w:rsid w:val="00CF4617"/>
    <w:rsid w:val="00CF46A3"/>
    <w:rsid w:val="00CF54B3"/>
    <w:rsid w:val="00CF6087"/>
    <w:rsid w:val="00CF60C2"/>
    <w:rsid w:val="00CF6453"/>
    <w:rsid w:val="00CF673B"/>
    <w:rsid w:val="00CF69C7"/>
    <w:rsid w:val="00CF69E8"/>
    <w:rsid w:val="00CF6CAD"/>
    <w:rsid w:val="00CF6DBB"/>
    <w:rsid w:val="00CF71BD"/>
    <w:rsid w:val="00CF73C8"/>
    <w:rsid w:val="00CF7659"/>
    <w:rsid w:val="00CF773B"/>
    <w:rsid w:val="00CF78D5"/>
    <w:rsid w:val="00CF7C6D"/>
    <w:rsid w:val="00CF7D70"/>
    <w:rsid w:val="00D000E0"/>
    <w:rsid w:val="00D001DD"/>
    <w:rsid w:val="00D0031F"/>
    <w:rsid w:val="00D00455"/>
    <w:rsid w:val="00D005AE"/>
    <w:rsid w:val="00D010E3"/>
    <w:rsid w:val="00D011A2"/>
    <w:rsid w:val="00D01DA2"/>
    <w:rsid w:val="00D01FA2"/>
    <w:rsid w:val="00D023DF"/>
    <w:rsid w:val="00D025B1"/>
    <w:rsid w:val="00D025BD"/>
    <w:rsid w:val="00D02603"/>
    <w:rsid w:val="00D029C2"/>
    <w:rsid w:val="00D030CF"/>
    <w:rsid w:val="00D03784"/>
    <w:rsid w:val="00D03887"/>
    <w:rsid w:val="00D03B26"/>
    <w:rsid w:val="00D03B6D"/>
    <w:rsid w:val="00D0415C"/>
    <w:rsid w:val="00D0428A"/>
    <w:rsid w:val="00D0482D"/>
    <w:rsid w:val="00D04AD9"/>
    <w:rsid w:val="00D04AE2"/>
    <w:rsid w:val="00D04F38"/>
    <w:rsid w:val="00D05277"/>
    <w:rsid w:val="00D05FD9"/>
    <w:rsid w:val="00D061A7"/>
    <w:rsid w:val="00D06F5B"/>
    <w:rsid w:val="00D070D8"/>
    <w:rsid w:val="00D0726C"/>
    <w:rsid w:val="00D07485"/>
    <w:rsid w:val="00D074B3"/>
    <w:rsid w:val="00D07D56"/>
    <w:rsid w:val="00D07E97"/>
    <w:rsid w:val="00D07EB2"/>
    <w:rsid w:val="00D1002A"/>
    <w:rsid w:val="00D10056"/>
    <w:rsid w:val="00D10107"/>
    <w:rsid w:val="00D1015B"/>
    <w:rsid w:val="00D10359"/>
    <w:rsid w:val="00D104A1"/>
    <w:rsid w:val="00D1094E"/>
    <w:rsid w:val="00D10995"/>
    <w:rsid w:val="00D10A2A"/>
    <w:rsid w:val="00D10BEC"/>
    <w:rsid w:val="00D10F6A"/>
    <w:rsid w:val="00D10FF5"/>
    <w:rsid w:val="00D11147"/>
    <w:rsid w:val="00D11B96"/>
    <w:rsid w:val="00D124DA"/>
    <w:rsid w:val="00D12935"/>
    <w:rsid w:val="00D139D4"/>
    <w:rsid w:val="00D13EFA"/>
    <w:rsid w:val="00D14120"/>
    <w:rsid w:val="00D14F1B"/>
    <w:rsid w:val="00D14FC1"/>
    <w:rsid w:val="00D15235"/>
    <w:rsid w:val="00D1574B"/>
    <w:rsid w:val="00D15CC7"/>
    <w:rsid w:val="00D15D96"/>
    <w:rsid w:val="00D15ED6"/>
    <w:rsid w:val="00D164FD"/>
    <w:rsid w:val="00D167EB"/>
    <w:rsid w:val="00D1682F"/>
    <w:rsid w:val="00D16E42"/>
    <w:rsid w:val="00D16E7A"/>
    <w:rsid w:val="00D16EE8"/>
    <w:rsid w:val="00D1761C"/>
    <w:rsid w:val="00D17CA4"/>
    <w:rsid w:val="00D17F98"/>
    <w:rsid w:val="00D20075"/>
    <w:rsid w:val="00D21022"/>
    <w:rsid w:val="00D21286"/>
    <w:rsid w:val="00D217AF"/>
    <w:rsid w:val="00D21990"/>
    <w:rsid w:val="00D219B8"/>
    <w:rsid w:val="00D21AE9"/>
    <w:rsid w:val="00D21CF2"/>
    <w:rsid w:val="00D21D8D"/>
    <w:rsid w:val="00D21DBF"/>
    <w:rsid w:val="00D22217"/>
    <w:rsid w:val="00D229FE"/>
    <w:rsid w:val="00D230F1"/>
    <w:rsid w:val="00D2358A"/>
    <w:rsid w:val="00D235B3"/>
    <w:rsid w:val="00D23F17"/>
    <w:rsid w:val="00D24000"/>
    <w:rsid w:val="00D241E8"/>
    <w:rsid w:val="00D2448E"/>
    <w:rsid w:val="00D2491B"/>
    <w:rsid w:val="00D24AB7"/>
    <w:rsid w:val="00D25132"/>
    <w:rsid w:val="00D25A0C"/>
    <w:rsid w:val="00D25EDA"/>
    <w:rsid w:val="00D2650A"/>
    <w:rsid w:val="00D26A32"/>
    <w:rsid w:val="00D26DE4"/>
    <w:rsid w:val="00D26EAE"/>
    <w:rsid w:val="00D27461"/>
    <w:rsid w:val="00D27662"/>
    <w:rsid w:val="00D2785E"/>
    <w:rsid w:val="00D27955"/>
    <w:rsid w:val="00D27CDA"/>
    <w:rsid w:val="00D30960"/>
    <w:rsid w:val="00D309C6"/>
    <w:rsid w:val="00D30DD6"/>
    <w:rsid w:val="00D30EAA"/>
    <w:rsid w:val="00D312CB"/>
    <w:rsid w:val="00D31336"/>
    <w:rsid w:val="00D32188"/>
    <w:rsid w:val="00D322BC"/>
    <w:rsid w:val="00D32350"/>
    <w:rsid w:val="00D324DE"/>
    <w:rsid w:val="00D3264A"/>
    <w:rsid w:val="00D32908"/>
    <w:rsid w:val="00D32DC6"/>
    <w:rsid w:val="00D32E89"/>
    <w:rsid w:val="00D3400B"/>
    <w:rsid w:val="00D34149"/>
    <w:rsid w:val="00D3490D"/>
    <w:rsid w:val="00D35ACB"/>
    <w:rsid w:val="00D35B73"/>
    <w:rsid w:val="00D35BE9"/>
    <w:rsid w:val="00D35E79"/>
    <w:rsid w:val="00D35EB4"/>
    <w:rsid w:val="00D360F7"/>
    <w:rsid w:val="00D366CD"/>
    <w:rsid w:val="00D367CE"/>
    <w:rsid w:val="00D37522"/>
    <w:rsid w:val="00D3757E"/>
    <w:rsid w:val="00D37DB2"/>
    <w:rsid w:val="00D404CC"/>
    <w:rsid w:val="00D40595"/>
    <w:rsid w:val="00D40C50"/>
    <w:rsid w:val="00D416AE"/>
    <w:rsid w:val="00D41761"/>
    <w:rsid w:val="00D41817"/>
    <w:rsid w:val="00D41C2F"/>
    <w:rsid w:val="00D41D1C"/>
    <w:rsid w:val="00D41D96"/>
    <w:rsid w:val="00D41E31"/>
    <w:rsid w:val="00D41F3C"/>
    <w:rsid w:val="00D42523"/>
    <w:rsid w:val="00D42871"/>
    <w:rsid w:val="00D42C90"/>
    <w:rsid w:val="00D42CB0"/>
    <w:rsid w:val="00D42F28"/>
    <w:rsid w:val="00D4303E"/>
    <w:rsid w:val="00D43541"/>
    <w:rsid w:val="00D4358A"/>
    <w:rsid w:val="00D43AB5"/>
    <w:rsid w:val="00D43ACB"/>
    <w:rsid w:val="00D43ACD"/>
    <w:rsid w:val="00D43E89"/>
    <w:rsid w:val="00D43F7F"/>
    <w:rsid w:val="00D44158"/>
    <w:rsid w:val="00D4449D"/>
    <w:rsid w:val="00D446D4"/>
    <w:rsid w:val="00D44839"/>
    <w:rsid w:val="00D44BB2"/>
    <w:rsid w:val="00D44BF0"/>
    <w:rsid w:val="00D44CF3"/>
    <w:rsid w:val="00D44D26"/>
    <w:rsid w:val="00D44F62"/>
    <w:rsid w:val="00D44F93"/>
    <w:rsid w:val="00D4532D"/>
    <w:rsid w:val="00D467BC"/>
    <w:rsid w:val="00D467EC"/>
    <w:rsid w:val="00D46CD5"/>
    <w:rsid w:val="00D47092"/>
    <w:rsid w:val="00D47265"/>
    <w:rsid w:val="00D4727E"/>
    <w:rsid w:val="00D47634"/>
    <w:rsid w:val="00D477D6"/>
    <w:rsid w:val="00D478DA"/>
    <w:rsid w:val="00D479BA"/>
    <w:rsid w:val="00D47A2B"/>
    <w:rsid w:val="00D47D67"/>
    <w:rsid w:val="00D50A68"/>
    <w:rsid w:val="00D50E08"/>
    <w:rsid w:val="00D51081"/>
    <w:rsid w:val="00D5162A"/>
    <w:rsid w:val="00D51AE2"/>
    <w:rsid w:val="00D52879"/>
    <w:rsid w:val="00D52917"/>
    <w:rsid w:val="00D52994"/>
    <w:rsid w:val="00D52A8F"/>
    <w:rsid w:val="00D537AC"/>
    <w:rsid w:val="00D53EEE"/>
    <w:rsid w:val="00D541A8"/>
    <w:rsid w:val="00D542C0"/>
    <w:rsid w:val="00D54976"/>
    <w:rsid w:val="00D552E9"/>
    <w:rsid w:val="00D554B3"/>
    <w:rsid w:val="00D55FDA"/>
    <w:rsid w:val="00D56B33"/>
    <w:rsid w:val="00D56D5F"/>
    <w:rsid w:val="00D56FE3"/>
    <w:rsid w:val="00D57357"/>
    <w:rsid w:val="00D574AD"/>
    <w:rsid w:val="00D57AA6"/>
    <w:rsid w:val="00D57E66"/>
    <w:rsid w:val="00D604D4"/>
    <w:rsid w:val="00D60C04"/>
    <w:rsid w:val="00D6101F"/>
    <w:rsid w:val="00D613EF"/>
    <w:rsid w:val="00D6168E"/>
    <w:rsid w:val="00D6168F"/>
    <w:rsid w:val="00D61BC8"/>
    <w:rsid w:val="00D61EE9"/>
    <w:rsid w:val="00D61F43"/>
    <w:rsid w:val="00D625D5"/>
    <w:rsid w:val="00D627A4"/>
    <w:rsid w:val="00D628C7"/>
    <w:rsid w:val="00D62A16"/>
    <w:rsid w:val="00D62B59"/>
    <w:rsid w:val="00D631C6"/>
    <w:rsid w:val="00D63ABF"/>
    <w:rsid w:val="00D63B87"/>
    <w:rsid w:val="00D63BA9"/>
    <w:rsid w:val="00D64170"/>
    <w:rsid w:val="00D64EB4"/>
    <w:rsid w:val="00D65AFA"/>
    <w:rsid w:val="00D65D16"/>
    <w:rsid w:val="00D65D68"/>
    <w:rsid w:val="00D660A8"/>
    <w:rsid w:val="00D6644D"/>
    <w:rsid w:val="00D664C8"/>
    <w:rsid w:val="00D6651A"/>
    <w:rsid w:val="00D6668C"/>
    <w:rsid w:val="00D66E92"/>
    <w:rsid w:val="00D67113"/>
    <w:rsid w:val="00D677BE"/>
    <w:rsid w:val="00D67CB1"/>
    <w:rsid w:val="00D67D6A"/>
    <w:rsid w:val="00D67F98"/>
    <w:rsid w:val="00D700A0"/>
    <w:rsid w:val="00D70694"/>
    <w:rsid w:val="00D709DF"/>
    <w:rsid w:val="00D70A81"/>
    <w:rsid w:val="00D70B22"/>
    <w:rsid w:val="00D70B73"/>
    <w:rsid w:val="00D70C87"/>
    <w:rsid w:val="00D70F18"/>
    <w:rsid w:val="00D71422"/>
    <w:rsid w:val="00D716E7"/>
    <w:rsid w:val="00D71F05"/>
    <w:rsid w:val="00D72264"/>
    <w:rsid w:val="00D72282"/>
    <w:rsid w:val="00D724A6"/>
    <w:rsid w:val="00D72577"/>
    <w:rsid w:val="00D72738"/>
    <w:rsid w:val="00D72CC7"/>
    <w:rsid w:val="00D734E5"/>
    <w:rsid w:val="00D7364E"/>
    <w:rsid w:val="00D736C9"/>
    <w:rsid w:val="00D73A2C"/>
    <w:rsid w:val="00D74144"/>
    <w:rsid w:val="00D74193"/>
    <w:rsid w:val="00D74447"/>
    <w:rsid w:val="00D744C8"/>
    <w:rsid w:val="00D74ABA"/>
    <w:rsid w:val="00D751FE"/>
    <w:rsid w:val="00D7521A"/>
    <w:rsid w:val="00D75802"/>
    <w:rsid w:val="00D75880"/>
    <w:rsid w:val="00D75B7E"/>
    <w:rsid w:val="00D7600F"/>
    <w:rsid w:val="00D76047"/>
    <w:rsid w:val="00D763D6"/>
    <w:rsid w:val="00D767E0"/>
    <w:rsid w:val="00D771C4"/>
    <w:rsid w:val="00D77366"/>
    <w:rsid w:val="00D7737C"/>
    <w:rsid w:val="00D77498"/>
    <w:rsid w:val="00D77560"/>
    <w:rsid w:val="00D775E4"/>
    <w:rsid w:val="00D77A61"/>
    <w:rsid w:val="00D77EFC"/>
    <w:rsid w:val="00D77FD6"/>
    <w:rsid w:val="00D804AD"/>
    <w:rsid w:val="00D8062F"/>
    <w:rsid w:val="00D8063D"/>
    <w:rsid w:val="00D806AB"/>
    <w:rsid w:val="00D80C09"/>
    <w:rsid w:val="00D80EE3"/>
    <w:rsid w:val="00D81C0D"/>
    <w:rsid w:val="00D81E94"/>
    <w:rsid w:val="00D820E4"/>
    <w:rsid w:val="00D821ED"/>
    <w:rsid w:val="00D826FD"/>
    <w:rsid w:val="00D8316B"/>
    <w:rsid w:val="00D83333"/>
    <w:rsid w:val="00D83455"/>
    <w:rsid w:val="00D8357B"/>
    <w:rsid w:val="00D836D5"/>
    <w:rsid w:val="00D837A4"/>
    <w:rsid w:val="00D83CD5"/>
    <w:rsid w:val="00D841EC"/>
    <w:rsid w:val="00D8470D"/>
    <w:rsid w:val="00D850EA"/>
    <w:rsid w:val="00D85877"/>
    <w:rsid w:val="00D85893"/>
    <w:rsid w:val="00D85A8A"/>
    <w:rsid w:val="00D85A90"/>
    <w:rsid w:val="00D85B77"/>
    <w:rsid w:val="00D85CCB"/>
    <w:rsid w:val="00D85DDD"/>
    <w:rsid w:val="00D85F71"/>
    <w:rsid w:val="00D860E4"/>
    <w:rsid w:val="00D86503"/>
    <w:rsid w:val="00D86AF4"/>
    <w:rsid w:val="00D86C93"/>
    <w:rsid w:val="00D86D97"/>
    <w:rsid w:val="00D86E5F"/>
    <w:rsid w:val="00D875CF"/>
    <w:rsid w:val="00D8773E"/>
    <w:rsid w:val="00D87856"/>
    <w:rsid w:val="00D87A39"/>
    <w:rsid w:val="00D87E12"/>
    <w:rsid w:val="00D90578"/>
    <w:rsid w:val="00D9085A"/>
    <w:rsid w:val="00D90A9E"/>
    <w:rsid w:val="00D90C4D"/>
    <w:rsid w:val="00D90DFB"/>
    <w:rsid w:val="00D90E32"/>
    <w:rsid w:val="00D90E9F"/>
    <w:rsid w:val="00D90EB7"/>
    <w:rsid w:val="00D914C2"/>
    <w:rsid w:val="00D91765"/>
    <w:rsid w:val="00D91796"/>
    <w:rsid w:val="00D91BB3"/>
    <w:rsid w:val="00D92381"/>
    <w:rsid w:val="00D92428"/>
    <w:rsid w:val="00D92454"/>
    <w:rsid w:val="00D9258D"/>
    <w:rsid w:val="00D9281E"/>
    <w:rsid w:val="00D92FB4"/>
    <w:rsid w:val="00D92FE8"/>
    <w:rsid w:val="00D93462"/>
    <w:rsid w:val="00D934A5"/>
    <w:rsid w:val="00D93668"/>
    <w:rsid w:val="00D93A29"/>
    <w:rsid w:val="00D93DA7"/>
    <w:rsid w:val="00D943E2"/>
    <w:rsid w:val="00D950D7"/>
    <w:rsid w:val="00D9535B"/>
    <w:rsid w:val="00D95383"/>
    <w:rsid w:val="00D9567B"/>
    <w:rsid w:val="00D9576B"/>
    <w:rsid w:val="00D96540"/>
    <w:rsid w:val="00D9660D"/>
    <w:rsid w:val="00D96A86"/>
    <w:rsid w:val="00D96F9A"/>
    <w:rsid w:val="00D97304"/>
    <w:rsid w:val="00D97561"/>
    <w:rsid w:val="00D9766D"/>
    <w:rsid w:val="00D97C95"/>
    <w:rsid w:val="00DA0505"/>
    <w:rsid w:val="00DA05F6"/>
    <w:rsid w:val="00DA06F9"/>
    <w:rsid w:val="00DA0C13"/>
    <w:rsid w:val="00DA1372"/>
    <w:rsid w:val="00DA13E5"/>
    <w:rsid w:val="00DA1519"/>
    <w:rsid w:val="00DA1AA8"/>
    <w:rsid w:val="00DA1BB6"/>
    <w:rsid w:val="00DA20C0"/>
    <w:rsid w:val="00DA20EE"/>
    <w:rsid w:val="00DA2417"/>
    <w:rsid w:val="00DA26C8"/>
    <w:rsid w:val="00DA2F76"/>
    <w:rsid w:val="00DA30C5"/>
    <w:rsid w:val="00DA37B6"/>
    <w:rsid w:val="00DA414D"/>
    <w:rsid w:val="00DA47C2"/>
    <w:rsid w:val="00DA4961"/>
    <w:rsid w:val="00DA4C7B"/>
    <w:rsid w:val="00DA5091"/>
    <w:rsid w:val="00DA5731"/>
    <w:rsid w:val="00DA592A"/>
    <w:rsid w:val="00DA596E"/>
    <w:rsid w:val="00DA5AD2"/>
    <w:rsid w:val="00DA5CB0"/>
    <w:rsid w:val="00DA5CC4"/>
    <w:rsid w:val="00DA5CC9"/>
    <w:rsid w:val="00DA5D3A"/>
    <w:rsid w:val="00DA5E9C"/>
    <w:rsid w:val="00DA63A5"/>
    <w:rsid w:val="00DA6839"/>
    <w:rsid w:val="00DA751C"/>
    <w:rsid w:val="00DA754C"/>
    <w:rsid w:val="00DA75F8"/>
    <w:rsid w:val="00DA7AE4"/>
    <w:rsid w:val="00DA7C92"/>
    <w:rsid w:val="00DB05C6"/>
    <w:rsid w:val="00DB0DB9"/>
    <w:rsid w:val="00DB1748"/>
    <w:rsid w:val="00DB1AAD"/>
    <w:rsid w:val="00DB1B90"/>
    <w:rsid w:val="00DB1DF4"/>
    <w:rsid w:val="00DB22A3"/>
    <w:rsid w:val="00DB2622"/>
    <w:rsid w:val="00DB267B"/>
    <w:rsid w:val="00DB2819"/>
    <w:rsid w:val="00DB29D6"/>
    <w:rsid w:val="00DB32A1"/>
    <w:rsid w:val="00DB35A0"/>
    <w:rsid w:val="00DB3DC8"/>
    <w:rsid w:val="00DB3DEC"/>
    <w:rsid w:val="00DB415D"/>
    <w:rsid w:val="00DB4CA9"/>
    <w:rsid w:val="00DB4D61"/>
    <w:rsid w:val="00DB5078"/>
    <w:rsid w:val="00DB5640"/>
    <w:rsid w:val="00DB5817"/>
    <w:rsid w:val="00DB5ACB"/>
    <w:rsid w:val="00DB5C58"/>
    <w:rsid w:val="00DB5DA5"/>
    <w:rsid w:val="00DB603C"/>
    <w:rsid w:val="00DB6226"/>
    <w:rsid w:val="00DB6938"/>
    <w:rsid w:val="00DB6999"/>
    <w:rsid w:val="00DB6AD3"/>
    <w:rsid w:val="00DB6DE5"/>
    <w:rsid w:val="00DB7110"/>
    <w:rsid w:val="00DB728B"/>
    <w:rsid w:val="00DB752A"/>
    <w:rsid w:val="00DB7B08"/>
    <w:rsid w:val="00DB7CD7"/>
    <w:rsid w:val="00DB7D71"/>
    <w:rsid w:val="00DB7D8E"/>
    <w:rsid w:val="00DC019B"/>
    <w:rsid w:val="00DC09BA"/>
    <w:rsid w:val="00DC1357"/>
    <w:rsid w:val="00DC14FC"/>
    <w:rsid w:val="00DC155C"/>
    <w:rsid w:val="00DC18EE"/>
    <w:rsid w:val="00DC1AF4"/>
    <w:rsid w:val="00DC1D54"/>
    <w:rsid w:val="00DC1EE2"/>
    <w:rsid w:val="00DC2A72"/>
    <w:rsid w:val="00DC2A8F"/>
    <w:rsid w:val="00DC2F54"/>
    <w:rsid w:val="00DC31D0"/>
    <w:rsid w:val="00DC3391"/>
    <w:rsid w:val="00DC33C8"/>
    <w:rsid w:val="00DC3CAB"/>
    <w:rsid w:val="00DC40DD"/>
    <w:rsid w:val="00DC4289"/>
    <w:rsid w:val="00DC42DB"/>
    <w:rsid w:val="00DC4390"/>
    <w:rsid w:val="00DC43CD"/>
    <w:rsid w:val="00DC4457"/>
    <w:rsid w:val="00DC4775"/>
    <w:rsid w:val="00DC4B28"/>
    <w:rsid w:val="00DC4C0F"/>
    <w:rsid w:val="00DC4D4C"/>
    <w:rsid w:val="00DC4EA6"/>
    <w:rsid w:val="00DC4FAB"/>
    <w:rsid w:val="00DC4FEB"/>
    <w:rsid w:val="00DC51BE"/>
    <w:rsid w:val="00DC58F9"/>
    <w:rsid w:val="00DC5CFF"/>
    <w:rsid w:val="00DC66E6"/>
    <w:rsid w:val="00DC6783"/>
    <w:rsid w:val="00DC6954"/>
    <w:rsid w:val="00DC69B8"/>
    <w:rsid w:val="00DC7CC2"/>
    <w:rsid w:val="00DC7D5B"/>
    <w:rsid w:val="00DC7E85"/>
    <w:rsid w:val="00DD04F5"/>
    <w:rsid w:val="00DD09EB"/>
    <w:rsid w:val="00DD0B2B"/>
    <w:rsid w:val="00DD0FC4"/>
    <w:rsid w:val="00DD1039"/>
    <w:rsid w:val="00DD1215"/>
    <w:rsid w:val="00DD1511"/>
    <w:rsid w:val="00DD1869"/>
    <w:rsid w:val="00DD1EF4"/>
    <w:rsid w:val="00DD203D"/>
    <w:rsid w:val="00DD20F7"/>
    <w:rsid w:val="00DD228F"/>
    <w:rsid w:val="00DD22D9"/>
    <w:rsid w:val="00DD2D3C"/>
    <w:rsid w:val="00DD2F64"/>
    <w:rsid w:val="00DD2F9D"/>
    <w:rsid w:val="00DD33CC"/>
    <w:rsid w:val="00DD3723"/>
    <w:rsid w:val="00DD3A02"/>
    <w:rsid w:val="00DD3EA0"/>
    <w:rsid w:val="00DD413D"/>
    <w:rsid w:val="00DD4444"/>
    <w:rsid w:val="00DD44DB"/>
    <w:rsid w:val="00DD4A62"/>
    <w:rsid w:val="00DD4BAB"/>
    <w:rsid w:val="00DD52BF"/>
    <w:rsid w:val="00DD52D7"/>
    <w:rsid w:val="00DD52F1"/>
    <w:rsid w:val="00DD530D"/>
    <w:rsid w:val="00DD5A97"/>
    <w:rsid w:val="00DD6468"/>
    <w:rsid w:val="00DD6C88"/>
    <w:rsid w:val="00DD6E2C"/>
    <w:rsid w:val="00DD75A7"/>
    <w:rsid w:val="00DE0148"/>
    <w:rsid w:val="00DE0219"/>
    <w:rsid w:val="00DE0239"/>
    <w:rsid w:val="00DE070A"/>
    <w:rsid w:val="00DE12E8"/>
    <w:rsid w:val="00DE130C"/>
    <w:rsid w:val="00DE152D"/>
    <w:rsid w:val="00DE238B"/>
    <w:rsid w:val="00DE2B63"/>
    <w:rsid w:val="00DE2B80"/>
    <w:rsid w:val="00DE2FC9"/>
    <w:rsid w:val="00DE323B"/>
    <w:rsid w:val="00DE3448"/>
    <w:rsid w:val="00DE3B5A"/>
    <w:rsid w:val="00DE4058"/>
    <w:rsid w:val="00DE41B2"/>
    <w:rsid w:val="00DE4978"/>
    <w:rsid w:val="00DE4BC9"/>
    <w:rsid w:val="00DE4FA6"/>
    <w:rsid w:val="00DE4FC8"/>
    <w:rsid w:val="00DE507C"/>
    <w:rsid w:val="00DE5367"/>
    <w:rsid w:val="00DE5940"/>
    <w:rsid w:val="00DE5BA1"/>
    <w:rsid w:val="00DE5BC9"/>
    <w:rsid w:val="00DE664E"/>
    <w:rsid w:val="00DE6722"/>
    <w:rsid w:val="00DE68A7"/>
    <w:rsid w:val="00DE6CEC"/>
    <w:rsid w:val="00DE6E39"/>
    <w:rsid w:val="00DE6E91"/>
    <w:rsid w:val="00DE7224"/>
    <w:rsid w:val="00DE722E"/>
    <w:rsid w:val="00DE7887"/>
    <w:rsid w:val="00DE7EF6"/>
    <w:rsid w:val="00DF03D5"/>
    <w:rsid w:val="00DF05C7"/>
    <w:rsid w:val="00DF0734"/>
    <w:rsid w:val="00DF0AD0"/>
    <w:rsid w:val="00DF0F87"/>
    <w:rsid w:val="00DF12F9"/>
    <w:rsid w:val="00DF17C4"/>
    <w:rsid w:val="00DF212B"/>
    <w:rsid w:val="00DF278E"/>
    <w:rsid w:val="00DF2CD6"/>
    <w:rsid w:val="00DF308B"/>
    <w:rsid w:val="00DF353F"/>
    <w:rsid w:val="00DF3EBB"/>
    <w:rsid w:val="00DF3F1E"/>
    <w:rsid w:val="00DF4F4F"/>
    <w:rsid w:val="00DF4FFA"/>
    <w:rsid w:val="00DF50CE"/>
    <w:rsid w:val="00DF515E"/>
    <w:rsid w:val="00DF5374"/>
    <w:rsid w:val="00DF57C1"/>
    <w:rsid w:val="00DF5C82"/>
    <w:rsid w:val="00DF64DE"/>
    <w:rsid w:val="00DF65FF"/>
    <w:rsid w:val="00DF664F"/>
    <w:rsid w:val="00DF698B"/>
    <w:rsid w:val="00DF6AE8"/>
    <w:rsid w:val="00DF6BA5"/>
    <w:rsid w:val="00DF6D45"/>
    <w:rsid w:val="00DF7129"/>
    <w:rsid w:val="00DF73CB"/>
    <w:rsid w:val="00DF76D1"/>
    <w:rsid w:val="00DF7A2A"/>
    <w:rsid w:val="00E0055F"/>
    <w:rsid w:val="00E00ADB"/>
    <w:rsid w:val="00E00E03"/>
    <w:rsid w:val="00E00F9F"/>
    <w:rsid w:val="00E01560"/>
    <w:rsid w:val="00E015CF"/>
    <w:rsid w:val="00E01602"/>
    <w:rsid w:val="00E018DD"/>
    <w:rsid w:val="00E01968"/>
    <w:rsid w:val="00E01FCF"/>
    <w:rsid w:val="00E02418"/>
    <w:rsid w:val="00E025FE"/>
    <w:rsid w:val="00E0265D"/>
    <w:rsid w:val="00E030A8"/>
    <w:rsid w:val="00E032C4"/>
    <w:rsid w:val="00E037BC"/>
    <w:rsid w:val="00E03AF4"/>
    <w:rsid w:val="00E04699"/>
    <w:rsid w:val="00E047A2"/>
    <w:rsid w:val="00E059CF"/>
    <w:rsid w:val="00E05A73"/>
    <w:rsid w:val="00E05A9E"/>
    <w:rsid w:val="00E05ABD"/>
    <w:rsid w:val="00E05ED2"/>
    <w:rsid w:val="00E0692E"/>
    <w:rsid w:val="00E069A7"/>
    <w:rsid w:val="00E06AC6"/>
    <w:rsid w:val="00E06B6E"/>
    <w:rsid w:val="00E06DE8"/>
    <w:rsid w:val="00E07077"/>
    <w:rsid w:val="00E07399"/>
    <w:rsid w:val="00E0745B"/>
    <w:rsid w:val="00E07828"/>
    <w:rsid w:val="00E07A08"/>
    <w:rsid w:val="00E07C07"/>
    <w:rsid w:val="00E07C16"/>
    <w:rsid w:val="00E102C7"/>
    <w:rsid w:val="00E103D8"/>
    <w:rsid w:val="00E106EF"/>
    <w:rsid w:val="00E10AC9"/>
    <w:rsid w:val="00E11035"/>
    <w:rsid w:val="00E11557"/>
    <w:rsid w:val="00E1157D"/>
    <w:rsid w:val="00E11AFA"/>
    <w:rsid w:val="00E11DB4"/>
    <w:rsid w:val="00E122DF"/>
    <w:rsid w:val="00E125FB"/>
    <w:rsid w:val="00E128DA"/>
    <w:rsid w:val="00E12E75"/>
    <w:rsid w:val="00E12FCB"/>
    <w:rsid w:val="00E12FCE"/>
    <w:rsid w:val="00E12FF2"/>
    <w:rsid w:val="00E1363E"/>
    <w:rsid w:val="00E13F81"/>
    <w:rsid w:val="00E1404C"/>
    <w:rsid w:val="00E14EA4"/>
    <w:rsid w:val="00E14FB7"/>
    <w:rsid w:val="00E155FA"/>
    <w:rsid w:val="00E15814"/>
    <w:rsid w:val="00E1595B"/>
    <w:rsid w:val="00E15B9E"/>
    <w:rsid w:val="00E15F45"/>
    <w:rsid w:val="00E16196"/>
    <w:rsid w:val="00E163ED"/>
    <w:rsid w:val="00E165D7"/>
    <w:rsid w:val="00E1689D"/>
    <w:rsid w:val="00E168AA"/>
    <w:rsid w:val="00E16AB2"/>
    <w:rsid w:val="00E16E16"/>
    <w:rsid w:val="00E171BE"/>
    <w:rsid w:val="00E171E4"/>
    <w:rsid w:val="00E1753B"/>
    <w:rsid w:val="00E17DEC"/>
    <w:rsid w:val="00E206BB"/>
    <w:rsid w:val="00E2070A"/>
    <w:rsid w:val="00E20732"/>
    <w:rsid w:val="00E207FD"/>
    <w:rsid w:val="00E213AF"/>
    <w:rsid w:val="00E219B8"/>
    <w:rsid w:val="00E22097"/>
    <w:rsid w:val="00E221EA"/>
    <w:rsid w:val="00E22226"/>
    <w:rsid w:val="00E22308"/>
    <w:rsid w:val="00E22454"/>
    <w:rsid w:val="00E226DE"/>
    <w:rsid w:val="00E22B45"/>
    <w:rsid w:val="00E23153"/>
    <w:rsid w:val="00E231E8"/>
    <w:rsid w:val="00E2321B"/>
    <w:rsid w:val="00E234AD"/>
    <w:rsid w:val="00E239C6"/>
    <w:rsid w:val="00E23A56"/>
    <w:rsid w:val="00E23A66"/>
    <w:rsid w:val="00E23EF0"/>
    <w:rsid w:val="00E24705"/>
    <w:rsid w:val="00E24822"/>
    <w:rsid w:val="00E24AA8"/>
    <w:rsid w:val="00E24C94"/>
    <w:rsid w:val="00E24D0C"/>
    <w:rsid w:val="00E25349"/>
    <w:rsid w:val="00E25825"/>
    <w:rsid w:val="00E25CBA"/>
    <w:rsid w:val="00E2618B"/>
    <w:rsid w:val="00E262BB"/>
    <w:rsid w:val="00E26909"/>
    <w:rsid w:val="00E271ED"/>
    <w:rsid w:val="00E27661"/>
    <w:rsid w:val="00E27932"/>
    <w:rsid w:val="00E27C34"/>
    <w:rsid w:val="00E27D7C"/>
    <w:rsid w:val="00E3012A"/>
    <w:rsid w:val="00E302B3"/>
    <w:rsid w:val="00E302F1"/>
    <w:rsid w:val="00E31034"/>
    <w:rsid w:val="00E3104F"/>
    <w:rsid w:val="00E31832"/>
    <w:rsid w:val="00E31A82"/>
    <w:rsid w:val="00E3294A"/>
    <w:rsid w:val="00E32CB0"/>
    <w:rsid w:val="00E32E26"/>
    <w:rsid w:val="00E336C6"/>
    <w:rsid w:val="00E33816"/>
    <w:rsid w:val="00E33F39"/>
    <w:rsid w:val="00E33FFC"/>
    <w:rsid w:val="00E341AF"/>
    <w:rsid w:val="00E341B3"/>
    <w:rsid w:val="00E34473"/>
    <w:rsid w:val="00E344A2"/>
    <w:rsid w:val="00E3478C"/>
    <w:rsid w:val="00E3499D"/>
    <w:rsid w:val="00E34DC3"/>
    <w:rsid w:val="00E350EB"/>
    <w:rsid w:val="00E35391"/>
    <w:rsid w:val="00E35414"/>
    <w:rsid w:val="00E355D4"/>
    <w:rsid w:val="00E35C9B"/>
    <w:rsid w:val="00E35CEC"/>
    <w:rsid w:val="00E35E08"/>
    <w:rsid w:val="00E35E3D"/>
    <w:rsid w:val="00E3610A"/>
    <w:rsid w:val="00E36202"/>
    <w:rsid w:val="00E36243"/>
    <w:rsid w:val="00E36805"/>
    <w:rsid w:val="00E36BF7"/>
    <w:rsid w:val="00E36DFE"/>
    <w:rsid w:val="00E36EBC"/>
    <w:rsid w:val="00E376D7"/>
    <w:rsid w:val="00E3786A"/>
    <w:rsid w:val="00E40BE7"/>
    <w:rsid w:val="00E41771"/>
    <w:rsid w:val="00E41867"/>
    <w:rsid w:val="00E41D53"/>
    <w:rsid w:val="00E41EF8"/>
    <w:rsid w:val="00E41FFA"/>
    <w:rsid w:val="00E42018"/>
    <w:rsid w:val="00E4208C"/>
    <w:rsid w:val="00E42118"/>
    <w:rsid w:val="00E423DC"/>
    <w:rsid w:val="00E423E1"/>
    <w:rsid w:val="00E424F4"/>
    <w:rsid w:val="00E42701"/>
    <w:rsid w:val="00E42CE6"/>
    <w:rsid w:val="00E42EBA"/>
    <w:rsid w:val="00E42F8E"/>
    <w:rsid w:val="00E43AFB"/>
    <w:rsid w:val="00E443FA"/>
    <w:rsid w:val="00E446B2"/>
    <w:rsid w:val="00E44755"/>
    <w:rsid w:val="00E44F65"/>
    <w:rsid w:val="00E46192"/>
    <w:rsid w:val="00E46207"/>
    <w:rsid w:val="00E463C6"/>
    <w:rsid w:val="00E465EE"/>
    <w:rsid w:val="00E46CA0"/>
    <w:rsid w:val="00E46EEE"/>
    <w:rsid w:val="00E4739A"/>
    <w:rsid w:val="00E475A5"/>
    <w:rsid w:val="00E47674"/>
    <w:rsid w:val="00E47753"/>
    <w:rsid w:val="00E5008B"/>
    <w:rsid w:val="00E502F3"/>
    <w:rsid w:val="00E508CB"/>
    <w:rsid w:val="00E50DAC"/>
    <w:rsid w:val="00E50E6E"/>
    <w:rsid w:val="00E51148"/>
    <w:rsid w:val="00E511FC"/>
    <w:rsid w:val="00E51372"/>
    <w:rsid w:val="00E51475"/>
    <w:rsid w:val="00E517B6"/>
    <w:rsid w:val="00E51E04"/>
    <w:rsid w:val="00E51E4B"/>
    <w:rsid w:val="00E529B8"/>
    <w:rsid w:val="00E52BC2"/>
    <w:rsid w:val="00E52BFF"/>
    <w:rsid w:val="00E5443C"/>
    <w:rsid w:val="00E544F4"/>
    <w:rsid w:val="00E54AF4"/>
    <w:rsid w:val="00E554DB"/>
    <w:rsid w:val="00E55797"/>
    <w:rsid w:val="00E557A3"/>
    <w:rsid w:val="00E5592E"/>
    <w:rsid w:val="00E559B8"/>
    <w:rsid w:val="00E55A43"/>
    <w:rsid w:val="00E55FF9"/>
    <w:rsid w:val="00E56092"/>
    <w:rsid w:val="00E56374"/>
    <w:rsid w:val="00E567A6"/>
    <w:rsid w:val="00E57192"/>
    <w:rsid w:val="00E572A4"/>
    <w:rsid w:val="00E574D7"/>
    <w:rsid w:val="00E575DC"/>
    <w:rsid w:val="00E5766F"/>
    <w:rsid w:val="00E57A34"/>
    <w:rsid w:val="00E60206"/>
    <w:rsid w:val="00E6026C"/>
    <w:rsid w:val="00E60274"/>
    <w:rsid w:val="00E606BE"/>
    <w:rsid w:val="00E6121C"/>
    <w:rsid w:val="00E61250"/>
    <w:rsid w:val="00E612BC"/>
    <w:rsid w:val="00E6144F"/>
    <w:rsid w:val="00E61685"/>
    <w:rsid w:val="00E619E2"/>
    <w:rsid w:val="00E61A36"/>
    <w:rsid w:val="00E61C80"/>
    <w:rsid w:val="00E61D00"/>
    <w:rsid w:val="00E620B1"/>
    <w:rsid w:val="00E62209"/>
    <w:rsid w:val="00E62730"/>
    <w:rsid w:val="00E62A43"/>
    <w:rsid w:val="00E62B39"/>
    <w:rsid w:val="00E6360D"/>
    <w:rsid w:val="00E63A90"/>
    <w:rsid w:val="00E63B51"/>
    <w:rsid w:val="00E64707"/>
    <w:rsid w:val="00E6472D"/>
    <w:rsid w:val="00E64C6D"/>
    <w:rsid w:val="00E650EC"/>
    <w:rsid w:val="00E651DB"/>
    <w:rsid w:val="00E6534A"/>
    <w:rsid w:val="00E6567D"/>
    <w:rsid w:val="00E65D92"/>
    <w:rsid w:val="00E66315"/>
    <w:rsid w:val="00E669F9"/>
    <w:rsid w:val="00E671C0"/>
    <w:rsid w:val="00E671F4"/>
    <w:rsid w:val="00E672BB"/>
    <w:rsid w:val="00E672CA"/>
    <w:rsid w:val="00E672E5"/>
    <w:rsid w:val="00E677AB"/>
    <w:rsid w:val="00E67FEB"/>
    <w:rsid w:val="00E70250"/>
    <w:rsid w:val="00E7028B"/>
    <w:rsid w:val="00E7038A"/>
    <w:rsid w:val="00E703F5"/>
    <w:rsid w:val="00E70857"/>
    <w:rsid w:val="00E70B9C"/>
    <w:rsid w:val="00E70C73"/>
    <w:rsid w:val="00E70CC1"/>
    <w:rsid w:val="00E70F61"/>
    <w:rsid w:val="00E717A8"/>
    <w:rsid w:val="00E71D13"/>
    <w:rsid w:val="00E71DD1"/>
    <w:rsid w:val="00E72641"/>
    <w:rsid w:val="00E727BD"/>
    <w:rsid w:val="00E72C09"/>
    <w:rsid w:val="00E72CB9"/>
    <w:rsid w:val="00E72E96"/>
    <w:rsid w:val="00E72F7D"/>
    <w:rsid w:val="00E7323F"/>
    <w:rsid w:val="00E7345E"/>
    <w:rsid w:val="00E736E4"/>
    <w:rsid w:val="00E738C5"/>
    <w:rsid w:val="00E73B7D"/>
    <w:rsid w:val="00E74372"/>
    <w:rsid w:val="00E7440D"/>
    <w:rsid w:val="00E749F0"/>
    <w:rsid w:val="00E7506A"/>
    <w:rsid w:val="00E751FF"/>
    <w:rsid w:val="00E7598B"/>
    <w:rsid w:val="00E75A0E"/>
    <w:rsid w:val="00E75D51"/>
    <w:rsid w:val="00E75E2F"/>
    <w:rsid w:val="00E76121"/>
    <w:rsid w:val="00E76635"/>
    <w:rsid w:val="00E76B06"/>
    <w:rsid w:val="00E76B2D"/>
    <w:rsid w:val="00E7722E"/>
    <w:rsid w:val="00E772F9"/>
    <w:rsid w:val="00E773AE"/>
    <w:rsid w:val="00E774FA"/>
    <w:rsid w:val="00E77A7E"/>
    <w:rsid w:val="00E77BFE"/>
    <w:rsid w:val="00E77C8B"/>
    <w:rsid w:val="00E804B6"/>
    <w:rsid w:val="00E8068F"/>
    <w:rsid w:val="00E806ED"/>
    <w:rsid w:val="00E8071B"/>
    <w:rsid w:val="00E80D11"/>
    <w:rsid w:val="00E80D7D"/>
    <w:rsid w:val="00E8113B"/>
    <w:rsid w:val="00E812FE"/>
    <w:rsid w:val="00E8132C"/>
    <w:rsid w:val="00E81AEB"/>
    <w:rsid w:val="00E81BA6"/>
    <w:rsid w:val="00E81D42"/>
    <w:rsid w:val="00E824A0"/>
    <w:rsid w:val="00E82946"/>
    <w:rsid w:val="00E82C50"/>
    <w:rsid w:val="00E82F4F"/>
    <w:rsid w:val="00E8302E"/>
    <w:rsid w:val="00E832AB"/>
    <w:rsid w:val="00E835BD"/>
    <w:rsid w:val="00E838C0"/>
    <w:rsid w:val="00E8413D"/>
    <w:rsid w:val="00E84CB4"/>
    <w:rsid w:val="00E8581C"/>
    <w:rsid w:val="00E85900"/>
    <w:rsid w:val="00E85936"/>
    <w:rsid w:val="00E85A6C"/>
    <w:rsid w:val="00E85A95"/>
    <w:rsid w:val="00E85B70"/>
    <w:rsid w:val="00E85DFA"/>
    <w:rsid w:val="00E86043"/>
    <w:rsid w:val="00E86553"/>
    <w:rsid w:val="00E86570"/>
    <w:rsid w:val="00E8659F"/>
    <w:rsid w:val="00E86743"/>
    <w:rsid w:val="00E869BB"/>
    <w:rsid w:val="00E86FD9"/>
    <w:rsid w:val="00E8713C"/>
    <w:rsid w:val="00E871B7"/>
    <w:rsid w:val="00E87540"/>
    <w:rsid w:val="00E879F3"/>
    <w:rsid w:val="00E87B54"/>
    <w:rsid w:val="00E90335"/>
    <w:rsid w:val="00E906B4"/>
    <w:rsid w:val="00E90F64"/>
    <w:rsid w:val="00E90FA1"/>
    <w:rsid w:val="00E90FD6"/>
    <w:rsid w:val="00E910BA"/>
    <w:rsid w:val="00E91110"/>
    <w:rsid w:val="00E915FF"/>
    <w:rsid w:val="00E9181D"/>
    <w:rsid w:val="00E91822"/>
    <w:rsid w:val="00E9193B"/>
    <w:rsid w:val="00E91D59"/>
    <w:rsid w:val="00E91E82"/>
    <w:rsid w:val="00E92385"/>
    <w:rsid w:val="00E9262D"/>
    <w:rsid w:val="00E9397A"/>
    <w:rsid w:val="00E93AA2"/>
    <w:rsid w:val="00E93C50"/>
    <w:rsid w:val="00E93C6C"/>
    <w:rsid w:val="00E94236"/>
    <w:rsid w:val="00E94AD4"/>
    <w:rsid w:val="00E94EEA"/>
    <w:rsid w:val="00E951E3"/>
    <w:rsid w:val="00E95563"/>
    <w:rsid w:val="00E95629"/>
    <w:rsid w:val="00E95BE6"/>
    <w:rsid w:val="00E95D4F"/>
    <w:rsid w:val="00E96238"/>
    <w:rsid w:val="00E96AD4"/>
    <w:rsid w:val="00E96BBB"/>
    <w:rsid w:val="00E971CD"/>
    <w:rsid w:val="00E97AB2"/>
    <w:rsid w:val="00E97D97"/>
    <w:rsid w:val="00E97DCD"/>
    <w:rsid w:val="00E97E6D"/>
    <w:rsid w:val="00EA05DB"/>
    <w:rsid w:val="00EA0AC1"/>
    <w:rsid w:val="00EA0C6B"/>
    <w:rsid w:val="00EA0DBE"/>
    <w:rsid w:val="00EA0E99"/>
    <w:rsid w:val="00EA1107"/>
    <w:rsid w:val="00EA11A2"/>
    <w:rsid w:val="00EA12A6"/>
    <w:rsid w:val="00EA1B8D"/>
    <w:rsid w:val="00EA1E1A"/>
    <w:rsid w:val="00EA2E36"/>
    <w:rsid w:val="00EA2F3E"/>
    <w:rsid w:val="00EA3383"/>
    <w:rsid w:val="00EA344D"/>
    <w:rsid w:val="00EA348D"/>
    <w:rsid w:val="00EA36CD"/>
    <w:rsid w:val="00EA39F8"/>
    <w:rsid w:val="00EA3A06"/>
    <w:rsid w:val="00EA3D67"/>
    <w:rsid w:val="00EA44B3"/>
    <w:rsid w:val="00EA4807"/>
    <w:rsid w:val="00EA4A91"/>
    <w:rsid w:val="00EA4B12"/>
    <w:rsid w:val="00EA5005"/>
    <w:rsid w:val="00EA5054"/>
    <w:rsid w:val="00EA5123"/>
    <w:rsid w:val="00EA539D"/>
    <w:rsid w:val="00EA553A"/>
    <w:rsid w:val="00EA56AB"/>
    <w:rsid w:val="00EA57EB"/>
    <w:rsid w:val="00EA592A"/>
    <w:rsid w:val="00EA59CB"/>
    <w:rsid w:val="00EA5D58"/>
    <w:rsid w:val="00EA5E29"/>
    <w:rsid w:val="00EA6001"/>
    <w:rsid w:val="00EA6432"/>
    <w:rsid w:val="00EA6646"/>
    <w:rsid w:val="00EA6761"/>
    <w:rsid w:val="00EA6FC0"/>
    <w:rsid w:val="00EA71AF"/>
    <w:rsid w:val="00EA71DF"/>
    <w:rsid w:val="00EA75EF"/>
    <w:rsid w:val="00EA7C3F"/>
    <w:rsid w:val="00EA7C5D"/>
    <w:rsid w:val="00EA7DCB"/>
    <w:rsid w:val="00EA7FEC"/>
    <w:rsid w:val="00EB03AA"/>
    <w:rsid w:val="00EB0DD9"/>
    <w:rsid w:val="00EB125D"/>
    <w:rsid w:val="00EB137B"/>
    <w:rsid w:val="00EB157A"/>
    <w:rsid w:val="00EB1CC7"/>
    <w:rsid w:val="00EB25F9"/>
    <w:rsid w:val="00EB28DE"/>
    <w:rsid w:val="00EB2B6E"/>
    <w:rsid w:val="00EB2D70"/>
    <w:rsid w:val="00EB317D"/>
    <w:rsid w:val="00EB3BD0"/>
    <w:rsid w:val="00EB3D4A"/>
    <w:rsid w:val="00EB3D60"/>
    <w:rsid w:val="00EB3EAE"/>
    <w:rsid w:val="00EB4030"/>
    <w:rsid w:val="00EB40E0"/>
    <w:rsid w:val="00EB43AA"/>
    <w:rsid w:val="00EB453C"/>
    <w:rsid w:val="00EB458C"/>
    <w:rsid w:val="00EB45E6"/>
    <w:rsid w:val="00EB4CFE"/>
    <w:rsid w:val="00EB4DD5"/>
    <w:rsid w:val="00EB51D9"/>
    <w:rsid w:val="00EB523B"/>
    <w:rsid w:val="00EB53AB"/>
    <w:rsid w:val="00EB569B"/>
    <w:rsid w:val="00EB5F20"/>
    <w:rsid w:val="00EB6B3A"/>
    <w:rsid w:val="00EB6E86"/>
    <w:rsid w:val="00EB7363"/>
    <w:rsid w:val="00EB79A6"/>
    <w:rsid w:val="00EB7B92"/>
    <w:rsid w:val="00EC006B"/>
    <w:rsid w:val="00EC099E"/>
    <w:rsid w:val="00EC0DE0"/>
    <w:rsid w:val="00EC0FBF"/>
    <w:rsid w:val="00EC19E8"/>
    <w:rsid w:val="00EC1A53"/>
    <w:rsid w:val="00EC1C19"/>
    <w:rsid w:val="00EC1FB7"/>
    <w:rsid w:val="00EC1FB8"/>
    <w:rsid w:val="00EC2129"/>
    <w:rsid w:val="00EC2982"/>
    <w:rsid w:val="00EC2A1C"/>
    <w:rsid w:val="00EC2BD3"/>
    <w:rsid w:val="00EC2CB3"/>
    <w:rsid w:val="00EC2D2B"/>
    <w:rsid w:val="00EC32EA"/>
    <w:rsid w:val="00EC3303"/>
    <w:rsid w:val="00EC3C67"/>
    <w:rsid w:val="00EC41EF"/>
    <w:rsid w:val="00EC42F6"/>
    <w:rsid w:val="00EC466E"/>
    <w:rsid w:val="00EC4CB3"/>
    <w:rsid w:val="00EC4F49"/>
    <w:rsid w:val="00EC4FAE"/>
    <w:rsid w:val="00EC4FFF"/>
    <w:rsid w:val="00EC5627"/>
    <w:rsid w:val="00EC5C43"/>
    <w:rsid w:val="00EC6452"/>
    <w:rsid w:val="00EC69C6"/>
    <w:rsid w:val="00EC6D4A"/>
    <w:rsid w:val="00EC74AA"/>
    <w:rsid w:val="00EC7759"/>
    <w:rsid w:val="00EC7A6E"/>
    <w:rsid w:val="00EC7B20"/>
    <w:rsid w:val="00ED0109"/>
    <w:rsid w:val="00ED014A"/>
    <w:rsid w:val="00ED074D"/>
    <w:rsid w:val="00ED0A5E"/>
    <w:rsid w:val="00ED0AC6"/>
    <w:rsid w:val="00ED0B06"/>
    <w:rsid w:val="00ED0B57"/>
    <w:rsid w:val="00ED0B61"/>
    <w:rsid w:val="00ED1A50"/>
    <w:rsid w:val="00ED1D69"/>
    <w:rsid w:val="00ED2787"/>
    <w:rsid w:val="00ED2CE7"/>
    <w:rsid w:val="00ED2DCF"/>
    <w:rsid w:val="00ED2DF3"/>
    <w:rsid w:val="00ED2F84"/>
    <w:rsid w:val="00ED3050"/>
    <w:rsid w:val="00ED30B2"/>
    <w:rsid w:val="00ED314A"/>
    <w:rsid w:val="00ED32C0"/>
    <w:rsid w:val="00ED34CE"/>
    <w:rsid w:val="00ED3F02"/>
    <w:rsid w:val="00ED3FEF"/>
    <w:rsid w:val="00ED43F7"/>
    <w:rsid w:val="00ED4437"/>
    <w:rsid w:val="00ED47C5"/>
    <w:rsid w:val="00ED47CA"/>
    <w:rsid w:val="00ED49BE"/>
    <w:rsid w:val="00ED4C91"/>
    <w:rsid w:val="00ED4D31"/>
    <w:rsid w:val="00ED4E0E"/>
    <w:rsid w:val="00ED4E92"/>
    <w:rsid w:val="00ED550E"/>
    <w:rsid w:val="00ED591B"/>
    <w:rsid w:val="00ED5CC6"/>
    <w:rsid w:val="00ED6067"/>
    <w:rsid w:val="00ED659E"/>
    <w:rsid w:val="00ED65B1"/>
    <w:rsid w:val="00ED69A8"/>
    <w:rsid w:val="00ED6B78"/>
    <w:rsid w:val="00ED6C8F"/>
    <w:rsid w:val="00ED74BC"/>
    <w:rsid w:val="00ED76B5"/>
    <w:rsid w:val="00ED77BF"/>
    <w:rsid w:val="00ED7B24"/>
    <w:rsid w:val="00ED7F79"/>
    <w:rsid w:val="00EE026E"/>
    <w:rsid w:val="00EE1148"/>
    <w:rsid w:val="00EE1310"/>
    <w:rsid w:val="00EE1356"/>
    <w:rsid w:val="00EE239C"/>
    <w:rsid w:val="00EE2658"/>
    <w:rsid w:val="00EE2C73"/>
    <w:rsid w:val="00EE2D35"/>
    <w:rsid w:val="00EE325A"/>
    <w:rsid w:val="00EE3271"/>
    <w:rsid w:val="00EE3316"/>
    <w:rsid w:val="00EE332D"/>
    <w:rsid w:val="00EE3960"/>
    <w:rsid w:val="00EE39BA"/>
    <w:rsid w:val="00EE3C4A"/>
    <w:rsid w:val="00EE3F39"/>
    <w:rsid w:val="00EE49FF"/>
    <w:rsid w:val="00EE4C5F"/>
    <w:rsid w:val="00EE4CDA"/>
    <w:rsid w:val="00EE4D5F"/>
    <w:rsid w:val="00EE4E6C"/>
    <w:rsid w:val="00EE4EB7"/>
    <w:rsid w:val="00EE5296"/>
    <w:rsid w:val="00EE5636"/>
    <w:rsid w:val="00EE5B89"/>
    <w:rsid w:val="00EE5F07"/>
    <w:rsid w:val="00EE6002"/>
    <w:rsid w:val="00EE60A6"/>
    <w:rsid w:val="00EE6565"/>
    <w:rsid w:val="00EE7366"/>
    <w:rsid w:val="00EE75D5"/>
    <w:rsid w:val="00EE7FF1"/>
    <w:rsid w:val="00EF009B"/>
    <w:rsid w:val="00EF030B"/>
    <w:rsid w:val="00EF05B5"/>
    <w:rsid w:val="00EF0970"/>
    <w:rsid w:val="00EF0A27"/>
    <w:rsid w:val="00EF0B2A"/>
    <w:rsid w:val="00EF0CEF"/>
    <w:rsid w:val="00EF14FB"/>
    <w:rsid w:val="00EF1519"/>
    <w:rsid w:val="00EF178B"/>
    <w:rsid w:val="00EF1843"/>
    <w:rsid w:val="00EF1C98"/>
    <w:rsid w:val="00EF1F37"/>
    <w:rsid w:val="00EF20C8"/>
    <w:rsid w:val="00EF235D"/>
    <w:rsid w:val="00EF25D4"/>
    <w:rsid w:val="00EF265C"/>
    <w:rsid w:val="00EF283C"/>
    <w:rsid w:val="00EF297F"/>
    <w:rsid w:val="00EF2B58"/>
    <w:rsid w:val="00EF2DCE"/>
    <w:rsid w:val="00EF3180"/>
    <w:rsid w:val="00EF31B2"/>
    <w:rsid w:val="00EF340E"/>
    <w:rsid w:val="00EF383A"/>
    <w:rsid w:val="00EF3C63"/>
    <w:rsid w:val="00EF50AA"/>
    <w:rsid w:val="00EF59C3"/>
    <w:rsid w:val="00EF5AC8"/>
    <w:rsid w:val="00EF5C69"/>
    <w:rsid w:val="00EF5DD7"/>
    <w:rsid w:val="00EF648F"/>
    <w:rsid w:val="00EF67EA"/>
    <w:rsid w:val="00EF68E4"/>
    <w:rsid w:val="00EF6BD0"/>
    <w:rsid w:val="00EF7374"/>
    <w:rsid w:val="00EF740B"/>
    <w:rsid w:val="00EF77B7"/>
    <w:rsid w:val="00EF7E2D"/>
    <w:rsid w:val="00F00183"/>
    <w:rsid w:val="00F00395"/>
    <w:rsid w:val="00F0043C"/>
    <w:rsid w:val="00F0097B"/>
    <w:rsid w:val="00F00A76"/>
    <w:rsid w:val="00F00E95"/>
    <w:rsid w:val="00F0132D"/>
    <w:rsid w:val="00F01A0C"/>
    <w:rsid w:val="00F01FF3"/>
    <w:rsid w:val="00F0241F"/>
    <w:rsid w:val="00F02DD8"/>
    <w:rsid w:val="00F02DFA"/>
    <w:rsid w:val="00F02F0E"/>
    <w:rsid w:val="00F02F5F"/>
    <w:rsid w:val="00F03026"/>
    <w:rsid w:val="00F03296"/>
    <w:rsid w:val="00F0373F"/>
    <w:rsid w:val="00F038FA"/>
    <w:rsid w:val="00F03D19"/>
    <w:rsid w:val="00F03F35"/>
    <w:rsid w:val="00F044EF"/>
    <w:rsid w:val="00F0450C"/>
    <w:rsid w:val="00F046C9"/>
    <w:rsid w:val="00F0492A"/>
    <w:rsid w:val="00F0572E"/>
    <w:rsid w:val="00F0588E"/>
    <w:rsid w:val="00F05A79"/>
    <w:rsid w:val="00F05C13"/>
    <w:rsid w:val="00F05DC9"/>
    <w:rsid w:val="00F069D7"/>
    <w:rsid w:val="00F06A4F"/>
    <w:rsid w:val="00F06D5E"/>
    <w:rsid w:val="00F072A1"/>
    <w:rsid w:val="00F0778F"/>
    <w:rsid w:val="00F07979"/>
    <w:rsid w:val="00F1016B"/>
    <w:rsid w:val="00F102C2"/>
    <w:rsid w:val="00F106F6"/>
    <w:rsid w:val="00F109DF"/>
    <w:rsid w:val="00F10FCF"/>
    <w:rsid w:val="00F110EF"/>
    <w:rsid w:val="00F1185C"/>
    <w:rsid w:val="00F1215E"/>
    <w:rsid w:val="00F126BE"/>
    <w:rsid w:val="00F127A1"/>
    <w:rsid w:val="00F12865"/>
    <w:rsid w:val="00F128D7"/>
    <w:rsid w:val="00F12E69"/>
    <w:rsid w:val="00F12F3C"/>
    <w:rsid w:val="00F130DE"/>
    <w:rsid w:val="00F13312"/>
    <w:rsid w:val="00F1333C"/>
    <w:rsid w:val="00F13803"/>
    <w:rsid w:val="00F138E3"/>
    <w:rsid w:val="00F13C54"/>
    <w:rsid w:val="00F1455E"/>
    <w:rsid w:val="00F146D5"/>
    <w:rsid w:val="00F14A6C"/>
    <w:rsid w:val="00F14EA5"/>
    <w:rsid w:val="00F14F8C"/>
    <w:rsid w:val="00F1548F"/>
    <w:rsid w:val="00F156AD"/>
    <w:rsid w:val="00F15C35"/>
    <w:rsid w:val="00F15D02"/>
    <w:rsid w:val="00F15F49"/>
    <w:rsid w:val="00F16A7D"/>
    <w:rsid w:val="00F16B9B"/>
    <w:rsid w:val="00F16BE3"/>
    <w:rsid w:val="00F2048F"/>
    <w:rsid w:val="00F20515"/>
    <w:rsid w:val="00F20524"/>
    <w:rsid w:val="00F206FA"/>
    <w:rsid w:val="00F20836"/>
    <w:rsid w:val="00F2143B"/>
    <w:rsid w:val="00F2160D"/>
    <w:rsid w:val="00F216B1"/>
    <w:rsid w:val="00F21BA6"/>
    <w:rsid w:val="00F21EB3"/>
    <w:rsid w:val="00F221CA"/>
    <w:rsid w:val="00F228B1"/>
    <w:rsid w:val="00F22CE3"/>
    <w:rsid w:val="00F22CF2"/>
    <w:rsid w:val="00F23004"/>
    <w:rsid w:val="00F23678"/>
    <w:rsid w:val="00F2370A"/>
    <w:rsid w:val="00F239D2"/>
    <w:rsid w:val="00F23ACF"/>
    <w:rsid w:val="00F23C35"/>
    <w:rsid w:val="00F23C44"/>
    <w:rsid w:val="00F23FC7"/>
    <w:rsid w:val="00F23FD3"/>
    <w:rsid w:val="00F243D5"/>
    <w:rsid w:val="00F24568"/>
    <w:rsid w:val="00F2469E"/>
    <w:rsid w:val="00F247B6"/>
    <w:rsid w:val="00F24C99"/>
    <w:rsid w:val="00F250FE"/>
    <w:rsid w:val="00F252D7"/>
    <w:rsid w:val="00F25318"/>
    <w:rsid w:val="00F25B46"/>
    <w:rsid w:val="00F25D2F"/>
    <w:rsid w:val="00F2646A"/>
    <w:rsid w:val="00F2660F"/>
    <w:rsid w:val="00F2666B"/>
    <w:rsid w:val="00F26C36"/>
    <w:rsid w:val="00F308C6"/>
    <w:rsid w:val="00F309EE"/>
    <w:rsid w:val="00F30A81"/>
    <w:rsid w:val="00F30D21"/>
    <w:rsid w:val="00F31032"/>
    <w:rsid w:val="00F3109E"/>
    <w:rsid w:val="00F310B7"/>
    <w:rsid w:val="00F31430"/>
    <w:rsid w:val="00F314BA"/>
    <w:rsid w:val="00F317AC"/>
    <w:rsid w:val="00F31861"/>
    <w:rsid w:val="00F3235D"/>
    <w:rsid w:val="00F32CC0"/>
    <w:rsid w:val="00F332E8"/>
    <w:rsid w:val="00F334AD"/>
    <w:rsid w:val="00F33D1E"/>
    <w:rsid w:val="00F34565"/>
    <w:rsid w:val="00F3457F"/>
    <w:rsid w:val="00F3460F"/>
    <w:rsid w:val="00F346A7"/>
    <w:rsid w:val="00F348EE"/>
    <w:rsid w:val="00F3492D"/>
    <w:rsid w:val="00F34A1D"/>
    <w:rsid w:val="00F3523A"/>
    <w:rsid w:val="00F35CAE"/>
    <w:rsid w:val="00F35D8C"/>
    <w:rsid w:val="00F3626E"/>
    <w:rsid w:val="00F363DA"/>
    <w:rsid w:val="00F36413"/>
    <w:rsid w:val="00F36621"/>
    <w:rsid w:val="00F36944"/>
    <w:rsid w:val="00F3695C"/>
    <w:rsid w:val="00F36B0C"/>
    <w:rsid w:val="00F371DF"/>
    <w:rsid w:val="00F37948"/>
    <w:rsid w:val="00F37989"/>
    <w:rsid w:val="00F37D29"/>
    <w:rsid w:val="00F407AA"/>
    <w:rsid w:val="00F40D4A"/>
    <w:rsid w:val="00F418C5"/>
    <w:rsid w:val="00F419FD"/>
    <w:rsid w:val="00F41AC8"/>
    <w:rsid w:val="00F41DC6"/>
    <w:rsid w:val="00F41EC8"/>
    <w:rsid w:val="00F4226B"/>
    <w:rsid w:val="00F4226D"/>
    <w:rsid w:val="00F422BA"/>
    <w:rsid w:val="00F4258B"/>
    <w:rsid w:val="00F42994"/>
    <w:rsid w:val="00F42BD0"/>
    <w:rsid w:val="00F42CC0"/>
    <w:rsid w:val="00F4319D"/>
    <w:rsid w:val="00F43269"/>
    <w:rsid w:val="00F438A0"/>
    <w:rsid w:val="00F43962"/>
    <w:rsid w:val="00F43AC4"/>
    <w:rsid w:val="00F43BC4"/>
    <w:rsid w:val="00F43D1B"/>
    <w:rsid w:val="00F446C2"/>
    <w:rsid w:val="00F4510D"/>
    <w:rsid w:val="00F4539B"/>
    <w:rsid w:val="00F45545"/>
    <w:rsid w:val="00F4556F"/>
    <w:rsid w:val="00F45A9F"/>
    <w:rsid w:val="00F45F7A"/>
    <w:rsid w:val="00F461D1"/>
    <w:rsid w:val="00F4644D"/>
    <w:rsid w:val="00F466EA"/>
    <w:rsid w:val="00F467B0"/>
    <w:rsid w:val="00F46C15"/>
    <w:rsid w:val="00F46C7F"/>
    <w:rsid w:val="00F46D3B"/>
    <w:rsid w:val="00F46F1D"/>
    <w:rsid w:val="00F470F6"/>
    <w:rsid w:val="00F47203"/>
    <w:rsid w:val="00F47327"/>
    <w:rsid w:val="00F47D51"/>
    <w:rsid w:val="00F47E73"/>
    <w:rsid w:val="00F502BD"/>
    <w:rsid w:val="00F50422"/>
    <w:rsid w:val="00F509A3"/>
    <w:rsid w:val="00F50CBF"/>
    <w:rsid w:val="00F50CC0"/>
    <w:rsid w:val="00F50D33"/>
    <w:rsid w:val="00F50DAF"/>
    <w:rsid w:val="00F5124B"/>
    <w:rsid w:val="00F51410"/>
    <w:rsid w:val="00F51B3D"/>
    <w:rsid w:val="00F51CB0"/>
    <w:rsid w:val="00F51D3B"/>
    <w:rsid w:val="00F52612"/>
    <w:rsid w:val="00F5308B"/>
    <w:rsid w:val="00F534D3"/>
    <w:rsid w:val="00F5380B"/>
    <w:rsid w:val="00F53BDF"/>
    <w:rsid w:val="00F5451A"/>
    <w:rsid w:val="00F5468B"/>
    <w:rsid w:val="00F54706"/>
    <w:rsid w:val="00F54A11"/>
    <w:rsid w:val="00F54BA3"/>
    <w:rsid w:val="00F54D48"/>
    <w:rsid w:val="00F54E5E"/>
    <w:rsid w:val="00F552CA"/>
    <w:rsid w:val="00F553C2"/>
    <w:rsid w:val="00F5569D"/>
    <w:rsid w:val="00F55B86"/>
    <w:rsid w:val="00F55D60"/>
    <w:rsid w:val="00F561EB"/>
    <w:rsid w:val="00F5639C"/>
    <w:rsid w:val="00F568FB"/>
    <w:rsid w:val="00F5697F"/>
    <w:rsid w:val="00F56A2E"/>
    <w:rsid w:val="00F56AC3"/>
    <w:rsid w:val="00F56CD6"/>
    <w:rsid w:val="00F57274"/>
    <w:rsid w:val="00F574D1"/>
    <w:rsid w:val="00F5754C"/>
    <w:rsid w:val="00F57628"/>
    <w:rsid w:val="00F57BBF"/>
    <w:rsid w:val="00F57D58"/>
    <w:rsid w:val="00F57F9C"/>
    <w:rsid w:val="00F57FE3"/>
    <w:rsid w:val="00F602B0"/>
    <w:rsid w:val="00F60735"/>
    <w:rsid w:val="00F61190"/>
    <w:rsid w:val="00F615EA"/>
    <w:rsid w:val="00F616A6"/>
    <w:rsid w:val="00F61A41"/>
    <w:rsid w:val="00F61C07"/>
    <w:rsid w:val="00F61FE9"/>
    <w:rsid w:val="00F621EE"/>
    <w:rsid w:val="00F621F7"/>
    <w:rsid w:val="00F625FA"/>
    <w:rsid w:val="00F628F5"/>
    <w:rsid w:val="00F62E5B"/>
    <w:rsid w:val="00F631E2"/>
    <w:rsid w:val="00F63628"/>
    <w:rsid w:val="00F64288"/>
    <w:rsid w:val="00F6456E"/>
    <w:rsid w:val="00F647C6"/>
    <w:rsid w:val="00F65722"/>
    <w:rsid w:val="00F658B0"/>
    <w:rsid w:val="00F65C04"/>
    <w:rsid w:val="00F65DDA"/>
    <w:rsid w:val="00F65F2B"/>
    <w:rsid w:val="00F66348"/>
    <w:rsid w:val="00F6639C"/>
    <w:rsid w:val="00F66AF3"/>
    <w:rsid w:val="00F66D6B"/>
    <w:rsid w:val="00F66F90"/>
    <w:rsid w:val="00F66FA1"/>
    <w:rsid w:val="00F6701F"/>
    <w:rsid w:val="00F6709C"/>
    <w:rsid w:val="00F672C6"/>
    <w:rsid w:val="00F674BF"/>
    <w:rsid w:val="00F6778C"/>
    <w:rsid w:val="00F677D9"/>
    <w:rsid w:val="00F67939"/>
    <w:rsid w:val="00F67C20"/>
    <w:rsid w:val="00F67EFB"/>
    <w:rsid w:val="00F70024"/>
    <w:rsid w:val="00F702E3"/>
    <w:rsid w:val="00F702FB"/>
    <w:rsid w:val="00F706E9"/>
    <w:rsid w:val="00F70A72"/>
    <w:rsid w:val="00F70C41"/>
    <w:rsid w:val="00F71163"/>
    <w:rsid w:val="00F71F76"/>
    <w:rsid w:val="00F7227A"/>
    <w:rsid w:val="00F725E8"/>
    <w:rsid w:val="00F72A53"/>
    <w:rsid w:val="00F72C94"/>
    <w:rsid w:val="00F72EE2"/>
    <w:rsid w:val="00F7320E"/>
    <w:rsid w:val="00F73664"/>
    <w:rsid w:val="00F7378E"/>
    <w:rsid w:val="00F73856"/>
    <w:rsid w:val="00F73C11"/>
    <w:rsid w:val="00F73D31"/>
    <w:rsid w:val="00F73EA6"/>
    <w:rsid w:val="00F73EEC"/>
    <w:rsid w:val="00F74360"/>
    <w:rsid w:val="00F7447E"/>
    <w:rsid w:val="00F745C4"/>
    <w:rsid w:val="00F74654"/>
    <w:rsid w:val="00F74918"/>
    <w:rsid w:val="00F74FCC"/>
    <w:rsid w:val="00F7522C"/>
    <w:rsid w:val="00F75271"/>
    <w:rsid w:val="00F758E8"/>
    <w:rsid w:val="00F75C9B"/>
    <w:rsid w:val="00F75F01"/>
    <w:rsid w:val="00F7674C"/>
    <w:rsid w:val="00F76EF8"/>
    <w:rsid w:val="00F76F56"/>
    <w:rsid w:val="00F7717B"/>
    <w:rsid w:val="00F771BD"/>
    <w:rsid w:val="00F7768C"/>
    <w:rsid w:val="00F777A0"/>
    <w:rsid w:val="00F778A7"/>
    <w:rsid w:val="00F778F2"/>
    <w:rsid w:val="00F77DA1"/>
    <w:rsid w:val="00F80969"/>
    <w:rsid w:val="00F80CA8"/>
    <w:rsid w:val="00F80E6D"/>
    <w:rsid w:val="00F80EE4"/>
    <w:rsid w:val="00F81332"/>
    <w:rsid w:val="00F814F4"/>
    <w:rsid w:val="00F81512"/>
    <w:rsid w:val="00F81BF6"/>
    <w:rsid w:val="00F81CD0"/>
    <w:rsid w:val="00F81D99"/>
    <w:rsid w:val="00F825D7"/>
    <w:rsid w:val="00F82B8E"/>
    <w:rsid w:val="00F82CA4"/>
    <w:rsid w:val="00F82E7E"/>
    <w:rsid w:val="00F83C28"/>
    <w:rsid w:val="00F83C85"/>
    <w:rsid w:val="00F83CC6"/>
    <w:rsid w:val="00F84A62"/>
    <w:rsid w:val="00F84B79"/>
    <w:rsid w:val="00F84D1D"/>
    <w:rsid w:val="00F84E73"/>
    <w:rsid w:val="00F853DA"/>
    <w:rsid w:val="00F85424"/>
    <w:rsid w:val="00F859E4"/>
    <w:rsid w:val="00F85AA4"/>
    <w:rsid w:val="00F85D97"/>
    <w:rsid w:val="00F85DD9"/>
    <w:rsid w:val="00F85F33"/>
    <w:rsid w:val="00F862E9"/>
    <w:rsid w:val="00F866B8"/>
    <w:rsid w:val="00F8690D"/>
    <w:rsid w:val="00F86956"/>
    <w:rsid w:val="00F86AA2"/>
    <w:rsid w:val="00F8758B"/>
    <w:rsid w:val="00F876AB"/>
    <w:rsid w:val="00F8773D"/>
    <w:rsid w:val="00F87863"/>
    <w:rsid w:val="00F87A75"/>
    <w:rsid w:val="00F87E05"/>
    <w:rsid w:val="00F90412"/>
    <w:rsid w:val="00F907D2"/>
    <w:rsid w:val="00F90DE0"/>
    <w:rsid w:val="00F90FB5"/>
    <w:rsid w:val="00F9102E"/>
    <w:rsid w:val="00F91B13"/>
    <w:rsid w:val="00F91B3F"/>
    <w:rsid w:val="00F91C25"/>
    <w:rsid w:val="00F91EFB"/>
    <w:rsid w:val="00F9202B"/>
    <w:rsid w:val="00F921E2"/>
    <w:rsid w:val="00F9223F"/>
    <w:rsid w:val="00F92F4A"/>
    <w:rsid w:val="00F937EB"/>
    <w:rsid w:val="00F93EAA"/>
    <w:rsid w:val="00F940D2"/>
    <w:rsid w:val="00F948F4"/>
    <w:rsid w:val="00F94AB7"/>
    <w:rsid w:val="00F94CEB"/>
    <w:rsid w:val="00F950D7"/>
    <w:rsid w:val="00F952E0"/>
    <w:rsid w:val="00F957E0"/>
    <w:rsid w:val="00F95D19"/>
    <w:rsid w:val="00F95E40"/>
    <w:rsid w:val="00F95FF2"/>
    <w:rsid w:val="00F96117"/>
    <w:rsid w:val="00F966B6"/>
    <w:rsid w:val="00F9699D"/>
    <w:rsid w:val="00F976A2"/>
    <w:rsid w:val="00F97A60"/>
    <w:rsid w:val="00F97D22"/>
    <w:rsid w:val="00FA0517"/>
    <w:rsid w:val="00FA051E"/>
    <w:rsid w:val="00FA061D"/>
    <w:rsid w:val="00FA06DF"/>
    <w:rsid w:val="00FA0F28"/>
    <w:rsid w:val="00FA0F4B"/>
    <w:rsid w:val="00FA1040"/>
    <w:rsid w:val="00FA1228"/>
    <w:rsid w:val="00FA16BD"/>
    <w:rsid w:val="00FA17EB"/>
    <w:rsid w:val="00FA195A"/>
    <w:rsid w:val="00FA1BB7"/>
    <w:rsid w:val="00FA1C34"/>
    <w:rsid w:val="00FA1D1B"/>
    <w:rsid w:val="00FA2418"/>
    <w:rsid w:val="00FA2A6B"/>
    <w:rsid w:val="00FA2BEC"/>
    <w:rsid w:val="00FA2D12"/>
    <w:rsid w:val="00FA3013"/>
    <w:rsid w:val="00FA315D"/>
    <w:rsid w:val="00FA3487"/>
    <w:rsid w:val="00FA350C"/>
    <w:rsid w:val="00FA367A"/>
    <w:rsid w:val="00FA38CA"/>
    <w:rsid w:val="00FA43A0"/>
    <w:rsid w:val="00FA43B7"/>
    <w:rsid w:val="00FA44A4"/>
    <w:rsid w:val="00FA46BE"/>
    <w:rsid w:val="00FA4B06"/>
    <w:rsid w:val="00FA4C2A"/>
    <w:rsid w:val="00FA4E2E"/>
    <w:rsid w:val="00FA500E"/>
    <w:rsid w:val="00FA528C"/>
    <w:rsid w:val="00FA5826"/>
    <w:rsid w:val="00FA5CA1"/>
    <w:rsid w:val="00FA5D5B"/>
    <w:rsid w:val="00FA5E3B"/>
    <w:rsid w:val="00FA611C"/>
    <w:rsid w:val="00FA612D"/>
    <w:rsid w:val="00FA62A1"/>
    <w:rsid w:val="00FA65B5"/>
    <w:rsid w:val="00FA65BB"/>
    <w:rsid w:val="00FA69A9"/>
    <w:rsid w:val="00FA6B0C"/>
    <w:rsid w:val="00FA6B23"/>
    <w:rsid w:val="00FA6F67"/>
    <w:rsid w:val="00FA7131"/>
    <w:rsid w:val="00FA715B"/>
    <w:rsid w:val="00FA721F"/>
    <w:rsid w:val="00FA7287"/>
    <w:rsid w:val="00FA7354"/>
    <w:rsid w:val="00FA751A"/>
    <w:rsid w:val="00FA7894"/>
    <w:rsid w:val="00FA7997"/>
    <w:rsid w:val="00FA7B18"/>
    <w:rsid w:val="00FB00B1"/>
    <w:rsid w:val="00FB0248"/>
    <w:rsid w:val="00FB083F"/>
    <w:rsid w:val="00FB0CC8"/>
    <w:rsid w:val="00FB129E"/>
    <w:rsid w:val="00FB12E4"/>
    <w:rsid w:val="00FB1330"/>
    <w:rsid w:val="00FB15A3"/>
    <w:rsid w:val="00FB1AAD"/>
    <w:rsid w:val="00FB1B71"/>
    <w:rsid w:val="00FB28DB"/>
    <w:rsid w:val="00FB2C8A"/>
    <w:rsid w:val="00FB2DED"/>
    <w:rsid w:val="00FB2E60"/>
    <w:rsid w:val="00FB3480"/>
    <w:rsid w:val="00FB34BF"/>
    <w:rsid w:val="00FB387F"/>
    <w:rsid w:val="00FB38F2"/>
    <w:rsid w:val="00FB3EFD"/>
    <w:rsid w:val="00FB4864"/>
    <w:rsid w:val="00FB48D1"/>
    <w:rsid w:val="00FB5108"/>
    <w:rsid w:val="00FB5345"/>
    <w:rsid w:val="00FB566E"/>
    <w:rsid w:val="00FB5843"/>
    <w:rsid w:val="00FB5BBE"/>
    <w:rsid w:val="00FB5E7F"/>
    <w:rsid w:val="00FB6095"/>
    <w:rsid w:val="00FB619B"/>
    <w:rsid w:val="00FB6567"/>
    <w:rsid w:val="00FB67C1"/>
    <w:rsid w:val="00FB6DF1"/>
    <w:rsid w:val="00FB6FA6"/>
    <w:rsid w:val="00FB7241"/>
    <w:rsid w:val="00FB7373"/>
    <w:rsid w:val="00FB7CD7"/>
    <w:rsid w:val="00FC016E"/>
    <w:rsid w:val="00FC065C"/>
    <w:rsid w:val="00FC07A3"/>
    <w:rsid w:val="00FC09E3"/>
    <w:rsid w:val="00FC0CFF"/>
    <w:rsid w:val="00FC21F7"/>
    <w:rsid w:val="00FC26DD"/>
    <w:rsid w:val="00FC27EA"/>
    <w:rsid w:val="00FC27EE"/>
    <w:rsid w:val="00FC2CD7"/>
    <w:rsid w:val="00FC2DAA"/>
    <w:rsid w:val="00FC350E"/>
    <w:rsid w:val="00FC38FB"/>
    <w:rsid w:val="00FC3907"/>
    <w:rsid w:val="00FC3AE1"/>
    <w:rsid w:val="00FC44B5"/>
    <w:rsid w:val="00FC457B"/>
    <w:rsid w:val="00FC489D"/>
    <w:rsid w:val="00FC4956"/>
    <w:rsid w:val="00FC4A6A"/>
    <w:rsid w:val="00FC4D27"/>
    <w:rsid w:val="00FC5788"/>
    <w:rsid w:val="00FC5C92"/>
    <w:rsid w:val="00FC5DDC"/>
    <w:rsid w:val="00FC60AB"/>
    <w:rsid w:val="00FC62CA"/>
    <w:rsid w:val="00FC6675"/>
    <w:rsid w:val="00FC66A1"/>
    <w:rsid w:val="00FC6CC0"/>
    <w:rsid w:val="00FC6F65"/>
    <w:rsid w:val="00FC7421"/>
    <w:rsid w:val="00FC75E8"/>
    <w:rsid w:val="00FC7696"/>
    <w:rsid w:val="00FC7A22"/>
    <w:rsid w:val="00FC7A48"/>
    <w:rsid w:val="00FD00E5"/>
    <w:rsid w:val="00FD0372"/>
    <w:rsid w:val="00FD0F9C"/>
    <w:rsid w:val="00FD1719"/>
    <w:rsid w:val="00FD1DF8"/>
    <w:rsid w:val="00FD1FAD"/>
    <w:rsid w:val="00FD2A1C"/>
    <w:rsid w:val="00FD2A9E"/>
    <w:rsid w:val="00FD3317"/>
    <w:rsid w:val="00FD3490"/>
    <w:rsid w:val="00FD356A"/>
    <w:rsid w:val="00FD394E"/>
    <w:rsid w:val="00FD3D4B"/>
    <w:rsid w:val="00FD4028"/>
    <w:rsid w:val="00FD4982"/>
    <w:rsid w:val="00FD4C0A"/>
    <w:rsid w:val="00FD4C23"/>
    <w:rsid w:val="00FD4DC6"/>
    <w:rsid w:val="00FD4FD7"/>
    <w:rsid w:val="00FD5401"/>
    <w:rsid w:val="00FD552A"/>
    <w:rsid w:val="00FD59FB"/>
    <w:rsid w:val="00FD5E27"/>
    <w:rsid w:val="00FD62C5"/>
    <w:rsid w:val="00FD6529"/>
    <w:rsid w:val="00FD65C8"/>
    <w:rsid w:val="00FD6A77"/>
    <w:rsid w:val="00FD6B41"/>
    <w:rsid w:val="00FD6E23"/>
    <w:rsid w:val="00FD76F3"/>
    <w:rsid w:val="00FD7B6A"/>
    <w:rsid w:val="00FD7E9C"/>
    <w:rsid w:val="00FE005B"/>
    <w:rsid w:val="00FE0965"/>
    <w:rsid w:val="00FE0B4D"/>
    <w:rsid w:val="00FE0D81"/>
    <w:rsid w:val="00FE0F21"/>
    <w:rsid w:val="00FE108C"/>
    <w:rsid w:val="00FE123B"/>
    <w:rsid w:val="00FE1282"/>
    <w:rsid w:val="00FE16A1"/>
    <w:rsid w:val="00FE212D"/>
    <w:rsid w:val="00FE2A1D"/>
    <w:rsid w:val="00FE2BA3"/>
    <w:rsid w:val="00FE2D29"/>
    <w:rsid w:val="00FE2F3D"/>
    <w:rsid w:val="00FE30AC"/>
    <w:rsid w:val="00FE3403"/>
    <w:rsid w:val="00FE3488"/>
    <w:rsid w:val="00FE38B6"/>
    <w:rsid w:val="00FE3B32"/>
    <w:rsid w:val="00FE3C8E"/>
    <w:rsid w:val="00FE3D7D"/>
    <w:rsid w:val="00FE3E97"/>
    <w:rsid w:val="00FE40A1"/>
    <w:rsid w:val="00FE40AB"/>
    <w:rsid w:val="00FE4215"/>
    <w:rsid w:val="00FE4329"/>
    <w:rsid w:val="00FE45CF"/>
    <w:rsid w:val="00FE46DE"/>
    <w:rsid w:val="00FE4A7F"/>
    <w:rsid w:val="00FE4B33"/>
    <w:rsid w:val="00FE4C90"/>
    <w:rsid w:val="00FE57B9"/>
    <w:rsid w:val="00FE57F5"/>
    <w:rsid w:val="00FE5906"/>
    <w:rsid w:val="00FE5C26"/>
    <w:rsid w:val="00FE5C48"/>
    <w:rsid w:val="00FE6092"/>
    <w:rsid w:val="00FE61C6"/>
    <w:rsid w:val="00FE67C4"/>
    <w:rsid w:val="00FE6B6C"/>
    <w:rsid w:val="00FE6CE3"/>
    <w:rsid w:val="00FE71BF"/>
    <w:rsid w:val="00FE749B"/>
    <w:rsid w:val="00FE7571"/>
    <w:rsid w:val="00FE767B"/>
    <w:rsid w:val="00FE7799"/>
    <w:rsid w:val="00FE797D"/>
    <w:rsid w:val="00FE7A5D"/>
    <w:rsid w:val="00FE7ACF"/>
    <w:rsid w:val="00FF0779"/>
    <w:rsid w:val="00FF1455"/>
    <w:rsid w:val="00FF17D0"/>
    <w:rsid w:val="00FF1A6C"/>
    <w:rsid w:val="00FF1DAD"/>
    <w:rsid w:val="00FF1EA7"/>
    <w:rsid w:val="00FF229F"/>
    <w:rsid w:val="00FF2585"/>
    <w:rsid w:val="00FF272C"/>
    <w:rsid w:val="00FF2CC0"/>
    <w:rsid w:val="00FF2CE8"/>
    <w:rsid w:val="00FF31E9"/>
    <w:rsid w:val="00FF3671"/>
    <w:rsid w:val="00FF3E9D"/>
    <w:rsid w:val="00FF4D63"/>
    <w:rsid w:val="00FF4D7F"/>
    <w:rsid w:val="00FF4F3F"/>
    <w:rsid w:val="00FF5B34"/>
    <w:rsid w:val="00FF62CB"/>
    <w:rsid w:val="00FF6388"/>
    <w:rsid w:val="00FF6767"/>
    <w:rsid w:val="00FF67B3"/>
    <w:rsid w:val="00FF6AA7"/>
    <w:rsid w:val="00FF6CEA"/>
    <w:rsid w:val="00FF72BC"/>
    <w:rsid w:val="00FF7485"/>
    <w:rsid w:val="00FF74A9"/>
    <w:rsid w:val="00FF776B"/>
    <w:rsid w:val="00FF7FD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BB00E"/>
  <w15:docId w15:val="{989914A5-1515-4626-8B4B-21BE52017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34"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nhideWhenUsed="1"/>
    <w:lsdException w:name="Table Classic 4" w:semiHidden="1" w:uiPriority="0"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iPriority="0"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0"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53C54"/>
    <w:pPr>
      <w:widowControl w:val="0"/>
      <w:wordWrap w:val="0"/>
      <w:autoSpaceDE w:val="0"/>
      <w:autoSpaceDN w:val="0"/>
    </w:pPr>
  </w:style>
  <w:style w:type="paragraph" w:styleId="1">
    <w:name w:val="heading 1"/>
    <w:aliases w:val="Section Heading,대제목,h1,H-1,Chapter,Heading,의견서2,Chapter Title,H-1 Char Char,h1 Char Char,Hoofdstukkop"/>
    <w:basedOn w:val="a0"/>
    <w:next w:val="a0"/>
    <w:link w:val="1Char1"/>
    <w:qFormat/>
    <w:rsid w:val="002F2958"/>
    <w:pPr>
      <w:keepNext/>
      <w:autoSpaceDE/>
      <w:autoSpaceDN/>
      <w:snapToGrid w:val="0"/>
      <w:spacing w:after="0" w:line="240" w:lineRule="auto"/>
      <w:jc w:val="center"/>
      <w:outlineLvl w:val="0"/>
    </w:pPr>
    <w:rPr>
      <w:rFonts w:ascii="맑은 고딕" w:eastAsia="맑은 고딕" w:hAnsi="맑은 고딕" w:cs="Times New Roman"/>
      <w:b/>
      <w:bCs/>
      <w:szCs w:val="20"/>
    </w:rPr>
  </w:style>
  <w:style w:type="paragraph" w:styleId="2">
    <w:name w:val="heading 2"/>
    <w:aliases w:val="(1.),Reset numbering,소제목,제목 22,제목 22 Char Char Char,제목 2 Char Char Char Char Char,제목 2 Char Char,제목 2 Char Char Char Char Char Char,제목 22 Char Char,제목 2 ...,제목 2 ... Char,h2,H-2,H-2 Char,H-2 Char Char,제목 2 Char1,제목 2 Char Char1"/>
    <w:basedOn w:val="a0"/>
    <w:next w:val="a0"/>
    <w:link w:val="2Char"/>
    <w:uiPriority w:val="9"/>
    <w:unhideWhenUsed/>
    <w:qFormat/>
    <w:rsid w:val="00AC18D6"/>
    <w:pPr>
      <w:keepNext/>
      <w:outlineLvl w:val="1"/>
    </w:pPr>
    <w:rPr>
      <w:rFonts w:asciiTheme="majorHAnsi" w:eastAsiaTheme="majorEastAsia" w:hAnsiTheme="majorHAnsi" w:cstheme="majorBidi"/>
    </w:rPr>
  </w:style>
  <w:style w:type="paragraph" w:styleId="30">
    <w:name w:val="heading 3"/>
    <w:aliases w:val="세제목,1. 제목 3,標題 3 字元,(1.1),h3,Level 1 - 1"/>
    <w:basedOn w:val="a0"/>
    <w:next w:val="a0"/>
    <w:link w:val="3Char"/>
    <w:unhideWhenUsed/>
    <w:qFormat/>
    <w:rsid w:val="00FA7997"/>
    <w:pPr>
      <w:keepNext/>
      <w:ind w:leftChars="300" w:left="300" w:hangingChars="200" w:hanging="2000"/>
      <w:outlineLvl w:val="2"/>
    </w:pPr>
    <w:rPr>
      <w:rFonts w:asciiTheme="majorHAnsi" w:eastAsiaTheme="majorEastAsia" w:hAnsiTheme="majorHAnsi" w:cstheme="majorBidi"/>
    </w:rPr>
  </w:style>
  <w:style w:type="paragraph" w:styleId="40">
    <w:name w:val="heading 4"/>
    <w:aliases w:val="Level 2 - a"/>
    <w:basedOn w:val="a0"/>
    <w:next w:val="a1"/>
    <w:link w:val="4Char"/>
    <w:qFormat/>
    <w:rsid w:val="00DA2417"/>
    <w:pPr>
      <w:keepNext/>
      <w:autoSpaceDE/>
      <w:autoSpaceDN/>
      <w:adjustRightInd w:val="0"/>
      <w:spacing w:after="0" w:line="240" w:lineRule="auto"/>
      <w:jc w:val="left"/>
      <w:textAlignment w:val="baseline"/>
      <w:outlineLvl w:val="3"/>
    </w:pPr>
    <w:rPr>
      <w:rFonts w:ascii="돋움체" w:eastAsia="돋움체" w:hAnsi="Times New Roman" w:cs="Times New Roman"/>
      <w:b/>
      <w:kern w:val="0"/>
      <w:sz w:val="28"/>
      <w:szCs w:val="20"/>
    </w:rPr>
  </w:style>
  <w:style w:type="paragraph" w:styleId="5">
    <w:name w:val="heading 5"/>
    <w:basedOn w:val="a0"/>
    <w:next w:val="a1"/>
    <w:link w:val="5Char"/>
    <w:qFormat/>
    <w:rsid w:val="00DA2417"/>
    <w:pPr>
      <w:keepNext/>
      <w:autoSpaceDE/>
      <w:autoSpaceDN/>
      <w:adjustRightInd w:val="0"/>
      <w:spacing w:after="0" w:line="240" w:lineRule="auto"/>
      <w:jc w:val="left"/>
      <w:textAlignment w:val="baseline"/>
      <w:outlineLvl w:val="4"/>
    </w:pPr>
    <w:rPr>
      <w:rFonts w:ascii="돋움체" w:hAnsi="Arial" w:cs="Times New Roman"/>
      <w:b/>
      <w:kern w:val="0"/>
      <w:sz w:val="24"/>
      <w:szCs w:val="20"/>
    </w:rPr>
  </w:style>
  <w:style w:type="paragraph" w:styleId="6">
    <w:name w:val="heading 6"/>
    <w:basedOn w:val="a0"/>
    <w:next w:val="a1"/>
    <w:link w:val="6Char"/>
    <w:qFormat/>
    <w:rsid w:val="00DA2417"/>
    <w:pPr>
      <w:keepNext/>
      <w:autoSpaceDE/>
      <w:autoSpaceDN/>
      <w:adjustRightInd w:val="0"/>
      <w:spacing w:after="0" w:line="240" w:lineRule="auto"/>
      <w:jc w:val="left"/>
      <w:textAlignment w:val="baseline"/>
      <w:outlineLvl w:val="5"/>
    </w:pPr>
    <w:rPr>
      <w:rFonts w:ascii="바탕체" w:eastAsia="바탕체" w:hAnsi="Times New Roman" w:cs="Times New Roman"/>
      <w:b/>
      <w:kern w:val="0"/>
      <w:szCs w:val="20"/>
    </w:rPr>
  </w:style>
  <w:style w:type="paragraph" w:styleId="7">
    <w:name w:val="heading 7"/>
    <w:aliases w:val="주석"/>
    <w:basedOn w:val="a0"/>
    <w:next w:val="a1"/>
    <w:link w:val="7Char"/>
    <w:qFormat/>
    <w:rsid w:val="00DA2417"/>
    <w:pPr>
      <w:keepNext/>
      <w:autoSpaceDE/>
      <w:autoSpaceDN/>
      <w:adjustRightInd w:val="0"/>
      <w:spacing w:after="0" w:line="240" w:lineRule="auto"/>
      <w:jc w:val="left"/>
      <w:textAlignment w:val="baseline"/>
      <w:outlineLvl w:val="6"/>
    </w:pPr>
    <w:rPr>
      <w:rFonts w:ascii="바탕체" w:eastAsia="바탕체" w:hAnsi="Times New Roman" w:cs="Times New Roman"/>
      <w:kern w:val="0"/>
      <w:szCs w:val="20"/>
    </w:rPr>
  </w:style>
  <w:style w:type="paragraph" w:styleId="8">
    <w:name w:val="heading 8"/>
    <w:aliases w:val="AppendixSubHead"/>
    <w:basedOn w:val="a0"/>
    <w:next w:val="a1"/>
    <w:link w:val="8Char"/>
    <w:uiPriority w:val="34"/>
    <w:qFormat/>
    <w:rsid w:val="00DA2417"/>
    <w:pPr>
      <w:keepNext/>
      <w:autoSpaceDE/>
      <w:autoSpaceDN/>
      <w:adjustRightInd w:val="0"/>
      <w:spacing w:after="0" w:line="240" w:lineRule="auto"/>
      <w:jc w:val="left"/>
      <w:textAlignment w:val="baseline"/>
      <w:outlineLvl w:val="7"/>
    </w:pPr>
    <w:rPr>
      <w:rFonts w:ascii="바탕체" w:eastAsia="바탕체" w:hAnsi="Times New Roman" w:cs="Times New Roman"/>
      <w:kern w:val="0"/>
      <w:szCs w:val="20"/>
    </w:rPr>
  </w:style>
  <w:style w:type="paragraph" w:styleId="9">
    <w:name w:val="heading 9"/>
    <w:basedOn w:val="a0"/>
    <w:next w:val="a1"/>
    <w:link w:val="9Char"/>
    <w:qFormat/>
    <w:rsid w:val="00DA2417"/>
    <w:pPr>
      <w:keepNext/>
      <w:autoSpaceDE/>
      <w:autoSpaceDN/>
      <w:adjustRightInd w:val="0"/>
      <w:spacing w:after="0" w:line="240" w:lineRule="auto"/>
      <w:jc w:val="left"/>
      <w:textAlignment w:val="baseline"/>
      <w:outlineLvl w:val="8"/>
    </w:pPr>
    <w:rPr>
      <w:rFonts w:ascii="바탕체" w:eastAsia="바탕체" w:hAnsi="Times New Roman" w:cs="Times New Roman"/>
      <w:kern w:val="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aliases w:val="설명문단,설명문단CxSpLast,Source,Driving Outline,List Paragraph,1) 제목,제목5_본문,Daftar Paragraf,7 List Paragraph,6 List Paragraph,표준방법_스타일,SCR 수준2,표준글,Thang2,bullet,bullet 1,List Paragraph11,Dot 1,List Paragraph12,List Paragraph2,VNA - List Paragraph,1."/>
    <w:basedOn w:val="a0"/>
    <w:link w:val="Char"/>
    <w:uiPriority w:val="34"/>
    <w:qFormat/>
    <w:rsid w:val="00A56C34"/>
    <w:pPr>
      <w:ind w:leftChars="400" w:left="800"/>
    </w:pPr>
  </w:style>
  <w:style w:type="paragraph" w:styleId="a6">
    <w:name w:val="header"/>
    <w:aliases w:val="Heade,hd,머리글 Char2,머리글 Char Char, Char2 Char Char,머리글 Char1 Char1,Header Left Lazard LLC Char,hd Char,Header Left Lazard LLC, Char2 Char,머리글 Char1,Even Header,Header Char Char Char Char Char,Project Name, Char1 Char Char Char,he, Char1 Char1 Char"/>
    <w:basedOn w:val="a0"/>
    <w:link w:val="Char0"/>
    <w:unhideWhenUsed/>
    <w:qFormat/>
    <w:rsid w:val="001B3A88"/>
    <w:pPr>
      <w:tabs>
        <w:tab w:val="center" w:pos="4513"/>
        <w:tab w:val="right" w:pos="9026"/>
      </w:tabs>
      <w:snapToGrid w:val="0"/>
    </w:pPr>
  </w:style>
  <w:style w:type="character" w:customStyle="1" w:styleId="Char0">
    <w:name w:val="머리글 Char"/>
    <w:aliases w:val="Heade Char,hd Char1,머리글 Char2 Char,머리글 Char Char Char, Char2 Char Char Char,머리글 Char1 Char1 Char,Header Left Lazard LLC Char Char,hd Char Char,Header Left Lazard LLC Char1, Char2 Char Char1,머리글 Char1 Char,Even Header Char,Project Name Char"/>
    <w:basedOn w:val="a2"/>
    <w:link w:val="a6"/>
    <w:rsid w:val="001B3A88"/>
  </w:style>
  <w:style w:type="paragraph" w:styleId="a7">
    <w:name w:val="footer"/>
    <w:aliases w:val="바닥글 Char2,바닥글 Char1 Char,바닥글 Char Char Char,바닥글 Char1 Char Char Char,바닥글 Char Char Char Char Char,바닥글 Char1 Char Char Char Char Char,바닥글 Char Char Char Char Char Char Char,바닥글 Char1 Char Char Char Char Char Char Char,바닥글 Char1 Char1 Char,ofoot"/>
    <w:basedOn w:val="a0"/>
    <w:link w:val="Char1"/>
    <w:uiPriority w:val="99"/>
    <w:unhideWhenUsed/>
    <w:qFormat/>
    <w:rsid w:val="001B3A88"/>
    <w:pPr>
      <w:tabs>
        <w:tab w:val="center" w:pos="4513"/>
        <w:tab w:val="right" w:pos="9026"/>
      </w:tabs>
      <w:snapToGrid w:val="0"/>
    </w:pPr>
  </w:style>
  <w:style w:type="character" w:customStyle="1" w:styleId="Char1">
    <w:name w:val="바닥글 Char"/>
    <w:aliases w:val="바닥글 Char2 Char,바닥글 Char1 Char Char,바닥글 Char Char Char Char,바닥글 Char1 Char Char Char Char,바닥글 Char Char Char Char Char Char,바닥글 Char1 Char Char Char Char Char Char,바닥글 Char Char Char Char Char Char Char Char,바닥글 Char1 Char1 Char Char,ofoot Char"/>
    <w:basedOn w:val="a2"/>
    <w:link w:val="a7"/>
    <w:uiPriority w:val="99"/>
    <w:rsid w:val="001B3A88"/>
  </w:style>
  <w:style w:type="table" w:styleId="a8">
    <w:name w:val="Table Grid"/>
    <w:aliases w:val="table general,_0Table Grid,표1,Table Grid,Smart Text Table,표편집 1,JWRT1,Kisi Tabel,신한은행,网格型,?网Ì«úþ,Smart Text Tabl,Table - Heading 3,강상호11,Table Grid_0,Table Grid_1,Table Grid_0_0,Table Grid_0_0_0,Medici Table,?I?u网Ì«úþ,?网Ì«ú©­,½ÅÇÑ,shinhandd"/>
    <w:basedOn w:val="a3"/>
    <w:uiPriority w:val="39"/>
    <w:qFormat/>
    <w:rsid w:val="00B847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0"/>
    <w:link w:val="Char2"/>
    <w:uiPriority w:val="99"/>
    <w:unhideWhenUsed/>
    <w:rsid w:val="003420C5"/>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2"/>
    <w:link w:val="a9"/>
    <w:uiPriority w:val="99"/>
    <w:rsid w:val="003420C5"/>
    <w:rPr>
      <w:rFonts w:asciiTheme="majorHAnsi" w:eastAsiaTheme="majorEastAsia" w:hAnsiTheme="majorHAnsi" w:cstheme="majorBidi"/>
      <w:sz w:val="18"/>
      <w:szCs w:val="18"/>
    </w:rPr>
  </w:style>
  <w:style w:type="paragraph" w:customStyle="1" w:styleId="aa">
    <w:name w:val="바탕글"/>
    <w:basedOn w:val="a0"/>
    <w:link w:val="Char3"/>
    <w:qFormat/>
    <w:rsid w:val="00AE5C48"/>
    <w:pPr>
      <w:snapToGrid w:val="0"/>
      <w:spacing w:after="0" w:line="384" w:lineRule="auto"/>
      <w:textAlignment w:val="baseline"/>
    </w:pPr>
    <w:rPr>
      <w:rFonts w:ascii="굴림" w:eastAsia="굴림" w:hAnsi="굴림" w:cs="굴림"/>
      <w:color w:val="000000"/>
      <w:kern w:val="0"/>
      <w:szCs w:val="20"/>
    </w:rPr>
  </w:style>
  <w:style w:type="paragraph" w:customStyle="1" w:styleId="MS">
    <w:name w:val="MS바탕글"/>
    <w:basedOn w:val="a0"/>
    <w:qFormat/>
    <w:rsid w:val="00AE5C48"/>
    <w:pPr>
      <w:snapToGrid w:val="0"/>
      <w:spacing w:after="0" w:line="384" w:lineRule="auto"/>
      <w:textAlignment w:val="baseline"/>
    </w:pPr>
    <w:rPr>
      <w:rFonts w:ascii="굴림" w:eastAsia="굴림" w:hAnsi="굴림" w:cs="굴림"/>
      <w:color w:val="000000"/>
      <w:kern w:val="0"/>
      <w:szCs w:val="20"/>
    </w:rPr>
  </w:style>
  <w:style w:type="paragraph" w:styleId="ab">
    <w:name w:val="Body Text"/>
    <w:aliases w:val="BT,bt,b,bt wide,b1,본문 Char Char Char,본문 Char Char,본문 Char Char Char Char Char Char Char Char Char Char,본문 Char Char Char Char Char Char Char Char Char Char Char Char Char Char Char Char Char,본문3 Char Char Char,본문3 Char Char,본문3 Char C,본문 Char1 Char"/>
    <w:basedOn w:val="a0"/>
    <w:link w:val="Char4"/>
    <w:qFormat/>
    <w:rsid w:val="006C4620"/>
    <w:pPr>
      <w:autoSpaceDE/>
      <w:autoSpaceDN/>
      <w:spacing w:after="0" w:line="240" w:lineRule="auto"/>
      <w:jc w:val="center"/>
    </w:pPr>
    <w:rPr>
      <w:rFonts w:ascii="Times New Roman" w:eastAsia="바탕체" w:hAnsi="Times New Roman" w:cs="Times New Roman"/>
      <w:szCs w:val="20"/>
    </w:rPr>
  </w:style>
  <w:style w:type="character" w:customStyle="1" w:styleId="Char4">
    <w:name w:val="본문 Char"/>
    <w:aliases w:val="BT Char,bt Char,b Char,bt wide Char,b1 Char,본문 Char Char Char Char,본문 Char Char Char1,본문 Char Char Char Char Char Char Char Char Char Char Char,본문 Char Char Char Char Char Char Char Char Char Char Char Char Char Char Char Char Char Char"/>
    <w:basedOn w:val="a2"/>
    <w:link w:val="ab"/>
    <w:rsid w:val="006C4620"/>
    <w:rPr>
      <w:rFonts w:ascii="Times New Roman" w:eastAsia="바탕체" w:hAnsi="Times New Roman" w:cs="Times New Roman"/>
      <w:szCs w:val="20"/>
    </w:rPr>
  </w:style>
  <w:style w:type="character" w:styleId="ac">
    <w:name w:val="Hyperlink"/>
    <w:basedOn w:val="a2"/>
    <w:uiPriority w:val="99"/>
    <w:unhideWhenUsed/>
    <w:rsid w:val="00202C70"/>
    <w:rPr>
      <w:color w:val="0000FF" w:themeColor="hyperlink"/>
      <w:u w:val="single"/>
    </w:rPr>
  </w:style>
  <w:style w:type="paragraph" w:customStyle="1" w:styleId="Default">
    <w:name w:val="Default"/>
    <w:qFormat/>
    <w:rsid w:val="006C6646"/>
    <w:pPr>
      <w:widowControl w:val="0"/>
      <w:autoSpaceDE w:val="0"/>
      <w:autoSpaceDN w:val="0"/>
      <w:adjustRightInd w:val="0"/>
      <w:spacing w:after="0" w:line="240" w:lineRule="auto"/>
      <w:jc w:val="left"/>
    </w:pPr>
    <w:rPr>
      <w:rFonts w:ascii="굴림" w:eastAsia="굴림" w:cs="굴림"/>
      <w:color w:val="000000"/>
      <w:kern w:val="0"/>
      <w:sz w:val="24"/>
      <w:szCs w:val="24"/>
    </w:rPr>
  </w:style>
  <w:style w:type="paragraph" w:styleId="ad">
    <w:name w:val="Normal (Web)"/>
    <w:aliases w:val="표준 (웹)"/>
    <w:basedOn w:val="a0"/>
    <w:uiPriority w:val="99"/>
    <w:unhideWhenUsed/>
    <w:qFormat/>
    <w:rsid w:val="008C1BEB"/>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e">
    <w:name w:val="Strong"/>
    <w:basedOn w:val="a2"/>
    <w:uiPriority w:val="22"/>
    <w:qFormat/>
    <w:rsid w:val="005E18F9"/>
    <w:rPr>
      <w:b/>
      <w:bCs/>
    </w:rPr>
  </w:style>
  <w:style w:type="paragraph" w:styleId="a1">
    <w:name w:val="Normal Indent"/>
    <w:basedOn w:val="a0"/>
    <w:link w:val="Char5"/>
    <w:rsid w:val="00BB2303"/>
    <w:pPr>
      <w:autoSpaceDE/>
      <w:autoSpaceDN/>
      <w:adjustRightInd w:val="0"/>
      <w:spacing w:after="0" w:line="360" w:lineRule="atLeast"/>
      <w:ind w:left="851"/>
      <w:textAlignment w:val="baseline"/>
    </w:pPr>
    <w:rPr>
      <w:rFonts w:ascii="바탕체" w:eastAsia="바탕체" w:hAnsi="Times New Roman" w:cs="Times New Roman"/>
      <w:kern w:val="0"/>
      <w:szCs w:val="20"/>
    </w:rPr>
  </w:style>
  <w:style w:type="paragraph" w:customStyle="1" w:styleId="txt">
    <w:name w:val="txt"/>
    <w:basedOn w:val="a0"/>
    <w:rsid w:val="00D0031F"/>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worddic1">
    <w:name w:val="word_dic1"/>
    <w:basedOn w:val="a2"/>
    <w:rsid w:val="00D0031F"/>
    <w:rPr>
      <w:strike w:val="0"/>
      <w:dstrike w:val="0"/>
      <w:vanish w:val="0"/>
      <w:webHidden w:val="0"/>
      <w:u w:val="none"/>
      <w:effect w:val="none"/>
      <w:bdr w:val="none" w:sz="0" w:space="0" w:color="auto" w:frame="1"/>
      <w:specVanish w:val="0"/>
    </w:rPr>
  </w:style>
  <w:style w:type="paragraph" w:customStyle="1" w:styleId="af">
    <w:name w:val="두번째에요"/>
    <w:basedOn w:val="a0"/>
    <w:link w:val="Char6"/>
    <w:qFormat/>
    <w:rsid w:val="00C97A13"/>
    <w:pPr>
      <w:spacing w:beforeLines="50" w:before="180" w:after="0" w:line="240" w:lineRule="auto"/>
    </w:pPr>
    <w:rPr>
      <w:rFonts w:ascii="맑은 고딕" w:eastAsia="맑은 고딕" w:hAnsi="맑은 고딕" w:cs="Times New Roman"/>
      <w:b/>
      <w:bCs/>
      <w:sz w:val="22"/>
      <w:szCs w:val="24"/>
    </w:rPr>
  </w:style>
  <w:style w:type="character" w:customStyle="1" w:styleId="Char6">
    <w:name w:val="두번째에요 Char"/>
    <w:link w:val="af"/>
    <w:rsid w:val="00C97A13"/>
    <w:rPr>
      <w:rFonts w:ascii="맑은 고딕" w:eastAsia="맑은 고딕" w:hAnsi="맑은 고딕" w:cs="Times New Roman"/>
      <w:b/>
      <w:bCs/>
      <w:sz w:val="22"/>
      <w:szCs w:val="24"/>
    </w:rPr>
  </w:style>
  <w:style w:type="paragraph" w:styleId="af0">
    <w:name w:val="No Spacing"/>
    <w:aliases w:val="표 글"/>
    <w:link w:val="Char7"/>
    <w:uiPriority w:val="1"/>
    <w:qFormat/>
    <w:rsid w:val="006435F4"/>
    <w:pPr>
      <w:widowControl w:val="0"/>
      <w:wordWrap w:val="0"/>
      <w:autoSpaceDE w:val="0"/>
      <w:autoSpaceDN w:val="0"/>
      <w:spacing w:after="0" w:line="240" w:lineRule="auto"/>
    </w:pPr>
  </w:style>
  <w:style w:type="character" w:customStyle="1" w:styleId="Char">
    <w:name w:val="목록 단락 Char"/>
    <w:aliases w:val="설명문단 Char,설명문단CxSpLast Char,Source Char,Driving Outline Char,List Paragraph Char,1) 제목 Char,제목5_본문 Char,Daftar Paragraf Char,7 List Paragraph Char,6 List Paragraph Char,표준방법_스타일 Char,SCR 수준2 Char,표준글 Char,Thang2 Char,bullet Char,bullet 1 Char"/>
    <w:basedOn w:val="a2"/>
    <w:link w:val="a5"/>
    <w:uiPriority w:val="34"/>
    <w:qFormat/>
    <w:rsid w:val="00941F1A"/>
  </w:style>
  <w:style w:type="paragraph" w:customStyle="1" w:styleId="3">
    <w:name w:val="스타일3"/>
    <w:basedOn w:val="af1"/>
    <w:link w:val="3Char0"/>
    <w:qFormat/>
    <w:rsid w:val="001A3C55"/>
    <w:pPr>
      <w:numPr>
        <w:numId w:val="1"/>
      </w:numPr>
      <w:tabs>
        <w:tab w:val="num" w:pos="720"/>
      </w:tabs>
      <w:autoSpaceDE/>
      <w:autoSpaceDN/>
      <w:adjustRightInd w:val="0"/>
      <w:spacing w:line="360" w:lineRule="atLeast"/>
      <w:ind w:left="800" w:hanging="400"/>
      <w:jc w:val="left"/>
      <w:textAlignment w:val="baseline"/>
    </w:pPr>
    <w:rPr>
      <w:rFonts w:ascii="함초롬바탕" w:eastAsia="함초롬바탕" w:hAnsi="함초롬바탕" w:cs="함초롬바탕"/>
      <w:b/>
      <w:kern w:val="0"/>
    </w:rPr>
  </w:style>
  <w:style w:type="character" w:customStyle="1" w:styleId="3Char0">
    <w:name w:val="스타일3 Char"/>
    <w:basedOn w:val="Char"/>
    <w:link w:val="3"/>
    <w:rsid w:val="001A3C55"/>
    <w:rPr>
      <w:rFonts w:ascii="함초롬바탕" w:eastAsia="함초롬바탕" w:hAnsi="함초롬바탕" w:cs="함초롬바탕"/>
      <w:b/>
      <w:kern w:val="0"/>
      <w:sz w:val="24"/>
      <w:szCs w:val="24"/>
    </w:rPr>
  </w:style>
  <w:style w:type="paragraph" w:styleId="af1">
    <w:name w:val="Subtitle"/>
    <w:basedOn w:val="a0"/>
    <w:next w:val="a0"/>
    <w:link w:val="Char8"/>
    <w:uiPriority w:val="11"/>
    <w:qFormat/>
    <w:rsid w:val="001A3C55"/>
    <w:pPr>
      <w:spacing w:after="60"/>
      <w:jc w:val="center"/>
      <w:outlineLvl w:val="1"/>
    </w:pPr>
    <w:rPr>
      <w:rFonts w:asciiTheme="majorHAnsi" w:eastAsiaTheme="majorEastAsia" w:hAnsiTheme="majorHAnsi" w:cstheme="majorBidi"/>
      <w:sz w:val="24"/>
      <w:szCs w:val="24"/>
    </w:rPr>
  </w:style>
  <w:style w:type="character" w:customStyle="1" w:styleId="Char8">
    <w:name w:val="부제 Char"/>
    <w:basedOn w:val="a2"/>
    <w:link w:val="af1"/>
    <w:uiPriority w:val="11"/>
    <w:rsid w:val="001A3C55"/>
    <w:rPr>
      <w:rFonts w:asciiTheme="majorHAnsi" w:eastAsiaTheme="majorEastAsia" w:hAnsiTheme="majorHAnsi" w:cstheme="majorBidi"/>
      <w:sz w:val="24"/>
      <w:szCs w:val="24"/>
    </w:rPr>
  </w:style>
  <w:style w:type="character" w:customStyle="1" w:styleId="1Char">
    <w:name w:val="제목 1 Char"/>
    <w:aliases w:val="Chapter Char,Heading Char,의견서2 Char,Chapter Title Char,H-1 Char Char Char,대제목 Char Char,h1 Char Char Char,Hoofdstukkop Char"/>
    <w:basedOn w:val="a2"/>
    <w:uiPriority w:val="9"/>
    <w:rsid w:val="002F2958"/>
    <w:rPr>
      <w:rFonts w:asciiTheme="majorHAnsi" w:eastAsiaTheme="majorEastAsia" w:hAnsiTheme="majorHAnsi" w:cstheme="majorBidi"/>
      <w:sz w:val="28"/>
      <w:szCs w:val="28"/>
    </w:rPr>
  </w:style>
  <w:style w:type="character" w:customStyle="1" w:styleId="1Char1">
    <w:name w:val="제목 1 Char1"/>
    <w:aliases w:val="Section Heading Char,대제목 Char,h1 Char,H-1 Char,Chapter Char1,Heading Char1,의견서2 Char1,Chapter Title Char1,H-1 Char Char Char1,h1 Char Char Char1,Hoofdstukkop Char1"/>
    <w:link w:val="1"/>
    <w:rsid w:val="002F2958"/>
    <w:rPr>
      <w:rFonts w:ascii="맑은 고딕" w:eastAsia="맑은 고딕" w:hAnsi="맑은 고딕" w:cs="Times New Roman"/>
      <w:b/>
      <w:bCs/>
      <w:szCs w:val="20"/>
    </w:rPr>
  </w:style>
  <w:style w:type="paragraph" w:customStyle="1" w:styleId="af2">
    <w:name w:val="○"/>
    <w:basedOn w:val="a0"/>
    <w:rsid w:val="00BA6707"/>
    <w:pPr>
      <w:snapToGrid w:val="0"/>
      <w:spacing w:after="0" w:line="504" w:lineRule="auto"/>
      <w:ind w:left="280" w:right="280" w:hanging="380"/>
      <w:textAlignment w:val="baseline"/>
    </w:pPr>
    <w:rPr>
      <w:rFonts w:ascii="굴림" w:eastAsia="굴림" w:hAnsi="굴림" w:cs="굴림"/>
      <w:color w:val="000000"/>
      <w:kern w:val="0"/>
      <w:szCs w:val="20"/>
    </w:rPr>
  </w:style>
  <w:style w:type="paragraph" w:customStyle="1" w:styleId="41">
    <w:name w:val="4"/>
    <w:basedOn w:val="a5"/>
    <w:link w:val="4Char0"/>
    <w:qFormat/>
    <w:rsid w:val="007D57EA"/>
    <w:pPr>
      <w:tabs>
        <w:tab w:val="num" w:pos="720"/>
      </w:tabs>
      <w:spacing w:after="120" w:line="360" w:lineRule="auto"/>
      <w:ind w:leftChars="0" w:left="993" w:hanging="284"/>
    </w:pPr>
    <w:rPr>
      <w:rFonts w:ascii="맑은 고딕" w:eastAsia="맑은 고딕" w:hAnsi="맑은 고딕" w:cs="Times New Roman"/>
      <w:b/>
    </w:rPr>
  </w:style>
  <w:style w:type="character" w:customStyle="1" w:styleId="4Char0">
    <w:name w:val="4 Char"/>
    <w:basedOn w:val="a2"/>
    <w:link w:val="41"/>
    <w:rsid w:val="007D57EA"/>
    <w:rPr>
      <w:rFonts w:ascii="맑은 고딕" w:eastAsia="맑은 고딕" w:hAnsi="맑은 고딕" w:cs="Times New Roman"/>
      <w:b/>
    </w:rPr>
  </w:style>
  <w:style w:type="paragraph" w:customStyle="1" w:styleId="BKLContract211">
    <w:name w:val="BKL Contract 2 (1.1)"/>
    <w:basedOn w:val="a0"/>
    <w:rsid w:val="00FD356A"/>
    <w:pPr>
      <w:autoSpaceDE/>
      <w:autoSpaceDN/>
      <w:spacing w:after="0" w:line="240" w:lineRule="atLeast"/>
      <w:outlineLvl w:val="1"/>
    </w:pPr>
    <w:rPr>
      <w:rFonts w:ascii="Times New Roman" w:eastAsia="바탕체" w:hAnsi="Times New Roman" w:cs="Times New Roman"/>
      <w:spacing w:val="6"/>
      <w:sz w:val="24"/>
      <w:szCs w:val="24"/>
      <w:u w:val="single"/>
    </w:rPr>
  </w:style>
  <w:style w:type="paragraph" w:customStyle="1" w:styleId="IM">
    <w:name w:val="IM_본문"/>
    <w:basedOn w:val="a0"/>
    <w:link w:val="IMChar"/>
    <w:qFormat/>
    <w:rsid w:val="00AC18D6"/>
    <w:pPr>
      <w:wordWrap/>
      <w:spacing w:beforeLines="100" w:before="240" w:afterLines="50" w:after="120" w:line="240" w:lineRule="auto"/>
      <w:ind w:left="68" w:rightChars="100" w:right="200"/>
      <w:jc w:val="left"/>
    </w:pPr>
    <w:rPr>
      <w:szCs w:val="20"/>
    </w:rPr>
  </w:style>
  <w:style w:type="paragraph" w:customStyle="1" w:styleId="IM0">
    <w:name w:val="IM_주석"/>
    <w:basedOn w:val="a0"/>
    <w:link w:val="IMChar0"/>
    <w:qFormat/>
    <w:rsid w:val="00AC18D6"/>
    <w:pPr>
      <w:spacing w:after="0" w:line="240" w:lineRule="auto"/>
      <w:ind w:leftChars="-21" w:left="283" w:rightChars="100" w:right="200" w:hangingChars="203" w:hanging="325"/>
    </w:pPr>
    <w:rPr>
      <w:sz w:val="16"/>
      <w:szCs w:val="16"/>
    </w:rPr>
  </w:style>
  <w:style w:type="character" w:customStyle="1" w:styleId="IMChar">
    <w:name w:val="IM_본문 Char"/>
    <w:basedOn w:val="a2"/>
    <w:link w:val="IM"/>
    <w:rsid w:val="00AC18D6"/>
    <w:rPr>
      <w:szCs w:val="20"/>
    </w:rPr>
  </w:style>
  <w:style w:type="paragraph" w:customStyle="1" w:styleId="IM1">
    <w:name w:val="IM_단위"/>
    <w:basedOn w:val="a0"/>
    <w:link w:val="IMChar1"/>
    <w:qFormat/>
    <w:rsid w:val="00AC18D6"/>
    <w:pPr>
      <w:spacing w:after="0" w:line="240" w:lineRule="auto"/>
      <w:ind w:left="68" w:rightChars="-33" w:right="-66"/>
      <w:jc w:val="right"/>
    </w:pPr>
    <w:rPr>
      <w:sz w:val="16"/>
      <w:szCs w:val="16"/>
    </w:rPr>
  </w:style>
  <w:style w:type="character" w:customStyle="1" w:styleId="IMChar0">
    <w:name w:val="IM_주석 Char"/>
    <w:basedOn w:val="a2"/>
    <w:link w:val="IM0"/>
    <w:rsid w:val="00AC18D6"/>
    <w:rPr>
      <w:sz w:val="16"/>
      <w:szCs w:val="16"/>
    </w:rPr>
  </w:style>
  <w:style w:type="character" w:customStyle="1" w:styleId="IMChar1">
    <w:name w:val="IM_단위 Char"/>
    <w:basedOn w:val="a2"/>
    <w:link w:val="IM1"/>
    <w:rsid w:val="00AC18D6"/>
    <w:rPr>
      <w:sz w:val="16"/>
      <w:szCs w:val="16"/>
    </w:rPr>
  </w:style>
  <w:style w:type="paragraph" w:customStyle="1" w:styleId="IM2">
    <w:name w:val="IM_제목2"/>
    <w:basedOn w:val="2"/>
    <w:link w:val="IM2Char"/>
    <w:qFormat/>
    <w:rsid w:val="00AC18D6"/>
    <w:pPr>
      <w:tabs>
        <w:tab w:val="num" w:pos="720"/>
      </w:tabs>
      <w:wordWrap/>
      <w:spacing w:before="288" w:after="0" w:line="360" w:lineRule="auto"/>
      <w:ind w:left="400" w:right="200" w:hanging="400"/>
    </w:pPr>
    <w:rPr>
      <w:rFonts w:ascii="맑은 고딕" w:eastAsia="맑은 고딕" w:hAnsi="맑은 고딕" w:cs="Times New Roman"/>
      <w:b/>
      <w:color w:val="000000" w:themeColor="text1"/>
      <w:sz w:val="24"/>
      <w:szCs w:val="24"/>
    </w:rPr>
  </w:style>
  <w:style w:type="character" w:customStyle="1" w:styleId="IM2Char">
    <w:name w:val="IM_제목2 Char"/>
    <w:basedOn w:val="a2"/>
    <w:link w:val="IM2"/>
    <w:rsid w:val="00AC18D6"/>
    <w:rPr>
      <w:rFonts w:ascii="맑은 고딕" w:eastAsia="맑은 고딕" w:hAnsi="맑은 고딕" w:cs="Times New Roman"/>
      <w:b/>
      <w:color w:val="000000" w:themeColor="text1"/>
      <w:sz w:val="24"/>
      <w:szCs w:val="24"/>
    </w:rPr>
  </w:style>
  <w:style w:type="character" w:customStyle="1" w:styleId="2Char">
    <w:name w:val="제목 2 Char"/>
    <w:aliases w:val="(1.) Char,Reset numbering Char,소제목 Char,제목 22 Char,제목 22 Char Char Char Char,제목 2 Char Char Char Char Char Char1,제목 2 Char Char Char,제목 2 Char Char Char Char Char Char Char,제목 22 Char Char Char1,제목 2 ... Char1,제목 2 ... Char Char,h2 Char"/>
    <w:basedOn w:val="a2"/>
    <w:link w:val="2"/>
    <w:uiPriority w:val="9"/>
    <w:rsid w:val="00AC18D6"/>
    <w:rPr>
      <w:rFonts w:asciiTheme="majorHAnsi" w:eastAsiaTheme="majorEastAsia" w:hAnsiTheme="majorHAnsi" w:cstheme="majorBidi"/>
    </w:rPr>
  </w:style>
  <w:style w:type="character" w:styleId="af3">
    <w:name w:val="annotation reference"/>
    <w:basedOn w:val="a2"/>
    <w:uiPriority w:val="99"/>
    <w:unhideWhenUsed/>
    <w:rsid w:val="001204E1"/>
    <w:rPr>
      <w:sz w:val="18"/>
      <w:szCs w:val="18"/>
    </w:rPr>
  </w:style>
  <w:style w:type="paragraph" w:styleId="af4">
    <w:name w:val="annotation text"/>
    <w:basedOn w:val="a0"/>
    <w:link w:val="Char9"/>
    <w:uiPriority w:val="99"/>
    <w:unhideWhenUsed/>
    <w:rsid w:val="001204E1"/>
    <w:pPr>
      <w:jc w:val="left"/>
    </w:pPr>
  </w:style>
  <w:style w:type="character" w:customStyle="1" w:styleId="Char9">
    <w:name w:val="메모 텍스트 Char"/>
    <w:basedOn w:val="a2"/>
    <w:link w:val="af4"/>
    <w:uiPriority w:val="99"/>
    <w:rsid w:val="001204E1"/>
  </w:style>
  <w:style w:type="paragraph" w:styleId="af5">
    <w:name w:val="annotation subject"/>
    <w:basedOn w:val="af4"/>
    <w:next w:val="af4"/>
    <w:link w:val="Chara"/>
    <w:uiPriority w:val="99"/>
    <w:unhideWhenUsed/>
    <w:rsid w:val="001204E1"/>
    <w:rPr>
      <w:b/>
      <w:bCs/>
    </w:rPr>
  </w:style>
  <w:style w:type="character" w:customStyle="1" w:styleId="Chara">
    <w:name w:val="메모 주제 Char"/>
    <w:basedOn w:val="Char9"/>
    <w:link w:val="af5"/>
    <w:uiPriority w:val="99"/>
    <w:rsid w:val="001204E1"/>
    <w:rPr>
      <w:b/>
      <w:bCs/>
    </w:rPr>
  </w:style>
  <w:style w:type="character" w:customStyle="1" w:styleId="Char7">
    <w:name w:val="간격 없음 Char"/>
    <w:aliases w:val="표 글 Char"/>
    <w:link w:val="af0"/>
    <w:uiPriority w:val="1"/>
    <w:rsid w:val="003949E9"/>
  </w:style>
  <w:style w:type="table" w:customStyle="1" w:styleId="KisiTabel1">
    <w:name w:val="Kisi Tabel1"/>
    <w:basedOn w:val="a3"/>
    <w:next w:val="a8"/>
    <w:uiPriority w:val="59"/>
    <w:qFormat/>
    <w:rsid w:val="00A362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
    <w:name w:val="스타일2"/>
    <w:basedOn w:val="a3"/>
    <w:uiPriority w:val="99"/>
    <w:rsid w:val="00583A80"/>
    <w:pPr>
      <w:spacing w:after="0" w:line="240" w:lineRule="auto"/>
      <w:jc w:val="center"/>
    </w:pPr>
    <w:tblPr>
      <w:tblBorders>
        <w:top w:val="single" w:sz="18" w:space="0" w:color="auto"/>
        <w:bottom w:val="single" w:sz="18" w:space="0" w:color="auto"/>
        <w:insideH w:val="single" w:sz="2" w:space="0" w:color="auto"/>
        <w:insideV w:val="single" w:sz="2" w:space="0" w:color="auto"/>
      </w:tblBorders>
    </w:tblPr>
    <w:tcPr>
      <w:shd w:val="clear" w:color="auto" w:fill="auto"/>
      <w:vAlign w:val="center"/>
    </w:tcPr>
    <w:tblStylePr w:type="firstRow">
      <w:rPr>
        <w:b/>
      </w:rPr>
      <w:tblPr/>
      <w:tcPr>
        <w:shd w:val="clear" w:color="auto" w:fill="B8CCE4" w:themeFill="accent1" w:themeFillTint="66"/>
      </w:tcPr>
    </w:tblStylePr>
  </w:style>
  <w:style w:type="table" w:customStyle="1" w:styleId="10">
    <w:name w:val="신한은행1"/>
    <w:basedOn w:val="a3"/>
    <w:next w:val="a8"/>
    <w:qFormat/>
    <w:rsid w:val="00731C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KIS">
    <w:name w:val="4) 표내용 (KIS)"/>
    <w:link w:val="4KISChar"/>
    <w:qFormat/>
    <w:rsid w:val="000706D2"/>
    <w:pPr>
      <w:spacing w:after="0" w:line="260" w:lineRule="exact"/>
      <w:jc w:val="center"/>
    </w:pPr>
    <w:rPr>
      <w:rFonts w:ascii="맑은 고딕" w:eastAsia="맑은 고딕" w:hAnsi="맑은 고딕" w:cstheme="majorBidi"/>
      <w:color w:val="000000"/>
      <w:kern w:val="0"/>
      <w:sz w:val="18"/>
      <w:szCs w:val="18"/>
    </w:rPr>
  </w:style>
  <w:style w:type="character" w:customStyle="1" w:styleId="4KISChar">
    <w:name w:val="4) 표내용 (KIS) Char"/>
    <w:link w:val="4KIS"/>
    <w:rsid w:val="000706D2"/>
    <w:rPr>
      <w:rFonts w:ascii="맑은 고딕" w:eastAsia="맑은 고딕" w:hAnsi="맑은 고딕" w:cstheme="majorBidi"/>
      <w:color w:val="000000"/>
      <w:kern w:val="0"/>
      <w:sz w:val="18"/>
      <w:szCs w:val="18"/>
    </w:rPr>
  </w:style>
  <w:style w:type="character" w:customStyle="1" w:styleId="Charb">
    <w:name w:val="*본문내용 Char"/>
    <w:basedOn w:val="a2"/>
    <w:link w:val="af6"/>
    <w:locked/>
    <w:rsid w:val="000D067B"/>
    <w:rPr>
      <w:spacing w:val="-10"/>
    </w:rPr>
  </w:style>
  <w:style w:type="paragraph" w:customStyle="1" w:styleId="af6">
    <w:name w:val="*본문내용"/>
    <w:basedOn w:val="a0"/>
    <w:link w:val="Charb"/>
    <w:qFormat/>
    <w:rsid w:val="000D067B"/>
    <w:pPr>
      <w:spacing w:after="0" w:line="240" w:lineRule="auto"/>
      <w:ind w:left="800"/>
    </w:pPr>
    <w:rPr>
      <w:spacing w:val="-10"/>
    </w:rPr>
  </w:style>
  <w:style w:type="table" w:customStyle="1" w:styleId="11">
    <w:name w:val="표 눈금 밝게1"/>
    <w:basedOn w:val="a3"/>
    <w:uiPriority w:val="40"/>
    <w:rsid w:val="0030183C"/>
    <w:pPr>
      <w:spacing w:after="0" w:line="240" w:lineRule="auto"/>
      <w:ind w:left="1519" w:hanging="720"/>
      <w:jc w:val="center"/>
    </w:pPr>
    <w:rPr>
      <w:rFonts w:eastAsia="함초롬바탕"/>
      <w:color w:val="000000" w:themeColor="text1"/>
      <w:sz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vAlign w:val="center"/>
    </w:tcPr>
    <w:tblStylePr w:type="firstRow">
      <w:pPr>
        <w:jc w:val="center"/>
      </w:pPr>
      <w:rPr>
        <w:rFonts w:eastAsia="Arial Black"/>
        <w:sz w:val="22"/>
      </w:rPr>
      <w:tblPr/>
      <w:tcPr>
        <w:shd w:val="clear" w:color="auto" w:fill="DDD9C3" w:themeFill="background2" w:themeFillShade="E6"/>
      </w:tcPr>
    </w:tblStylePr>
  </w:style>
  <w:style w:type="paragraph" w:customStyle="1" w:styleId="skstyle2">
    <w:name w:val="skstyle2"/>
    <w:basedOn w:val="a0"/>
    <w:link w:val="skstyle2Char"/>
    <w:qFormat/>
    <w:rsid w:val="00C4084D"/>
    <w:pPr>
      <w:autoSpaceDE/>
      <w:autoSpaceDN/>
      <w:spacing w:after="0" w:line="240" w:lineRule="auto"/>
    </w:pPr>
    <w:rPr>
      <w:rFonts w:ascii="원신한 Light" w:eastAsia="원신한 Light" w:hAnsi="원신한 Light" w:cs="Times New Roman"/>
      <w:b/>
      <w:sz w:val="28"/>
      <w:szCs w:val="28"/>
    </w:rPr>
  </w:style>
  <w:style w:type="character" w:customStyle="1" w:styleId="skstyle2Char">
    <w:name w:val="skstyle2 Char"/>
    <w:link w:val="skstyle2"/>
    <w:rsid w:val="00C4084D"/>
    <w:rPr>
      <w:rFonts w:ascii="원신한 Light" w:eastAsia="원신한 Light" w:hAnsi="원신한 Light" w:cs="Times New Roman"/>
      <w:b/>
      <w:sz w:val="28"/>
      <w:szCs w:val="28"/>
    </w:rPr>
  </w:style>
  <w:style w:type="table" w:customStyle="1" w:styleId="SmartTextTabl1">
    <w:name w:val="Smart Text Tabl1"/>
    <w:basedOn w:val="a3"/>
    <w:next w:val="a8"/>
    <w:uiPriority w:val="59"/>
    <w:qFormat/>
    <w:rsid w:val="00464B4E"/>
    <w:pPr>
      <w:widowControl w:val="0"/>
      <w:wordWrap w:val="0"/>
      <w:spacing w:after="0" w:line="240" w:lineRule="auto"/>
    </w:pPr>
    <w:rPr>
      <w:rFonts w:ascii="Times New Roman" w:eastAsia="바탕체"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
    <w:name w:val="2. 수준"/>
    <w:basedOn w:val="a0"/>
    <w:link w:val="2Char0"/>
    <w:qFormat/>
    <w:rsid w:val="00FA7997"/>
    <w:pPr>
      <w:keepNext/>
      <w:tabs>
        <w:tab w:val="num" w:pos="720"/>
      </w:tabs>
      <w:spacing w:after="0" w:line="240" w:lineRule="auto"/>
      <w:ind w:left="760" w:rightChars="100" w:right="200" w:hanging="360"/>
      <w:outlineLvl w:val="1"/>
    </w:pPr>
    <w:rPr>
      <w:rFonts w:ascii="원신한 Light" w:eastAsia="원신한 Light" w:hAnsi="원신한 Light" w:cs="Times New Roman"/>
      <w:b/>
      <w:color w:val="000000" w:themeColor="text1"/>
      <w:sz w:val="24"/>
    </w:rPr>
  </w:style>
  <w:style w:type="character" w:customStyle="1" w:styleId="2Char0">
    <w:name w:val="2. 수준 Char"/>
    <w:basedOn w:val="a2"/>
    <w:link w:val="21"/>
    <w:rsid w:val="00FA7997"/>
    <w:rPr>
      <w:rFonts w:ascii="원신한 Light" w:eastAsia="원신한 Light" w:hAnsi="원신한 Light" w:cs="Times New Roman"/>
      <w:b/>
      <w:color w:val="000000" w:themeColor="text1"/>
      <w:sz w:val="24"/>
    </w:rPr>
  </w:style>
  <w:style w:type="paragraph" w:customStyle="1" w:styleId="IIII">
    <w:name w:val="제목 IIII"/>
    <w:basedOn w:val="30"/>
    <w:link w:val="IIIIChar"/>
    <w:qFormat/>
    <w:rsid w:val="00FA7997"/>
    <w:pPr>
      <w:widowControl/>
      <w:wordWrap/>
      <w:autoSpaceDE/>
      <w:autoSpaceDN/>
      <w:spacing w:after="0" w:line="240" w:lineRule="auto"/>
      <w:ind w:leftChars="0" w:left="0" w:rightChars="100" w:right="100" w:firstLineChars="0" w:firstLine="0"/>
      <w:jc w:val="left"/>
    </w:pPr>
    <w:rPr>
      <w:rFonts w:ascii="원신한 Light" w:eastAsia="원신한 Light" w:hAnsi="원신한 Light" w:cs="Times New Roman"/>
      <w:b/>
      <w:sz w:val="22"/>
      <w:szCs w:val="20"/>
    </w:rPr>
  </w:style>
  <w:style w:type="character" w:customStyle="1" w:styleId="IIIIChar">
    <w:name w:val="제목 IIII Char"/>
    <w:basedOn w:val="a2"/>
    <w:link w:val="IIII"/>
    <w:rsid w:val="00FA7997"/>
    <w:rPr>
      <w:rFonts w:ascii="원신한 Light" w:eastAsia="원신한 Light" w:hAnsi="원신한 Light" w:cs="Times New Roman"/>
      <w:b/>
      <w:sz w:val="22"/>
      <w:szCs w:val="20"/>
    </w:rPr>
  </w:style>
  <w:style w:type="character" w:customStyle="1" w:styleId="3Char">
    <w:name w:val="제목 3 Char"/>
    <w:aliases w:val="세제목 Char,1. 제목 3 Char,標題 3 字元 Char,(1.1) Char,h3 Char,Level 1 - 1 Char"/>
    <w:basedOn w:val="a2"/>
    <w:link w:val="30"/>
    <w:rsid w:val="00FA7997"/>
    <w:rPr>
      <w:rFonts w:asciiTheme="majorHAnsi" w:eastAsiaTheme="majorEastAsia" w:hAnsiTheme="majorHAnsi" w:cstheme="majorBidi"/>
    </w:rPr>
  </w:style>
  <w:style w:type="character" w:customStyle="1" w:styleId="Char5">
    <w:name w:val="표준 들여쓰기 Char"/>
    <w:link w:val="a1"/>
    <w:rsid w:val="00070EED"/>
    <w:rPr>
      <w:rFonts w:ascii="바탕체" w:eastAsia="바탕체" w:hAnsi="Times New Roman" w:cs="Times New Roman"/>
      <w:kern w:val="0"/>
      <w:szCs w:val="20"/>
    </w:rPr>
  </w:style>
  <w:style w:type="character" w:customStyle="1" w:styleId="4Char">
    <w:name w:val="제목 4 Char"/>
    <w:aliases w:val="Level 2 - a Char1"/>
    <w:basedOn w:val="a2"/>
    <w:link w:val="40"/>
    <w:rsid w:val="00DA2417"/>
    <w:rPr>
      <w:rFonts w:ascii="돋움체" w:eastAsia="돋움체" w:hAnsi="Times New Roman" w:cs="Times New Roman"/>
      <w:b/>
      <w:kern w:val="0"/>
      <w:sz w:val="28"/>
      <w:szCs w:val="20"/>
    </w:rPr>
  </w:style>
  <w:style w:type="character" w:customStyle="1" w:styleId="5Char">
    <w:name w:val="제목 5 Char"/>
    <w:basedOn w:val="a2"/>
    <w:link w:val="5"/>
    <w:rsid w:val="00DA2417"/>
    <w:rPr>
      <w:rFonts w:ascii="돋움체" w:hAnsi="Arial" w:cs="Times New Roman"/>
      <w:b/>
      <w:kern w:val="0"/>
      <w:sz w:val="24"/>
      <w:szCs w:val="20"/>
    </w:rPr>
  </w:style>
  <w:style w:type="character" w:customStyle="1" w:styleId="6Char">
    <w:name w:val="제목 6 Char"/>
    <w:basedOn w:val="a2"/>
    <w:link w:val="6"/>
    <w:rsid w:val="00DA2417"/>
    <w:rPr>
      <w:rFonts w:ascii="바탕체" w:eastAsia="바탕체" w:hAnsi="Times New Roman" w:cs="Times New Roman"/>
      <w:b/>
      <w:kern w:val="0"/>
      <w:szCs w:val="20"/>
    </w:rPr>
  </w:style>
  <w:style w:type="character" w:customStyle="1" w:styleId="7Char">
    <w:name w:val="제목 7 Char"/>
    <w:aliases w:val="주석 Char1"/>
    <w:basedOn w:val="a2"/>
    <w:link w:val="7"/>
    <w:rsid w:val="00DA2417"/>
    <w:rPr>
      <w:rFonts w:ascii="바탕체" w:eastAsia="바탕체" w:hAnsi="Times New Roman" w:cs="Times New Roman"/>
      <w:kern w:val="0"/>
      <w:szCs w:val="20"/>
    </w:rPr>
  </w:style>
  <w:style w:type="character" w:customStyle="1" w:styleId="8Char">
    <w:name w:val="제목 8 Char"/>
    <w:aliases w:val="AppendixSubHead Char"/>
    <w:basedOn w:val="a2"/>
    <w:link w:val="8"/>
    <w:uiPriority w:val="34"/>
    <w:rsid w:val="00DA2417"/>
    <w:rPr>
      <w:rFonts w:ascii="바탕체" w:eastAsia="바탕체" w:hAnsi="Times New Roman" w:cs="Times New Roman"/>
      <w:kern w:val="0"/>
      <w:szCs w:val="20"/>
    </w:rPr>
  </w:style>
  <w:style w:type="character" w:customStyle="1" w:styleId="9Char">
    <w:name w:val="제목 9 Char"/>
    <w:basedOn w:val="a2"/>
    <w:link w:val="9"/>
    <w:rsid w:val="00DA2417"/>
    <w:rPr>
      <w:rFonts w:ascii="바탕체" w:eastAsia="바탕체" w:hAnsi="Times New Roman" w:cs="Times New Roman"/>
      <w:kern w:val="0"/>
      <w:szCs w:val="20"/>
    </w:rPr>
  </w:style>
  <w:style w:type="character" w:styleId="af7">
    <w:name w:val="page number"/>
    <w:basedOn w:val="a2"/>
    <w:rsid w:val="00DA2417"/>
  </w:style>
  <w:style w:type="paragraph" w:styleId="HTML">
    <w:name w:val="HTML Preformatted"/>
    <w:basedOn w:val="a0"/>
    <w:link w:val="HTMLChar"/>
    <w:rsid w:val="00DA24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돋움" w:eastAsia="돋움" w:hAnsi="돋움" w:cs="돋움"/>
      <w:kern w:val="0"/>
      <w:szCs w:val="20"/>
    </w:rPr>
  </w:style>
  <w:style w:type="character" w:customStyle="1" w:styleId="HTMLChar">
    <w:name w:val="미리 서식이 지정된 HTML Char"/>
    <w:basedOn w:val="a2"/>
    <w:link w:val="HTML"/>
    <w:rsid w:val="00DA2417"/>
    <w:rPr>
      <w:rFonts w:ascii="돋움" w:eastAsia="돋움" w:hAnsi="돋움" w:cs="돋움"/>
      <w:kern w:val="0"/>
      <w:szCs w:val="20"/>
    </w:rPr>
  </w:style>
  <w:style w:type="paragraph" w:customStyle="1" w:styleId="section-3">
    <w:name w:val="section-3"/>
    <w:basedOn w:val="a0"/>
    <w:uiPriority w:val="34"/>
    <w:qFormat/>
    <w:rsid w:val="00DA2417"/>
    <w:pPr>
      <w:widowControl/>
      <w:wordWrap/>
      <w:autoSpaceDE/>
      <w:autoSpaceDN/>
      <w:spacing w:before="100" w:beforeAutospacing="1" w:after="100" w:afterAutospacing="1" w:line="360" w:lineRule="atLeast"/>
      <w:jc w:val="left"/>
    </w:pPr>
    <w:rPr>
      <w:rFonts w:ascii="돋움" w:eastAsia="돋움" w:hAnsi="돋움" w:cs="Arial Unicode MS" w:hint="eastAsia"/>
      <w:color w:val="0000FF"/>
      <w:kern w:val="0"/>
      <w:sz w:val="28"/>
      <w:szCs w:val="28"/>
    </w:rPr>
  </w:style>
  <w:style w:type="character" w:styleId="af8">
    <w:name w:val="FollowedHyperlink"/>
    <w:basedOn w:val="a2"/>
    <w:uiPriority w:val="99"/>
    <w:rsid w:val="00DA2417"/>
    <w:rPr>
      <w:color w:val="800080"/>
      <w:u w:val="single"/>
    </w:rPr>
  </w:style>
  <w:style w:type="paragraph" w:customStyle="1" w:styleId="xl52">
    <w:name w:val="xl52"/>
    <w:basedOn w:val="a0"/>
    <w:uiPriority w:val="34"/>
    <w:qFormat/>
    <w:rsid w:val="00DA2417"/>
    <w:pPr>
      <w:widowControl/>
      <w:pBdr>
        <w:left w:val="single" w:sz="4" w:space="0" w:color="auto"/>
        <w:bottom w:val="double" w:sz="6" w:space="0" w:color="auto"/>
        <w:right w:val="single" w:sz="4" w:space="0" w:color="auto"/>
      </w:pBdr>
      <w:wordWrap/>
      <w:autoSpaceDE/>
      <w:autoSpaceDN/>
      <w:spacing w:before="100" w:beforeAutospacing="1" w:after="100" w:afterAutospacing="1" w:line="240" w:lineRule="auto"/>
      <w:jc w:val="center"/>
      <w:textAlignment w:val="center"/>
    </w:pPr>
    <w:rPr>
      <w:rFonts w:ascii="굴림체" w:eastAsia="굴림체" w:hAnsi="굴림체" w:cs="Arial Unicode MS" w:hint="eastAsia"/>
      <w:kern w:val="0"/>
      <w:szCs w:val="20"/>
    </w:rPr>
  </w:style>
  <w:style w:type="paragraph" w:customStyle="1" w:styleId="xl63">
    <w:name w:val="xl63"/>
    <w:basedOn w:val="a0"/>
    <w:uiPriority w:val="34"/>
    <w:qFormat/>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left"/>
      <w:textAlignment w:val="center"/>
    </w:pPr>
    <w:rPr>
      <w:rFonts w:ascii="돋움" w:eastAsia="돋움" w:hAnsi="돋움" w:cs="Times New Roman" w:hint="eastAsia"/>
      <w:kern w:val="0"/>
      <w:szCs w:val="20"/>
    </w:rPr>
  </w:style>
  <w:style w:type="paragraph" w:styleId="af9">
    <w:name w:val="footnote text"/>
    <w:basedOn w:val="a0"/>
    <w:link w:val="Charc"/>
    <w:rsid w:val="00DA2417"/>
    <w:pPr>
      <w:snapToGrid w:val="0"/>
      <w:spacing w:after="0" w:line="240" w:lineRule="auto"/>
      <w:jc w:val="left"/>
    </w:pPr>
    <w:rPr>
      <w:rFonts w:ascii="바탕" w:eastAsia="바탕" w:hAnsi="Times New Roman" w:cs="Times New Roman"/>
      <w:szCs w:val="24"/>
    </w:rPr>
  </w:style>
  <w:style w:type="character" w:customStyle="1" w:styleId="Charc">
    <w:name w:val="각주 텍스트 Char"/>
    <w:basedOn w:val="a2"/>
    <w:link w:val="af9"/>
    <w:rsid w:val="00DA2417"/>
    <w:rPr>
      <w:rFonts w:ascii="바탕" w:eastAsia="바탕" w:hAnsi="Times New Roman" w:cs="Times New Roman"/>
      <w:szCs w:val="24"/>
    </w:rPr>
  </w:style>
  <w:style w:type="character" w:styleId="afa">
    <w:name w:val="footnote reference"/>
    <w:basedOn w:val="a2"/>
    <w:uiPriority w:val="99"/>
    <w:rsid w:val="00DA2417"/>
    <w:rPr>
      <w:vertAlign w:val="superscript"/>
    </w:rPr>
  </w:style>
  <w:style w:type="paragraph" w:customStyle="1" w:styleId="afb">
    <w:name w:val="틀문단"/>
    <w:uiPriority w:val="34"/>
    <w:qFormat/>
    <w:rsid w:val="00DA2417"/>
    <w:pPr>
      <w:widowControl w:val="0"/>
      <w:autoSpaceDE w:val="0"/>
      <w:autoSpaceDN w:val="0"/>
      <w:adjustRightInd w:val="0"/>
      <w:spacing w:after="0" w:line="300" w:lineRule="atLeast"/>
      <w:jc w:val="left"/>
    </w:pPr>
    <w:rPr>
      <w:rFonts w:ascii="바탕체" w:eastAsia="바탕체" w:hAnsi="Times New Roman" w:cs="Times New Roman"/>
      <w:kern w:val="0"/>
      <w:sz w:val="24"/>
      <w:szCs w:val="24"/>
      <w:lang w:eastAsia="zh-CN"/>
    </w:rPr>
  </w:style>
  <w:style w:type="character" w:customStyle="1" w:styleId="or-nu01">
    <w:name w:val="or-nu01"/>
    <w:basedOn w:val="a2"/>
    <w:rsid w:val="00DA2417"/>
  </w:style>
  <w:style w:type="table" w:styleId="31">
    <w:name w:val="Table Columns 3"/>
    <w:basedOn w:val="a3"/>
    <w:rsid w:val="00DA2417"/>
    <w:pPr>
      <w:widowControl w:val="0"/>
      <w:wordWrap w:val="0"/>
      <w:spacing w:after="0" w:line="240" w:lineRule="auto"/>
    </w:pPr>
    <w:rPr>
      <w:rFonts w:ascii="Times New Roman" w:eastAsia="바탕체" w:hAnsi="Times New Roman" w:cs="Times New Roman"/>
      <w:b/>
      <w:bCs/>
      <w:kern w:val="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2">
    <w:name w:val="Table Columns 4"/>
    <w:basedOn w:val="a3"/>
    <w:rsid w:val="00DA2417"/>
    <w:pPr>
      <w:widowControl w:val="0"/>
      <w:wordWrap w:val="0"/>
      <w:spacing w:after="0" w:line="240" w:lineRule="auto"/>
    </w:pPr>
    <w:rPr>
      <w:rFonts w:ascii="Times New Roman" w:eastAsia="바탕체" w:hAnsi="Times New Roman" w:cs="Times New Roman"/>
      <w:kern w:val="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0">
    <w:name w:val="Table Columns 5"/>
    <w:basedOn w:val="a3"/>
    <w:rsid w:val="00DA2417"/>
    <w:pPr>
      <w:widowControl w:val="0"/>
      <w:wordWrap w:val="0"/>
      <w:spacing w:after="0" w:line="240" w:lineRule="auto"/>
    </w:pPr>
    <w:rPr>
      <w:rFonts w:ascii="Times New Roman" w:eastAsia="바탕체" w:hAnsi="Times New Roman" w:cs="Times New Roman"/>
      <w:kern w:val="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12">
    <w:name w:val="옅은 음영1"/>
    <w:basedOn w:val="a3"/>
    <w:uiPriority w:val="60"/>
    <w:rsid w:val="00DA2417"/>
    <w:pPr>
      <w:spacing w:after="0" w:line="240" w:lineRule="auto"/>
      <w:jc w:val="left"/>
    </w:pPr>
    <w:rPr>
      <w:rFonts w:ascii="Times New Roman" w:eastAsia="바탕체" w:hAnsi="Times New Roman" w:cs="Times New Roman"/>
      <w:color w:val="000000"/>
      <w:kern w:val="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
    <w:name w:val="옅은 음영 - 강조색 11"/>
    <w:basedOn w:val="a3"/>
    <w:uiPriority w:val="60"/>
    <w:rsid w:val="00DA2417"/>
    <w:pPr>
      <w:spacing w:after="0" w:line="240" w:lineRule="auto"/>
      <w:jc w:val="left"/>
    </w:pPr>
    <w:rPr>
      <w:rFonts w:ascii="Times New Roman" w:eastAsia="바탕체" w:hAnsi="Times New Roman" w:cs="Times New Roman"/>
      <w:color w:val="365F91"/>
      <w:kern w:val="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
    <w:name w:val="Light Shading Accent 3"/>
    <w:basedOn w:val="a3"/>
    <w:uiPriority w:val="60"/>
    <w:rsid w:val="00DA2417"/>
    <w:pPr>
      <w:spacing w:after="0" w:line="240" w:lineRule="auto"/>
      <w:jc w:val="left"/>
    </w:pPr>
    <w:rPr>
      <w:rFonts w:ascii="Times New Roman" w:eastAsia="바탕체" w:hAnsi="Times New Roman" w:cs="Times New Roman"/>
      <w:color w:val="76923C"/>
      <w:kern w:val="0"/>
      <w:szCs w:val="2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13">
    <w:name w:val="Table Subtle 1"/>
    <w:basedOn w:val="a3"/>
    <w:rsid w:val="00DA2417"/>
    <w:pPr>
      <w:widowControl w:val="0"/>
      <w:wordWrap w:val="0"/>
      <w:spacing w:after="0" w:line="240" w:lineRule="auto"/>
    </w:pPr>
    <w:rPr>
      <w:rFonts w:ascii="Times New Roman" w:eastAsia="바탕체" w:hAnsi="Times New Roman" w:cs="Times New Roman"/>
      <w:kern w:val="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4">
    <w:name w:val="Table Grid 1"/>
    <w:basedOn w:val="a3"/>
    <w:rsid w:val="00DA2417"/>
    <w:pPr>
      <w:widowControl w:val="0"/>
      <w:wordWrap w:val="0"/>
      <w:spacing w:after="0" w:line="240" w:lineRule="auto"/>
    </w:pPr>
    <w:rPr>
      <w:rFonts w:ascii="Times New Roman" w:eastAsia="바탕체" w:hAnsi="Times New Roman" w:cs="Times New Roman"/>
      <w:kern w:val="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afc">
    <w:name w:val="Document Map"/>
    <w:basedOn w:val="a0"/>
    <w:link w:val="Chard"/>
    <w:rsid w:val="00DA2417"/>
    <w:pPr>
      <w:autoSpaceDE/>
      <w:autoSpaceDN/>
      <w:spacing w:after="0" w:line="240" w:lineRule="auto"/>
    </w:pPr>
    <w:rPr>
      <w:rFonts w:ascii="굴림" w:eastAsia="굴림" w:hAnsi="Times New Roman" w:cs="Times New Roman"/>
      <w:sz w:val="18"/>
      <w:szCs w:val="18"/>
    </w:rPr>
  </w:style>
  <w:style w:type="character" w:customStyle="1" w:styleId="Chard">
    <w:name w:val="문서 구조 Char"/>
    <w:basedOn w:val="a2"/>
    <w:link w:val="afc"/>
    <w:rsid w:val="00DA2417"/>
    <w:rPr>
      <w:rFonts w:ascii="굴림" w:eastAsia="굴림" w:hAnsi="Times New Roman" w:cs="Times New Roman"/>
      <w:sz w:val="18"/>
      <w:szCs w:val="18"/>
    </w:rPr>
  </w:style>
  <w:style w:type="table" w:styleId="32">
    <w:name w:val="Table List 3"/>
    <w:basedOn w:val="a3"/>
    <w:rsid w:val="00DA2417"/>
    <w:pPr>
      <w:widowControl w:val="0"/>
      <w:wordWrap w:val="0"/>
      <w:spacing w:after="0" w:line="240" w:lineRule="auto"/>
    </w:pPr>
    <w:rPr>
      <w:rFonts w:ascii="Times New Roman" w:eastAsia="바탕체" w:hAnsi="Times New Roman" w:cs="Times New Roman"/>
      <w:kern w:val="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15">
    <w:name w:val="Table Classic 1"/>
    <w:basedOn w:val="a3"/>
    <w:rsid w:val="00DA2417"/>
    <w:pPr>
      <w:widowControl w:val="0"/>
      <w:wordWrap w:val="0"/>
      <w:spacing w:after="0" w:line="240" w:lineRule="auto"/>
    </w:pPr>
    <w:rPr>
      <w:rFonts w:ascii="Times New Roman" w:eastAsia="바탕체" w:hAnsi="Times New Roman" w:cs="Times New Roman"/>
      <w:kern w:val="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43">
    <w:name w:val="Table Classic 4"/>
    <w:basedOn w:val="a3"/>
    <w:rsid w:val="00DA2417"/>
    <w:pPr>
      <w:widowControl w:val="0"/>
      <w:wordWrap w:val="0"/>
      <w:spacing w:after="0" w:line="240" w:lineRule="auto"/>
    </w:pPr>
    <w:rPr>
      <w:rFonts w:ascii="Times New Roman" w:eastAsia="바탕체" w:hAnsi="Times New Roman" w:cs="Times New Roman"/>
      <w:kern w:val="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customStyle="1" w:styleId="CharCharCharCharCharChar1CharCharCharCharCharCharCharCharCharCharChar">
    <w:name w:val="Char Char Char Char Char Char1 Char Char Char Char Char Char Char Char Char Char Char"/>
    <w:basedOn w:val="a0"/>
    <w:uiPriority w:val="34"/>
    <w:qFormat/>
    <w:rsid w:val="00DA2417"/>
    <w:pPr>
      <w:widowControl/>
      <w:wordWrap/>
      <w:autoSpaceDE/>
      <w:autoSpaceDN/>
      <w:spacing w:before="240" w:after="240" w:line="240" w:lineRule="exact"/>
      <w:jc w:val="left"/>
    </w:pPr>
    <w:rPr>
      <w:rFonts w:ascii="Arial" w:eastAsia="바탕" w:hAnsi="Arial" w:cs="Times New Roman"/>
      <w:kern w:val="0"/>
      <w:szCs w:val="20"/>
      <w:lang w:eastAsia="en-US"/>
    </w:rPr>
  </w:style>
  <w:style w:type="paragraph" w:styleId="afd">
    <w:name w:val="caption"/>
    <w:basedOn w:val="a0"/>
    <w:next w:val="a0"/>
    <w:link w:val="Chare"/>
    <w:unhideWhenUsed/>
    <w:qFormat/>
    <w:rsid w:val="00DA2417"/>
    <w:pPr>
      <w:autoSpaceDE/>
      <w:autoSpaceDN/>
      <w:spacing w:after="0" w:line="240" w:lineRule="auto"/>
    </w:pPr>
    <w:rPr>
      <w:rFonts w:ascii="Times New Roman" w:eastAsia="바탕체" w:hAnsi="Times New Roman" w:cs="Times New Roman"/>
      <w:b/>
      <w:bCs/>
      <w:szCs w:val="20"/>
    </w:rPr>
  </w:style>
  <w:style w:type="paragraph" w:customStyle="1" w:styleId="afe">
    <w:name w:val="단위입력"/>
    <w:basedOn w:val="a0"/>
    <w:next w:val="a0"/>
    <w:qFormat/>
    <w:rsid w:val="00DA2417"/>
    <w:pPr>
      <w:widowControl/>
      <w:autoSpaceDE/>
      <w:autoSpaceDN/>
      <w:spacing w:after="0" w:line="240" w:lineRule="auto"/>
      <w:jc w:val="right"/>
    </w:pPr>
    <w:rPr>
      <w:rFonts w:ascii="맑은 고딕" w:eastAsia="맑은 고딕" w:hAnsi="맑은 고딕" w:cs="Times New Roman"/>
      <w:sz w:val="18"/>
      <w:szCs w:val="20"/>
    </w:rPr>
  </w:style>
  <w:style w:type="paragraph" w:customStyle="1" w:styleId="alt8">
    <w:name w:val="주석입력 alt+8"/>
    <w:basedOn w:val="a0"/>
    <w:next w:val="a0"/>
    <w:link w:val="alt8Char"/>
    <w:qFormat/>
    <w:rsid w:val="00DA2417"/>
    <w:pPr>
      <w:widowControl/>
      <w:autoSpaceDE/>
      <w:autoSpaceDN/>
      <w:spacing w:after="0" w:line="240" w:lineRule="auto"/>
    </w:pPr>
    <w:rPr>
      <w:rFonts w:ascii="맑은 고딕" w:eastAsia="맑은 고딕" w:hAnsi="맑은 고딕" w:cs="Times New Roman"/>
      <w:sz w:val="16"/>
      <w:szCs w:val="18"/>
    </w:rPr>
  </w:style>
  <w:style w:type="paragraph" w:customStyle="1" w:styleId="aff">
    <w:name w:val="표제목"/>
    <w:basedOn w:val="a0"/>
    <w:link w:val="Char10"/>
    <w:qFormat/>
    <w:rsid w:val="00DA2417"/>
    <w:pPr>
      <w:widowControl/>
      <w:autoSpaceDE/>
      <w:autoSpaceDN/>
      <w:spacing w:after="0" w:line="240" w:lineRule="auto"/>
      <w:ind w:left="-403"/>
      <w:jc w:val="center"/>
    </w:pPr>
    <w:rPr>
      <w:rFonts w:ascii="맑은 고딕" w:eastAsia="맑은 고딕" w:hAnsi="맑은 고딕" w:cs="Times New Roman"/>
      <w:b/>
      <w:kern w:val="0"/>
      <w:szCs w:val="20"/>
    </w:rPr>
  </w:style>
  <w:style w:type="character" w:customStyle="1" w:styleId="Char10">
    <w:name w:val="표제목 Char1"/>
    <w:link w:val="aff"/>
    <w:rsid w:val="00DA2417"/>
    <w:rPr>
      <w:rFonts w:ascii="맑은 고딕" w:eastAsia="맑은 고딕" w:hAnsi="맑은 고딕" w:cs="Times New Roman"/>
      <w:b/>
      <w:kern w:val="0"/>
      <w:szCs w:val="20"/>
    </w:rPr>
  </w:style>
  <w:style w:type="paragraph" w:customStyle="1" w:styleId="0tableheadingcenter">
    <w:name w:val="0_table heading_center"/>
    <w:basedOn w:val="a0"/>
    <w:qFormat/>
    <w:rsid w:val="00DA2417"/>
    <w:pPr>
      <w:widowControl/>
      <w:kinsoku w:val="0"/>
      <w:overflowPunct w:val="0"/>
      <w:autoSpaceDE/>
      <w:spacing w:before="20" w:after="20" w:line="240" w:lineRule="exact"/>
      <w:jc w:val="center"/>
    </w:pPr>
    <w:rPr>
      <w:rFonts w:ascii="Arial" w:eastAsia="돋움" w:hAnsi="Arial" w:cs="Arial"/>
      <w:kern w:val="0"/>
      <w:sz w:val="18"/>
      <w:szCs w:val="20"/>
    </w:rPr>
  </w:style>
  <w:style w:type="paragraph" w:customStyle="1" w:styleId="aff0">
    <w:name w:val="대마왕"/>
    <w:basedOn w:val="a5"/>
    <w:link w:val="Charf"/>
    <w:qFormat/>
    <w:rsid w:val="00DA2417"/>
    <w:pPr>
      <w:tabs>
        <w:tab w:val="num" w:pos="720"/>
      </w:tabs>
      <w:wordWrap/>
      <w:spacing w:after="0" w:line="240" w:lineRule="auto"/>
      <w:ind w:leftChars="0" w:left="426" w:hanging="426"/>
    </w:pPr>
    <w:rPr>
      <w:rFonts w:ascii="Times New Roman" w:eastAsia="바탕" w:hAnsi="Times New Roman" w:cs="Times New Roman"/>
      <w:b/>
      <w:sz w:val="32"/>
      <w:szCs w:val="32"/>
    </w:rPr>
  </w:style>
  <w:style w:type="paragraph" w:customStyle="1" w:styleId="aff1">
    <w:name w:val="소마왕"/>
    <w:basedOn w:val="a5"/>
    <w:link w:val="Charf0"/>
    <w:qFormat/>
    <w:rsid w:val="00DA2417"/>
    <w:pPr>
      <w:tabs>
        <w:tab w:val="num" w:pos="720"/>
      </w:tabs>
      <w:wordWrap/>
      <w:spacing w:afterLines="80" w:after="0" w:line="240" w:lineRule="auto"/>
      <w:ind w:leftChars="0" w:left="0" w:hanging="360"/>
    </w:pPr>
    <w:rPr>
      <w:rFonts w:ascii="Times New Roman" w:eastAsia="바탕" w:hAnsi="Times New Roman" w:cs="Times New Roman"/>
      <w:b/>
      <w:color w:val="0000FF"/>
      <w:sz w:val="22"/>
    </w:rPr>
  </w:style>
  <w:style w:type="character" w:customStyle="1" w:styleId="Charf">
    <w:name w:val="대마왕 Char"/>
    <w:basedOn w:val="Char"/>
    <w:link w:val="aff0"/>
    <w:rsid w:val="00DA2417"/>
    <w:rPr>
      <w:rFonts w:ascii="Times New Roman" w:eastAsia="바탕" w:hAnsi="Times New Roman" w:cs="Times New Roman"/>
      <w:b/>
      <w:sz w:val="32"/>
      <w:szCs w:val="32"/>
    </w:rPr>
  </w:style>
  <w:style w:type="character" w:customStyle="1" w:styleId="Charf0">
    <w:name w:val="소마왕 Char"/>
    <w:basedOn w:val="Char"/>
    <w:link w:val="aff1"/>
    <w:rsid w:val="00DA2417"/>
    <w:rPr>
      <w:rFonts w:ascii="Times New Roman" w:eastAsia="바탕" w:hAnsi="Times New Roman" w:cs="Times New Roman"/>
      <w:b/>
      <w:color w:val="0000FF"/>
      <w:sz w:val="22"/>
    </w:rPr>
  </w:style>
  <w:style w:type="paragraph" w:styleId="16">
    <w:name w:val="toc 1"/>
    <w:basedOn w:val="a0"/>
    <w:next w:val="a0"/>
    <w:autoRedefine/>
    <w:uiPriority w:val="39"/>
    <w:unhideWhenUsed/>
    <w:rsid w:val="00DA2417"/>
    <w:pPr>
      <w:tabs>
        <w:tab w:val="left" w:pos="425"/>
        <w:tab w:val="right" w:leader="dot" w:pos="9639"/>
      </w:tabs>
      <w:wordWrap/>
      <w:adjustRightInd w:val="0"/>
      <w:snapToGrid w:val="0"/>
      <w:spacing w:afterLines="30" w:after="0" w:line="240" w:lineRule="auto"/>
    </w:pPr>
    <w:rPr>
      <w:rFonts w:ascii="Times New Roman" w:eastAsia="바탕" w:hAnsi="Times New Roman" w:cs="Times New Roman"/>
      <w:b/>
      <w:noProof/>
      <w:sz w:val="22"/>
    </w:rPr>
  </w:style>
  <w:style w:type="paragraph" w:styleId="22">
    <w:name w:val="toc 2"/>
    <w:basedOn w:val="a0"/>
    <w:next w:val="a0"/>
    <w:autoRedefine/>
    <w:uiPriority w:val="39"/>
    <w:unhideWhenUsed/>
    <w:rsid w:val="00DA2417"/>
    <w:pPr>
      <w:tabs>
        <w:tab w:val="left" w:pos="800"/>
        <w:tab w:val="right" w:leader="dot" w:pos="9639"/>
      </w:tabs>
      <w:wordWrap/>
      <w:spacing w:afterLines="20" w:after="0" w:line="240" w:lineRule="auto"/>
      <w:ind w:leftChars="200" w:left="400"/>
    </w:pPr>
    <w:rPr>
      <w:rFonts w:ascii="맑은 고딕" w:eastAsia="맑은 고딕" w:hAnsi="맑은 고딕" w:cs="Times New Roman"/>
    </w:rPr>
  </w:style>
  <w:style w:type="character" w:customStyle="1" w:styleId="text131">
    <w:name w:val="text131"/>
    <w:basedOn w:val="a2"/>
    <w:rsid w:val="00DA2417"/>
    <w:rPr>
      <w:sz w:val="20"/>
      <w:szCs w:val="20"/>
    </w:rPr>
  </w:style>
  <w:style w:type="paragraph" w:customStyle="1" w:styleId="aff2">
    <w:name w:val="소마왕부인"/>
    <w:basedOn w:val="aff1"/>
    <w:link w:val="Charf1"/>
    <w:qFormat/>
    <w:rsid w:val="00DA2417"/>
    <w:pPr>
      <w:tabs>
        <w:tab w:val="clear" w:pos="720"/>
        <w:tab w:val="left" w:pos="0"/>
      </w:tabs>
      <w:spacing w:afterLines="100"/>
      <w:ind w:firstLine="0"/>
    </w:pPr>
    <w:rPr>
      <w:b w:val="0"/>
    </w:rPr>
  </w:style>
  <w:style w:type="paragraph" w:customStyle="1" w:styleId="MACTableText">
    <w:name w:val="MAC Table Text"/>
    <w:basedOn w:val="a0"/>
    <w:link w:val="MACTableTextChar"/>
    <w:qFormat/>
    <w:rsid w:val="00DA2417"/>
    <w:pPr>
      <w:widowControl/>
      <w:wordWrap/>
      <w:autoSpaceDE/>
      <w:autoSpaceDN/>
      <w:spacing w:before="50" w:after="50" w:line="250" w:lineRule="atLeast"/>
      <w:jc w:val="left"/>
    </w:pPr>
    <w:rPr>
      <w:rFonts w:ascii="HelveticaNeue LT 45 Lt" w:eastAsia="바탕" w:hAnsi="HelveticaNeue LT 45 Lt" w:cs="Times New Roman"/>
      <w:kern w:val="0"/>
      <w:szCs w:val="24"/>
      <w:lang w:val="en-AU"/>
    </w:rPr>
  </w:style>
  <w:style w:type="character" w:customStyle="1" w:styleId="Charf1">
    <w:name w:val="소마왕부인 Char"/>
    <w:basedOn w:val="Charf0"/>
    <w:link w:val="aff2"/>
    <w:rsid w:val="00DA2417"/>
    <w:rPr>
      <w:rFonts w:ascii="Times New Roman" w:eastAsia="바탕" w:hAnsi="Times New Roman" w:cs="Times New Roman"/>
      <w:b w:val="0"/>
      <w:color w:val="0000FF"/>
      <w:sz w:val="22"/>
    </w:rPr>
  </w:style>
  <w:style w:type="character" w:customStyle="1" w:styleId="MACTableTextChar">
    <w:name w:val="MAC Table Text Char"/>
    <w:basedOn w:val="a2"/>
    <w:link w:val="MACTableText"/>
    <w:rsid w:val="00DA2417"/>
    <w:rPr>
      <w:rFonts w:ascii="HelveticaNeue LT 45 Lt" w:eastAsia="바탕" w:hAnsi="HelveticaNeue LT 45 Lt" w:cs="Times New Roman"/>
      <w:kern w:val="0"/>
      <w:szCs w:val="24"/>
      <w:lang w:val="en-AU"/>
    </w:rPr>
  </w:style>
  <w:style w:type="paragraph" w:customStyle="1" w:styleId="body">
    <w:name w:val="body"/>
    <w:basedOn w:val="a0"/>
    <w:link w:val="bodyChar"/>
    <w:uiPriority w:val="39"/>
    <w:qFormat/>
    <w:rsid w:val="00DA2417"/>
    <w:pPr>
      <w:spacing w:after="180" w:line="290" w:lineRule="exact"/>
    </w:pPr>
    <w:rPr>
      <w:rFonts w:ascii="HY신명조" w:eastAsia="HY신명조" w:hAnsi="Arial" w:cs="Times New Roman"/>
      <w:noProof/>
      <w:spacing w:val="-8"/>
      <w:w w:val="92"/>
      <w:sz w:val="21"/>
      <w:szCs w:val="24"/>
    </w:rPr>
  </w:style>
  <w:style w:type="character" w:customStyle="1" w:styleId="bodyChar">
    <w:name w:val="body Char"/>
    <w:basedOn w:val="a2"/>
    <w:link w:val="body"/>
    <w:uiPriority w:val="39"/>
    <w:rsid w:val="00DA2417"/>
    <w:rPr>
      <w:rFonts w:ascii="HY신명조" w:eastAsia="HY신명조" w:hAnsi="Arial" w:cs="Times New Roman"/>
      <w:noProof/>
      <w:spacing w:val="-8"/>
      <w:w w:val="92"/>
      <w:sz w:val="21"/>
      <w:szCs w:val="24"/>
    </w:rPr>
  </w:style>
  <w:style w:type="paragraph" w:customStyle="1" w:styleId="KIS1">
    <w:name w:val="KIS 본문1"/>
    <w:basedOn w:val="a0"/>
    <w:link w:val="KIS1Char"/>
    <w:qFormat/>
    <w:rsid w:val="00DA2417"/>
    <w:pPr>
      <w:spacing w:after="0" w:line="360" w:lineRule="exact"/>
      <w:ind w:leftChars="100" w:left="100"/>
    </w:pPr>
    <w:rPr>
      <w:rFonts w:asciiTheme="majorBidi" w:eastAsiaTheme="minorHAnsi" w:hAnsiTheme="majorBidi" w:cstheme="majorBidi"/>
      <w:szCs w:val="32"/>
    </w:rPr>
  </w:style>
  <w:style w:type="character" w:customStyle="1" w:styleId="KIS1Char">
    <w:name w:val="KIS 본문1 Char"/>
    <w:basedOn w:val="a2"/>
    <w:link w:val="KIS1"/>
    <w:rsid w:val="00DA2417"/>
    <w:rPr>
      <w:rFonts w:asciiTheme="majorBidi" w:eastAsiaTheme="minorHAnsi" w:hAnsiTheme="majorBidi" w:cstheme="majorBidi"/>
      <w:szCs w:val="32"/>
    </w:rPr>
  </w:style>
  <w:style w:type="paragraph" w:customStyle="1" w:styleId="xl29">
    <w:name w:val="xl29"/>
    <w:basedOn w:val="a0"/>
    <w:uiPriority w:val="34"/>
    <w:qFormat/>
    <w:rsid w:val="00DA2417"/>
    <w:pPr>
      <w:widowControl/>
      <w:pBdr>
        <w:bottom w:val="single" w:sz="4" w:space="0" w:color="auto"/>
        <w:right w:val="single" w:sz="4" w:space="0" w:color="auto"/>
      </w:pBdr>
      <w:wordWrap/>
      <w:autoSpaceDE/>
      <w:autoSpaceDN/>
      <w:spacing w:before="100" w:beforeAutospacing="1" w:after="100" w:afterAutospacing="1" w:line="240" w:lineRule="auto"/>
      <w:jc w:val="center"/>
    </w:pPr>
    <w:rPr>
      <w:rFonts w:ascii="돋움" w:eastAsia="돋움" w:hAnsi="돋움" w:cs="Arial Unicode MS" w:hint="eastAsia"/>
      <w:kern w:val="0"/>
      <w:sz w:val="16"/>
      <w:szCs w:val="16"/>
    </w:rPr>
  </w:style>
  <w:style w:type="paragraph" w:customStyle="1" w:styleId="aff3">
    <w:name w:val="맑은표제목"/>
    <w:basedOn w:val="a0"/>
    <w:link w:val="Charf2"/>
    <w:qFormat/>
    <w:rsid w:val="00DA2417"/>
    <w:pPr>
      <w:spacing w:after="0" w:line="240" w:lineRule="auto"/>
      <w:jc w:val="center"/>
    </w:pPr>
    <w:rPr>
      <w:rFonts w:ascii="맑은 고딕" w:eastAsia="맑은 고딕" w:hAnsi="맑은 고딕" w:cs="Times New Roman"/>
      <w:b/>
      <w:color w:val="000000"/>
      <w:szCs w:val="20"/>
    </w:rPr>
  </w:style>
  <w:style w:type="character" w:customStyle="1" w:styleId="Charf2">
    <w:name w:val="맑은표제목 Char"/>
    <w:basedOn w:val="a2"/>
    <w:link w:val="aff3"/>
    <w:rsid w:val="00DA2417"/>
    <w:rPr>
      <w:rFonts w:ascii="맑은 고딕" w:eastAsia="맑은 고딕" w:hAnsi="맑은 고딕" w:cs="Times New Roman"/>
      <w:b/>
      <w:color w:val="000000"/>
      <w:szCs w:val="20"/>
    </w:rPr>
  </w:style>
  <w:style w:type="paragraph" w:customStyle="1" w:styleId="120">
    <w:name w:val="스타일12"/>
    <w:basedOn w:val="a0"/>
    <w:link w:val="12Char"/>
    <w:qFormat/>
    <w:rsid w:val="00DA2417"/>
    <w:pPr>
      <w:spacing w:after="0" w:line="240" w:lineRule="auto"/>
    </w:pPr>
    <w:rPr>
      <w:rFonts w:ascii="맑은 고딕" w:eastAsia="맑은 고딕" w:hAnsi="맑은 고딕" w:cs="Times New Roman"/>
      <w:szCs w:val="20"/>
    </w:rPr>
  </w:style>
  <w:style w:type="character" w:customStyle="1" w:styleId="12Char">
    <w:name w:val="스타일12 Char"/>
    <w:basedOn w:val="a2"/>
    <w:link w:val="120"/>
    <w:rsid w:val="00DA2417"/>
    <w:rPr>
      <w:rFonts w:ascii="맑은 고딕" w:eastAsia="맑은 고딕" w:hAnsi="맑은 고딕" w:cs="Times New Roman"/>
      <w:szCs w:val="20"/>
    </w:rPr>
  </w:style>
  <w:style w:type="paragraph" w:styleId="aff4">
    <w:name w:val="Date"/>
    <w:basedOn w:val="a0"/>
    <w:next w:val="a0"/>
    <w:link w:val="Charf3"/>
    <w:rsid w:val="00DA2417"/>
    <w:pPr>
      <w:spacing w:after="0" w:line="240" w:lineRule="auto"/>
    </w:pPr>
    <w:rPr>
      <w:rFonts w:ascii="가을체" w:eastAsia="가을체" w:hAnsi="Times New Roman" w:cs="Times New Roman"/>
      <w:sz w:val="24"/>
      <w:szCs w:val="24"/>
    </w:rPr>
  </w:style>
  <w:style w:type="character" w:customStyle="1" w:styleId="Charf3">
    <w:name w:val="날짜 Char"/>
    <w:basedOn w:val="a2"/>
    <w:link w:val="aff4"/>
    <w:rsid w:val="00DA2417"/>
    <w:rPr>
      <w:rFonts w:ascii="가을체" w:eastAsia="가을체" w:hAnsi="Times New Roman" w:cs="Times New Roman"/>
      <w:sz w:val="24"/>
      <w:szCs w:val="24"/>
    </w:rPr>
  </w:style>
  <w:style w:type="paragraph" w:customStyle="1" w:styleId="xl120">
    <w:name w:val="xl120"/>
    <w:basedOn w:val="a0"/>
    <w:uiPriority w:val="39"/>
    <w:qFormat/>
    <w:rsid w:val="00DA2417"/>
    <w:pPr>
      <w:widowControl/>
      <w:pBdr>
        <w:left w:val="single" w:sz="4" w:space="0" w:color="auto"/>
        <w:bottom w:val="dashed" w:sz="4" w:space="0" w:color="auto"/>
        <w:right w:val="single" w:sz="4" w:space="0" w:color="auto"/>
      </w:pBdr>
      <w:wordWrap/>
      <w:autoSpaceDE/>
      <w:autoSpaceDN/>
      <w:spacing w:before="100" w:beforeAutospacing="1" w:after="100" w:afterAutospacing="1" w:line="240" w:lineRule="auto"/>
      <w:jc w:val="center"/>
    </w:pPr>
    <w:rPr>
      <w:rFonts w:ascii="돋움" w:eastAsia="돋움" w:hAnsi="돋움" w:cs="Times New Roman" w:hint="eastAsia"/>
      <w:kern w:val="0"/>
      <w:szCs w:val="20"/>
    </w:rPr>
  </w:style>
  <w:style w:type="paragraph" w:customStyle="1" w:styleId="xl40">
    <w:name w:val="xl40"/>
    <w:basedOn w:val="a0"/>
    <w:uiPriority w:val="34"/>
    <w:qFormat/>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HY헤드라인M" w:eastAsia="HY헤드라인M" w:hAnsi="바탕" w:cs="Times New Roman" w:hint="eastAsia"/>
      <w:kern w:val="0"/>
      <w:sz w:val="18"/>
      <w:szCs w:val="18"/>
    </w:rPr>
  </w:style>
  <w:style w:type="character" w:styleId="aff5">
    <w:name w:val="Placeholder Text"/>
    <w:basedOn w:val="a2"/>
    <w:uiPriority w:val="99"/>
    <w:semiHidden/>
    <w:rsid w:val="00DA2417"/>
    <w:rPr>
      <w:color w:val="808080"/>
    </w:rPr>
  </w:style>
  <w:style w:type="paragraph" w:customStyle="1" w:styleId="TableParagraph">
    <w:name w:val="Table Paragraph"/>
    <w:basedOn w:val="a0"/>
    <w:uiPriority w:val="1"/>
    <w:qFormat/>
    <w:rsid w:val="00DA2417"/>
    <w:pPr>
      <w:wordWrap/>
      <w:autoSpaceDE/>
      <w:autoSpaceDN/>
      <w:spacing w:after="0" w:line="240" w:lineRule="auto"/>
      <w:jc w:val="left"/>
    </w:pPr>
    <w:rPr>
      <w:kern w:val="0"/>
      <w:sz w:val="22"/>
      <w:lang w:eastAsia="en-US"/>
    </w:rPr>
  </w:style>
  <w:style w:type="table" w:customStyle="1" w:styleId="TableNormal">
    <w:name w:val="Table Normal"/>
    <w:uiPriority w:val="2"/>
    <w:semiHidden/>
    <w:unhideWhenUsed/>
    <w:qFormat/>
    <w:rsid w:val="00DA2417"/>
    <w:pPr>
      <w:widowControl w:val="0"/>
      <w:spacing w:after="0" w:line="240" w:lineRule="auto"/>
      <w:jc w:val="left"/>
    </w:pPr>
    <w:rPr>
      <w:kern w:val="0"/>
      <w:sz w:val="22"/>
      <w:lang w:eastAsia="en-US"/>
    </w:rPr>
    <w:tblPr>
      <w:tblInd w:w="0" w:type="dxa"/>
      <w:tblCellMar>
        <w:top w:w="0" w:type="dxa"/>
        <w:left w:w="0" w:type="dxa"/>
        <w:bottom w:w="0" w:type="dxa"/>
        <w:right w:w="0" w:type="dxa"/>
      </w:tblCellMar>
    </w:tblPr>
  </w:style>
  <w:style w:type="character" w:customStyle="1" w:styleId="articletxt">
    <w:name w:val="article_txt"/>
    <w:basedOn w:val="a2"/>
    <w:rsid w:val="00DA2417"/>
  </w:style>
  <w:style w:type="paragraph" w:customStyle="1" w:styleId="xl22">
    <w:name w:val="xl22"/>
    <w:basedOn w:val="a0"/>
    <w:uiPriority w:val="34"/>
    <w:qFormat/>
    <w:rsid w:val="00DA2417"/>
    <w:pPr>
      <w:widowControl/>
      <w:wordWrap/>
      <w:autoSpaceDE/>
      <w:autoSpaceDN/>
      <w:spacing w:before="100" w:beforeAutospacing="1" w:after="100" w:afterAutospacing="1" w:line="240" w:lineRule="auto"/>
      <w:jc w:val="center"/>
    </w:pPr>
    <w:rPr>
      <w:rFonts w:ascii="바탕" w:eastAsia="바탕" w:hAnsi="바탕" w:cs="Times New Roman"/>
      <w:kern w:val="0"/>
      <w:sz w:val="24"/>
      <w:szCs w:val="24"/>
    </w:rPr>
  </w:style>
  <w:style w:type="paragraph" w:customStyle="1" w:styleId="xl37">
    <w:name w:val="xl37"/>
    <w:basedOn w:val="a0"/>
    <w:uiPriority w:val="34"/>
    <w:qFormat/>
    <w:rsid w:val="00DA2417"/>
    <w:pPr>
      <w:widowControl/>
      <w:pBdr>
        <w:left w:val="single" w:sz="8" w:space="0" w:color="auto"/>
        <w:bottom w:val="single" w:sz="8" w:space="0" w:color="auto"/>
        <w:right w:val="single" w:sz="4" w:space="0" w:color="auto"/>
      </w:pBdr>
      <w:wordWrap/>
      <w:autoSpaceDE/>
      <w:autoSpaceDN/>
      <w:spacing w:before="100" w:beforeAutospacing="1" w:after="100" w:afterAutospacing="1" w:line="240" w:lineRule="auto"/>
      <w:jc w:val="center"/>
      <w:textAlignment w:val="center"/>
    </w:pPr>
    <w:rPr>
      <w:rFonts w:ascii="가는둥근제목체" w:eastAsia="가는둥근제목체" w:hAnsi="Arial Unicode MS" w:cs="Arial Unicode MS" w:hint="eastAsia"/>
      <w:kern w:val="0"/>
      <w:szCs w:val="20"/>
    </w:rPr>
  </w:style>
  <w:style w:type="character" w:customStyle="1" w:styleId="t11">
    <w:name w:val="t11"/>
    <w:rsid w:val="00DA2417"/>
    <w:rPr>
      <w:rFonts w:ascii="굴림" w:eastAsia="굴림" w:hAnsi="굴림" w:hint="eastAsia"/>
      <w:b/>
      <w:bCs/>
      <w:sz w:val="30"/>
      <w:szCs w:val="30"/>
    </w:rPr>
  </w:style>
  <w:style w:type="paragraph" w:customStyle="1" w:styleId="xl228">
    <w:name w:val="xl228"/>
    <w:basedOn w:val="a0"/>
    <w:uiPriority w:val="34"/>
    <w:qFormat/>
    <w:rsid w:val="00DA2417"/>
    <w:pPr>
      <w:widowControl/>
      <w:wordWrap/>
      <w:autoSpaceDE/>
      <w:autoSpaceDN/>
      <w:spacing w:before="100" w:beforeAutospacing="1" w:after="100" w:afterAutospacing="1" w:line="240" w:lineRule="auto"/>
      <w:jc w:val="left"/>
    </w:pPr>
    <w:rPr>
      <w:rFonts w:ascii="Arial" w:eastAsia="Arial Unicode MS" w:hAnsi="Arial" w:cs="Arial"/>
      <w:kern w:val="0"/>
      <w:sz w:val="22"/>
    </w:rPr>
  </w:style>
  <w:style w:type="table" w:customStyle="1" w:styleId="aff6">
    <w:name w:val="프로젝트금융부"/>
    <w:basedOn w:val="a3"/>
    <w:rsid w:val="00DA2417"/>
    <w:pPr>
      <w:spacing w:after="0" w:line="240" w:lineRule="auto"/>
      <w:jc w:val="left"/>
    </w:pPr>
    <w:rPr>
      <w:rFonts w:ascii="Times New Roman" w:eastAsia="가을체" w:hAnsi="Times New Roman" w:cs="Times New Roman"/>
      <w:kern w:val="0"/>
      <w:sz w:val="22"/>
      <w:szCs w:val="20"/>
    </w:rPr>
    <w:tblPr>
      <w:tblInd w:w="567" w:type="dxa"/>
      <w:tblBorders>
        <w:top w:val="thinThickSmallGap" w:sz="24" w:space="0" w:color="auto"/>
        <w:left w:val="single" w:sz="4" w:space="0" w:color="auto"/>
        <w:bottom w:val="thinThickSmallGap" w:sz="24" w:space="0" w:color="auto"/>
        <w:right w:val="single" w:sz="4" w:space="0" w:color="auto"/>
        <w:insideH w:val="single" w:sz="4" w:space="0" w:color="auto"/>
        <w:insideV w:val="single" w:sz="4" w:space="0" w:color="auto"/>
      </w:tblBorders>
    </w:tblPr>
    <w:tblStylePr w:type="firstCol">
      <w:rPr>
        <w:b w:val="0"/>
      </w:rPr>
      <w:tblPr/>
      <w:tcPr>
        <w:shd w:val="clear" w:color="auto" w:fill="CCCCCC"/>
      </w:tcPr>
    </w:tblStylePr>
  </w:style>
  <w:style w:type="paragraph" w:customStyle="1" w:styleId="CharCharCharCharCharChar1Char">
    <w:name w:val="Char Char Char Char Char Char1 Char"/>
    <w:basedOn w:val="a0"/>
    <w:autoRedefine/>
    <w:uiPriority w:val="99"/>
    <w:qFormat/>
    <w:rsid w:val="00DA2417"/>
    <w:pPr>
      <w:widowControl/>
      <w:wordWrap/>
      <w:autoSpaceDE/>
      <w:autoSpaceDN/>
      <w:spacing w:after="160" w:line="240" w:lineRule="auto"/>
      <w:jc w:val="left"/>
    </w:pPr>
    <w:rPr>
      <w:rFonts w:ascii="굴림" w:eastAsia="굴림" w:hAnsi="굴림" w:cs="굴림"/>
      <w:b/>
      <w:bCs/>
      <w:kern w:val="0"/>
      <w:sz w:val="24"/>
      <w:szCs w:val="24"/>
      <w:lang w:val="en-GB"/>
    </w:rPr>
  </w:style>
  <w:style w:type="paragraph" w:styleId="aff7">
    <w:name w:val="Title"/>
    <w:basedOn w:val="a0"/>
    <w:next w:val="a0"/>
    <w:link w:val="Charf4"/>
    <w:qFormat/>
    <w:rsid w:val="00DA2417"/>
    <w:pPr>
      <w:spacing w:before="240" w:after="120" w:line="240" w:lineRule="auto"/>
      <w:jc w:val="left"/>
      <w:outlineLvl w:val="0"/>
    </w:pPr>
    <w:rPr>
      <w:rFonts w:ascii="맑은 고딕" w:hAnsi="맑은 고딕" w:cs="Times New Roman"/>
      <w:b/>
      <w:bCs/>
      <w:sz w:val="24"/>
      <w:szCs w:val="32"/>
    </w:rPr>
  </w:style>
  <w:style w:type="character" w:customStyle="1" w:styleId="Charf4">
    <w:name w:val="제목 Char"/>
    <w:basedOn w:val="a2"/>
    <w:link w:val="aff7"/>
    <w:rsid w:val="00DA2417"/>
    <w:rPr>
      <w:rFonts w:ascii="맑은 고딕" w:hAnsi="맑은 고딕" w:cs="Times New Roman"/>
      <w:b/>
      <w:bCs/>
      <w:sz w:val="24"/>
      <w:szCs w:val="32"/>
    </w:rPr>
  </w:style>
  <w:style w:type="character" w:customStyle="1" w:styleId="jo">
    <w:name w:val="jo"/>
    <w:basedOn w:val="a2"/>
    <w:rsid w:val="00DA2417"/>
  </w:style>
  <w:style w:type="paragraph" w:styleId="aff8">
    <w:name w:val="Revision"/>
    <w:hidden/>
    <w:uiPriority w:val="99"/>
    <w:semiHidden/>
    <w:rsid w:val="00DA2417"/>
    <w:pPr>
      <w:spacing w:after="0" w:line="240" w:lineRule="auto"/>
      <w:jc w:val="left"/>
    </w:pPr>
    <w:rPr>
      <w:rFonts w:ascii="바탕" w:eastAsia="바탕" w:hAnsi="Times New Roman" w:cs="Times New Roman"/>
      <w:szCs w:val="24"/>
    </w:rPr>
  </w:style>
  <w:style w:type="character" w:customStyle="1" w:styleId="2Char1">
    <w:name w:val="스타일2 Char"/>
    <w:uiPriority w:val="39"/>
    <w:rsid w:val="00DA2417"/>
    <w:rPr>
      <w:rFonts w:ascii="바탕" w:eastAsia="바탕"/>
      <w:kern w:val="2"/>
      <w:sz w:val="22"/>
      <w:szCs w:val="24"/>
    </w:rPr>
  </w:style>
  <w:style w:type="paragraph" w:customStyle="1" w:styleId="CharCharCharChar">
    <w:name w:val="표제목 Char Char Char Char"/>
    <w:basedOn w:val="a0"/>
    <w:next w:val="a0"/>
    <w:link w:val="CharCharCharCharChar"/>
    <w:qFormat/>
    <w:rsid w:val="00DA2417"/>
    <w:pPr>
      <w:autoSpaceDE/>
      <w:autoSpaceDN/>
      <w:spacing w:after="0" w:line="360" w:lineRule="atLeast"/>
      <w:jc w:val="center"/>
    </w:pPr>
    <w:rPr>
      <w:rFonts w:ascii="Arial" w:eastAsia="굴림" w:hAnsi="Arial" w:cs="Times New Roman"/>
      <w:b/>
      <w:sz w:val="22"/>
      <w:szCs w:val="20"/>
    </w:rPr>
  </w:style>
  <w:style w:type="character" w:customStyle="1" w:styleId="CharCharCharCharChar">
    <w:name w:val="표제목 Char Char Char Char Char"/>
    <w:link w:val="CharCharCharChar"/>
    <w:rsid w:val="00DA2417"/>
    <w:rPr>
      <w:rFonts w:ascii="Arial" w:eastAsia="굴림" w:hAnsi="Arial" w:cs="Times New Roman"/>
      <w:b/>
      <w:sz w:val="22"/>
      <w:szCs w:val="20"/>
    </w:rPr>
  </w:style>
  <w:style w:type="paragraph" w:customStyle="1" w:styleId="aff9">
    <w:name w:val="단위"/>
    <w:basedOn w:val="a0"/>
    <w:uiPriority w:val="39"/>
    <w:qFormat/>
    <w:rsid w:val="00DA2417"/>
    <w:pPr>
      <w:spacing w:after="0" w:line="240" w:lineRule="auto"/>
      <w:jc w:val="right"/>
    </w:pPr>
    <w:rPr>
      <w:rFonts w:ascii="굴림" w:eastAsia="굴림" w:hAnsi="굴림" w:cs="바탕"/>
      <w:sz w:val="16"/>
      <w:szCs w:val="20"/>
    </w:rPr>
  </w:style>
  <w:style w:type="paragraph" w:customStyle="1" w:styleId="affa">
    <w:name w:val="본문입력"/>
    <w:basedOn w:val="a0"/>
    <w:uiPriority w:val="34"/>
    <w:qFormat/>
    <w:rsid w:val="00DA2417"/>
    <w:pPr>
      <w:autoSpaceDE/>
      <w:autoSpaceDN/>
      <w:spacing w:beforeLines="20" w:afterLines="50" w:after="0" w:line="320" w:lineRule="exact"/>
      <w:ind w:leftChars="450" w:left="900"/>
      <w:jc w:val="left"/>
    </w:pPr>
    <w:rPr>
      <w:rFonts w:ascii="HY중고딕" w:eastAsia="HY중고딕" w:hAnsi="Times New Roman" w:cs="Times New Roman"/>
      <w:color w:val="000000"/>
      <w:sz w:val="22"/>
      <w:szCs w:val="20"/>
    </w:rPr>
  </w:style>
  <w:style w:type="paragraph" w:customStyle="1" w:styleId="11pt">
    <w:name w:val="스타일 11 pt 균등 분할"/>
    <w:basedOn w:val="a0"/>
    <w:uiPriority w:val="39"/>
    <w:qFormat/>
    <w:rsid w:val="00DA2417"/>
    <w:pPr>
      <w:spacing w:after="0" w:line="240" w:lineRule="auto"/>
      <w:jc w:val="left"/>
    </w:pPr>
    <w:rPr>
      <w:rFonts w:ascii="바탕" w:eastAsia="돋움" w:hAnsi="Times New Roman" w:cs="바탕"/>
      <w:color w:val="000000"/>
      <w:sz w:val="22"/>
    </w:rPr>
  </w:style>
  <w:style w:type="paragraph" w:customStyle="1" w:styleId="525">
    <w:name w:val="스타일 제목 5 + 첫 줄:  2.5 글자"/>
    <w:basedOn w:val="5"/>
    <w:next w:val="032cm"/>
    <w:uiPriority w:val="39"/>
    <w:qFormat/>
    <w:rsid w:val="00DA2417"/>
    <w:pPr>
      <w:autoSpaceDE w:val="0"/>
      <w:autoSpaceDN w:val="0"/>
      <w:adjustRightInd/>
      <w:snapToGrid w:val="0"/>
      <w:spacing w:before="360" w:after="288"/>
      <w:ind w:firstLineChars="250" w:firstLine="550"/>
      <w:textAlignment w:val="auto"/>
    </w:pPr>
    <w:rPr>
      <w:rFonts w:ascii="Arial" w:eastAsia="굴림" w:cs="바탕"/>
      <w:b w:val="0"/>
      <w:kern w:val="2"/>
      <w:sz w:val="22"/>
    </w:rPr>
  </w:style>
  <w:style w:type="paragraph" w:customStyle="1" w:styleId="032cm">
    <w:name w:val="스타일 주석(왼쪽맞춤) + 첫 줄:  0.32 cm"/>
    <w:basedOn w:val="a0"/>
    <w:uiPriority w:val="39"/>
    <w:qFormat/>
    <w:rsid w:val="00DA2417"/>
    <w:pPr>
      <w:autoSpaceDE/>
      <w:autoSpaceDN/>
      <w:spacing w:after="0" w:line="240" w:lineRule="auto"/>
      <w:ind w:firstLine="181"/>
      <w:jc w:val="left"/>
    </w:pPr>
    <w:rPr>
      <w:rFonts w:ascii="Arial" w:eastAsia="굴림" w:hAnsi="Arial" w:cs="바탕"/>
      <w:i/>
      <w:iCs/>
      <w:kern w:val="0"/>
      <w:sz w:val="18"/>
      <w:szCs w:val="20"/>
    </w:rPr>
  </w:style>
  <w:style w:type="table" w:customStyle="1" w:styleId="affb">
    <w:name w:val="기본표 스타일"/>
    <w:basedOn w:val="15"/>
    <w:rsid w:val="00DA2417"/>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affc">
    <w:name w:val="주석(왼쪽맞춤)"/>
    <w:basedOn w:val="a0"/>
    <w:uiPriority w:val="39"/>
    <w:qFormat/>
    <w:rsid w:val="00DA2417"/>
    <w:pPr>
      <w:autoSpaceDE/>
      <w:autoSpaceDN/>
      <w:spacing w:after="0" w:line="60" w:lineRule="atLeast"/>
      <w:ind w:firstLine="100"/>
      <w:jc w:val="left"/>
    </w:pPr>
    <w:rPr>
      <w:rFonts w:ascii="Arial" w:eastAsia="굴림" w:hAnsi="Arial" w:cs="Times New Roman"/>
      <w:i/>
      <w:kern w:val="0"/>
      <w:sz w:val="18"/>
      <w:szCs w:val="20"/>
    </w:rPr>
  </w:style>
  <w:style w:type="paragraph" w:customStyle="1" w:styleId="ListParagraph1">
    <w:name w:val="List Paragraph1"/>
    <w:basedOn w:val="a0"/>
    <w:uiPriority w:val="34"/>
    <w:qFormat/>
    <w:rsid w:val="00DA2417"/>
    <w:pPr>
      <w:spacing w:after="0" w:line="240" w:lineRule="auto"/>
      <w:ind w:leftChars="400" w:left="800"/>
    </w:pPr>
    <w:rPr>
      <w:rFonts w:ascii="바탕" w:eastAsia="바탕" w:hAnsi="Times New Roman" w:cs="Times New Roman"/>
      <w:szCs w:val="24"/>
    </w:rPr>
  </w:style>
  <w:style w:type="table" w:styleId="-4">
    <w:name w:val="Light Shading Accent 4"/>
    <w:basedOn w:val="a3"/>
    <w:uiPriority w:val="60"/>
    <w:rsid w:val="00DA2417"/>
    <w:pPr>
      <w:spacing w:after="0" w:line="240" w:lineRule="auto"/>
      <w:jc w:val="left"/>
    </w:pPr>
    <w:rPr>
      <w:rFonts w:ascii="맑은 고딕" w:eastAsia="맑은 고딕" w:hAnsi="맑은 고딕" w:cs="Times New Roman"/>
      <w:color w:val="5F497A"/>
      <w:kern w:val="0"/>
      <w:szCs w:val="2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paragraph" w:customStyle="1" w:styleId="affd">
    <w:name w:val="본문왼쪽"/>
    <w:basedOn w:val="a0"/>
    <w:uiPriority w:val="39"/>
    <w:qFormat/>
    <w:rsid w:val="00DA2417"/>
    <w:pPr>
      <w:widowControl/>
      <w:wordWrap/>
      <w:autoSpaceDE/>
      <w:autoSpaceDN/>
      <w:snapToGrid w:val="0"/>
      <w:spacing w:after="0" w:line="384" w:lineRule="auto"/>
      <w:ind w:left="120" w:right="120"/>
    </w:pPr>
    <w:rPr>
      <w:rFonts w:ascii="굴림" w:eastAsia="굴림" w:hAnsi="굴림" w:cs="굴림"/>
      <w:color w:val="000000"/>
      <w:kern w:val="0"/>
      <w:sz w:val="24"/>
      <w:szCs w:val="24"/>
    </w:rPr>
  </w:style>
  <w:style w:type="paragraph" w:styleId="TOC">
    <w:name w:val="TOC Heading"/>
    <w:basedOn w:val="1"/>
    <w:next w:val="a0"/>
    <w:uiPriority w:val="39"/>
    <w:unhideWhenUsed/>
    <w:qFormat/>
    <w:rsid w:val="00DA2417"/>
    <w:pPr>
      <w:keepLines/>
      <w:widowControl/>
      <w:tabs>
        <w:tab w:val="left" w:pos="284"/>
      </w:tabs>
      <w:wordWrap/>
      <w:snapToGrid/>
      <w:spacing w:before="480" w:line="276" w:lineRule="auto"/>
      <w:jc w:val="left"/>
      <w:outlineLvl w:val="9"/>
    </w:pPr>
    <w:rPr>
      <w:b w:val="0"/>
      <w:color w:val="365F91"/>
      <w:kern w:val="0"/>
      <w:sz w:val="28"/>
      <w:szCs w:val="28"/>
    </w:rPr>
  </w:style>
  <w:style w:type="character" w:customStyle="1" w:styleId="2Char10">
    <w:name w:val="스타일2 Char1"/>
    <w:rsid w:val="00DA2417"/>
    <w:rPr>
      <w:rFonts w:ascii="Garamond" w:eastAsia="바탕" w:hAnsi="Garamond" w:cs="바탕"/>
      <w:spacing w:val="-4"/>
      <w:kern w:val="2"/>
      <w:sz w:val="19"/>
      <w:szCs w:val="19"/>
      <w:lang w:val="en-US" w:eastAsia="ko-KR" w:bidi="ar-SA"/>
    </w:rPr>
  </w:style>
  <w:style w:type="paragraph" w:customStyle="1" w:styleId="26Chapterbullet3">
    <w:name w:val="26 Chapter bullet 3"/>
    <w:basedOn w:val="a0"/>
    <w:uiPriority w:val="39"/>
    <w:qFormat/>
    <w:rsid w:val="00DA2417"/>
    <w:pPr>
      <w:widowControl/>
      <w:tabs>
        <w:tab w:val="num" w:pos="720"/>
      </w:tabs>
      <w:wordWrap/>
      <w:autoSpaceDE/>
      <w:autoSpaceDN/>
      <w:spacing w:before="20" w:after="0" w:line="264" w:lineRule="auto"/>
      <w:ind w:left="720" w:hanging="720"/>
      <w:jc w:val="left"/>
    </w:pPr>
    <w:rPr>
      <w:rFonts w:ascii="Trebuchet MS" w:eastAsia="LF_Kai" w:hAnsi="Trebuchet MS" w:cs="Times New Roman"/>
      <w:color w:val="000000"/>
      <w:kern w:val="0"/>
      <w:szCs w:val="24"/>
      <w:lang w:eastAsia="zh-CN"/>
    </w:rPr>
  </w:style>
  <w:style w:type="paragraph" w:customStyle="1" w:styleId="35Exhibitfootnote">
    <w:name w:val="35. Exhibit footnote"/>
    <w:basedOn w:val="a0"/>
    <w:uiPriority w:val="39"/>
    <w:qFormat/>
    <w:rsid w:val="00DA2417"/>
    <w:pPr>
      <w:widowControl/>
      <w:tabs>
        <w:tab w:val="num" w:pos="720"/>
      </w:tabs>
      <w:wordWrap/>
      <w:autoSpaceDE/>
      <w:autoSpaceDN/>
      <w:spacing w:before="40" w:after="0" w:line="264" w:lineRule="auto"/>
      <w:ind w:left="720" w:hanging="720"/>
      <w:jc w:val="left"/>
    </w:pPr>
    <w:rPr>
      <w:rFonts w:ascii="Trebuchet MS" w:eastAsia="LF_Kai" w:hAnsi="Trebuchet MS" w:cs="Times New Roman"/>
      <w:color w:val="000000"/>
      <w:kern w:val="0"/>
      <w:sz w:val="16"/>
      <w:szCs w:val="24"/>
      <w:lang w:eastAsia="zh-CN"/>
    </w:rPr>
  </w:style>
  <w:style w:type="paragraph" w:customStyle="1" w:styleId="CharCharChar">
    <w:name w:val="Char Char Char"/>
    <w:basedOn w:val="a0"/>
    <w:autoRedefine/>
    <w:rsid w:val="00DA2417"/>
    <w:pPr>
      <w:widowControl/>
      <w:wordWrap/>
      <w:autoSpaceDE/>
      <w:autoSpaceDN/>
      <w:spacing w:after="160" w:line="240" w:lineRule="auto"/>
      <w:jc w:val="left"/>
    </w:pPr>
    <w:rPr>
      <w:rFonts w:ascii="굴림" w:eastAsia="굴림" w:hAnsi="굴림" w:cs="굴림"/>
      <w:b/>
      <w:bCs/>
      <w:kern w:val="0"/>
      <w:sz w:val="24"/>
      <w:szCs w:val="24"/>
      <w:lang w:val="en-GB"/>
    </w:rPr>
  </w:style>
  <w:style w:type="table" w:styleId="23">
    <w:name w:val="Table Classic 2"/>
    <w:basedOn w:val="a3"/>
    <w:rsid w:val="00DA2417"/>
    <w:pPr>
      <w:widowControl w:val="0"/>
      <w:wordWrap w:val="0"/>
      <w:autoSpaceDE w:val="0"/>
      <w:autoSpaceDN w:val="0"/>
      <w:spacing w:after="0" w:line="240" w:lineRule="auto"/>
    </w:pPr>
    <w:rPr>
      <w:rFonts w:ascii="Times New Roman" w:eastAsia="바탕" w:hAnsi="Times New Roman" w:cs="Times New Roman"/>
      <w:kern w:val="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customStyle="1" w:styleId="Heading4Char">
    <w:name w:val="Heading 4 Char"/>
    <w:aliases w:val="Level 2 - a Char,제목 4 Char1"/>
    <w:rsid w:val="00DA2417"/>
    <w:rPr>
      <w:rFonts w:ascii="바탕"/>
      <w:b/>
      <w:bCs/>
      <w:kern w:val="2"/>
      <w:szCs w:val="24"/>
    </w:rPr>
  </w:style>
  <w:style w:type="character" w:customStyle="1" w:styleId="Heading5Char">
    <w:name w:val="Heading 5 Char"/>
    <w:rsid w:val="00DA2417"/>
    <w:rPr>
      <w:rFonts w:ascii="맑은 고딕" w:eastAsia="맑은 고딕" w:hAnsi="맑은 고딕" w:cs="Times New Roman"/>
      <w:kern w:val="2"/>
      <w:szCs w:val="24"/>
    </w:rPr>
  </w:style>
  <w:style w:type="character" w:customStyle="1" w:styleId="Heading7Char">
    <w:name w:val="Heading 7 Char"/>
    <w:rsid w:val="00DA2417"/>
    <w:rPr>
      <w:rFonts w:ascii="바탕"/>
      <w:kern w:val="2"/>
      <w:szCs w:val="24"/>
    </w:rPr>
  </w:style>
  <w:style w:type="paragraph" w:customStyle="1" w:styleId="F1L2">
    <w:name w:val="[F1]L2제목"/>
    <w:basedOn w:val="a0"/>
    <w:uiPriority w:val="39"/>
    <w:qFormat/>
    <w:rsid w:val="00DA2417"/>
    <w:pPr>
      <w:spacing w:after="0" w:line="240" w:lineRule="auto"/>
      <w:ind w:leftChars="50" w:left="50"/>
    </w:pPr>
    <w:rPr>
      <w:rFonts w:ascii="가을체" w:eastAsia="가을체" w:hAnsi="바탕체" w:cs="바탕"/>
      <w:b/>
      <w:bCs/>
      <w:sz w:val="24"/>
      <w:szCs w:val="20"/>
    </w:rPr>
  </w:style>
  <w:style w:type="paragraph" w:customStyle="1" w:styleId="F1L3">
    <w:name w:val="[F1]L3제목"/>
    <w:basedOn w:val="F1L2"/>
    <w:uiPriority w:val="39"/>
    <w:qFormat/>
    <w:rsid w:val="00DA2417"/>
    <w:pPr>
      <w:ind w:leftChars="100" w:left="100"/>
    </w:pPr>
    <w:rPr>
      <w:sz w:val="22"/>
    </w:rPr>
  </w:style>
  <w:style w:type="paragraph" w:customStyle="1" w:styleId="MACTableTitle">
    <w:name w:val="MAC Table Title"/>
    <w:basedOn w:val="a0"/>
    <w:next w:val="a0"/>
    <w:uiPriority w:val="39"/>
    <w:qFormat/>
    <w:rsid w:val="00DA2417"/>
    <w:pPr>
      <w:keepNext/>
      <w:widowControl/>
      <w:wordWrap/>
      <w:autoSpaceDE/>
      <w:autoSpaceDN/>
      <w:spacing w:before="60" w:after="100" w:line="250" w:lineRule="atLeast"/>
      <w:outlineLvl w:val="0"/>
    </w:pPr>
    <w:rPr>
      <w:rFonts w:ascii="HelveticaNeue LT 45 Lt" w:eastAsia="바탕" w:hAnsi="HelveticaNeue LT 45 Lt" w:cs="Times New Roman"/>
      <w:b/>
      <w:kern w:val="0"/>
      <w:szCs w:val="24"/>
      <w:lang w:val="en-AU" w:eastAsia="en-US"/>
    </w:rPr>
  </w:style>
  <w:style w:type="table" w:styleId="24">
    <w:name w:val="Table Grid 2"/>
    <w:basedOn w:val="a3"/>
    <w:rsid w:val="00DA2417"/>
    <w:pPr>
      <w:spacing w:after="0" w:line="240" w:lineRule="auto"/>
      <w:jc w:val="left"/>
    </w:pPr>
    <w:rPr>
      <w:rFonts w:ascii="Times New Roman" w:eastAsia="바탕" w:hAnsi="Times New Roman" w:cs="Times New Roman"/>
      <w:kern w:val="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xl26">
    <w:name w:val="xl26"/>
    <w:basedOn w:val="a0"/>
    <w:uiPriority w:val="34"/>
    <w:qFormat/>
    <w:rsid w:val="00DA2417"/>
    <w:pPr>
      <w:widowControl/>
      <w:pBdr>
        <w:left w:val="single" w:sz="8" w:space="0" w:color="auto"/>
        <w:bottom w:val="single" w:sz="8" w:space="0" w:color="auto"/>
      </w:pBdr>
      <w:wordWrap/>
      <w:autoSpaceDE/>
      <w:autoSpaceDN/>
      <w:spacing w:before="100" w:beforeAutospacing="1" w:after="100" w:afterAutospacing="1" w:line="240" w:lineRule="auto"/>
      <w:jc w:val="left"/>
    </w:pPr>
    <w:rPr>
      <w:rFonts w:ascii="Arial Unicode MS" w:eastAsia="Arial Unicode MS" w:hAnsi="Arial Unicode MS" w:cs="Arial Unicode MS"/>
      <w:kern w:val="0"/>
      <w:sz w:val="24"/>
      <w:szCs w:val="24"/>
    </w:rPr>
  </w:style>
  <w:style w:type="paragraph" w:styleId="33">
    <w:name w:val="List Bullet 3"/>
    <w:basedOn w:val="a0"/>
    <w:autoRedefine/>
    <w:rsid w:val="00DA2417"/>
    <w:pPr>
      <w:widowControl/>
      <w:tabs>
        <w:tab w:val="left" w:pos="800"/>
      </w:tabs>
      <w:wordWrap/>
      <w:autoSpaceDE/>
      <w:autoSpaceDN/>
      <w:spacing w:after="0" w:line="360" w:lineRule="exact"/>
      <w:jc w:val="left"/>
    </w:pPr>
    <w:rPr>
      <w:rFonts w:ascii="Arial" w:eastAsia="굴림체" w:hAnsi="Arial" w:cs="굴림"/>
      <w:kern w:val="0"/>
      <w:sz w:val="24"/>
      <w:szCs w:val="20"/>
    </w:rPr>
  </w:style>
  <w:style w:type="character" w:customStyle="1" w:styleId="FootnoteTextChar">
    <w:name w:val="Footnote Text Char"/>
    <w:rsid w:val="00DA2417"/>
    <w:rPr>
      <w:rFonts w:ascii="바탕"/>
      <w:kern w:val="2"/>
      <w:szCs w:val="24"/>
    </w:rPr>
  </w:style>
  <w:style w:type="character" w:customStyle="1" w:styleId="bl3">
    <w:name w:val="bl3"/>
    <w:rsid w:val="00DA2417"/>
    <w:rPr>
      <w:rFonts w:ascii="굴림" w:eastAsia="굴림" w:hAnsi="굴림" w:hint="eastAsia"/>
      <w:b/>
      <w:bCs/>
      <w:color w:val="151594"/>
    </w:rPr>
  </w:style>
  <w:style w:type="paragraph" w:customStyle="1" w:styleId="pty1de211">
    <w:name w:val="pty1_de2_11"/>
    <w:basedOn w:val="a0"/>
    <w:uiPriority w:val="39"/>
    <w:qFormat/>
    <w:rsid w:val="00DA2417"/>
    <w:pPr>
      <w:widowControl/>
      <w:wordWrap/>
      <w:autoSpaceDE/>
      <w:autoSpaceDN/>
      <w:spacing w:after="0" w:line="240" w:lineRule="auto"/>
      <w:ind w:hanging="26"/>
      <w:jc w:val="left"/>
    </w:pPr>
    <w:rPr>
      <w:rFonts w:ascii="굴림" w:eastAsia="굴림" w:hAnsi="굴림" w:cs="굴림"/>
      <w:kern w:val="0"/>
      <w:sz w:val="24"/>
      <w:szCs w:val="24"/>
    </w:rPr>
  </w:style>
  <w:style w:type="paragraph" w:styleId="affe">
    <w:name w:val="endnote text"/>
    <w:basedOn w:val="a0"/>
    <w:link w:val="Charf5"/>
    <w:rsid w:val="00DA2417"/>
    <w:pPr>
      <w:autoSpaceDE/>
      <w:autoSpaceDN/>
      <w:snapToGrid w:val="0"/>
      <w:spacing w:after="0" w:line="240" w:lineRule="auto"/>
      <w:jc w:val="left"/>
    </w:pPr>
    <w:rPr>
      <w:rFonts w:ascii="Times New Roman" w:eastAsia="바탕체" w:hAnsi="Times New Roman" w:cs="Times New Roman"/>
      <w:sz w:val="22"/>
      <w:szCs w:val="20"/>
    </w:rPr>
  </w:style>
  <w:style w:type="character" w:customStyle="1" w:styleId="Charf5">
    <w:name w:val="미주 텍스트 Char"/>
    <w:basedOn w:val="a2"/>
    <w:link w:val="affe"/>
    <w:rsid w:val="00DA2417"/>
    <w:rPr>
      <w:rFonts w:ascii="Times New Roman" w:eastAsia="바탕체" w:hAnsi="Times New Roman" w:cs="Times New Roman"/>
      <w:sz w:val="22"/>
      <w:szCs w:val="20"/>
    </w:rPr>
  </w:style>
  <w:style w:type="character" w:customStyle="1" w:styleId="EndnoteTextChar">
    <w:name w:val="Endnote Text Char"/>
    <w:rsid w:val="00DA2417"/>
    <w:rPr>
      <w:rFonts w:ascii="바탕"/>
      <w:kern w:val="2"/>
      <w:szCs w:val="24"/>
    </w:rPr>
  </w:style>
  <w:style w:type="character" w:styleId="afff">
    <w:name w:val="endnote reference"/>
    <w:rsid w:val="00DA2417"/>
    <w:rPr>
      <w:vertAlign w:val="superscript"/>
    </w:rPr>
  </w:style>
  <w:style w:type="paragraph" w:styleId="34">
    <w:name w:val="toc 3"/>
    <w:basedOn w:val="a0"/>
    <w:next w:val="a0"/>
    <w:autoRedefine/>
    <w:uiPriority w:val="39"/>
    <w:rsid w:val="00DA2417"/>
    <w:pPr>
      <w:tabs>
        <w:tab w:val="left" w:pos="1495"/>
        <w:tab w:val="right" w:leader="dot" w:pos="8729"/>
      </w:tabs>
      <w:spacing w:after="0" w:line="240" w:lineRule="auto"/>
      <w:ind w:leftChars="400" w:left="800"/>
    </w:pPr>
    <w:rPr>
      <w:rFonts w:ascii="바탕" w:eastAsia="바탕" w:hAnsi="Times New Roman" w:cs="Times New Roman"/>
      <w:szCs w:val="24"/>
    </w:rPr>
  </w:style>
  <w:style w:type="character" w:customStyle="1" w:styleId="CommentTextChar">
    <w:name w:val="Comment Text Char"/>
    <w:rsid w:val="00DA2417"/>
    <w:rPr>
      <w:rFonts w:ascii="바탕"/>
      <w:kern w:val="2"/>
      <w:szCs w:val="24"/>
    </w:rPr>
  </w:style>
  <w:style w:type="character" w:customStyle="1" w:styleId="CommentSubjectChar">
    <w:name w:val="Comment Subject Char"/>
    <w:rsid w:val="00DA2417"/>
    <w:rPr>
      <w:rFonts w:ascii="바탕"/>
      <w:b/>
      <w:bCs/>
      <w:kern w:val="2"/>
      <w:szCs w:val="24"/>
    </w:rPr>
  </w:style>
  <w:style w:type="paragraph" w:customStyle="1" w:styleId="xl28">
    <w:name w:val="xl28"/>
    <w:basedOn w:val="a0"/>
    <w:uiPriority w:val="34"/>
    <w:qFormat/>
    <w:rsid w:val="00DA2417"/>
    <w:pPr>
      <w:widowControl/>
      <w:wordWrap/>
      <w:autoSpaceDE/>
      <w:autoSpaceDN/>
      <w:spacing w:before="100" w:beforeAutospacing="1" w:after="100" w:afterAutospacing="1" w:line="240" w:lineRule="auto"/>
      <w:jc w:val="center"/>
    </w:pPr>
    <w:rPr>
      <w:rFonts w:ascii="Times New Roman" w:eastAsia="Arial Unicode MS" w:hAnsi="Times New Roman" w:cs="Times New Roman"/>
      <w:kern w:val="0"/>
      <w:sz w:val="24"/>
      <w:szCs w:val="24"/>
    </w:rPr>
  </w:style>
  <w:style w:type="paragraph" w:styleId="44">
    <w:name w:val="toc 4"/>
    <w:basedOn w:val="a0"/>
    <w:next w:val="a0"/>
    <w:autoRedefine/>
    <w:rsid w:val="00DA2417"/>
    <w:pPr>
      <w:widowControl/>
      <w:tabs>
        <w:tab w:val="left" w:pos="934"/>
        <w:tab w:val="right" w:leader="dot" w:pos="8494"/>
      </w:tabs>
      <w:wordWrap/>
      <w:autoSpaceDE/>
      <w:autoSpaceDN/>
      <w:spacing w:after="0" w:line="300" w:lineRule="auto"/>
      <w:jc w:val="left"/>
    </w:pPr>
    <w:rPr>
      <w:rFonts w:ascii="Arial" w:eastAsia="굴림" w:hAnsi="Arial" w:cs="Tahoma"/>
      <w:b/>
      <w:bCs/>
      <w:noProof/>
      <w:kern w:val="0"/>
      <w:szCs w:val="20"/>
    </w:rPr>
  </w:style>
  <w:style w:type="paragraph" w:styleId="51">
    <w:name w:val="toc 5"/>
    <w:basedOn w:val="a0"/>
    <w:next w:val="a0"/>
    <w:autoRedefine/>
    <w:rsid w:val="00DA2417"/>
    <w:pPr>
      <w:widowControl/>
      <w:wordWrap/>
      <w:autoSpaceDE/>
      <w:autoSpaceDN/>
      <w:spacing w:after="0" w:line="300" w:lineRule="auto"/>
      <w:jc w:val="left"/>
    </w:pPr>
    <w:rPr>
      <w:rFonts w:ascii="Times New Roman" w:eastAsia="가는각진제목체" w:hAnsi="Times New Roman" w:cs="Times New Roman"/>
      <w:kern w:val="0"/>
      <w:sz w:val="22"/>
    </w:rPr>
  </w:style>
  <w:style w:type="paragraph" w:styleId="60">
    <w:name w:val="toc 6"/>
    <w:basedOn w:val="a0"/>
    <w:next w:val="a0"/>
    <w:autoRedefine/>
    <w:rsid w:val="00DA2417"/>
    <w:pPr>
      <w:widowControl/>
      <w:wordWrap/>
      <w:autoSpaceDE/>
      <w:autoSpaceDN/>
      <w:spacing w:after="0" w:line="300" w:lineRule="auto"/>
      <w:jc w:val="left"/>
    </w:pPr>
    <w:rPr>
      <w:rFonts w:ascii="Times New Roman" w:eastAsia="가는각진제목체" w:hAnsi="Times New Roman" w:cs="Times New Roman"/>
      <w:kern w:val="0"/>
      <w:sz w:val="22"/>
    </w:rPr>
  </w:style>
  <w:style w:type="paragraph" w:styleId="70">
    <w:name w:val="toc 7"/>
    <w:basedOn w:val="a0"/>
    <w:next w:val="a0"/>
    <w:autoRedefine/>
    <w:rsid w:val="00DA2417"/>
    <w:pPr>
      <w:widowControl/>
      <w:wordWrap/>
      <w:autoSpaceDE/>
      <w:autoSpaceDN/>
      <w:spacing w:after="0" w:line="300" w:lineRule="auto"/>
      <w:jc w:val="left"/>
    </w:pPr>
    <w:rPr>
      <w:rFonts w:ascii="Times New Roman" w:eastAsia="가는각진제목체" w:hAnsi="Times New Roman" w:cs="Times New Roman"/>
      <w:kern w:val="0"/>
      <w:sz w:val="22"/>
    </w:rPr>
  </w:style>
  <w:style w:type="paragraph" w:styleId="80">
    <w:name w:val="toc 8"/>
    <w:basedOn w:val="a0"/>
    <w:next w:val="a0"/>
    <w:autoRedefine/>
    <w:rsid w:val="00DA2417"/>
    <w:pPr>
      <w:widowControl/>
      <w:wordWrap/>
      <w:autoSpaceDE/>
      <w:autoSpaceDN/>
      <w:spacing w:after="0" w:line="300" w:lineRule="auto"/>
      <w:jc w:val="left"/>
    </w:pPr>
    <w:rPr>
      <w:rFonts w:ascii="Times New Roman" w:eastAsia="가는각진제목체" w:hAnsi="Times New Roman" w:cs="Times New Roman"/>
      <w:kern w:val="0"/>
      <w:sz w:val="22"/>
    </w:rPr>
  </w:style>
  <w:style w:type="paragraph" w:styleId="90">
    <w:name w:val="toc 9"/>
    <w:basedOn w:val="a0"/>
    <w:next w:val="a0"/>
    <w:autoRedefine/>
    <w:rsid w:val="00DA2417"/>
    <w:pPr>
      <w:widowControl/>
      <w:wordWrap/>
      <w:autoSpaceDE/>
      <w:autoSpaceDN/>
      <w:spacing w:after="0" w:line="300" w:lineRule="auto"/>
      <w:jc w:val="left"/>
    </w:pPr>
    <w:rPr>
      <w:rFonts w:ascii="Times New Roman" w:eastAsia="가는각진제목체" w:hAnsi="Times New Roman" w:cs="Times New Roman"/>
      <w:kern w:val="0"/>
      <w:sz w:val="22"/>
    </w:rPr>
  </w:style>
  <w:style w:type="paragraph" w:styleId="afff0">
    <w:name w:val="Body Text Indent"/>
    <w:basedOn w:val="a0"/>
    <w:link w:val="Charf6"/>
    <w:rsid w:val="00DA2417"/>
    <w:pPr>
      <w:widowControl/>
      <w:tabs>
        <w:tab w:val="num" w:pos="2880"/>
      </w:tabs>
      <w:wordWrap/>
      <w:overflowPunct w:val="0"/>
      <w:spacing w:after="0" w:line="360" w:lineRule="auto"/>
      <w:ind w:leftChars="1000" w:left="1000"/>
      <w:jc w:val="left"/>
      <w:textAlignment w:val="bottom"/>
    </w:pPr>
    <w:rPr>
      <w:rFonts w:ascii="Arial Narrow" w:eastAsia="굴림" w:hAnsi="Arial Narrow" w:cs="Times New Roman"/>
      <w:kern w:val="0"/>
      <w:sz w:val="22"/>
      <w:szCs w:val="20"/>
    </w:rPr>
  </w:style>
  <w:style w:type="character" w:customStyle="1" w:styleId="Charf6">
    <w:name w:val="본문 들여쓰기 Char"/>
    <w:basedOn w:val="a2"/>
    <w:link w:val="afff0"/>
    <w:rsid w:val="00DA2417"/>
    <w:rPr>
      <w:rFonts w:ascii="Arial Narrow" w:eastAsia="굴림" w:hAnsi="Arial Narrow" w:cs="Times New Roman"/>
      <w:kern w:val="0"/>
      <w:sz w:val="22"/>
      <w:szCs w:val="20"/>
    </w:rPr>
  </w:style>
  <w:style w:type="paragraph" w:styleId="25">
    <w:name w:val="Body Text Indent 2"/>
    <w:basedOn w:val="a0"/>
    <w:link w:val="2Char2"/>
    <w:rsid w:val="00DA2417"/>
    <w:pPr>
      <w:autoSpaceDE/>
      <w:autoSpaceDN/>
      <w:spacing w:after="0" w:line="240" w:lineRule="atLeast"/>
      <w:ind w:left="2546"/>
    </w:pPr>
    <w:rPr>
      <w:rFonts w:ascii="Book Antiqua" w:eastAsia="바탕체" w:hAnsi="Book Antiqua" w:cs="Times New Roman"/>
      <w:sz w:val="22"/>
      <w:szCs w:val="20"/>
    </w:rPr>
  </w:style>
  <w:style w:type="character" w:customStyle="1" w:styleId="2Char2">
    <w:name w:val="본문 들여쓰기 2 Char"/>
    <w:basedOn w:val="a2"/>
    <w:link w:val="25"/>
    <w:rsid w:val="00DA2417"/>
    <w:rPr>
      <w:rFonts w:ascii="Book Antiqua" w:eastAsia="바탕체" w:hAnsi="Book Antiqua" w:cs="Times New Roman"/>
      <w:sz w:val="22"/>
      <w:szCs w:val="20"/>
    </w:rPr>
  </w:style>
  <w:style w:type="paragraph" w:customStyle="1" w:styleId="font5">
    <w:name w:val="font5"/>
    <w:basedOn w:val="a0"/>
    <w:uiPriority w:val="39"/>
    <w:qFormat/>
    <w:rsid w:val="00DA2417"/>
    <w:pPr>
      <w:widowControl/>
      <w:wordWrap/>
      <w:autoSpaceDE/>
      <w:autoSpaceDN/>
      <w:spacing w:before="100" w:beforeAutospacing="1" w:after="100" w:afterAutospacing="1" w:line="300" w:lineRule="auto"/>
      <w:jc w:val="left"/>
    </w:pPr>
    <w:rPr>
      <w:rFonts w:ascii="돋움" w:eastAsia="돋움" w:hAnsi="돋움" w:cs="Times New Roman" w:hint="eastAsia"/>
      <w:kern w:val="0"/>
      <w:sz w:val="16"/>
      <w:szCs w:val="16"/>
    </w:rPr>
  </w:style>
  <w:style w:type="paragraph" w:customStyle="1" w:styleId="font6">
    <w:name w:val="font6"/>
    <w:basedOn w:val="a0"/>
    <w:uiPriority w:val="34"/>
    <w:qFormat/>
    <w:rsid w:val="00DA2417"/>
    <w:pPr>
      <w:widowControl/>
      <w:wordWrap/>
      <w:autoSpaceDE/>
      <w:autoSpaceDN/>
      <w:spacing w:before="100" w:beforeAutospacing="1" w:after="100" w:afterAutospacing="1" w:line="300" w:lineRule="auto"/>
      <w:jc w:val="left"/>
    </w:pPr>
    <w:rPr>
      <w:rFonts w:ascii="굵은그래픽체" w:eastAsia="굵은그래픽체" w:hAnsi="바탕" w:cs="Times New Roman" w:hint="eastAsia"/>
      <w:b/>
      <w:bCs/>
      <w:kern w:val="0"/>
      <w:szCs w:val="20"/>
    </w:rPr>
  </w:style>
  <w:style w:type="paragraph" w:customStyle="1" w:styleId="font7">
    <w:name w:val="font7"/>
    <w:basedOn w:val="a0"/>
    <w:uiPriority w:val="34"/>
    <w:qFormat/>
    <w:rsid w:val="00DA2417"/>
    <w:pPr>
      <w:widowControl/>
      <w:wordWrap/>
      <w:autoSpaceDE/>
      <w:autoSpaceDN/>
      <w:spacing w:before="100" w:beforeAutospacing="1" w:after="100" w:afterAutospacing="1" w:line="300" w:lineRule="auto"/>
      <w:jc w:val="left"/>
    </w:pPr>
    <w:rPr>
      <w:rFonts w:ascii="Arial" w:eastAsia="가는각진제목체" w:hAnsi="Arial" w:cs="Arial"/>
      <w:b/>
      <w:bCs/>
      <w:kern w:val="0"/>
      <w:szCs w:val="20"/>
    </w:rPr>
  </w:style>
  <w:style w:type="paragraph" w:customStyle="1" w:styleId="xl23">
    <w:name w:val="xl23"/>
    <w:basedOn w:val="a0"/>
    <w:uiPriority w:val="34"/>
    <w:qFormat/>
    <w:rsid w:val="00DA2417"/>
    <w:pPr>
      <w:widowControl/>
      <w:shd w:val="clear" w:color="auto" w:fill="FFFFFF"/>
      <w:wordWrap/>
      <w:autoSpaceDE/>
      <w:autoSpaceDN/>
      <w:spacing w:before="100" w:beforeAutospacing="1" w:after="100" w:afterAutospacing="1" w:line="300" w:lineRule="auto"/>
      <w:jc w:val="left"/>
      <w:textAlignment w:val="center"/>
    </w:pPr>
    <w:rPr>
      <w:rFonts w:ascii="Arial" w:eastAsia="가는각진제목체" w:hAnsi="Arial" w:cs="Arial"/>
      <w:kern w:val="0"/>
      <w:szCs w:val="20"/>
    </w:rPr>
  </w:style>
  <w:style w:type="paragraph" w:customStyle="1" w:styleId="xl24">
    <w:name w:val="xl24"/>
    <w:basedOn w:val="a0"/>
    <w:uiPriority w:val="34"/>
    <w:qFormat/>
    <w:rsid w:val="00DA2417"/>
    <w:pPr>
      <w:widowControl/>
      <w:shd w:val="clear" w:color="auto" w:fill="FFFFFF"/>
      <w:wordWrap/>
      <w:autoSpaceDE/>
      <w:autoSpaceDN/>
      <w:spacing w:before="100" w:beforeAutospacing="1" w:after="100" w:afterAutospacing="1" w:line="300" w:lineRule="auto"/>
      <w:jc w:val="left"/>
    </w:pPr>
    <w:rPr>
      <w:rFonts w:ascii="Arial" w:eastAsia="가는각진제목체" w:hAnsi="Arial" w:cs="Arial"/>
      <w:kern w:val="0"/>
      <w:szCs w:val="20"/>
    </w:rPr>
  </w:style>
  <w:style w:type="paragraph" w:customStyle="1" w:styleId="xl25">
    <w:name w:val="xl25"/>
    <w:basedOn w:val="a0"/>
    <w:uiPriority w:val="34"/>
    <w:qFormat/>
    <w:rsid w:val="00DA2417"/>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line="300" w:lineRule="auto"/>
      <w:jc w:val="center"/>
      <w:textAlignment w:val="center"/>
    </w:pPr>
    <w:rPr>
      <w:rFonts w:ascii="Arial" w:eastAsia="가는각진제목체" w:hAnsi="Arial" w:cs="Arial"/>
      <w:kern w:val="0"/>
      <w:szCs w:val="20"/>
    </w:rPr>
  </w:style>
  <w:style w:type="paragraph" w:customStyle="1" w:styleId="xl27">
    <w:name w:val="xl27"/>
    <w:basedOn w:val="a0"/>
    <w:uiPriority w:val="34"/>
    <w:qFormat/>
    <w:rsid w:val="00DA2417"/>
    <w:pPr>
      <w:widowControl/>
      <w:shd w:val="clear" w:color="auto" w:fill="FFFFFF"/>
      <w:wordWrap/>
      <w:autoSpaceDE/>
      <w:autoSpaceDN/>
      <w:spacing w:before="100" w:beforeAutospacing="1" w:after="100" w:afterAutospacing="1" w:line="300" w:lineRule="auto"/>
      <w:jc w:val="left"/>
      <w:textAlignment w:val="center"/>
    </w:pPr>
    <w:rPr>
      <w:rFonts w:ascii="Arial" w:eastAsia="가는각진제목체" w:hAnsi="Arial" w:cs="Arial"/>
      <w:kern w:val="0"/>
      <w:szCs w:val="20"/>
    </w:rPr>
  </w:style>
  <w:style w:type="paragraph" w:customStyle="1" w:styleId="xl30">
    <w:name w:val="xl30"/>
    <w:basedOn w:val="a0"/>
    <w:uiPriority w:val="34"/>
    <w:qFormat/>
    <w:rsid w:val="00DA2417"/>
    <w:pPr>
      <w:widowControl/>
      <w:pBdr>
        <w:top w:val="single" w:sz="8" w:space="0" w:color="auto"/>
        <w:left w:val="single" w:sz="4" w:space="0" w:color="auto"/>
        <w:bottom w:val="single" w:sz="4" w:space="0" w:color="auto"/>
        <w:right w:val="single" w:sz="8" w:space="0" w:color="auto"/>
      </w:pBdr>
      <w:shd w:val="clear" w:color="auto" w:fill="FFFFFF"/>
      <w:wordWrap/>
      <w:autoSpaceDE/>
      <w:autoSpaceDN/>
      <w:spacing w:before="100" w:beforeAutospacing="1" w:after="100" w:afterAutospacing="1" w:line="300" w:lineRule="auto"/>
      <w:jc w:val="center"/>
      <w:textAlignment w:val="center"/>
    </w:pPr>
    <w:rPr>
      <w:rFonts w:ascii="Arial" w:eastAsia="가는각진제목체" w:hAnsi="Arial" w:cs="Arial"/>
      <w:kern w:val="0"/>
      <w:szCs w:val="20"/>
    </w:rPr>
  </w:style>
  <w:style w:type="paragraph" w:customStyle="1" w:styleId="xl31">
    <w:name w:val="xl31"/>
    <w:basedOn w:val="a0"/>
    <w:uiPriority w:val="34"/>
    <w:qFormat/>
    <w:rsid w:val="00DA2417"/>
    <w:pPr>
      <w:widowControl/>
      <w:pBdr>
        <w:top w:val="single" w:sz="4" w:space="0" w:color="auto"/>
        <w:left w:val="single" w:sz="4" w:space="0" w:color="auto"/>
        <w:bottom w:val="single" w:sz="4" w:space="0" w:color="auto"/>
        <w:right w:val="single" w:sz="8" w:space="0" w:color="auto"/>
      </w:pBdr>
      <w:shd w:val="clear" w:color="auto" w:fill="FFFFFF"/>
      <w:wordWrap/>
      <w:autoSpaceDE/>
      <w:autoSpaceDN/>
      <w:spacing w:before="100" w:beforeAutospacing="1" w:after="100" w:afterAutospacing="1" w:line="300" w:lineRule="auto"/>
      <w:jc w:val="center"/>
      <w:textAlignment w:val="center"/>
    </w:pPr>
    <w:rPr>
      <w:rFonts w:ascii="Arial" w:eastAsia="가는각진제목체" w:hAnsi="Arial" w:cs="Arial"/>
      <w:kern w:val="0"/>
      <w:szCs w:val="20"/>
    </w:rPr>
  </w:style>
  <w:style w:type="paragraph" w:customStyle="1" w:styleId="xl32">
    <w:name w:val="xl32"/>
    <w:basedOn w:val="a0"/>
    <w:uiPriority w:val="34"/>
    <w:qFormat/>
    <w:rsid w:val="00DA2417"/>
    <w:pPr>
      <w:widowControl/>
      <w:pBdr>
        <w:top w:val="single" w:sz="4" w:space="0" w:color="auto"/>
        <w:left w:val="single" w:sz="4" w:space="0" w:color="auto"/>
        <w:right w:val="single" w:sz="8" w:space="0" w:color="auto"/>
      </w:pBdr>
      <w:shd w:val="clear" w:color="auto" w:fill="FFFFFF"/>
      <w:wordWrap/>
      <w:autoSpaceDE/>
      <w:autoSpaceDN/>
      <w:spacing w:before="100" w:beforeAutospacing="1" w:after="100" w:afterAutospacing="1" w:line="300" w:lineRule="auto"/>
      <w:jc w:val="center"/>
      <w:textAlignment w:val="center"/>
    </w:pPr>
    <w:rPr>
      <w:rFonts w:ascii="Arial" w:eastAsia="가는각진제목체" w:hAnsi="Arial" w:cs="Arial"/>
      <w:kern w:val="0"/>
      <w:szCs w:val="20"/>
    </w:rPr>
  </w:style>
  <w:style w:type="paragraph" w:customStyle="1" w:styleId="xl33">
    <w:name w:val="xl33"/>
    <w:basedOn w:val="a0"/>
    <w:uiPriority w:val="34"/>
    <w:qFormat/>
    <w:rsid w:val="00DA2417"/>
    <w:pPr>
      <w:widowControl/>
      <w:pBdr>
        <w:top w:val="single" w:sz="4" w:space="0" w:color="auto"/>
        <w:left w:val="single" w:sz="8" w:space="0" w:color="auto"/>
      </w:pBdr>
      <w:shd w:val="clear" w:color="auto" w:fill="FFFFFF"/>
      <w:wordWrap/>
      <w:autoSpaceDE/>
      <w:autoSpaceDN/>
      <w:spacing w:before="100" w:beforeAutospacing="1" w:after="100" w:afterAutospacing="1" w:line="300" w:lineRule="auto"/>
      <w:jc w:val="left"/>
      <w:textAlignment w:val="center"/>
    </w:pPr>
    <w:rPr>
      <w:rFonts w:ascii="Arial" w:eastAsia="가는각진제목체" w:hAnsi="Arial" w:cs="Arial"/>
      <w:b/>
      <w:bCs/>
      <w:kern w:val="0"/>
      <w:szCs w:val="20"/>
    </w:rPr>
  </w:style>
  <w:style w:type="paragraph" w:customStyle="1" w:styleId="xl34">
    <w:name w:val="xl34"/>
    <w:basedOn w:val="a0"/>
    <w:uiPriority w:val="34"/>
    <w:qFormat/>
    <w:rsid w:val="00DA2417"/>
    <w:pPr>
      <w:widowControl/>
      <w:pBdr>
        <w:top w:val="single" w:sz="4" w:space="0" w:color="auto"/>
        <w:right w:val="single" w:sz="8" w:space="0" w:color="auto"/>
      </w:pBdr>
      <w:shd w:val="clear" w:color="auto" w:fill="FFFFFF"/>
      <w:wordWrap/>
      <w:autoSpaceDE/>
      <w:autoSpaceDN/>
      <w:spacing w:before="100" w:beforeAutospacing="1" w:after="100" w:afterAutospacing="1" w:line="300" w:lineRule="auto"/>
      <w:jc w:val="left"/>
      <w:textAlignment w:val="center"/>
    </w:pPr>
    <w:rPr>
      <w:rFonts w:ascii="Arial" w:eastAsia="가는각진제목체" w:hAnsi="Arial" w:cs="Arial"/>
      <w:kern w:val="0"/>
      <w:szCs w:val="20"/>
    </w:rPr>
  </w:style>
  <w:style w:type="paragraph" w:customStyle="1" w:styleId="xl35">
    <w:name w:val="xl35"/>
    <w:basedOn w:val="a0"/>
    <w:uiPriority w:val="34"/>
    <w:qFormat/>
    <w:rsid w:val="00DA2417"/>
    <w:pPr>
      <w:widowControl/>
      <w:pBdr>
        <w:right w:val="single" w:sz="8" w:space="0" w:color="auto"/>
      </w:pBdr>
      <w:shd w:val="clear" w:color="auto" w:fill="FFFFFF"/>
      <w:wordWrap/>
      <w:autoSpaceDE/>
      <w:autoSpaceDN/>
      <w:spacing w:before="100" w:beforeAutospacing="1" w:after="100" w:afterAutospacing="1" w:line="300" w:lineRule="auto"/>
      <w:jc w:val="left"/>
      <w:textAlignment w:val="center"/>
    </w:pPr>
    <w:rPr>
      <w:rFonts w:ascii="Arial" w:eastAsia="가는각진제목체" w:hAnsi="Arial" w:cs="Arial"/>
      <w:kern w:val="0"/>
      <w:szCs w:val="20"/>
    </w:rPr>
  </w:style>
  <w:style w:type="paragraph" w:customStyle="1" w:styleId="xl36">
    <w:name w:val="xl36"/>
    <w:basedOn w:val="a0"/>
    <w:uiPriority w:val="34"/>
    <w:qFormat/>
    <w:rsid w:val="00DA2417"/>
    <w:pPr>
      <w:widowControl/>
      <w:pBdr>
        <w:left w:val="single" w:sz="8" w:space="0" w:color="auto"/>
      </w:pBdr>
      <w:shd w:val="clear" w:color="auto" w:fill="FFFFFF"/>
      <w:wordWrap/>
      <w:autoSpaceDE/>
      <w:autoSpaceDN/>
      <w:spacing w:before="100" w:beforeAutospacing="1" w:after="100" w:afterAutospacing="1" w:line="300" w:lineRule="auto"/>
      <w:jc w:val="left"/>
      <w:textAlignment w:val="center"/>
    </w:pPr>
    <w:rPr>
      <w:rFonts w:ascii="Arial" w:eastAsia="가는각진제목체" w:hAnsi="Arial" w:cs="Arial"/>
      <w:kern w:val="0"/>
      <w:szCs w:val="20"/>
    </w:rPr>
  </w:style>
  <w:style w:type="paragraph" w:customStyle="1" w:styleId="xl38">
    <w:name w:val="xl38"/>
    <w:basedOn w:val="a0"/>
    <w:uiPriority w:val="34"/>
    <w:qFormat/>
    <w:rsid w:val="00DA2417"/>
    <w:pPr>
      <w:widowControl/>
      <w:pBdr>
        <w:right w:val="single" w:sz="8" w:space="0" w:color="auto"/>
      </w:pBdr>
      <w:shd w:val="clear" w:color="auto" w:fill="FFFFFF"/>
      <w:wordWrap/>
      <w:autoSpaceDE/>
      <w:autoSpaceDN/>
      <w:spacing w:before="100" w:beforeAutospacing="1" w:after="100" w:afterAutospacing="1" w:line="300" w:lineRule="auto"/>
      <w:jc w:val="left"/>
      <w:textAlignment w:val="center"/>
    </w:pPr>
    <w:rPr>
      <w:rFonts w:ascii="Arial" w:eastAsia="가는각진제목체" w:hAnsi="Arial" w:cs="Arial"/>
      <w:kern w:val="0"/>
      <w:szCs w:val="20"/>
    </w:rPr>
  </w:style>
  <w:style w:type="paragraph" w:customStyle="1" w:styleId="xl39">
    <w:name w:val="xl39"/>
    <w:basedOn w:val="a0"/>
    <w:uiPriority w:val="34"/>
    <w:qFormat/>
    <w:rsid w:val="00DA2417"/>
    <w:pPr>
      <w:widowControl/>
      <w:pBdr>
        <w:left w:val="single" w:sz="8" w:space="0" w:color="auto"/>
      </w:pBdr>
      <w:shd w:val="clear" w:color="auto" w:fill="FFFFFF"/>
      <w:wordWrap/>
      <w:autoSpaceDE/>
      <w:autoSpaceDN/>
      <w:spacing w:before="100" w:beforeAutospacing="1" w:after="100" w:afterAutospacing="1" w:line="300" w:lineRule="auto"/>
      <w:jc w:val="left"/>
      <w:textAlignment w:val="center"/>
    </w:pPr>
    <w:rPr>
      <w:rFonts w:ascii="Arial" w:eastAsia="가는각진제목체" w:hAnsi="Arial" w:cs="Arial"/>
      <w:kern w:val="0"/>
      <w:szCs w:val="20"/>
    </w:rPr>
  </w:style>
  <w:style w:type="paragraph" w:customStyle="1" w:styleId="xl41">
    <w:name w:val="xl41"/>
    <w:basedOn w:val="a0"/>
    <w:uiPriority w:val="34"/>
    <w:qFormat/>
    <w:rsid w:val="00DA2417"/>
    <w:pPr>
      <w:widowControl/>
      <w:pBdr>
        <w:right w:val="single" w:sz="8" w:space="0" w:color="auto"/>
      </w:pBdr>
      <w:shd w:val="clear" w:color="auto" w:fill="FFFFFF"/>
      <w:wordWrap/>
      <w:autoSpaceDE/>
      <w:autoSpaceDN/>
      <w:spacing w:before="100" w:beforeAutospacing="1" w:after="100" w:afterAutospacing="1" w:line="300" w:lineRule="auto"/>
      <w:jc w:val="left"/>
    </w:pPr>
    <w:rPr>
      <w:rFonts w:ascii="Arial" w:eastAsia="가는각진제목체" w:hAnsi="Arial" w:cs="Arial"/>
      <w:kern w:val="0"/>
      <w:szCs w:val="20"/>
    </w:rPr>
  </w:style>
  <w:style w:type="paragraph" w:customStyle="1" w:styleId="xl42">
    <w:name w:val="xl42"/>
    <w:basedOn w:val="a0"/>
    <w:uiPriority w:val="34"/>
    <w:qFormat/>
    <w:rsid w:val="00DA2417"/>
    <w:pPr>
      <w:widowControl/>
      <w:pBdr>
        <w:left w:val="single" w:sz="8" w:space="0" w:color="auto"/>
        <w:bottom w:val="single" w:sz="8" w:space="0" w:color="auto"/>
      </w:pBdr>
      <w:shd w:val="clear" w:color="auto" w:fill="FFFFFF"/>
      <w:wordWrap/>
      <w:autoSpaceDE/>
      <w:autoSpaceDN/>
      <w:spacing w:before="100" w:beforeAutospacing="1" w:after="100" w:afterAutospacing="1" w:line="300" w:lineRule="auto"/>
      <w:jc w:val="left"/>
    </w:pPr>
    <w:rPr>
      <w:rFonts w:ascii="Arial" w:eastAsia="가는각진제목체" w:hAnsi="Arial" w:cs="Arial"/>
      <w:kern w:val="0"/>
      <w:szCs w:val="20"/>
    </w:rPr>
  </w:style>
  <w:style w:type="paragraph" w:customStyle="1" w:styleId="xl43">
    <w:name w:val="xl43"/>
    <w:basedOn w:val="a0"/>
    <w:uiPriority w:val="34"/>
    <w:qFormat/>
    <w:rsid w:val="00DA2417"/>
    <w:pPr>
      <w:widowControl/>
      <w:pBdr>
        <w:bottom w:val="single" w:sz="8" w:space="0" w:color="auto"/>
      </w:pBdr>
      <w:shd w:val="clear" w:color="auto" w:fill="FFFFFF"/>
      <w:wordWrap/>
      <w:autoSpaceDE/>
      <w:autoSpaceDN/>
      <w:spacing w:before="100" w:beforeAutospacing="1" w:after="100" w:afterAutospacing="1" w:line="300" w:lineRule="auto"/>
      <w:jc w:val="left"/>
    </w:pPr>
    <w:rPr>
      <w:rFonts w:ascii="Arial" w:eastAsia="가는각진제목체" w:hAnsi="Arial" w:cs="Arial"/>
      <w:kern w:val="0"/>
      <w:szCs w:val="20"/>
    </w:rPr>
  </w:style>
  <w:style w:type="paragraph" w:customStyle="1" w:styleId="xl44">
    <w:name w:val="xl44"/>
    <w:basedOn w:val="a0"/>
    <w:uiPriority w:val="34"/>
    <w:qFormat/>
    <w:rsid w:val="00DA2417"/>
    <w:pPr>
      <w:widowControl/>
      <w:pBdr>
        <w:bottom w:val="single" w:sz="8" w:space="0" w:color="auto"/>
        <w:right w:val="single" w:sz="8" w:space="0" w:color="auto"/>
      </w:pBdr>
      <w:shd w:val="clear" w:color="auto" w:fill="FFFFFF"/>
      <w:wordWrap/>
      <w:autoSpaceDE/>
      <w:autoSpaceDN/>
      <w:spacing w:before="100" w:beforeAutospacing="1" w:after="100" w:afterAutospacing="1" w:line="300" w:lineRule="auto"/>
      <w:jc w:val="left"/>
    </w:pPr>
    <w:rPr>
      <w:rFonts w:ascii="Arial" w:eastAsia="가는각진제목체" w:hAnsi="Arial" w:cs="Arial"/>
      <w:kern w:val="0"/>
      <w:szCs w:val="20"/>
    </w:rPr>
  </w:style>
  <w:style w:type="paragraph" w:customStyle="1" w:styleId="xl45">
    <w:name w:val="xl45"/>
    <w:basedOn w:val="a0"/>
    <w:uiPriority w:val="34"/>
    <w:qFormat/>
    <w:rsid w:val="00DA2417"/>
    <w:pPr>
      <w:widowControl/>
      <w:pBdr>
        <w:top w:val="single" w:sz="8" w:space="0" w:color="auto"/>
        <w:left w:val="single" w:sz="8" w:space="0" w:color="auto"/>
        <w:bottom w:val="single" w:sz="4" w:space="0" w:color="auto"/>
        <w:right w:val="single" w:sz="4" w:space="0" w:color="auto"/>
      </w:pBdr>
      <w:shd w:val="clear" w:color="auto" w:fill="CCFFCC"/>
      <w:wordWrap/>
      <w:autoSpaceDE/>
      <w:autoSpaceDN/>
      <w:spacing w:before="100" w:beforeAutospacing="1" w:after="100" w:afterAutospacing="1" w:line="300" w:lineRule="auto"/>
      <w:jc w:val="center"/>
      <w:textAlignment w:val="center"/>
    </w:pPr>
    <w:rPr>
      <w:rFonts w:ascii="굵은그래픽체" w:eastAsia="굵은그래픽체" w:hAnsi="바탕" w:cs="Times New Roman" w:hint="eastAsia"/>
      <w:b/>
      <w:bCs/>
      <w:kern w:val="0"/>
      <w:szCs w:val="20"/>
    </w:rPr>
  </w:style>
  <w:style w:type="paragraph" w:customStyle="1" w:styleId="xl46">
    <w:name w:val="xl46"/>
    <w:basedOn w:val="a0"/>
    <w:uiPriority w:val="34"/>
    <w:qFormat/>
    <w:rsid w:val="00DA2417"/>
    <w:pPr>
      <w:widowControl/>
      <w:pBdr>
        <w:top w:val="single" w:sz="4" w:space="0" w:color="auto"/>
        <w:left w:val="single" w:sz="8" w:space="0" w:color="auto"/>
        <w:bottom w:val="single" w:sz="4" w:space="0" w:color="auto"/>
        <w:right w:val="single" w:sz="4" w:space="0" w:color="auto"/>
      </w:pBdr>
      <w:shd w:val="clear" w:color="auto" w:fill="CCFFCC"/>
      <w:wordWrap/>
      <w:autoSpaceDE/>
      <w:autoSpaceDN/>
      <w:spacing w:before="100" w:beforeAutospacing="1" w:after="100" w:afterAutospacing="1" w:line="300" w:lineRule="auto"/>
      <w:jc w:val="center"/>
      <w:textAlignment w:val="center"/>
    </w:pPr>
    <w:rPr>
      <w:rFonts w:ascii="굵은그래픽체" w:eastAsia="굵은그래픽체" w:hAnsi="바탕" w:cs="Times New Roman" w:hint="eastAsia"/>
      <w:b/>
      <w:bCs/>
      <w:kern w:val="0"/>
      <w:szCs w:val="20"/>
    </w:rPr>
  </w:style>
  <w:style w:type="paragraph" w:customStyle="1" w:styleId="xl47">
    <w:name w:val="xl47"/>
    <w:basedOn w:val="a0"/>
    <w:uiPriority w:val="34"/>
    <w:qFormat/>
    <w:rsid w:val="00DA2417"/>
    <w:pPr>
      <w:widowControl/>
      <w:pBdr>
        <w:top w:val="single" w:sz="4" w:space="0" w:color="auto"/>
        <w:left w:val="single" w:sz="8" w:space="0" w:color="auto"/>
        <w:right w:val="single" w:sz="4" w:space="0" w:color="auto"/>
      </w:pBdr>
      <w:shd w:val="clear" w:color="auto" w:fill="CCFFCC"/>
      <w:wordWrap/>
      <w:autoSpaceDE/>
      <w:autoSpaceDN/>
      <w:spacing w:before="100" w:beforeAutospacing="1" w:after="100" w:afterAutospacing="1" w:line="300" w:lineRule="auto"/>
      <w:jc w:val="center"/>
      <w:textAlignment w:val="center"/>
    </w:pPr>
    <w:rPr>
      <w:rFonts w:ascii="굵은그래픽체" w:eastAsia="굵은그래픽체" w:hAnsi="바탕" w:cs="Times New Roman" w:hint="eastAsia"/>
      <w:b/>
      <w:bCs/>
      <w:kern w:val="0"/>
      <w:szCs w:val="20"/>
    </w:rPr>
  </w:style>
  <w:style w:type="paragraph" w:customStyle="1" w:styleId="xl48">
    <w:name w:val="xl48"/>
    <w:basedOn w:val="a0"/>
    <w:uiPriority w:val="34"/>
    <w:qFormat/>
    <w:rsid w:val="00DA2417"/>
    <w:pPr>
      <w:widowControl/>
      <w:pBdr>
        <w:top w:val="single" w:sz="8" w:space="0" w:color="auto"/>
        <w:left w:val="single" w:sz="4" w:space="0" w:color="auto"/>
        <w:bottom w:val="single" w:sz="4" w:space="0" w:color="auto"/>
        <w:right w:val="single" w:sz="4" w:space="0" w:color="auto"/>
      </w:pBdr>
      <w:shd w:val="clear" w:color="auto" w:fill="CCFFCC"/>
      <w:wordWrap/>
      <w:autoSpaceDE/>
      <w:autoSpaceDN/>
      <w:spacing w:before="100" w:beforeAutospacing="1" w:after="100" w:afterAutospacing="1" w:line="300" w:lineRule="auto"/>
      <w:jc w:val="center"/>
      <w:textAlignment w:val="center"/>
    </w:pPr>
    <w:rPr>
      <w:rFonts w:ascii="굵은그래픽체" w:eastAsia="굵은그래픽체" w:hAnsi="바탕" w:cs="Times New Roman" w:hint="eastAsia"/>
      <w:b/>
      <w:bCs/>
      <w:kern w:val="0"/>
      <w:szCs w:val="20"/>
    </w:rPr>
  </w:style>
  <w:style w:type="paragraph" w:customStyle="1" w:styleId="xl49">
    <w:name w:val="xl49"/>
    <w:basedOn w:val="a0"/>
    <w:uiPriority w:val="34"/>
    <w:qFormat/>
    <w:rsid w:val="00DA2417"/>
    <w:pPr>
      <w:widowControl/>
      <w:pBdr>
        <w:top w:val="single" w:sz="4" w:space="0" w:color="auto"/>
        <w:left w:val="single" w:sz="4" w:space="0" w:color="auto"/>
        <w:bottom w:val="single" w:sz="4" w:space="0" w:color="auto"/>
        <w:right w:val="single" w:sz="4" w:space="0" w:color="auto"/>
      </w:pBdr>
      <w:shd w:val="clear" w:color="auto" w:fill="CCFFCC"/>
      <w:wordWrap/>
      <w:autoSpaceDE/>
      <w:autoSpaceDN/>
      <w:spacing w:before="100" w:beforeAutospacing="1" w:after="100" w:afterAutospacing="1" w:line="300" w:lineRule="auto"/>
      <w:jc w:val="center"/>
      <w:textAlignment w:val="center"/>
    </w:pPr>
    <w:rPr>
      <w:rFonts w:ascii="굵은그래픽체" w:eastAsia="굵은그래픽체" w:hAnsi="바탕" w:cs="Times New Roman" w:hint="eastAsia"/>
      <w:b/>
      <w:bCs/>
      <w:kern w:val="0"/>
      <w:szCs w:val="20"/>
    </w:rPr>
  </w:style>
  <w:style w:type="paragraph" w:customStyle="1" w:styleId="xl50">
    <w:name w:val="xl50"/>
    <w:basedOn w:val="a0"/>
    <w:uiPriority w:val="34"/>
    <w:qFormat/>
    <w:rsid w:val="00DA2417"/>
    <w:pPr>
      <w:widowControl/>
      <w:pBdr>
        <w:top w:val="single" w:sz="4" w:space="0" w:color="auto"/>
        <w:left w:val="single" w:sz="4" w:space="0" w:color="auto"/>
        <w:bottom w:val="single" w:sz="4" w:space="0" w:color="auto"/>
        <w:right w:val="single" w:sz="4" w:space="0" w:color="auto"/>
      </w:pBdr>
      <w:shd w:val="clear" w:color="auto" w:fill="CCFFCC"/>
      <w:wordWrap/>
      <w:autoSpaceDE/>
      <w:autoSpaceDN/>
      <w:spacing w:before="100" w:beforeAutospacing="1" w:after="100" w:afterAutospacing="1" w:line="300" w:lineRule="auto"/>
      <w:jc w:val="center"/>
      <w:textAlignment w:val="center"/>
    </w:pPr>
    <w:rPr>
      <w:rFonts w:ascii="Arial" w:eastAsia="가는각진제목체" w:hAnsi="Arial" w:cs="Arial"/>
      <w:b/>
      <w:bCs/>
      <w:kern w:val="0"/>
      <w:szCs w:val="20"/>
    </w:rPr>
  </w:style>
  <w:style w:type="paragraph" w:customStyle="1" w:styleId="xl51">
    <w:name w:val="xl51"/>
    <w:basedOn w:val="a0"/>
    <w:uiPriority w:val="34"/>
    <w:qFormat/>
    <w:rsid w:val="00DA2417"/>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line="300" w:lineRule="auto"/>
      <w:jc w:val="center"/>
      <w:textAlignment w:val="center"/>
    </w:pPr>
    <w:rPr>
      <w:rFonts w:ascii="돋움" w:eastAsia="돋움" w:hAnsi="돋움" w:cs="Times New Roman" w:hint="eastAsia"/>
      <w:kern w:val="0"/>
      <w:szCs w:val="20"/>
    </w:rPr>
  </w:style>
  <w:style w:type="paragraph" w:customStyle="1" w:styleId="xl53">
    <w:name w:val="xl53"/>
    <w:basedOn w:val="a0"/>
    <w:uiPriority w:val="34"/>
    <w:qFormat/>
    <w:rsid w:val="00DA2417"/>
    <w:pPr>
      <w:widowControl/>
      <w:pBdr>
        <w:top w:val="single" w:sz="4" w:space="0" w:color="auto"/>
        <w:left w:val="single" w:sz="4" w:space="0" w:color="auto"/>
        <w:right w:val="single" w:sz="4" w:space="0" w:color="auto"/>
      </w:pBdr>
      <w:shd w:val="clear" w:color="auto" w:fill="CCFFCC"/>
      <w:wordWrap/>
      <w:autoSpaceDE/>
      <w:autoSpaceDN/>
      <w:spacing w:before="100" w:beforeAutospacing="1" w:after="100" w:afterAutospacing="1" w:line="300" w:lineRule="auto"/>
      <w:jc w:val="center"/>
      <w:textAlignment w:val="center"/>
    </w:pPr>
    <w:rPr>
      <w:rFonts w:ascii="Arial" w:eastAsia="가는각진제목체" w:hAnsi="Arial" w:cs="Arial"/>
      <w:b/>
      <w:bCs/>
      <w:kern w:val="0"/>
      <w:szCs w:val="20"/>
    </w:rPr>
  </w:style>
  <w:style w:type="paragraph" w:customStyle="1" w:styleId="xl54">
    <w:name w:val="xl54"/>
    <w:basedOn w:val="a0"/>
    <w:uiPriority w:val="34"/>
    <w:qFormat/>
    <w:rsid w:val="00DA2417"/>
    <w:pPr>
      <w:widowControl/>
      <w:pBdr>
        <w:left w:val="single" w:sz="8" w:space="18" w:color="auto"/>
      </w:pBdr>
      <w:shd w:val="clear" w:color="auto" w:fill="FFFFFF"/>
      <w:wordWrap/>
      <w:autoSpaceDE/>
      <w:autoSpaceDN/>
      <w:spacing w:before="100" w:beforeAutospacing="1" w:after="100" w:afterAutospacing="1" w:line="300" w:lineRule="auto"/>
      <w:ind w:firstLineChars="100" w:firstLine="100"/>
      <w:jc w:val="left"/>
      <w:textAlignment w:val="center"/>
    </w:pPr>
    <w:rPr>
      <w:rFonts w:ascii="굵은그래픽체" w:eastAsia="굵은그래픽체" w:hAnsi="바탕" w:cs="Times New Roman" w:hint="eastAsia"/>
      <w:b/>
      <w:bCs/>
      <w:kern w:val="0"/>
      <w:szCs w:val="20"/>
    </w:rPr>
  </w:style>
  <w:style w:type="paragraph" w:customStyle="1" w:styleId="xl55">
    <w:name w:val="xl55"/>
    <w:basedOn w:val="a0"/>
    <w:uiPriority w:val="34"/>
    <w:qFormat/>
    <w:rsid w:val="00DA2417"/>
    <w:pPr>
      <w:widowControl/>
      <w:shd w:val="clear" w:color="auto" w:fill="FFFFFF"/>
      <w:wordWrap/>
      <w:autoSpaceDE/>
      <w:autoSpaceDN/>
      <w:spacing w:before="100" w:beforeAutospacing="1" w:after="100" w:afterAutospacing="1" w:line="300" w:lineRule="auto"/>
      <w:ind w:firstLineChars="100" w:firstLine="100"/>
      <w:jc w:val="left"/>
      <w:textAlignment w:val="center"/>
    </w:pPr>
    <w:rPr>
      <w:rFonts w:ascii="굵은그래픽체" w:eastAsia="굵은그래픽체" w:hAnsi="바탕" w:cs="Times New Roman" w:hint="eastAsia"/>
      <w:b/>
      <w:bCs/>
      <w:kern w:val="0"/>
      <w:szCs w:val="20"/>
    </w:rPr>
  </w:style>
  <w:style w:type="paragraph" w:styleId="afff1">
    <w:name w:val="table of figures"/>
    <w:basedOn w:val="a0"/>
    <w:next w:val="a0"/>
    <w:rsid w:val="00DA2417"/>
    <w:pPr>
      <w:widowControl/>
      <w:wordWrap/>
      <w:autoSpaceDE/>
      <w:autoSpaceDN/>
      <w:spacing w:after="0" w:line="300" w:lineRule="auto"/>
      <w:ind w:left="480" w:hanging="480"/>
      <w:jc w:val="left"/>
    </w:pPr>
    <w:rPr>
      <w:rFonts w:ascii="Times New Roman" w:eastAsia="가는각진제목체" w:hAnsi="Times New Roman" w:cs="Times New Roman"/>
      <w:caps/>
      <w:kern w:val="0"/>
      <w:szCs w:val="20"/>
    </w:rPr>
  </w:style>
  <w:style w:type="paragraph" w:customStyle="1" w:styleId="17">
    <w:name w:val="개요 1"/>
    <w:uiPriority w:val="39"/>
    <w:qFormat/>
    <w:rsid w:val="00DA241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48" w:hanging="148"/>
    </w:pPr>
    <w:rPr>
      <w:rFonts w:ascii="바탕" w:eastAsia="바탕" w:hAnsi="Times New Roman" w:cs="Times New Roman"/>
      <w:color w:val="000000"/>
      <w:kern w:val="0"/>
      <w:szCs w:val="20"/>
    </w:rPr>
  </w:style>
  <w:style w:type="paragraph" w:customStyle="1" w:styleId="26">
    <w:name w:val="개요 2"/>
    <w:uiPriority w:val="39"/>
    <w:qFormat/>
    <w:rsid w:val="00DA241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348" w:hanging="148"/>
    </w:pPr>
    <w:rPr>
      <w:rFonts w:ascii="바탕" w:eastAsia="바탕" w:hAnsi="Times New Roman" w:cs="Times New Roman"/>
      <w:color w:val="000000"/>
      <w:kern w:val="0"/>
      <w:szCs w:val="20"/>
    </w:rPr>
  </w:style>
  <w:style w:type="paragraph" w:customStyle="1" w:styleId="35">
    <w:name w:val="개요 3"/>
    <w:uiPriority w:val="39"/>
    <w:qFormat/>
    <w:rsid w:val="00DA241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548" w:hanging="148"/>
    </w:pPr>
    <w:rPr>
      <w:rFonts w:ascii="바탕" w:eastAsia="바탕" w:hAnsi="Times New Roman" w:cs="Times New Roman"/>
      <w:color w:val="000000"/>
      <w:kern w:val="0"/>
      <w:szCs w:val="20"/>
    </w:rPr>
  </w:style>
  <w:style w:type="paragraph" w:customStyle="1" w:styleId="45">
    <w:name w:val="개요 4"/>
    <w:uiPriority w:val="39"/>
    <w:qFormat/>
    <w:rsid w:val="00DA241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748" w:hanging="148"/>
    </w:pPr>
    <w:rPr>
      <w:rFonts w:ascii="바탕" w:eastAsia="바탕" w:hAnsi="Times New Roman" w:cs="Times New Roman"/>
      <w:color w:val="000000"/>
      <w:kern w:val="0"/>
      <w:szCs w:val="20"/>
    </w:rPr>
  </w:style>
  <w:style w:type="paragraph" w:customStyle="1" w:styleId="52">
    <w:name w:val="개요 5"/>
    <w:uiPriority w:val="39"/>
    <w:qFormat/>
    <w:rsid w:val="00DA241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948" w:hanging="148"/>
    </w:pPr>
    <w:rPr>
      <w:rFonts w:ascii="바탕" w:eastAsia="바탕" w:hAnsi="Times New Roman" w:cs="Times New Roman"/>
      <w:color w:val="000000"/>
      <w:kern w:val="0"/>
      <w:szCs w:val="20"/>
    </w:rPr>
  </w:style>
  <w:style w:type="paragraph" w:customStyle="1" w:styleId="61">
    <w:name w:val="개요 6"/>
    <w:uiPriority w:val="39"/>
    <w:qFormat/>
    <w:rsid w:val="00DA241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148" w:hanging="148"/>
    </w:pPr>
    <w:rPr>
      <w:rFonts w:ascii="바탕" w:eastAsia="바탕" w:hAnsi="Times New Roman" w:cs="Times New Roman"/>
      <w:color w:val="000000"/>
      <w:kern w:val="0"/>
      <w:szCs w:val="20"/>
    </w:rPr>
  </w:style>
  <w:style w:type="paragraph" w:customStyle="1" w:styleId="71">
    <w:name w:val="개요 7"/>
    <w:uiPriority w:val="39"/>
    <w:qFormat/>
    <w:rsid w:val="00DA241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348" w:hanging="148"/>
    </w:pPr>
    <w:rPr>
      <w:rFonts w:ascii="바탕" w:eastAsia="바탕" w:hAnsi="Times New Roman" w:cs="Times New Roman"/>
      <w:color w:val="000000"/>
      <w:kern w:val="0"/>
      <w:szCs w:val="20"/>
    </w:rPr>
  </w:style>
  <w:style w:type="paragraph" w:customStyle="1" w:styleId="afff2">
    <w:name w:val="쪽 번호"/>
    <w:uiPriority w:val="39"/>
    <w:qFormat/>
    <w:rsid w:val="00DA241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pPr>
    <w:rPr>
      <w:rFonts w:ascii="바탕" w:eastAsia="바탕" w:hAnsi="Times New Roman" w:cs="Times New Roman"/>
      <w:color w:val="000000"/>
      <w:kern w:val="0"/>
      <w:szCs w:val="20"/>
    </w:rPr>
  </w:style>
  <w:style w:type="paragraph" w:customStyle="1" w:styleId="afff3">
    <w:name w:val="머리말"/>
    <w:uiPriority w:val="39"/>
    <w:qFormat/>
    <w:rsid w:val="00DA2417"/>
    <w:pPr>
      <w:widowControl w:val="0"/>
      <w:tabs>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 w:val="left" w:pos="17740"/>
        <w:tab w:val="left" w:pos="18547"/>
        <w:tab w:val="left" w:pos="19353"/>
        <w:tab w:val="left" w:pos="20160"/>
        <w:tab w:val="left" w:pos="20966"/>
        <w:tab w:val="left" w:pos="21772"/>
        <w:tab w:val="left" w:pos="22579"/>
        <w:tab w:val="left" w:pos="23385"/>
        <w:tab w:val="left" w:pos="24192"/>
        <w:tab w:val="left" w:pos="24998"/>
        <w:tab w:val="left" w:pos="25804"/>
      </w:tabs>
      <w:autoSpaceDE w:val="0"/>
      <w:autoSpaceDN w:val="0"/>
      <w:adjustRightInd w:val="0"/>
      <w:spacing w:after="0" w:line="277" w:lineRule="auto"/>
      <w:ind w:right="200"/>
      <w:jc w:val="right"/>
    </w:pPr>
    <w:rPr>
      <w:rFonts w:ascii="바탕" w:eastAsia="바탕" w:hAnsi="Times New Roman" w:cs="Times New Roman"/>
      <w:color w:val="000000"/>
      <w:kern w:val="0"/>
      <w:sz w:val="18"/>
      <w:szCs w:val="18"/>
    </w:rPr>
  </w:style>
  <w:style w:type="paragraph" w:customStyle="1" w:styleId="afff4">
    <w:name w:val="각주"/>
    <w:uiPriority w:val="39"/>
    <w:qFormat/>
    <w:rsid w:val="00DA241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40" w:lineRule="auto"/>
      <w:ind w:left="264" w:hanging="264"/>
    </w:pPr>
    <w:rPr>
      <w:rFonts w:ascii="바탕" w:eastAsia="바탕" w:hAnsi="Times New Roman" w:cs="Times New Roman"/>
      <w:color w:val="000000"/>
      <w:kern w:val="0"/>
      <w:sz w:val="18"/>
      <w:szCs w:val="18"/>
    </w:rPr>
  </w:style>
  <w:style w:type="paragraph" w:customStyle="1" w:styleId="afff5">
    <w:name w:val="그림캡션"/>
    <w:uiPriority w:val="34"/>
    <w:qFormat/>
    <w:rsid w:val="00DA241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pPr>
    <w:rPr>
      <w:rFonts w:ascii="바탕" w:eastAsia="바탕" w:hAnsi="Times New Roman" w:cs="Times New Roman"/>
      <w:color w:val="000000"/>
      <w:kern w:val="0"/>
      <w:sz w:val="18"/>
      <w:szCs w:val="18"/>
    </w:rPr>
  </w:style>
  <w:style w:type="paragraph" w:customStyle="1" w:styleId="afff6">
    <w:name w:val="표캡션"/>
    <w:uiPriority w:val="39"/>
    <w:qFormat/>
    <w:rsid w:val="00DA241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pPr>
    <w:rPr>
      <w:rFonts w:ascii="바탕" w:eastAsia="바탕" w:hAnsi="Times New Roman" w:cs="Times New Roman"/>
      <w:color w:val="000000"/>
      <w:kern w:val="0"/>
      <w:sz w:val="18"/>
      <w:szCs w:val="18"/>
    </w:rPr>
  </w:style>
  <w:style w:type="paragraph" w:customStyle="1" w:styleId="afff7">
    <w:name w:val="수식캡션"/>
    <w:uiPriority w:val="39"/>
    <w:qFormat/>
    <w:rsid w:val="00DA241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pPr>
    <w:rPr>
      <w:rFonts w:ascii="바탕" w:eastAsia="바탕" w:hAnsi="Times New Roman" w:cs="Times New Roman"/>
      <w:color w:val="000000"/>
      <w:kern w:val="0"/>
      <w:sz w:val="18"/>
      <w:szCs w:val="18"/>
    </w:rPr>
  </w:style>
  <w:style w:type="paragraph" w:customStyle="1" w:styleId="afff8">
    <w:name w:val="찾아보기"/>
    <w:uiPriority w:val="39"/>
    <w:qFormat/>
    <w:rsid w:val="00DA2417"/>
    <w:pPr>
      <w:widowControl w:val="0"/>
      <w:tabs>
        <w:tab w:val="left" w:pos="321"/>
        <w:tab w:val="left" w:leader="dot" w:pos="3729"/>
      </w:tabs>
      <w:wordWrap w:val="0"/>
      <w:autoSpaceDE w:val="0"/>
      <w:autoSpaceDN w:val="0"/>
      <w:adjustRightInd w:val="0"/>
      <w:spacing w:after="0" w:line="296" w:lineRule="auto"/>
    </w:pPr>
    <w:rPr>
      <w:rFonts w:ascii="바탕" w:eastAsia="바탕" w:hAnsi="Times New Roman" w:cs="Times New Roman"/>
      <w:color w:val="000000"/>
      <w:kern w:val="0"/>
      <w:sz w:val="18"/>
      <w:szCs w:val="18"/>
    </w:rPr>
  </w:style>
  <w:style w:type="paragraph" w:customStyle="1" w:styleId="afff9">
    <w:name w:val="선그리기"/>
    <w:uiPriority w:val="39"/>
    <w:qFormat/>
    <w:rsid w:val="00DA241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pPr>
    <w:rPr>
      <w:rFonts w:ascii="바탕" w:eastAsia="바탕" w:hAnsi="Times New Roman" w:cs="Times New Roman"/>
      <w:color w:val="000000"/>
      <w:kern w:val="0"/>
      <w:szCs w:val="20"/>
    </w:rPr>
  </w:style>
  <w:style w:type="paragraph" w:styleId="27">
    <w:name w:val="Body Text 2"/>
    <w:aliases w:val="본문 표내용"/>
    <w:basedOn w:val="a0"/>
    <w:link w:val="2Char3"/>
    <w:qFormat/>
    <w:rsid w:val="00DA2417"/>
    <w:pPr>
      <w:widowControl/>
      <w:wordWrap/>
      <w:autoSpaceDE/>
      <w:autoSpaceDN/>
      <w:spacing w:after="120" w:line="300" w:lineRule="auto"/>
      <w:jc w:val="center"/>
    </w:pPr>
    <w:rPr>
      <w:rFonts w:ascii="Arial Narrow" w:eastAsia="굴림" w:hAnsi="Arial Narrow" w:cs="Times New Roman"/>
      <w:kern w:val="0"/>
      <w:szCs w:val="20"/>
    </w:rPr>
  </w:style>
  <w:style w:type="character" w:customStyle="1" w:styleId="2Char3">
    <w:name w:val="본문 2 Char"/>
    <w:aliases w:val="본문 표내용 Char"/>
    <w:basedOn w:val="a2"/>
    <w:link w:val="27"/>
    <w:rsid w:val="00DA2417"/>
    <w:rPr>
      <w:rFonts w:ascii="Arial Narrow" w:eastAsia="굴림" w:hAnsi="Arial Narrow" w:cs="Times New Roman"/>
      <w:kern w:val="0"/>
      <w:szCs w:val="20"/>
    </w:rPr>
  </w:style>
  <w:style w:type="character" w:customStyle="1" w:styleId="BodyText2Char">
    <w:name w:val="Body Text 2 Char"/>
    <w:rsid w:val="00DA2417"/>
    <w:rPr>
      <w:rFonts w:ascii="바탕"/>
      <w:kern w:val="2"/>
      <w:szCs w:val="24"/>
    </w:rPr>
  </w:style>
  <w:style w:type="character" w:customStyle="1" w:styleId="t31">
    <w:name w:val="t31"/>
    <w:rsid w:val="00DA2417"/>
    <w:rPr>
      <w:rFonts w:ascii="Arial" w:hAnsi="Arial" w:cs="Arial" w:hint="default"/>
      <w:b/>
      <w:bCs/>
      <w:color w:val="006699"/>
      <w:sz w:val="18"/>
      <w:szCs w:val="18"/>
    </w:rPr>
  </w:style>
  <w:style w:type="paragraph" w:customStyle="1" w:styleId="xl86">
    <w:name w:val="xl86"/>
    <w:basedOn w:val="a0"/>
    <w:uiPriority w:val="34"/>
    <w:qFormat/>
    <w:rsid w:val="00DA2417"/>
    <w:pPr>
      <w:widowControl/>
      <w:pBdr>
        <w:right w:val="single" w:sz="4" w:space="0" w:color="auto"/>
      </w:pBdr>
      <w:wordWrap/>
      <w:autoSpaceDE/>
      <w:autoSpaceDN/>
      <w:spacing w:before="100" w:beforeAutospacing="1" w:after="100" w:afterAutospacing="1" w:line="240" w:lineRule="auto"/>
      <w:jc w:val="center"/>
      <w:textAlignment w:val="center"/>
    </w:pPr>
    <w:rPr>
      <w:rFonts w:ascii="Arial" w:eastAsia="바탕" w:hAnsi="Arial" w:cs="Arial"/>
      <w:kern w:val="0"/>
      <w:szCs w:val="18"/>
    </w:rPr>
  </w:style>
  <w:style w:type="paragraph" w:customStyle="1" w:styleId="xl56">
    <w:name w:val="xl56"/>
    <w:basedOn w:val="a0"/>
    <w:uiPriority w:val="34"/>
    <w:qFormat/>
    <w:rsid w:val="00DA2417"/>
    <w:pPr>
      <w:widowControl/>
      <w:pBdr>
        <w:left w:val="single" w:sz="8"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57">
    <w:name w:val="xl57"/>
    <w:basedOn w:val="a0"/>
    <w:uiPriority w:val="34"/>
    <w:qFormat/>
    <w:rsid w:val="00DA2417"/>
    <w:pPr>
      <w:widowControl/>
      <w:pBdr>
        <w:top w:val="single" w:sz="4" w:space="0" w:color="auto"/>
        <w:left w:val="single" w:sz="4"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58">
    <w:name w:val="xl58"/>
    <w:basedOn w:val="a0"/>
    <w:uiPriority w:val="34"/>
    <w:qFormat/>
    <w:rsid w:val="00DA2417"/>
    <w:pPr>
      <w:widowControl/>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59">
    <w:name w:val="xl59"/>
    <w:basedOn w:val="a0"/>
    <w:uiPriority w:val="34"/>
    <w:qFormat/>
    <w:rsid w:val="00DA2417"/>
    <w:pPr>
      <w:widowControl/>
      <w:pBdr>
        <w:top w:val="single" w:sz="4"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60">
    <w:name w:val="xl60"/>
    <w:basedOn w:val="a0"/>
    <w:uiPriority w:val="34"/>
    <w:qFormat/>
    <w:rsid w:val="00DA2417"/>
    <w:pPr>
      <w:widowControl/>
      <w:pBdr>
        <w:left w:val="single" w:sz="4"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61">
    <w:name w:val="xl61"/>
    <w:basedOn w:val="a0"/>
    <w:uiPriority w:val="34"/>
    <w:qFormat/>
    <w:rsid w:val="00DA2417"/>
    <w:pPr>
      <w:widowControl/>
      <w:pBdr>
        <w:left w:val="single" w:sz="4" w:space="0" w:color="auto"/>
        <w:bottom w:val="single" w:sz="8"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62">
    <w:name w:val="xl62"/>
    <w:basedOn w:val="a0"/>
    <w:uiPriority w:val="34"/>
    <w:qFormat/>
    <w:rsid w:val="00DA2417"/>
    <w:pPr>
      <w:widowControl/>
      <w:wordWrap/>
      <w:autoSpaceDE/>
      <w:autoSpaceDN/>
      <w:spacing w:before="100" w:beforeAutospacing="1" w:after="100" w:afterAutospacing="1" w:line="240" w:lineRule="auto"/>
      <w:jc w:val="left"/>
      <w:textAlignment w:val="center"/>
    </w:pPr>
    <w:rPr>
      <w:rFonts w:ascii="굴림" w:eastAsia="가는각진제목체" w:hAnsi="굴림" w:cs="Times New Roman" w:hint="eastAsia"/>
      <w:kern w:val="0"/>
      <w:szCs w:val="18"/>
    </w:rPr>
  </w:style>
  <w:style w:type="paragraph" w:customStyle="1" w:styleId="xl64">
    <w:name w:val="xl64"/>
    <w:basedOn w:val="a0"/>
    <w:uiPriority w:val="34"/>
    <w:qFormat/>
    <w:rsid w:val="00DA2417"/>
    <w:pPr>
      <w:widowControl/>
      <w:pBdr>
        <w:right w:val="single" w:sz="4" w:space="0" w:color="auto"/>
      </w:pBdr>
      <w:wordWrap/>
      <w:autoSpaceDE/>
      <w:autoSpaceDN/>
      <w:spacing w:before="100" w:beforeAutospacing="1" w:after="100" w:afterAutospacing="1" w:line="240" w:lineRule="auto"/>
      <w:jc w:val="left"/>
      <w:textAlignment w:val="center"/>
    </w:pPr>
    <w:rPr>
      <w:rFonts w:ascii="굴림" w:eastAsia="가는각진제목체" w:hAnsi="굴림" w:cs="Times New Roman" w:hint="eastAsia"/>
      <w:kern w:val="0"/>
      <w:szCs w:val="18"/>
    </w:rPr>
  </w:style>
  <w:style w:type="paragraph" w:customStyle="1" w:styleId="xl65">
    <w:name w:val="xl65"/>
    <w:basedOn w:val="a0"/>
    <w:qFormat/>
    <w:rsid w:val="00DA2417"/>
    <w:pPr>
      <w:widowControl/>
      <w:pBdr>
        <w:top w:val="single" w:sz="8"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66">
    <w:name w:val="xl66"/>
    <w:basedOn w:val="a0"/>
    <w:qFormat/>
    <w:rsid w:val="00DA2417"/>
    <w:pPr>
      <w:widowControl/>
      <w:pBdr>
        <w:top w:val="single" w:sz="8" w:space="0" w:color="auto"/>
        <w:right w:val="single" w:sz="4"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67">
    <w:name w:val="xl67"/>
    <w:basedOn w:val="a0"/>
    <w:qFormat/>
    <w:rsid w:val="00DA2417"/>
    <w:pPr>
      <w:widowControl/>
      <w:pBdr>
        <w:top w:val="single" w:sz="4" w:space="0" w:color="auto"/>
        <w:bottom w:val="single" w:sz="4"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68">
    <w:name w:val="xl68"/>
    <w:basedOn w:val="a0"/>
    <w:qFormat/>
    <w:rsid w:val="00DA2417"/>
    <w:pPr>
      <w:widowControl/>
      <w:pBdr>
        <w:top w:val="single" w:sz="4" w:space="0" w:color="auto"/>
        <w:left w:val="single" w:sz="4" w:space="0" w:color="auto"/>
        <w:bottom w:val="single" w:sz="4"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69">
    <w:name w:val="xl69"/>
    <w:basedOn w:val="a0"/>
    <w:qFormat/>
    <w:rsid w:val="00DA2417"/>
    <w:pPr>
      <w:widowControl/>
      <w:pBdr>
        <w:top w:val="single" w:sz="4" w:space="0" w:color="auto"/>
        <w:bottom w:val="single" w:sz="4" w:space="0" w:color="auto"/>
        <w:right w:val="single" w:sz="4"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70">
    <w:name w:val="xl70"/>
    <w:basedOn w:val="a0"/>
    <w:uiPriority w:val="34"/>
    <w:qFormat/>
    <w:rsid w:val="00DA2417"/>
    <w:pPr>
      <w:widowControl/>
      <w:pBdr>
        <w:top w:val="single" w:sz="4" w:space="0" w:color="auto"/>
        <w:left w:val="single" w:sz="4" w:space="0" w:color="auto"/>
        <w:bottom w:val="single" w:sz="4" w:space="0" w:color="auto"/>
        <w:right w:val="single" w:sz="8"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71">
    <w:name w:val="xl71"/>
    <w:basedOn w:val="a0"/>
    <w:uiPriority w:val="34"/>
    <w:qFormat/>
    <w:rsid w:val="00DA2417"/>
    <w:pPr>
      <w:widowControl/>
      <w:pBdr>
        <w:right w:val="single" w:sz="4"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72">
    <w:name w:val="xl72"/>
    <w:basedOn w:val="a0"/>
    <w:uiPriority w:val="34"/>
    <w:qFormat/>
    <w:rsid w:val="00DA2417"/>
    <w:pPr>
      <w:widowControl/>
      <w:pBdr>
        <w:left w:val="single" w:sz="4" w:space="0" w:color="auto"/>
        <w:right w:val="single" w:sz="8"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73">
    <w:name w:val="xl73"/>
    <w:basedOn w:val="a0"/>
    <w:uiPriority w:val="34"/>
    <w:qFormat/>
    <w:rsid w:val="00DA2417"/>
    <w:pPr>
      <w:widowControl/>
      <w:pBdr>
        <w:top w:val="single" w:sz="4" w:space="0" w:color="auto"/>
        <w:left w:val="single" w:sz="4" w:space="0" w:color="auto"/>
        <w:right w:val="single" w:sz="8"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74">
    <w:name w:val="xl74"/>
    <w:basedOn w:val="a0"/>
    <w:uiPriority w:val="34"/>
    <w:qFormat/>
    <w:rsid w:val="00DA2417"/>
    <w:pPr>
      <w:widowControl/>
      <w:pBdr>
        <w:top w:val="single" w:sz="4" w:space="0" w:color="auto"/>
        <w:right w:val="single" w:sz="4"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75">
    <w:name w:val="xl75"/>
    <w:basedOn w:val="a0"/>
    <w:uiPriority w:val="34"/>
    <w:qFormat/>
    <w:rsid w:val="00DA2417"/>
    <w:pPr>
      <w:widowControl/>
      <w:pBdr>
        <w:top w:val="single" w:sz="4" w:space="0" w:color="auto"/>
        <w:right w:val="single" w:sz="4"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76">
    <w:name w:val="xl76"/>
    <w:basedOn w:val="a0"/>
    <w:uiPriority w:val="34"/>
    <w:qFormat/>
    <w:rsid w:val="00DA2417"/>
    <w:pPr>
      <w:widowControl/>
      <w:pBdr>
        <w:top w:val="single" w:sz="4"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77">
    <w:name w:val="xl77"/>
    <w:basedOn w:val="a0"/>
    <w:uiPriority w:val="34"/>
    <w:qFormat/>
    <w:rsid w:val="00DA2417"/>
    <w:pPr>
      <w:widowControl/>
      <w:pBdr>
        <w:top w:val="single" w:sz="4" w:space="0" w:color="auto"/>
        <w:left w:val="single" w:sz="4"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78">
    <w:name w:val="xl78"/>
    <w:basedOn w:val="a0"/>
    <w:uiPriority w:val="34"/>
    <w:qFormat/>
    <w:rsid w:val="00DA2417"/>
    <w:pPr>
      <w:widowControl/>
      <w:pBdr>
        <w:left w:val="single" w:sz="8" w:space="0" w:color="auto"/>
        <w:bottom w:val="single" w:sz="8"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79">
    <w:name w:val="xl79"/>
    <w:basedOn w:val="a0"/>
    <w:uiPriority w:val="34"/>
    <w:qFormat/>
    <w:rsid w:val="00DA2417"/>
    <w:pPr>
      <w:widowControl/>
      <w:pBdr>
        <w:bottom w:val="single" w:sz="8"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80">
    <w:name w:val="xl80"/>
    <w:basedOn w:val="a0"/>
    <w:uiPriority w:val="34"/>
    <w:qFormat/>
    <w:rsid w:val="00DA2417"/>
    <w:pPr>
      <w:widowControl/>
      <w:pBdr>
        <w:bottom w:val="single" w:sz="8" w:space="0" w:color="auto"/>
        <w:right w:val="single" w:sz="4"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81">
    <w:name w:val="xl81"/>
    <w:basedOn w:val="a0"/>
    <w:uiPriority w:val="34"/>
    <w:qFormat/>
    <w:rsid w:val="00DA2417"/>
    <w:pPr>
      <w:widowControl/>
      <w:pBdr>
        <w:top w:val="single" w:sz="4" w:space="0" w:color="auto"/>
        <w:left w:val="single" w:sz="8" w:space="0" w:color="auto"/>
        <w:bottom w:val="single" w:sz="4" w:space="0" w:color="auto"/>
      </w:pBdr>
      <w:wordWrap/>
      <w:autoSpaceDE/>
      <w:autoSpaceDN/>
      <w:spacing w:before="100" w:beforeAutospacing="1" w:after="100" w:afterAutospacing="1" w:line="240" w:lineRule="auto"/>
      <w:jc w:val="left"/>
      <w:textAlignment w:val="center"/>
    </w:pPr>
    <w:rPr>
      <w:rFonts w:ascii="돋움" w:eastAsia="돋움" w:hAnsi="돋움" w:cs="Times New Roman" w:hint="eastAsia"/>
      <w:kern w:val="0"/>
      <w:szCs w:val="18"/>
    </w:rPr>
  </w:style>
  <w:style w:type="paragraph" w:customStyle="1" w:styleId="xl82">
    <w:name w:val="xl82"/>
    <w:basedOn w:val="a0"/>
    <w:uiPriority w:val="34"/>
    <w:qFormat/>
    <w:rsid w:val="00DA2417"/>
    <w:pPr>
      <w:widowControl/>
      <w:pBdr>
        <w:top w:val="single" w:sz="4" w:space="0" w:color="auto"/>
        <w:right w:val="single" w:sz="4"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83">
    <w:name w:val="xl83"/>
    <w:basedOn w:val="a0"/>
    <w:uiPriority w:val="34"/>
    <w:qFormat/>
    <w:rsid w:val="00DA2417"/>
    <w:pPr>
      <w:widowControl/>
      <w:pBdr>
        <w:right w:val="single" w:sz="4" w:space="0" w:color="auto"/>
      </w:pBdr>
      <w:wordWrap/>
      <w:autoSpaceDE/>
      <w:autoSpaceDN/>
      <w:spacing w:before="100" w:beforeAutospacing="1" w:after="100" w:afterAutospacing="1" w:line="240" w:lineRule="auto"/>
      <w:jc w:val="left"/>
      <w:textAlignment w:val="center"/>
    </w:pPr>
    <w:rPr>
      <w:rFonts w:ascii="돋움" w:eastAsia="돋움" w:hAnsi="돋움" w:cs="Times New Roman" w:hint="eastAsia"/>
      <w:kern w:val="0"/>
      <w:szCs w:val="18"/>
    </w:rPr>
  </w:style>
  <w:style w:type="paragraph" w:customStyle="1" w:styleId="xl84">
    <w:name w:val="xl84"/>
    <w:basedOn w:val="a0"/>
    <w:uiPriority w:val="34"/>
    <w:qFormat/>
    <w:rsid w:val="00DA2417"/>
    <w:pPr>
      <w:widowControl/>
      <w:pBdr>
        <w:right w:val="single" w:sz="4"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85">
    <w:name w:val="xl85"/>
    <w:basedOn w:val="a0"/>
    <w:uiPriority w:val="34"/>
    <w:qFormat/>
    <w:rsid w:val="00DA2417"/>
    <w:pPr>
      <w:widowControl/>
      <w:pBdr>
        <w:bottom w:val="single" w:sz="8" w:space="0" w:color="auto"/>
        <w:right w:val="single" w:sz="4" w:space="0" w:color="auto"/>
      </w:pBdr>
      <w:wordWrap/>
      <w:autoSpaceDE/>
      <w:autoSpaceDN/>
      <w:spacing w:before="100" w:beforeAutospacing="1" w:after="100" w:afterAutospacing="1" w:line="240" w:lineRule="auto"/>
      <w:jc w:val="left"/>
      <w:textAlignment w:val="center"/>
    </w:pPr>
    <w:rPr>
      <w:rFonts w:ascii="돋움" w:eastAsia="돋움" w:hAnsi="돋움" w:cs="Times New Roman" w:hint="eastAsia"/>
      <w:kern w:val="0"/>
      <w:szCs w:val="18"/>
    </w:rPr>
  </w:style>
  <w:style w:type="paragraph" w:customStyle="1" w:styleId="xl87">
    <w:name w:val="xl87"/>
    <w:basedOn w:val="a0"/>
    <w:uiPriority w:val="34"/>
    <w:qFormat/>
    <w:rsid w:val="00DA2417"/>
    <w:pPr>
      <w:widowControl/>
      <w:pBdr>
        <w:left w:val="single" w:sz="4" w:space="0" w:color="auto"/>
      </w:pBdr>
      <w:wordWrap/>
      <w:autoSpaceDE/>
      <w:autoSpaceDN/>
      <w:spacing w:before="100" w:beforeAutospacing="1" w:after="100" w:afterAutospacing="1" w:line="240" w:lineRule="auto"/>
      <w:jc w:val="left"/>
      <w:textAlignment w:val="center"/>
    </w:pPr>
    <w:rPr>
      <w:rFonts w:ascii="돋움" w:eastAsia="돋움" w:hAnsi="돋움" w:cs="Times New Roman" w:hint="eastAsia"/>
      <w:kern w:val="0"/>
      <w:szCs w:val="18"/>
    </w:rPr>
  </w:style>
  <w:style w:type="paragraph" w:customStyle="1" w:styleId="xl88">
    <w:name w:val="xl88"/>
    <w:basedOn w:val="a0"/>
    <w:uiPriority w:val="34"/>
    <w:qFormat/>
    <w:rsid w:val="00DA2417"/>
    <w:pPr>
      <w:widowControl/>
      <w:pBdr>
        <w:left w:val="single" w:sz="4" w:space="0" w:color="auto"/>
        <w:bottom w:val="single" w:sz="8" w:space="0" w:color="auto"/>
        <w:right w:val="single" w:sz="8"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89">
    <w:name w:val="xl89"/>
    <w:basedOn w:val="a0"/>
    <w:uiPriority w:val="34"/>
    <w:qFormat/>
    <w:rsid w:val="00DA2417"/>
    <w:pPr>
      <w:widowControl/>
      <w:pBdr>
        <w:left w:val="single" w:sz="4"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90">
    <w:name w:val="xl90"/>
    <w:basedOn w:val="a0"/>
    <w:uiPriority w:val="34"/>
    <w:qFormat/>
    <w:rsid w:val="00DA2417"/>
    <w:pPr>
      <w:widowControl/>
      <w:pBdr>
        <w:right w:val="single" w:sz="4" w:space="0" w:color="auto"/>
      </w:pBdr>
      <w:wordWrap/>
      <w:autoSpaceDE/>
      <w:autoSpaceDN/>
      <w:spacing w:before="100" w:beforeAutospacing="1" w:after="100" w:afterAutospacing="1" w:line="240" w:lineRule="auto"/>
      <w:jc w:val="center"/>
      <w:textAlignment w:val="center"/>
    </w:pPr>
    <w:rPr>
      <w:rFonts w:ascii="Arial" w:eastAsia="바탕" w:hAnsi="Arial" w:cs="Arial"/>
      <w:kern w:val="0"/>
      <w:szCs w:val="18"/>
    </w:rPr>
  </w:style>
  <w:style w:type="paragraph" w:customStyle="1" w:styleId="xl91">
    <w:name w:val="xl91"/>
    <w:basedOn w:val="a0"/>
    <w:uiPriority w:val="34"/>
    <w:qFormat/>
    <w:rsid w:val="00DA2417"/>
    <w:pPr>
      <w:widowControl/>
      <w:pBdr>
        <w:left w:val="single" w:sz="4" w:space="0" w:color="auto"/>
        <w:bottom w:val="single" w:sz="4"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92">
    <w:name w:val="xl92"/>
    <w:basedOn w:val="a0"/>
    <w:uiPriority w:val="34"/>
    <w:qFormat/>
    <w:rsid w:val="00DA2417"/>
    <w:pPr>
      <w:widowControl/>
      <w:pBdr>
        <w:bottom w:val="single" w:sz="4" w:space="0" w:color="auto"/>
        <w:right w:val="single" w:sz="4" w:space="0" w:color="auto"/>
      </w:pBdr>
      <w:wordWrap/>
      <w:autoSpaceDE/>
      <w:autoSpaceDN/>
      <w:spacing w:before="100" w:beforeAutospacing="1" w:after="100" w:afterAutospacing="1" w:line="240" w:lineRule="auto"/>
      <w:jc w:val="left"/>
      <w:textAlignment w:val="center"/>
    </w:pPr>
    <w:rPr>
      <w:rFonts w:ascii="돋움" w:eastAsia="돋움" w:hAnsi="돋움" w:cs="Times New Roman" w:hint="eastAsia"/>
      <w:kern w:val="0"/>
      <w:szCs w:val="18"/>
    </w:rPr>
  </w:style>
  <w:style w:type="paragraph" w:customStyle="1" w:styleId="xl93">
    <w:name w:val="xl93"/>
    <w:basedOn w:val="a0"/>
    <w:uiPriority w:val="34"/>
    <w:qFormat/>
    <w:rsid w:val="00DA2417"/>
    <w:pPr>
      <w:widowControl/>
      <w:pBdr>
        <w:bottom w:val="single" w:sz="4"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94">
    <w:name w:val="xl94"/>
    <w:basedOn w:val="a0"/>
    <w:uiPriority w:val="34"/>
    <w:qFormat/>
    <w:rsid w:val="00DA2417"/>
    <w:pPr>
      <w:widowControl/>
      <w:pBdr>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바탕" w:hAnsi="Arial" w:cs="Arial"/>
      <w:kern w:val="0"/>
      <w:szCs w:val="18"/>
    </w:rPr>
  </w:style>
  <w:style w:type="paragraph" w:customStyle="1" w:styleId="xl95">
    <w:name w:val="xl95"/>
    <w:basedOn w:val="a0"/>
    <w:uiPriority w:val="34"/>
    <w:qFormat/>
    <w:rsid w:val="00DA2417"/>
    <w:pPr>
      <w:widowControl/>
      <w:pBdr>
        <w:left w:val="single" w:sz="4" w:space="0" w:color="auto"/>
        <w:bottom w:val="single" w:sz="4" w:space="0" w:color="auto"/>
        <w:right w:val="single" w:sz="8" w:space="0" w:color="auto"/>
      </w:pBdr>
      <w:wordWrap/>
      <w:autoSpaceDE/>
      <w:autoSpaceDN/>
      <w:spacing w:before="100" w:beforeAutospacing="1" w:after="100" w:afterAutospacing="1" w:line="240" w:lineRule="auto"/>
      <w:jc w:val="left"/>
      <w:textAlignment w:val="center"/>
    </w:pPr>
    <w:rPr>
      <w:rFonts w:ascii="Arial" w:eastAsia="바탕" w:hAnsi="Arial" w:cs="Arial"/>
      <w:kern w:val="0"/>
      <w:szCs w:val="18"/>
    </w:rPr>
  </w:style>
  <w:style w:type="paragraph" w:customStyle="1" w:styleId="xl96">
    <w:name w:val="xl96"/>
    <w:basedOn w:val="a0"/>
    <w:uiPriority w:val="34"/>
    <w:qFormat/>
    <w:rsid w:val="00DA2417"/>
    <w:pPr>
      <w:widowControl/>
      <w:pBdr>
        <w:left w:val="single" w:sz="4" w:space="0" w:color="auto"/>
      </w:pBdr>
      <w:wordWrap/>
      <w:autoSpaceDE/>
      <w:autoSpaceDN/>
      <w:spacing w:before="100" w:beforeAutospacing="1" w:after="100" w:afterAutospacing="1" w:line="240" w:lineRule="auto"/>
      <w:jc w:val="center"/>
      <w:textAlignment w:val="center"/>
    </w:pPr>
    <w:rPr>
      <w:rFonts w:ascii="Arial" w:eastAsia="바탕" w:hAnsi="Arial" w:cs="Arial"/>
      <w:kern w:val="0"/>
      <w:szCs w:val="18"/>
    </w:rPr>
  </w:style>
  <w:style w:type="paragraph" w:customStyle="1" w:styleId="xl97">
    <w:name w:val="xl97"/>
    <w:basedOn w:val="a0"/>
    <w:uiPriority w:val="34"/>
    <w:qFormat/>
    <w:rsid w:val="00DA2417"/>
    <w:pPr>
      <w:widowControl/>
      <w:pBdr>
        <w:left w:val="single" w:sz="4" w:space="0" w:color="auto"/>
        <w:bottom w:val="single" w:sz="4" w:space="0" w:color="auto"/>
      </w:pBdr>
      <w:wordWrap/>
      <w:autoSpaceDE/>
      <w:autoSpaceDN/>
      <w:spacing w:before="100" w:beforeAutospacing="1" w:after="100" w:afterAutospacing="1" w:line="240" w:lineRule="auto"/>
      <w:jc w:val="left"/>
      <w:textAlignment w:val="center"/>
    </w:pPr>
    <w:rPr>
      <w:rFonts w:ascii="돋움" w:eastAsia="돋움" w:hAnsi="돋움" w:cs="Times New Roman" w:hint="eastAsia"/>
      <w:kern w:val="0"/>
      <w:szCs w:val="18"/>
    </w:rPr>
  </w:style>
  <w:style w:type="paragraph" w:customStyle="1" w:styleId="xl98">
    <w:name w:val="xl98"/>
    <w:basedOn w:val="a0"/>
    <w:uiPriority w:val="34"/>
    <w:qFormat/>
    <w:rsid w:val="00DA2417"/>
    <w:pPr>
      <w:widowControl/>
      <w:pBdr>
        <w:top w:val="single" w:sz="4" w:space="0" w:color="auto"/>
        <w:left w:val="single" w:sz="4" w:space="0" w:color="auto"/>
        <w:bottom w:val="single" w:sz="4" w:space="0" w:color="auto"/>
      </w:pBdr>
      <w:wordWrap/>
      <w:autoSpaceDE/>
      <w:autoSpaceDN/>
      <w:spacing w:before="100" w:beforeAutospacing="1" w:after="100" w:afterAutospacing="1" w:line="240" w:lineRule="auto"/>
      <w:jc w:val="center"/>
      <w:textAlignment w:val="center"/>
    </w:pPr>
    <w:rPr>
      <w:rFonts w:ascii="Arial" w:eastAsia="바탕" w:hAnsi="Arial" w:cs="Arial"/>
      <w:kern w:val="0"/>
      <w:szCs w:val="18"/>
    </w:rPr>
  </w:style>
  <w:style w:type="paragraph" w:customStyle="1" w:styleId="xl99">
    <w:name w:val="xl99"/>
    <w:basedOn w:val="a0"/>
    <w:uiPriority w:val="34"/>
    <w:qFormat/>
    <w:rsid w:val="00DA2417"/>
    <w:pPr>
      <w:widowControl/>
      <w:pBdr>
        <w:top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바탕" w:hAnsi="Arial" w:cs="Arial"/>
      <w:kern w:val="0"/>
      <w:szCs w:val="18"/>
    </w:rPr>
  </w:style>
  <w:style w:type="paragraph" w:customStyle="1" w:styleId="xl100">
    <w:name w:val="xl100"/>
    <w:basedOn w:val="a0"/>
    <w:uiPriority w:val="34"/>
    <w:qFormat/>
    <w:rsid w:val="00DA2417"/>
    <w:pPr>
      <w:widowControl/>
      <w:pBdr>
        <w:top w:val="single" w:sz="4" w:space="0" w:color="auto"/>
        <w:left w:val="single" w:sz="4" w:space="0" w:color="auto"/>
      </w:pBdr>
      <w:wordWrap/>
      <w:autoSpaceDE/>
      <w:autoSpaceDN/>
      <w:spacing w:before="100" w:beforeAutospacing="1" w:after="100" w:afterAutospacing="1" w:line="240" w:lineRule="auto"/>
      <w:jc w:val="center"/>
      <w:textAlignment w:val="center"/>
    </w:pPr>
    <w:rPr>
      <w:rFonts w:ascii="Arial" w:eastAsia="바탕" w:hAnsi="Arial" w:cs="Arial"/>
      <w:kern w:val="0"/>
      <w:szCs w:val="18"/>
    </w:rPr>
  </w:style>
  <w:style w:type="paragraph" w:customStyle="1" w:styleId="xl101">
    <w:name w:val="xl101"/>
    <w:basedOn w:val="a0"/>
    <w:uiPriority w:val="34"/>
    <w:qFormat/>
    <w:rsid w:val="00DA2417"/>
    <w:pPr>
      <w:widowControl/>
      <w:pBdr>
        <w:top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바탕" w:hAnsi="Arial" w:cs="Arial"/>
      <w:kern w:val="0"/>
      <w:szCs w:val="18"/>
    </w:rPr>
  </w:style>
  <w:style w:type="paragraph" w:customStyle="1" w:styleId="xl102">
    <w:name w:val="xl102"/>
    <w:basedOn w:val="a0"/>
    <w:uiPriority w:val="34"/>
    <w:qFormat/>
    <w:rsid w:val="00DA2417"/>
    <w:pPr>
      <w:widowControl/>
      <w:pBdr>
        <w:right w:val="single" w:sz="4" w:space="0" w:color="auto"/>
      </w:pBdr>
      <w:wordWrap/>
      <w:autoSpaceDE/>
      <w:autoSpaceDN/>
      <w:spacing w:before="100" w:beforeAutospacing="1" w:after="100" w:afterAutospacing="1" w:line="240" w:lineRule="auto"/>
      <w:jc w:val="center"/>
      <w:textAlignment w:val="center"/>
    </w:pPr>
    <w:rPr>
      <w:rFonts w:ascii="Arial" w:eastAsia="바탕" w:hAnsi="Arial" w:cs="Arial"/>
      <w:kern w:val="0"/>
      <w:szCs w:val="18"/>
    </w:rPr>
  </w:style>
  <w:style w:type="paragraph" w:customStyle="1" w:styleId="xl103">
    <w:name w:val="xl103"/>
    <w:basedOn w:val="a0"/>
    <w:uiPriority w:val="34"/>
    <w:qFormat/>
    <w:rsid w:val="00DA2417"/>
    <w:pPr>
      <w:widowControl/>
      <w:pBdr>
        <w:top w:val="single" w:sz="8" w:space="0" w:color="auto"/>
        <w:left w:val="single" w:sz="8" w:space="0" w:color="auto"/>
      </w:pBdr>
      <w:wordWrap/>
      <w:autoSpaceDE/>
      <w:autoSpaceDN/>
      <w:spacing w:before="100" w:beforeAutospacing="1" w:after="100" w:afterAutospacing="1" w:line="240" w:lineRule="auto"/>
      <w:jc w:val="left"/>
      <w:textAlignment w:val="center"/>
    </w:pPr>
    <w:rPr>
      <w:rFonts w:ascii="돋움" w:eastAsia="돋움" w:hAnsi="돋움" w:cs="Times New Roman" w:hint="eastAsia"/>
      <w:kern w:val="0"/>
      <w:szCs w:val="18"/>
    </w:rPr>
  </w:style>
  <w:style w:type="paragraph" w:customStyle="1" w:styleId="xl104">
    <w:name w:val="xl104"/>
    <w:basedOn w:val="a0"/>
    <w:uiPriority w:val="34"/>
    <w:qFormat/>
    <w:rsid w:val="00DA2417"/>
    <w:pPr>
      <w:widowControl/>
      <w:pBdr>
        <w:top w:val="single" w:sz="8" w:space="0" w:color="auto"/>
        <w:left w:val="single" w:sz="4" w:space="0" w:color="auto"/>
      </w:pBdr>
      <w:wordWrap/>
      <w:autoSpaceDE/>
      <w:autoSpaceDN/>
      <w:spacing w:before="100" w:beforeAutospacing="1" w:after="100" w:afterAutospacing="1" w:line="240" w:lineRule="auto"/>
      <w:jc w:val="left"/>
      <w:textAlignment w:val="center"/>
    </w:pPr>
    <w:rPr>
      <w:rFonts w:ascii="돋움" w:eastAsia="돋움" w:hAnsi="돋움" w:cs="Times New Roman" w:hint="eastAsia"/>
      <w:kern w:val="0"/>
      <w:szCs w:val="18"/>
    </w:rPr>
  </w:style>
  <w:style w:type="paragraph" w:customStyle="1" w:styleId="xl105">
    <w:name w:val="xl105"/>
    <w:basedOn w:val="a0"/>
    <w:uiPriority w:val="34"/>
    <w:qFormat/>
    <w:rsid w:val="00DA2417"/>
    <w:pPr>
      <w:widowControl/>
      <w:pBdr>
        <w:top w:val="single" w:sz="8" w:space="0" w:color="auto"/>
        <w:left w:val="single" w:sz="4" w:space="0" w:color="auto"/>
        <w:right w:val="single" w:sz="8" w:space="0" w:color="auto"/>
      </w:pBdr>
      <w:wordWrap/>
      <w:autoSpaceDE/>
      <w:autoSpaceDN/>
      <w:spacing w:before="100" w:beforeAutospacing="1" w:after="100" w:afterAutospacing="1" w:line="240" w:lineRule="auto"/>
      <w:jc w:val="center"/>
      <w:textAlignment w:val="center"/>
    </w:pPr>
    <w:rPr>
      <w:rFonts w:ascii="돋움" w:eastAsia="돋움" w:hAnsi="돋움" w:cs="Times New Roman" w:hint="eastAsia"/>
      <w:kern w:val="0"/>
      <w:szCs w:val="18"/>
    </w:rPr>
  </w:style>
  <w:style w:type="paragraph" w:customStyle="1" w:styleId="font8">
    <w:name w:val="font8"/>
    <w:basedOn w:val="a0"/>
    <w:uiPriority w:val="34"/>
    <w:qFormat/>
    <w:rsid w:val="00DA2417"/>
    <w:pPr>
      <w:widowControl/>
      <w:wordWrap/>
      <w:autoSpaceDE/>
      <w:autoSpaceDN/>
      <w:spacing w:before="100" w:beforeAutospacing="1" w:after="100" w:afterAutospacing="1" w:line="240" w:lineRule="auto"/>
      <w:jc w:val="left"/>
    </w:pPr>
    <w:rPr>
      <w:rFonts w:ascii="Arial" w:eastAsia="바탕" w:hAnsi="Arial" w:cs="Arial"/>
      <w:color w:val="0000FF"/>
      <w:kern w:val="0"/>
      <w:szCs w:val="20"/>
    </w:rPr>
  </w:style>
  <w:style w:type="paragraph" w:customStyle="1" w:styleId="font9">
    <w:name w:val="font9"/>
    <w:basedOn w:val="a0"/>
    <w:uiPriority w:val="39"/>
    <w:qFormat/>
    <w:rsid w:val="00DA2417"/>
    <w:pPr>
      <w:widowControl/>
      <w:wordWrap/>
      <w:autoSpaceDE/>
      <w:autoSpaceDN/>
      <w:spacing w:before="100" w:beforeAutospacing="1" w:after="100" w:afterAutospacing="1" w:line="240" w:lineRule="auto"/>
      <w:jc w:val="left"/>
    </w:pPr>
    <w:rPr>
      <w:rFonts w:ascii="HY헤드라인M" w:eastAsia="HY헤드라인M" w:hAnsi="바탕" w:cs="Times New Roman" w:hint="eastAsia"/>
      <w:color w:val="FFFFFF"/>
      <w:kern w:val="0"/>
      <w:szCs w:val="20"/>
    </w:rPr>
  </w:style>
  <w:style w:type="paragraph" w:customStyle="1" w:styleId="font10">
    <w:name w:val="font10"/>
    <w:basedOn w:val="a0"/>
    <w:uiPriority w:val="39"/>
    <w:qFormat/>
    <w:rsid w:val="00DA2417"/>
    <w:pPr>
      <w:widowControl/>
      <w:wordWrap/>
      <w:autoSpaceDE/>
      <w:autoSpaceDN/>
      <w:spacing w:before="100" w:beforeAutospacing="1" w:after="100" w:afterAutospacing="1" w:line="240" w:lineRule="auto"/>
      <w:jc w:val="left"/>
    </w:pPr>
    <w:rPr>
      <w:rFonts w:ascii="Arial" w:eastAsia="바탕" w:hAnsi="Arial" w:cs="Arial"/>
      <w:color w:val="FFFFFF"/>
      <w:kern w:val="0"/>
      <w:szCs w:val="20"/>
    </w:rPr>
  </w:style>
  <w:style w:type="paragraph" w:customStyle="1" w:styleId="font11">
    <w:name w:val="font11"/>
    <w:basedOn w:val="a0"/>
    <w:uiPriority w:val="39"/>
    <w:qFormat/>
    <w:rsid w:val="00DA2417"/>
    <w:pPr>
      <w:widowControl/>
      <w:wordWrap/>
      <w:autoSpaceDE/>
      <w:autoSpaceDN/>
      <w:spacing w:before="100" w:beforeAutospacing="1" w:after="100" w:afterAutospacing="1" w:line="240" w:lineRule="auto"/>
      <w:jc w:val="left"/>
    </w:pPr>
    <w:rPr>
      <w:rFonts w:ascii="HY헤드라인M" w:eastAsia="HY헤드라인M" w:hAnsi="바탕" w:cs="Times New Roman" w:hint="eastAsia"/>
      <w:color w:val="0000FF"/>
      <w:kern w:val="0"/>
      <w:szCs w:val="20"/>
    </w:rPr>
  </w:style>
  <w:style w:type="paragraph" w:customStyle="1" w:styleId="18">
    <w:name w:val="스타일1"/>
    <w:basedOn w:val="a0"/>
    <w:link w:val="1Char0"/>
    <w:qFormat/>
    <w:rsid w:val="00DA2417"/>
    <w:pPr>
      <w:widowControl/>
      <w:wordWrap/>
      <w:autoSpaceDE/>
      <w:autoSpaceDN/>
      <w:spacing w:after="0" w:line="300" w:lineRule="auto"/>
      <w:jc w:val="center"/>
    </w:pPr>
    <w:rPr>
      <w:rFonts w:ascii="Arial" w:eastAsia="가는각진제목체" w:hAnsi="Arial" w:cs="Times New Roman"/>
      <w:color w:val="FFFFFF"/>
      <w:kern w:val="0"/>
      <w:szCs w:val="20"/>
    </w:rPr>
  </w:style>
  <w:style w:type="paragraph" w:customStyle="1" w:styleId="1Chapter">
    <w:name w:val="스타일 제목 1Chapter + 가는각진제목체 작은 대문자"/>
    <w:basedOn w:val="1"/>
    <w:autoRedefine/>
    <w:uiPriority w:val="39"/>
    <w:qFormat/>
    <w:rsid w:val="00DA2417"/>
    <w:pPr>
      <w:widowControl/>
      <w:tabs>
        <w:tab w:val="num" w:pos="720"/>
      </w:tabs>
      <w:wordWrap/>
      <w:snapToGrid/>
      <w:spacing w:line="360" w:lineRule="auto"/>
      <w:ind w:left="425" w:hanging="425"/>
      <w:jc w:val="left"/>
    </w:pPr>
    <w:rPr>
      <w:rFonts w:ascii="가는각진제목체" w:eastAsia="가는각진제목체" w:hAnsi="가는각진제목체"/>
      <w:b w:val="0"/>
      <w:smallCaps/>
      <w:kern w:val="0"/>
      <w:sz w:val="40"/>
      <w14:shadow w14:blurRad="50800" w14:dist="38100" w14:dir="2700000" w14:sx="100000" w14:sy="100000" w14:kx="0" w14:ky="0" w14:algn="tl">
        <w14:srgbClr w14:val="000000">
          <w14:alpha w14:val="60000"/>
        </w14:srgbClr>
      </w14:shadow>
    </w:rPr>
  </w:style>
  <w:style w:type="paragraph" w:customStyle="1" w:styleId="210">
    <w:name w:val="스타일 제목 2(1.) + 가는각진제목체"/>
    <w:basedOn w:val="2"/>
    <w:autoRedefine/>
    <w:uiPriority w:val="39"/>
    <w:qFormat/>
    <w:rsid w:val="00DA2417"/>
    <w:pPr>
      <w:wordWrap/>
      <w:spacing w:after="0" w:line="360" w:lineRule="auto"/>
      <w:ind w:left="2340" w:hangingChars="745" w:hanging="2340"/>
    </w:pPr>
    <w:rPr>
      <w:rFonts w:ascii="HY그래픽M" w:eastAsia="HY그래픽M" w:hAnsi="가는각진제목체" w:cs="Arial"/>
      <w:b/>
      <w:bCs/>
      <w:smallCaps/>
      <w:sz w:val="22"/>
      <w:szCs w:val="32"/>
    </w:rPr>
  </w:style>
  <w:style w:type="paragraph" w:customStyle="1" w:styleId="1ChapterArialNarrow">
    <w:name w:val="스타일 제목 1Chapter + (영어) Arial Narrow (한글) 가는각진제목체"/>
    <w:basedOn w:val="1"/>
    <w:autoRedefine/>
    <w:uiPriority w:val="39"/>
    <w:qFormat/>
    <w:rsid w:val="00DA2417"/>
    <w:pPr>
      <w:widowControl/>
      <w:tabs>
        <w:tab w:val="num" w:pos="720"/>
      </w:tabs>
      <w:wordWrap/>
      <w:snapToGrid/>
      <w:spacing w:line="360" w:lineRule="auto"/>
      <w:ind w:left="425" w:hanging="425"/>
      <w:jc w:val="left"/>
    </w:pPr>
    <w:rPr>
      <w:rFonts w:ascii="가는각진제목체" w:eastAsia="가는각진제목체" w:hAnsi="Arial Narrow"/>
      <w:b w:val="0"/>
      <w:smallCaps/>
      <w:kern w:val="0"/>
      <w:sz w:val="40"/>
      <w14:shadow w14:blurRad="50800" w14:dist="38100" w14:dir="2700000" w14:sx="100000" w14:sy="100000" w14:kx="0" w14:ky="0" w14:algn="tl">
        <w14:srgbClr w14:val="000000">
          <w14:alpha w14:val="60000"/>
        </w14:srgbClr>
      </w14:shadow>
    </w:rPr>
  </w:style>
  <w:style w:type="paragraph" w:customStyle="1" w:styleId="311">
    <w:name w:val="스타일 제목 3(1.1) + (한글) 가는각진제목체"/>
    <w:basedOn w:val="30"/>
    <w:autoRedefine/>
    <w:uiPriority w:val="39"/>
    <w:qFormat/>
    <w:rsid w:val="00DA2417"/>
    <w:pPr>
      <w:spacing w:after="0" w:line="300" w:lineRule="auto"/>
      <w:ind w:leftChars="0" w:left="0" w:firstLineChars="0" w:firstLine="0"/>
    </w:pPr>
    <w:rPr>
      <w:rFonts w:ascii="가는각진제목체" w:eastAsia="가는각진제목체" w:hAnsi="가는각진제목체" w:cs="Arial"/>
      <w:b/>
      <w:bCs/>
      <w:iCs/>
      <w:smallCaps/>
      <w:sz w:val="32"/>
      <w:szCs w:val="20"/>
    </w:rPr>
  </w:style>
  <w:style w:type="paragraph" w:customStyle="1" w:styleId="53">
    <w:name w:val="스타일 제목 5 + (한글) 가는각진제목체 빨강"/>
    <w:basedOn w:val="5"/>
    <w:uiPriority w:val="39"/>
    <w:qFormat/>
    <w:rsid w:val="00DA2417"/>
    <w:pPr>
      <w:numPr>
        <w:ilvl w:val="4"/>
      </w:numPr>
      <w:tabs>
        <w:tab w:val="num" w:pos="992"/>
      </w:tabs>
      <w:adjustRightInd/>
      <w:spacing w:line="300" w:lineRule="auto"/>
      <w:ind w:leftChars="500" w:left="992" w:hangingChars="200" w:hanging="992"/>
      <w:textAlignment w:val="auto"/>
    </w:pPr>
    <w:rPr>
      <w:rFonts w:ascii="가는각진제목체" w:eastAsia="가는각진제목체" w:hAnsi="Arial Narrow"/>
      <w:kern w:val="2"/>
      <w:sz w:val="22"/>
    </w:rPr>
  </w:style>
  <w:style w:type="paragraph" w:customStyle="1" w:styleId="46">
    <w:name w:val="스타일 제목 4 + (한글) 가는각진제목체"/>
    <w:basedOn w:val="40"/>
    <w:autoRedefine/>
    <w:uiPriority w:val="39"/>
    <w:qFormat/>
    <w:rsid w:val="00DA2417"/>
    <w:pPr>
      <w:wordWrap/>
      <w:autoSpaceDE w:val="0"/>
      <w:autoSpaceDN w:val="0"/>
      <w:adjustRightInd/>
      <w:spacing w:line="360" w:lineRule="auto"/>
      <w:jc w:val="both"/>
      <w:textAlignment w:val="auto"/>
    </w:pPr>
    <w:rPr>
      <w:rFonts w:ascii="가는각진제목체" w:eastAsia="가는각진제목체" w:hAnsi="Arial Narrow"/>
      <w:iCs/>
      <w:smallCaps/>
      <w:spacing w:val="-20"/>
      <w:kern w:val="2"/>
      <w:sz w:val="26"/>
      <w:szCs w:val="26"/>
    </w:rPr>
  </w:style>
  <w:style w:type="table" w:styleId="19">
    <w:name w:val="Table Simple 1"/>
    <w:basedOn w:val="a3"/>
    <w:rsid w:val="00DA2417"/>
    <w:pPr>
      <w:widowControl w:val="0"/>
      <w:wordWrap w:val="0"/>
      <w:autoSpaceDE w:val="0"/>
      <w:autoSpaceDN w:val="0"/>
      <w:spacing w:after="0" w:line="240" w:lineRule="auto"/>
    </w:pPr>
    <w:rPr>
      <w:rFonts w:ascii="Times New Roman" w:eastAsia="바탕" w:hAnsi="Times New Roman" w:cs="Times New Roman"/>
      <w:kern w:val="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Style1">
    <w:name w:val="Style1"/>
    <w:basedOn w:val="a0"/>
    <w:qFormat/>
    <w:rsid w:val="00DA2417"/>
    <w:pPr>
      <w:spacing w:after="0" w:line="240" w:lineRule="auto"/>
    </w:pPr>
    <w:rPr>
      <w:rFonts w:ascii="Times New Roman" w:eastAsia="Times New Roman" w:hAnsi="Times New Roman" w:cs="Times New Roman"/>
      <w:sz w:val="22"/>
      <w:szCs w:val="20"/>
    </w:rPr>
  </w:style>
  <w:style w:type="paragraph" w:customStyle="1" w:styleId="3112">
    <w:name w:val="스타일 제목 3(1.1) + (한글) 가는각진제목체2"/>
    <w:basedOn w:val="30"/>
    <w:next w:val="311"/>
    <w:autoRedefine/>
    <w:uiPriority w:val="39"/>
    <w:qFormat/>
    <w:rsid w:val="00DA2417"/>
    <w:pPr>
      <w:numPr>
        <w:ilvl w:val="2"/>
      </w:numPr>
      <w:tabs>
        <w:tab w:val="num" w:pos="1154"/>
      </w:tabs>
      <w:spacing w:after="0" w:line="300" w:lineRule="auto"/>
      <w:ind w:leftChars="300" w:left="1154" w:hangingChars="200" w:hanging="794"/>
    </w:pPr>
    <w:rPr>
      <w:rFonts w:ascii="가는각진제목체" w:eastAsia="가는각진제목체" w:hAnsi="가는각진제목체" w:cs="Arial"/>
      <w:b/>
      <w:bCs/>
      <w:iCs/>
      <w:smallCaps/>
      <w:sz w:val="44"/>
      <w:szCs w:val="20"/>
    </w:rPr>
  </w:style>
  <w:style w:type="paragraph" w:customStyle="1" w:styleId="3111">
    <w:name w:val="스타일 제목 3(1.1) + (한글) 가는각진제목체1"/>
    <w:basedOn w:val="30"/>
    <w:next w:val="311"/>
    <w:autoRedefine/>
    <w:uiPriority w:val="39"/>
    <w:qFormat/>
    <w:rsid w:val="00DA2417"/>
    <w:pPr>
      <w:wordWrap/>
      <w:spacing w:after="0" w:line="360" w:lineRule="auto"/>
      <w:ind w:leftChars="0" w:left="0" w:firstLineChars="0" w:firstLine="0"/>
    </w:pPr>
    <w:rPr>
      <w:rFonts w:ascii="가는각진제목체" w:eastAsia="가는각진제목체" w:hAnsi="굴림" w:cs="Arial"/>
      <w:b/>
      <w:iCs/>
      <w:smallCaps/>
      <w:spacing w:val="-20"/>
      <w:sz w:val="28"/>
      <w:szCs w:val="28"/>
    </w:rPr>
  </w:style>
  <w:style w:type="character" w:customStyle="1" w:styleId="t3">
    <w:name w:val="t3"/>
    <w:rsid w:val="00DA2417"/>
  </w:style>
  <w:style w:type="character" w:customStyle="1" w:styleId="style5style6style1">
    <w:name w:val="style5 style6 style1"/>
    <w:rsid w:val="00DA2417"/>
  </w:style>
  <w:style w:type="character" w:customStyle="1" w:styleId="style21">
    <w:name w:val="style21"/>
    <w:rsid w:val="00DA2417"/>
    <w:rPr>
      <w:color w:val="006666"/>
    </w:rPr>
  </w:style>
  <w:style w:type="character" w:customStyle="1" w:styleId="style11">
    <w:name w:val="style11"/>
    <w:rsid w:val="00DA2417"/>
    <w:rPr>
      <w:color w:val="666666"/>
    </w:rPr>
  </w:style>
  <w:style w:type="character" w:customStyle="1" w:styleId="style41">
    <w:name w:val="style41"/>
    <w:rsid w:val="00DA2417"/>
    <w:rPr>
      <w:color w:val="009999"/>
    </w:rPr>
  </w:style>
  <w:style w:type="character" w:customStyle="1" w:styleId="style5style10">
    <w:name w:val="style5 style10"/>
    <w:rsid w:val="00DA2417"/>
  </w:style>
  <w:style w:type="character" w:customStyle="1" w:styleId="style10style6">
    <w:name w:val="style10 style6"/>
    <w:rsid w:val="00DA2417"/>
  </w:style>
  <w:style w:type="character" w:customStyle="1" w:styleId="style6style10">
    <w:name w:val="style6 style10"/>
    <w:rsid w:val="00DA2417"/>
  </w:style>
  <w:style w:type="paragraph" w:customStyle="1" w:styleId="1a">
    <w:name w:val="유형1"/>
    <w:basedOn w:val="a0"/>
    <w:uiPriority w:val="39"/>
    <w:qFormat/>
    <w:rsid w:val="00DA2417"/>
    <w:pPr>
      <w:tabs>
        <w:tab w:val="num" w:pos="900"/>
      </w:tabs>
      <w:autoSpaceDE/>
      <w:autoSpaceDN/>
      <w:spacing w:after="120" w:line="240" w:lineRule="auto"/>
    </w:pPr>
    <w:rPr>
      <w:rFonts w:ascii="Arial" w:eastAsia="굴림체" w:hAnsi="Arial" w:cs="Times New Roman"/>
      <w:sz w:val="22"/>
      <w:szCs w:val="20"/>
    </w:rPr>
  </w:style>
  <w:style w:type="paragraph" w:customStyle="1" w:styleId="1b">
    <w:name w:val="표준1"/>
    <w:uiPriority w:val="39"/>
    <w:qFormat/>
    <w:rsid w:val="00DA2417"/>
    <w:pPr>
      <w:widowControl w:val="0"/>
      <w:adjustRightInd w:val="0"/>
      <w:spacing w:after="0" w:line="360" w:lineRule="atLeast"/>
      <w:jc w:val="left"/>
      <w:textAlignment w:val="baseline"/>
    </w:pPr>
    <w:rPr>
      <w:rFonts w:ascii="Times New Roman" w:eastAsia="바탕체" w:hAnsi="Times New Roman" w:cs="Times New Roman"/>
      <w:kern w:val="0"/>
      <w:sz w:val="22"/>
      <w:szCs w:val="20"/>
    </w:rPr>
  </w:style>
  <w:style w:type="paragraph" w:customStyle="1" w:styleId="KN">
    <w:name w:val="KN내용"/>
    <w:basedOn w:val="a0"/>
    <w:uiPriority w:val="39"/>
    <w:qFormat/>
    <w:rsid w:val="00DA2417"/>
    <w:pPr>
      <w:widowControl/>
      <w:tabs>
        <w:tab w:val="left" w:pos="1134"/>
      </w:tabs>
      <w:wordWrap/>
      <w:autoSpaceDE/>
      <w:autoSpaceDN/>
      <w:spacing w:after="0" w:line="360" w:lineRule="exact"/>
    </w:pPr>
    <w:rPr>
      <w:rFonts w:ascii="Book Antiqua" w:eastAsia="바탕체" w:hAnsi="Book Antiqua" w:cs="Times New Roman"/>
      <w:kern w:val="0"/>
      <w:szCs w:val="20"/>
    </w:rPr>
  </w:style>
  <w:style w:type="paragraph" w:customStyle="1" w:styleId="CM35">
    <w:name w:val="CM35"/>
    <w:basedOn w:val="Default"/>
    <w:next w:val="Default"/>
    <w:uiPriority w:val="39"/>
    <w:qFormat/>
    <w:rsid w:val="00DA2417"/>
    <w:pPr>
      <w:spacing w:after="368"/>
    </w:pPr>
    <w:rPr>
      <w:rFonts w:ascii=".VnTime" w:eastAsia=".VnTime" w:hAnsi="Times New Roman" w:cs="Times New Roman"/>
      <w:snapToGrid w:val="0"/>
      <w:color w:val="auto"/>
    </w:rPr>
  </w:style>
  <w:style w:type="paragraph" w:customStyle="1" w:styleId="CM41">
    <w:name w:val="CM41"/>
    <w:basedOn w:val="Default"/>
    <w:next w:val="Default"/>
    <w:uiPriority w:val="39"/>
    <w:qFormat/>
    <w:rsid w:val="00DA2417"/>
    <w:pPr>
      <w:spacing w:after="623"/>
    </w:pPr>
    <w:rPr>
      <w:rFonts w:ascii=".VnTime" w:eastAsia=".VnTime" w:hAnsi="Times New Roman" w:cs="Times New Roman"/>
      <w:snapToGrid w:val="0"/>
      <w:color w:val="auto"/>
    </w:rPr>
  </w:style>
  <w:style w:type="paragraph" w:customStyle="1" w:styleId="CM49">
    <w:name w:val="CM49"/>
    <w:basedOn w:val="Default"/>
    <w:next w:val="Default"/>
    <w:uiPriority w:val="39"/>
    <w:qFormat/>
    <w:rsid w:val="00DA2417"/>
    <w:pPr>
      <w:spacing w:after="1348"/>
    </w:pPr>
    <w:rPr>
      <w:rFonts w:ascii=".VnTime" w:eastAsia=".VnTime" w:hAnsi="Times New Roman" w:cs="Times New Roman"/>
      <w:snapToGrid w:val="0"/>
      <w:color w:val="auto"/>
    </w:rPr>
  </w:style>
  <w:style w:type="paragraph" w:customStyle="1" w:styleId="CM48">
    <w:name w:val="CM48"/>
    <w:basedOn w:val="Default"/>
    <w:next w:val="Default"/>
    <w:uiPriority w:val="39"/>
    <w:qFormat/>
    <w:rsid w:val="00DA2417"/>
    <w:pPr>
      <w:spacing w:after="963"/>
    </w:pPr>
    <w:rPr>
      <w:rFonts w:ascii=".VnTime" w:eastAsia=".VnTime" w:hAnsi="Times New Roman" w:cs="Times New Roman"/>
      <w:snapToGrid w:val="0"/>
      <w:color w:val="auto"/>
    </w:rPr>
  </w:style>
  <w:style w:type="paragraph" w:customStyle="1" w:styleId="afffa">
    <w:name w:val="쩜"/>
    <w:basedOn w:val="a0"/>
    <w:uiPriority w:val="39"/>
    <w:qFormat/>
    <w:rsid w:val="00DA2417"/>
    <w:pPr>
      <w:tabs>
        <w:tab w:val="num" w:pos="397"/>
      </w:tabs>
      <w:spacing w:after="0" w:line="240" w:lineRule="auto"/>
      <w:ind w:left="397" w:hanging="397"/>
    </w:pPr>
    <w:rPr>
      <w:rFonts w:ascii="바탕" w:eastAsia="바탕" w:hAnsi="Times New Roman" w:cs="Times New Roman"/>
      <w:szCs w:val="20"/>
    </w:rPr>
  </w:style>
  <w:style w:type="paragraph" w:customStyle="1" w:styleId="CM9">
    <w:name w:val="CM9"/>
    <w:basedOn w:val="Default"/>
    <w:next w:val="Default"/>
    <w:uiPriority w:val="39"/>
    <w:qFormat/>
    <w:rsid w:val="00DA2417"/>
    <w:pPr>
      <w:spacing w:line="358" w:lineRule="atLeast"/>
    </w:pPr>
    <w:rPr>
      <w:rFonts w:ascii=".VnTime" w:eastAsia=".VnTime" w:hAnsi="Times New Roman" w:cs="Times New Roman"/>
      <w:snapToGrid w:val="0"/>
      <w:color w:val="auto"/>
    </w:rPr>
  </w:style>
  <w:style w:type="paragraph" w:customStyle="1" w:styleId="s0">
    <w:name w:val="s0"/>
    <w:uiPriority w:val="34"/>
    <w:qFormat/>
    <w:rsid w:val="00DA2417"/>
    <w:pPr>
      <w:widowControl w:val="0"/>
      <w:autoSpaceDE w:val="0"/>
      <w:autoSpaceDN w:val="0"/>
      <w:adjustRightInd w:val="0"/>
      <w:spacing w:after="0" w:line="240" w:lineRule="auto"/>
      <w:jc w:val="left"/>
    </w:pPr>
    <w:rPr>
      <w:rFonts w:ascii="바탕" w:eastAsia="바탕" w:hAnsi="Times New Roman" w:cs="Times New Roman"/>
      <w:kern w:val="0"/>
      <w:sz w:val="24"/>
      <w:szCs w:val="24"/>
    </w:rPr>
  </w:style>
  <w:style w:type="paragraph" w:customStyle="1" w:styleId="hs1">
    <w:name w:val="hs1"/>
    <w:basedOn w:val="a0"/>
    <w:uiPriority w:val="34"/>
    <w:qFormat/>
    <w:rsid w:val="00DA2417"/>
    <w:pPr>
      <w:widowControl/>
      <w:wordWrap/>
      <w:autoSpaceDE/>
      <w:autoSpaceDN/>
      <w:spacing w:after="0" w:line="315" w:lineRule="atLeast"/>
      <w:ind w:right="60"/>
      <w:jc w:val="center"/>
    </w:pPr>
    <w:rPr>
      <w:rFonts w:ascii="-윤고딕130" w:eastAsia="-윤고딕130" w:hAnsi="굴림" w:cs="굴림"/>
      <w:color w:val="FFFFFF"/>
      <w:spacing w:val="-21"/>
      <w:kern w:val="0"/>
      <w:sz w:val="21"/>
      <w:szCs w:val="21"/>
    </w:rPr>
  </w:style>
  <w:style w:type="paragraph" w:customStyle="1" w:styleId="arial">
    <w:name w:val="arial"/>
    <w:basedOn w:val="a0"/>
    <w:uiPriority w:val="39"/>
    <w:qFormat/>
    <w:rsid w:val="00DA2417"/>
    <w:pPr>
      <w:spacing w:after="0" w:line="240" w:lineRule="auto"/>
    </w:pPr>
    <w:rPr>
      <w:rFonts w:ascii="바탕" w:eastAsia="바탕" w:hAnsi="Times New Roman" w:cs="Times New Roman"/>
      <w:szCs w:val="24"/>
    </w:rPr>
  </w:style>
  <w:style w:type="paragraph" w:customStyle="1" w:styleId="afffb">
    <w:name w:val="굴림"/>
    <w:basedOn w:val="a0"/>
    <w:uiPriority w:val="39"/>
    <w:qFormat/>
    <w:rsid w:val="00DA2417"/>
    <w:pPr>
      <w:widowControl/>
      <w:wordWrap/>
      <w:autoSpaceDE/>
      <w:autoSpaceDN/>
      <w:spacing w:after="0" w:line="240" w:lineRule="auto"/>
      <w:jc w:val="left"/>
    </w:pPr>
    <w:rPr>
      <w:rFonts w:ascii="Times New Roman" w:eastAsia="바탕" w:hAnsi="Times New Roman" w:cs="Times New Roman"/>
      <w:kern w:val="0"/>
      <w:sz w:val="24"/>
      <w:szCs w:val="24"/>
      <w:lang w:val="en-GB"/>
    </w:rPr>
  </w:style>
  <w:style w:type="paragraph" w:customStyle="1" w:styleId="Title-3">
    <w:name w:val="Title - 3"/>
    <w:basedOn w:val="a0"/>
    <w:uiPriority w:val="39"/>
    <w:qFormat/>
    <w:rsid w:val="00DA2417"/>
    <w:pPr>
      <w:tabs>
        <w:tab w:val="left" w:pos="3402"/>
      </w:tabs>
      <w:wordWrap/>
      <w:overflowPunct w:val="0"/>
      <w:adjustRightInd w:val="0"/>
      <w:spacing w:before="240" w:after="0" w:line="280" w:lineRule="atLeast"/>
      <w:ind w:left="567"/>
      <w:jc w:val="right"/>
      <w:textAlignment w:val="baseline"/>
    </w:pPr>
    <w:rPr>
      <w:rFonts w:ascii="Helvetica" w:eastAsia="바탕" w:hAnsi="Helvetica" w:cs="Times New Roman"/>
      <w:b/>
      <w:kern w:val="0"/>
      <w:szCs w:val="20"/>
      <w:lang w:eastAsia="en-US"/>
    </w:rPr>
  </w:style>
  <w:style w:type="paragraph" w:customStyle="1" w:styleId="Address">
    <w:name w:val="Address"/>
    <w:basedOn w:val="a0"/>
    <w:uiPriority w:val="39"/>
    <w:qFormat/>
    <w:rsid w:val="00DA2417"/>
    <w:pPr>
      <w:framePr w:w="3005" w:hSpace="181" w:vSpace="181" w:wrap="around" w:hAnchor="page" w:xAlign="right" w:yAlign="top" w:anchorLock="1"/>
      <w:widowControl/>
      <w:pBdr>
        <w:left w:val="single" w:sz="4" w:space="9" w:color="auto"/>
      </w:pBdr>
      <w:wordWrap/>
      <w:autoSpaceDE/>
      <w:autoSpaceDN/>
      <w:spacing w:after="0" w:line="200" w:lineRule="exact"/>
      <w:jc w:val="left"/>
    </w:pPr>
    <w:rPr>
      <w:rFonts w:ascii="Times New Roman" w:eastAsia="바탕체" w:hAnsi="Times New Roman" w:cs="Times New Roman"/>
      <w:kern w:val="0"/>
      <w:sz w:val="16"/>
      <w:szCs w:val="20"/>
      <w:lang w:val="en-GB"/>
    </w:rPr>
  </w:style>
  <w:style w:type="paragraph" w:customStyle="1" w:styleId="28">
    <w:name w:val="Знак2"/>
    <w:basedOn w:val="a0"/>
    <w:autoRedefine/>
    <w:uiPriority w:val="39"/>
    <w:qFormat/>
    <w:rsid w:val="00DA2417"/>
    <w:pPr>
      <w:widowControl/>
      <w:wordWrap/>
      <w:autoSpaceDE/>
      <w:autoSpaceDN/>
      <w:spacing w:after="160" w:line="240" w:lineRule="exact"/>
      <w:jc w:val="left"/>
    </w:pPr>
    <w:rPr>
      <w:rFonts w:ascii="Times New Roman" w:eastAsia="Times New Roman" w:hAnsi="Times New Roman" w:cs="Times New Roman"/>
      <w:kern w:val="0"/>
      <w:szCs w:val="20"/>
      <w:lang w:val="en-GB"/>
    </w:rPr>
  </w:style>
  <w:style w:type="paragraph" w:customStyle="1" w:styleId="DD1">
    <w:name w:val="DD1"/>
    <w:basedOn w:val="a0"/>
    <w:autoRedefine/>
    <w:uiPriority w:val="39"/>
    <w:qFormat/>
    <w:rsid w:val="00DA2417"/>
    <w:pPr>
      <w:widowControl/>
      <w:tabs>
        <w:tab w:val="left" w:pos="360"/>
        <w:tab w:val="num" w:pos="720"/>
      </w:tabs>
      <w:wordWrap/>
      <w:autoSpaceDE/>
      <w:autoSpaceDN/>
      <w:spacing w:after="0" w:line="240" w:lineRule="auto"/>
      <w:ind w:left="360" w:hanging="360"/>
      <w:jc w:val="left"/>
    </w:pPr>
    <w:rPr>
      <w:rFonts w:ascii="Times New Roman" w:eastAsia="굴림" w:hAnsi="Times New Roman" w:cs="Times New Roman"/>
      <w:b/>
      <w:bCs/>
      <w:color w:val="000080"/>
      <w:kern w:val="0"/>
      <w:sz w:val="28"/>
      <w:szCs w:val="24"/>
      <w:lang w:val="en-AU"/>
    </w:rPr>
  </w:style>
  <w:style w:type="paragraph" w:customStyle="1" w:styleId="DD3">
    <w:name w:val="DD3"/>
    <w:basedOn w:val="a0"/>
    <w:autoRedefine/>
    <w:uiPriority w:val="39"/>
    <w:qFormat/>
    <w:rsid w:val="00DA2417"/>
    <w:pPr>
      <w:widowControl/>
      <w:wordWrap/>
      <w:autoSpaceDE/>
      <w:autoSpaceDN/>
      <w:snapToGrid w:val="0"/>
      <w:spacing w:after="0" w:line="160" w:lineRule="atLeast"/>
      <w:jc w:val="left"/>
    </w:pPr>
    <w:rPr>
      <w:rFonts w:ascii="-윤고딕320" w:eastAsia="-윤고딕320" w:hAnsi="굴림" w:cs="Times New Roman"/>
      <w:b/>
      <w:bCs/>
      <w:szCs w:val="20"/>
    </w:rPr>
  </w:style>
  <w:style w:type="paragraph" w:customStyle="1" w:styleId="Body0">
    <w:name w:val="Body"/>
    <w:basedOn w:val="a0"/>
    <w:autoRedefine/>
    <w:uiPriority w:val="39"/>
    <w:qFormat/>
    <w:rsid w:val="00DA2417"/>
    <w:pPr>
      <w:widowControl/>
      <w:wordWrap/>
      <w:autoSpaceDE/>
      <w:autoSpaceDN/>
      <w:spacing w:after="0" w:line="240" w:lineRule="auto"/>
      <w:ind w:left="34"/>
    </w:pPr>
    <w:rPr>
      <w:rFonts w:ascii="바탕체" w:eastAsia="바탕체" w:hAnsi="바탕체" w:cs="Times New Roman"/>
      <w:b/>
      <w:kern w:val="0"/>
      <w:sz w:val="22"/>
      <w:lang w:val="en-AU"/>
    </w:rPr>
  </w:style>
  <w:style w:type="paragraph" w:customStyle="1" w:styleId="DD2">
    <w:name w:val="DD2"/>
    <w:basedOn w:val="a0"/>
    <w:autoRedefine/>
    <w:uiPriority w:val="39"/>
    <w:qFormat/>
    <w:rsid w:val="00DA2417"/>
    <w:pPr>
      <w:widowControl/>
      <w:wordWrap/>
      <w:autoSpaceDE/>
      <w:autoSpaceDN/>
      <w:snapToGrid w:val="0"/>
      <w:spacing w:after="0" w:line="160" w:lineRule="atLeast"/>
      <w:jc w:val="left"/>
    </w:pPr>
    <w:rPr>
      <w:rFonts w:ascii="-윤고딕320" w:eastAsia="-윤고딕320" w:hAnsi="굴림" w:cs="Times New Roman"/>
      <w:b/>
      <w:bCs/>
      <w:kern w:val="0"/>
      <w:szCs w:val="20"/>
      <w:lang w:val="en-AU"/>
    </w:rPr>
  </w:style>
  <w:style w:type="paragraph" w:customStyle="1" w:styleId="text1">
    <w:name w:val="text1"/>
    <w:basedOn w:val="a0"/>
    <w:uiPriority w:val="39"/>
    <w:qFormat/>
    <w:rsid w:val="00DA2417"/>
    <w:pPr>
      <w:widowControl/>
      <w:wordWrap/>
      <w:autoSpaceDE/>
      <w:autoSpaceDN/>
      <w:spacing w:after="0" w:line="288" w:lineRule="auto"/>
      <w:jc w:val="left"/>
    </w:pPr>
    <w:rPr>
      <w:rFonts w:ascii="Futura Bk BT" w:eastAsia="바탕체" w:hAnsi="Futura Bk BT" w:cs="Times New Roman"/>
      <w:kern w:val="0"/>
      <w:sz w:val="22"/>
      <w:szCs w:val="20"/>
      <w:lang w:val="en-GB"/>
    </w:rPr>
  </w:style>
  <w:style w:type="paragraph" w:customStyle="1" w:styleId="afffc">
    <w:name w:val="국문유형"/>
    <w:basedOn w:val="a0"/>
    <w:uiPriority w:val="34"/>
    <w:qFormat/>
    <w:rsid w:val="00DA2417"/>
    <w:pPr>
      <w:autoSpaceDE/>
      <w:spacing w:after="0" w:line="460" w:lineRule="exact"/>
    </w:pPr>
    <w:rPr>
      <w:rFonts w:ascii="Times New Roman" w:eastAsia="바탕체" w:hAnsi="Times New Roman" w:cs="Times New Roman"/>
      <w:sz w:val="24"/>
      <w:szCs w:val="20"/>
    </w:rPr>
  </w:style>
  <w:style w:type="paragraph" w:styleId="afffd">
    <w:name w:val="Block Text"/>
    <w:basedOn w:val="a0"/>
    <w:uiPriority w:val="99"/>
    <w:rsid w:val="00DA2417"/>
    <w:pPr>
      <w:widowControl/>
      <w:wordWrap/>
      <w:autoSpaceDE/>
      <w:autoSpaceDN/>
      <w:spacing w:after="0" w:line="240" w:lineRule="auto"/>
      <w:ind w:left="180" w:right="180"/>
      <w:jc w:val="left"/>
    </w:pPr>
    <w:rPr>
      <w:rFonts w:ascii="Times New Roman" w:eastAsia="굴림" w:hAnsi="Times New Roman" w:cs="Times New Roman"/>
      <w:kern w:val="0"/>
      <w:sz w:val="18"/>
      <w:szCs w:val="18"/>
      <w:lang w:val="en-AU"/>
    </w:rPr>
  </w:style>
  <w:style w:type="paragraph" w:styleId="afffe">
    <w:name w:val="List Bullet"/>
    <w:basedOn w:val="a0"/>
    <w:rsid w:val="00DA2417"/>
    <w:pPr>
      <w:widowControl/>
      <w:tabs>
        <w:tab w:val="num" w:pos="720"/>
      </w:tabs>
      <w:wordWrap/>
      <w:autoSpaceDE/>
      <w:autoSpaceDN/>
      <w:spacing w:after="0" w:line="240" w:lineRule="auto"/>
      <w:ind w:left="360" w:hanging="360"/>
      <w:jc w:val="left"/>
    </w:pPr>
    <w:rPr>
      <w:rFonts w:ascii="Times New Roman" w:eastAsia="바탕" w:hAnsi="Times New Roman" w:cs="Times New Roman"/>
      <w:kern w:val="0"/>
      <w:sz w:val="24"/>
      <w:szCs w:val="24"/>
      <w:lang w:val="en-AU" w:eastAsia="en-US"/>
    </w:rPr>
  </w:style>
  <w:style w:type="paragraph" w:customStyle="1" w:styleId="DD4">
    <w:name w:val="DD4"/>
    <w:basedOn w:val="DD3"/>
    <w:uiPriority w:val="39"/>
    <w:qFormat/>
    <w:rsid w:val="00DA2417"/>
    <w:pPr>
      <w:tabs>
        <w:tab w:val="num" w:pos="1728"/>
      </w:tabs>
      <w:ind w:left="1728" w:hanging="648"/>
    </w:pPr>
  </w:style>
  <w:style w:type="paragraph" w:customStyle="1" w:styleId="hstyle0">
    <w:name w:val="hstyle0"/>
    <w:basedOn w:val="a0"/>
    <w:uiPriority w:val="39"/>
    <w:qFormat/>
    <w:rsid w:val="00DA2417"/>
    <w:pPr>
      <w:widowControl/>
      <w:wordWrap/>
      <w:autoSpaceDE/>
      <w:autoSpaceDN/>
      <w:spacing w:after="0" w:line="384" w:lineRule="auto"/>
    </w:pPr>
    <w:rPr>
      <w:rFonts w:ascii="한양신명조" w:eastAsia="한양신명조" w:hAnsi="Times New Roman" w:cs="Times New Roman"/>
      <w:color w:val="000000"/>
      <w:kern w:val="0"/>
      <w:szCs w:val="20"/>
      <w:lang w:val="en-AU"/>
    </w:rPr>
  </w:style>
  <w:style w:type="paragraph" w:customStyle="1" w:styleId="TableBody">
    <w:name w:val="Table Body"/>
    <w:basedOn w:val="a0"/>
    <w:uiPriority w:val="39"/>
    <w:qFormat/>
    <w:rsid w:val="00DA2417"/>
    <w:pPr>
      <w:widowControl/>
      <w:wordWrap/>
      <w:autoSpaceDE/>
      <w:autoSpaceDN/>
      <w:spacing w:before="45" w:after="45" w:line="200" w:lineRule="exact"/>
      <w:jc w:val="left"/>
    </w:pPr>
    <w:rPr>
      <w:rFonts w:ascii="Arial" w:eastAsia="바탕" w:hAnsi="Arial" w:cs="Times New Roman"/>
      <w:kern w:val="0"/>
      <w:sz w:val="16"/>
      <w:szCs w:val="20"/>
      <w:lang w:eastAsia="en-US"/>
    </w:rPr>
  </w:style>
  <w:style w:type="paragraph" w:customStyle="1" w:styleId="affff">
    <w:name w:val="별첨"/>
    <w:basedOn w:val="a0"/>
    <w:next w:val="a0"/>
    <w:uiPriority w:val="39"/>
    <w:qFormat/>
    <w:rsid w:val="00DA2417"/>
    <w:pPr>
      <w:widowControl/>
      <w:wordWrap/>
      <w:autoSpaceDE/>
      <w:autoSpaceDN/>
      <w:spacing w:after="0" w:line="240" w:lineRule="auto"/>
      <w:jc w:val="center"/>
    </w:pPr>
    <w:rPr>
      <w:rFonts w:ascii="Times New Roman" w:eastAsia="바탕" w:hAnsi="Times New Roman" w:cs="Times New Roman"/>
      <w:b/>
      <w:color w:val="000000"/>
      <w:kern w:val="0"/>
      <w:sz w:val="22"/>
      <w:szCs w:val="20"/>
    </w:rPr>
  </w:style>
  <w:style w:type="paragraph" w:customStyle="1" w:styleId="1c">
    <w:name w:val="목록 단락1"/>
    <w:basedOn w:val="a0"/>
    <w:uiPriority w:val="34"/>
    <w:qFormat/>
    <w:rsid w:val="00DA2417"/>
    <w:pPr>
      <w:spacing w:after="0" w:line="240" w:lineRule="auto"/>
      <w:ind w:leftChars="400" w:left="800"/>
    </w:pPr>
    <w:rPr>
      <w:rFonts w:ascii="바탕" w:eastAsia="바탕" w:hAnsi="Times New Roman" w:cs="Times New Roman"/>
      <w:szCs w:val="24"/>
    </w:rPr>
  </w:style>
  <w:style w:type="paragraph" w:customStyle="1" w:styleId="150">
    <w:name w:val="소제목 15 진"/>
    <w:basedOn w:val="a0"/>
    <w:uiPriority w:val="39"/>
    <w:qFormat/>
    <w:rsid w:val="00DA2417"/>
    <w:pPr>
      <w:tabs>
        <w:tab w:val="left" w:pos="400"/>
        <w:tab w:val="left" w:pos="800"/>
        <w:tab w:val="left" w:pos="1200"/>
        <w:tab w:val="left" w:pos="1600"/>
        <w:tab w:val="left" w:pos="2000"/>
        <w:tab w:val="left" w:pos="2400"/>
        <w:tab w:val="left" w:pos="2800"/>
        <w:tab w:val="left" w:pos="3200"/>
        <w:tab w:val="left" w:pos="3600"/>
        <w:tab w:val="left" w:pos="4000"/>
        <w:tab w:val="left" w:pos="4400"/>
        <w:tab w:val="left" w:pos="4800"/>
        <w:tab w:val="left" w:pos="5200"/>
        <w:tab w:val="left" w:pos="5600"/>
        <w:tab w:val="left" w:pos="6000"/>
        <w:tab w:val="left" w:pos="6400"/>
        <w:tab w:val="left" w:pos="6800"/>
        <w:tab w:val="left" w:pos="7200"/>
        <w:tab w:val="left" w:pos="7600"/>
        <w:tab w:val="left" w:pos="8000"/>
        <w:tab w:val="left" w:pos="8400"/>
        <w:tab w:val="left" w:pos="8800"/>
        <w:tab w:val="left" w:pos="9200"/>
        <w:tab w:val="left" w:pos="9600"/>
        <w:tab w:val="left" w:pos="10000"/>
        <w:tab w:val="left" w:pos="10400"/>
        <w:tab w:val="left" w:pos="10800"/>
        <w:tab w:val="left" w:pos="11200"/>
        <w:tab w:val="left" w:pos="11600"/>
        <w:tab w:val="left" w:pos="12000"/>
        <w:tab w:val="left" w:pos="12400"/>
        <w:tab w:val="left" w:pos="12800"/>
        <w:tab w:val="left" w:pos="13200"/>
        <w:tab w:val="left" w:pos="13600"/>
        <w:tab w:val="left" w:pos="14000"/>
        <w:tab w:val="left" w:pos="14400"/>
        <w:tab w:val="left" w:pos="14800"/>
        <w:tab w:val="left" w:pos="15200"/>
        <w:tab w:val="left" w:pos="15600"/>
        <w:tab w:val="left" w:pos="16000"/>
      </w:tabs>
      <w:snapToGrid w:val="0"/>
      <w:spacing w:after="0" w:line="360" w:lineRule="auto"/>
      <w:textAlignment w:val="baseline"/>
    </w:pPr>
    <w:rPr>
      <w:rFonts w:ascii="굴림" w:eastAsia="굴림" w:hAnsi="굴림" w:cs="굴림"/>
      <w:b/>
      <w:bCs/>
      <w:color w:val="000000"/>
      <w:kern w:val="0"/>
      <w:sz w:val="30"/>
      <w:szCs w:val="30"/>
    </w:rPr>
  </w:style>
  <w:style w:type="paragraph" w:customStyle="1" w:styleId="29">
    <w:name w:val="2단  가"/>
    <w:basedOn w:val="a0"/>
    <w:uiPriority w:val="39"/>
    <w:qFormat/>
    <w:rsid w:val="00DA2417"/>
    <w:pPr>
      <w:snapToGrid w:val="0"/>
      <w:spacing w:after="0" w:line="360" w:lineRule="auto"/>
      <w:ind w:left="200" w:hanging="500"/>
      <w:textAlignment w:val="baseline"/>
    </w:pPr>
    <w:rPr>
      <w:rFonts w:ascii="굴림" w:eastAsia="굴림" w:hAnsi="굴림" w:cs="굴림"/>
      <w:color w:val="000000"/>
      <w:kern w:val="0"/>
      <w:sz w:val="30"/>
      <w:szCs w:val="30"/>
    </w:rPr>
  </w:style>
  <w:style w:type="paragraph" w:customStyle="1" w:styleId="SumText">
    <w:name w:val="~SumText"/>
    <w:basedOn w:val="a0"/>
    <w:uiPriority w:val="39"/>
    <w:qFormat/>
    <w:rsid w:val="00DA2417"/>
    <w:pPr>
      <w:widowControl/>
      <w:wordWrap/>
      <w:autoSpaceDE/>
      <w:autoSpaceDN/>
      <w:spacing w:before="320" w:after="0" w:line="320" w:lineRule="exact"/>
      <w:jc w:val="left"/>
    </w:pPr>
    <w:rPr>
      <w:rFonts w:ascii="Arial" w:eastAsia="맑은 고딕" w:hAnsi="Arial" w:cs="Arial"/>
      <w:kern w:val="0"/>
      <w:sz w:val="26"/>
      <w:szCs w:val="24"/>
      <w:lang w:val="en-GB" w:eastAsia="en-GB"/>
    </w:rPr>
  </w:style>
  <w:style w:type="paragraph" w:customStyle="1" w:styleId="BodyText">
    <w:name w:val="~BodyText"/>
    <w:basedOn w:val="a0"/>
    <w:link w:val="BodyTextChar"/>
    <w:qFormat/>
    <w:rsid w:val="00DA2417"/>
    <w:pPr>
      <w:widowControl/>
      <w:wordWrap/>
      <w:autoSpaceDE/>
      <w:autoSpaceDN/>
      <w:spacing w:before="260" w:after="0" w:line="260" w:lineRule="exact"/>
      <w:jc w:val="left"/>
    </w:pPr>
    <w:rPr>
      <w:rFonts w:ascii="Arial" w:eastAsia="맑은 고딕" w:hAnsi="Arial" w:cs="Times New Roman"/>
      <w:kern w:val="0"/>
      <w:szCs w:val="24"/>
      <w:lang w:val="en-GB" w:eastAsia="en-GB"/>
    </w:rPr>
  </w:style>
  <w:style w:type="character" w:customStyle="1" w:styleId="BodyTextChar">
    <w:name w:val="~BodyText Char"/>
    <w:link w:val="BodyText"/>
    <w:rsid w:val="00DA2417"/>
    <w:rPr>
      <w:rFonts w:ascii="Arial" w:eastAsia="맑은 고딕" w:hAnsi="Arial" w:cs="Times New Roman"/>
      <w:kern w:val="0"/>
      <w:szCs w:val="24"/>
      <w:lang w:val="en-GB" w:eastAsia="en-GB"/>
    </w:rPr>
  </w:style>
  <w:style w:type="character" w:customStyle="1" w:styleId="DeltaViewInsertion">
    <w:name w:val="DeltaView Insertion"/>
    <w:uiPriority w:val="99"/>
    <w:rsid w:val="00DA2417"/>
    <w:rPr>
      <w:color w:val="0000FF"/>
      <w:u w:val="double"/>
    </w:rPr>
  </w:style>
  <w:style w:type="character" w:customStyle="1" w:styleId="DeltaViewDeletion">
    <w:name w:val="DeltaView Deletion"/>
    <w:uiPriority w:val="99"/>
    <w:rsid w:val="00DA2417"/>
    <w:rPr>
      <w:strike/>
      <w:color w:val="FF0000"/>
    </w:rPr>
  </w:style>
  <w:style w:type="table" w:customStyle="1" w:styleId="1d">
    <w:name w:val="표 구분선1"/>
    <w:basedOn w:val="a3"/>
    <w:next w:val="a8"/>
    <w:uiPriority w:val="59"/>
    <w:rsid w:val="00DA2417"/>
    <w:pPr>
      <w:spacing w:after="0" w:line="240" w:lineRule="auto"/>
      <w:jc w:val="left"/>
    </w:pPr>
    <w:rPr>
      <w:rFonts w:ascii="맑은 고딕" w:eastAsia="맑은 고딕" w:hAnsi="맑은 고딕" w:cs="Times New Roman"/>
      <w:kern w:val="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dytext0">
    <w:name w:val="bodytext"/>
    <w:basedOn w:val="a0"/>
    <w:uiPriority w:val="39"/>
    <w:qFormat/>
    <w:rsid w:val="00DA2417"/>
    <w:pPr>
      <w:widowControl/>
      <w:wordWrap/>
      <w:autoSpaceDE/>
      <w:autoSpaceDN/>
      <w:spacing w:before="100" w:beforeAutospacing="1" w:after="100" w:afterAutospacing="1" w:line="240" w:lineRule="auto"/>
      <w:jc w:val="left"/>
    </w:pPr>
    <w:rPr>
      <w:rFonts w:ascii="Arial" w:eastAsia="굴림" w:hAnsi="Arial" w:cs="Arial"/>
      <w:color w:val="0C0F06"/>
      <w:kern w:val="0"/>
      <w:sz w:val="16"/>
      <w:szCs w:val="16"/>
    </w:rPr>
  </w:style>
  <w:style w:type="character" w:customStyle="1" w:styleId="bodytext1">
    <w:name w:val="bodytext1"/>
    <w:rsid w:val="00DA2417"/>
    <w:rPr>
      <w:rFonts w:ascii="Arial" w:hAnsi="Arial" w:cs="Arial" w:hint="default"/>
      <w:b w:val="0"/>
      <w:bCs w:val="0"/>
      <w:i w:val="0"/>
      <w:iCs w:val="0"/>
      <w:caps w:val="0"/>
      <w:smallCaps w:val="0"/>
      <w:strike w:val="0"/>
      <w:dstrike w:val="0"/>
      <w:color w:val="0C0F06"/>
      <w:sz w:val="16"/>
      <w:szCs w:val="16"/>
      <w:u w:val="none"/>
      <w:effect w:val="none"/>
    </w:rPr>
  </w:style>
  <w:style w:type="paragraph" w:customStyle="1" w:styleId="2a">
    <w:name w:val="목록 단락2"/>
    <w:basedOn w:val="a0"/>
    <w:uiPriority w:val="34"/>
    <w:qFormat/>
    <w:rsid w:val="00DA2417"/>
    <w:pPr>
      <w:spacing w:after="0" w:line="240" w:lineRule="auto"/>
      <w:ind w:leftChars="400" w:left="800"/>
    </w:pPr>
    <w:rPr>
      <w:rFonts w:ascii="바탕" w:eastAsia="바탕" w:hAnsi="Times New Roman" w:cs="Times New Roman"/>
      <w:szCs w:val="24"/>
    </w:rPr>
  </w:style>
  <w:style w:type="paragraph" w:customStyle="1" w:styleId="211">
    <w:name w:val="Знак21"/>
    <w:basedOn w:val="a0"/>
    <w:autoRedefine/>
    <w:uiPriority w:val="39"/>
    <w:qFormat/>
    <w:rsid w:val="00DA2417"/>
    <w:pPr>
      <w:widowControl/>
      <w:wordWrap/>
      <w:autoSpaceDE/>
      <w:autoSpaceDN/>
      <w:spacing w:after="160" w:line="240" w:lineRule="exact"/>
      <w:jc w:val="left"/>
    </w:pPr>
    <w:rPr>
      <w:rFonts w:ascii="Times New Roman" w:eastAsia="SimSun" w:hAnsi="Times New Roman" w:cs="Times New Roman"/>
      <w:b/>
      <w:kern w:val="0"/>
      <w:sz w:val="28"/>
      <w:szCs w:val="24"/>
      <w:lang w:eastAsia="en-US"/>
    </w:rPr>
  </w:style>
  <w:style w:type="paragraph" w:customStyle="1" w:styleId="47">
    <w:name w:val="스타일4"/>
    <w:basedOn w:val="3"/>
    <w:link w:val="4Char1"/>
    <w:qFormat/>
    <w:rsid w:val="00DA2417"/>
    <w:pPr>
      <w:widowControl/>
      <w:numPr>
        <w:numId w:val="0"/>
      </w:numPr>
      <w:tabs>
        <w:tab w:val="num" w:pos="851"/>
      </w:tabs>
      <w:wordWrap/>
      <w:adjustRightInd/>
      <w:spacing w:after="0" w:line="240" w:lineRule="auto"/>
      <w:ind w:left="851" w:hanging="851"/>
      <w:textAlignment w:val="auto"/>
      <w:outlineLvl w:val="3"/>
    </w:pPr>
    <w:rPr>
      <w:rFonts w:ascii="Tahoma" w:eastAsia="HY중고딕" w:hAnsi="Tahoma" w:cs="Times New Roman"/>
      <w:w w:val="90"/>
      <w:szCs w:val="20"/>
    </w:rPr>
  </w:style>
  <w:style w:type="paragraph" w:customStyle="1" w:styleId="CharCharChar0">
    <w:name w:val="표제목 Char Char Char"/>
    <w:basedOn w:val="a0"/>
    <w:uiPriority w:val="39"/>
    <w:qFormat/>
    <w:rsid w:val="00DA2417"/>
    <w:pPr>
      <w:spacing w:after="0" w:line="240" w:lineRule="auto"/>
      <w:jc w:val="center"/>
    </w:pPr>
    <w:rPr>
      <w:rFonts w:ascii="Tahoma" w:eastAsia="HY중고딕" w:hAnsi="Tahoma" w:cs="Times New Roman"/>
      <w:b/>
      <w:szCs w:val="20"/>
    </w:rPr>
  </w:style>
  <w:style w:type="paragraph" w:customStyle="1" w:styleId="Charf7">
    <w:name w:val="주석 Char"/>
    <w:basedOn w:val="a0"/>
    <w:link w:val="CharChar"/>
    <w:qFormat/>
    <w:rsid w:val="00DA2417"/>
    <w:pPr>
      <w:spacing w:after="0" w:line="240" w:lineRule="exact"/>
    </w:pPr>
    <w:rPr>
      <w:rFonts w:ascii="Tahoma" w:eastAsia="HY중고딕" w:hAnsi="Tahoma" w:cs="Times New Roman"/>
      <w:sz w:val="18"/>
      <w:szCs w:val="20"/>
    </w:rPr>
  </w:style>
  <w:style w:type="character" w:customStyle="1" w:styleId="CharChar">
    <w:name w:val="주석 Char Char"/>
    <w:link w:val="Charf7"/>
    <w:rsid w:val="00DA2417"/>
    <w:rPr>
      <w:rFonts w:ascii="Tahoma" w:eastAsia="HY중고딕" w:hAnsi="Tahoma" w:cs="Times New Roman"/>
      <w:sz w:val="18"/>
      <w:szCs w:val="20"/>
    </w:rPr>
  </w:style>
  <w:style w:type="paragraph" w:customStyle="1" w:styleId="affff0">
    <w:name w:val="표내용"/>
    <w:basedOn w:val="a0"/>
    <w:uiPriority w:val="39"/>
    <w:qFormat/>
    <w:rsid w:val="00DA2417"/>
    <w:pPr>
      <w:kinsoku w:val="0"/>
      <w:spacing w:after="0" w:line="240" w:lineRule="exact"/>
      <w:jc w:val="center"/>
    </w:pPr>
    <w:rPr>
      <w:rFonts w:ascii="Arial" w:eastAsia="HY신명조" w:hAnsi="Arial" w:cs="Times New Roman"/>
      <w:spacing w:val="-4"/>
      <w:w w:val="90"/>
      <w:sz w:val="18"/>
      <w:szCs w:val="18"/>
    </w:rPr>
  </w:style>
  <w:style w:type="paragraph" w:customStyle="1" w:styleId="affff1">
    <w:name w:val="표왼쪽"/>
    <w:basedOn w:val="a0"/>
    <w:uiPriority w:val="39"/>
    <w:qFormat/>
    <w:rsid w:val="00DA2417"/>
    <w:pPr>
      <w:spacing w:after="0" w:line="300" w:lineRule="exact"/>
      <w:ind w:leftChars="40" w:left="40" w:rightChars="40" w:right="40"/>
      <w:jc w:val="distribute"/>
    </w:pPr>
    <w:rPr>
      <w:rFonts w:ascii="Arial" w:eastAsia="HY중고딕" w:hAnsi="Arial" w:cs="Times New Roman"/>
      <w:spacing w:val="-4"/>
      <w:w w:val="99"/>
      <w:sz w:val="18"/>
      <w:szCs w:val="18"/>
    </w:rPr>
  </w:style>
  <w:style w:type="paragraph" w:customStyle="1" w:styleId="Charf8">
    <w:name w:val="표머리말 Char"/>
    <w:basedOn w:val="a0"/>
    <w:autoRedefine/>
    <w:uiPriority w:val="39"/>
    <w:qFormat/>
    <w:rsid w:val="00DA2417"/>
    <w:pPr>
      <w:autoSpaceDE/>
      <w:autoSpaceDN/>
      <w:snapToGrid w:val="0"/>
      <w:spacing w:after="0" w:line="360" w:lineRule="atLeast"/>
      <w:jc w:val="center"/>
    </w:pPr>
    <w:rPr>
      <w:rFonts w:ascii="Century Gothic" w:eastAsia="HY중고딕" w:hAnsi="Century Gothic" w:cs="Times New Roman"/>
      <w:b/>
      <w:color w:val="000000"/>
      <w:sz w:val="18"/>
      <w:szCs w:val="20"/>
    </w:rPr>
  </w:style>
  <w:style w:type="character" w:customStyle="1" w:styleId="100">
    <w:name w:val="스타일 글자 장평: 100%"/>
    <w:rsid w:val="00DA2417"/>
    <w:rPr>
      <w:w w:val="100"/>
    </w:rPr>
  </w:style>
  <w:style w:type="paragraph" w:customStyle="1" w:styleId="Char1Char">
    <w:name w:val="단위 Char1 Char"/>
    <w:basedOn w:val="a0"/>
    <w:link w:val="Char1CharChar"/>
    <w:qFormat/>
    <w:rsid w:val="00DA2417"/>
    <w:pPr>
      <w:spacing w:after="0" w:line="240" w:lineRule="auto"/>
      <w:jc w:val="right"/>
    </w:pPr>
    <w:rPr>
      <w:rFonts w:ascii="Tahoma" w:eastAsia="HY중고딕" w:hAnsi="Tahoma" w:cs="Times New Roman"/>
      <w:sz w:val="18"/>
      <w:szCs w:val="20"/>
    </w:rPr>
  </w:style>
  <w:style w:type="character" w:customStyle="1" w:styleId="Char1CharChar">
    <w:name w:val="단위 Char1 Char Char"/>
    <w:link w:val="Char1Char"/>
    <w:rsid w:val="00DA2417"/>
    <w:rPr>
      <w:rFonts w:ascii="Tahoma" w:eastAsia="HY중고딕" w:hAnsi="Tahoma" w:cs="Times New Roman"/>
      <w:sz w:val="18"/>
      <w:szCs w:val="20"/>
    </w:rPr>
  </w:style>
  <w:style w:type="paragraph" w:customStyle="1" w:styleId="affff2">
    <w:name w:val="(단위)"/>
    <w:basedOn w:val="ab"/>
    <w:uiPriority w:val="39"/>
    <w:qFormat/>
    <w:rsid w:val="00DA2417"/>
    <w:pPr>
      <w:kinsoku w:val="0"/>
      <w:adjustRightInd w:val="0"/>
      <w:spacing w:line="240" w:lineRule="exact"/>
      <w:ind w:rightChars="62" w:right="124"/>
      <w:jc w:val="right"/>
      <w:textAlignment w:val="center"/>
    </w:pPr>
    <w:rPr>
      <w:rFonts w:ascii="나눔명조" w:eastAsia="나눔명조" w:hAnsi="나눔명조" w:cs="나눔명조"/>
      <w:color w:val="000000"/>
      <w:spacing w:val="-6"/>
      <w:kern w:val="0"/>
      <w:sz w:val="16"/>
    </w:rPr>
  </w:style>
  <w:style w:type="paragraph" w:customStyle="1" w:styleId="affff3">
    <w:name w:val="표위"/>
    <w:basedOn w:val="a0"/>
    <w:uiPriority w:val="34"/>
    <w:qFormat/>
    <w:rsid w:val="00DA2417"/>
    <w:pPr>
      <w:wordWrap/>
      <w:spacing w:after="0" w:line="240" w:lineRule="exact"/>
      <w:ind w:leftChars="40" w:left="80" w:rightChars="40" w:right="80"/>
      <w:jc w:val="center"/>
    </w:pPr>
    <w:rPr>
      <w:rFonts w:ascii="HY중고딕" w:eastAsia="HY중고딕" w:hAnsi="Arial" w:cs="맑은 고딕"/>
      <w:sz w:val="18"/>
      <w:szCs w:val="18"/>
    </w:rPr>
  </w:style>
  <w:style w:type="paragraph" w:customStyle="1" w:styleId="-">
    <w:name w:val="표왼쪽-가운데정렬"/>
    <w:basedOn w:val="affff1"/>
    <w:uiPriority w:val="39"/>
    <w:qFormat/>
    <w:rsid w:val="00DA2417"/>
    <w:pPr>
      <w:ind w:left="80" w:right="80"/>
      <w:jc w:val="center"/>
    </w:pPr>
  </w:style>
  <w:style w:type="paragraph" w:customStyle="1" w:styleId="1e">
    <w:name w:val="표내용_오른쪽정렬1글자"/>
    <w:basedOn w:val="affff0"/>
    <w:uiPriority w:val="39"/>
    <w:qFormat/>
    <w:rsid w:val="00DA2417"/>
    <w:pPr>
      <w:wordWrap/>
      <w:ind w:rightChars="100" w:right="200"/>
      <w:jc w:val="right"/>
    </w:pPr>
    <w:rPr>
      <w:w w:val="95"/>
    </w:rPr>
  </w:style>
  <w:style w:type="character" w:customStyle="1" w:styleId="Char3">
    <w:name w:val="바탕글 Char"/>
    <w:link w:val="aa"/>
    <w:rsid w:val="00DA2417"/>
    <w:rPr>
      <w:rFonts w:ascii="굴림" w:eastAsia="굴림" w:hAnsi="굴림" w:cs="굴림"/>
      <w:color w:val="000000"/>
      <w:kern w:val="0"/>
      <w:szCs w:val="20"/>
    </w:rPr>
  </w:style>
  <w:style w:type="character" w:customStyle="1" w:styleId="1pt1Char">
    <w:name w:val="스타일 목록 단락 + 1pt 오른쪽:  1 글자 Char"/>
    <w:link w:val="1pt1"/>
    <w:locked/>
    <w:rsid w:val="00DA2417"/>
    <w:rPr>
      <w:rFonts w:ascii="바탕" w:hAnsi="바탕" w:cs="바탕"/>
      <w:sz w:val="18"/>
      <w:szCs w:val="24"/>
    </w:rPr>
  </w:style>
  <w:style w:type="paragraph" w:customStyle="1" w:styleId="1pt1">
    <w:name w:val="스타일 목록 단락 + 1pt 오른쪽:  1 글자"/>
    <w:basedOn w:val="a0"/>
    <w:link w:val="1pt1Char"/>
    <w:qFormat/>
    <w:rsid w:val="00DA2417"/>
    <w:pPr>
      <w:widowControl/>
      <w:tabs>
        <w:tab w:val="num" w:pos="720"/>
      </w:tabs>
      <w:wordWrap/>
      <w:autoSpaceDE/>
      <w:autoSpaceDN/>
      <w:snapToGrid w:val="0"/>
      <w:spacing w:after="0" w:line="240" w:lineRule="atLeast"/>
      <w:ind w:left="1520"/>
    </w:pPr>
    <w:rPr>
      <w:rFonts w:ascii="바탕" w:hAnsi="바탕" w:cs="바탕"/>
      <w:sz w:val="18"/>
      <w:szCs w:val="24"/>
    </w:rPr>
  </w:style>
  <w:style w:type="character" w:customStyle="1" w:styleId="3Char1">
    <w:name w:val="제목 3 Char1"/>
    <w:aliases w:val="세제목 Char1,1. 제목 3 Char1,h3 Char1,標題 3 字元 Char1,(1.1) Char1,Level 1 - 1 Char1,h3 Char Char1"/>
    <w:semiHidden/>
    <w:rsid w:val="00DA2417"/>
    <w:rPr>
      <w:rFonts w:ascii="맑은 고딕" w:eastAsia="맑은 고딕" w:hAnsi="맑은 고딕" w:cs="Times New Roman"/>
      <w:kern w:val="2"/>
      <w:szCs w:val="24"/>
    </w:rPr>
  </w:style>
  <w:style w:type="character" w:customStyle="1" w:styleId="Char11">
    <w:name w:val="바닥글 Char1"/>
    <w:aliases w:val="바닥글 Char2 Char1,바닥글 Char1 Char Char1,바닥글 Char Char Char Char1,바닥글 Char1 Char Char Char Char1,바닥글 Char Char Char Char Char Char1,바닥글 Char1 Char Char Char Char Char Char1,바닥글 Char Char Char Char Char Char Char Char1,바닥글 Char1 Char1 Char Char1"/>
    <w:uiPriority w:val="99"/>
    <w:semiHidden/>
    <w:rsid w:val="00DA2417"/>
    <w:rPr>
      <w:rFonts w:ascii="바탕" w:eastAsia="바탕" w:hAnsi="Times New Roman" w:cs="Times New Roman"/>
      <w:szCs w:val="24"/>
    </w:rPr>
  </w:style>
  <w:style w:type="paragraph" w:styleId="affff4">
    <w:name w:val="List Number"/>
    <w:basedOn w:val="a0"/>
    <w:uiPriority w:val="99"/>
    <w:unhideWhenUsed/>
    <w:rsid w:val="00DA2417"/>
    <w:pPr>
      <w:tabs>
        <w:tab w:val="num" w:pos="361"/>
        <w:tab w:val="num" w:pos="400"/>
      </w:tabs>
      <w:spacing w:after="0" w:line="240" w:lineRule="auto"/>
      <w:ind w:leftChars="200" w:left="361" w:hangingChars="200" w:hanging="400"/>
    </w:pPr>
    <w:rPr>
      <w:rFonts w:ascii="바탕" w:eastAsia="바탕" w:hAnsi="Times New Roman" w:cs="Times New Roman"/>
      <w:szCs w:val="24"/>
    </w:rPr>
  </w:style>
  <w:style w:type="paragraph" w:styleId="2b">
    <w:name w:val="List Bullet 2"/>
    <w:basedOn w:val="a0"/>
    <w:autoRedefine/>
    <w:uiPriority w:val="99"/>
    <w:unhideWhenUsed/>
    <w:rsid w:val="00DA2417"/>
    <w:pPr>
      <w:tabs>
        <w:tab w:val="num" w:pos="720"/>
        <w:tab w:val="num" w:pos="785"/>
      </w:tabs>
      <w:autoSpaceDE/>
      <w:autoSpaceDN/>
      <w:spacing w:after="0" w:line="240" w:lineRule="auto"/>
      <w:ind w:leftChars="400" w:left="785" w:hangingChars="200" w:hanging="200"/>
    </w:pPr>
    <w:rPr>
      <w:rFonts w:ascii="Times New Roman" w:eastAsia="바탕체" w:hAnsi="Times New Roman" w:cs="Times New Roman"/>
      <w:szCs w:val="20"/>
    </w:rPr>
  </w:style>
  <w:style w:type="paragraph" w:styleId="2c">
    <w:name w:val="List Number 2"/>
    <w:basedOn w:val="a0"/>
    <w:uiPriority w:val="99"/>
    <w:unhideWhenUsed/>
    <w:rsid w:val="00DA2417"/>
    <w:pPr>
      <w:tabs>
        <w:tab w:val="num" w:pos="1160"/>
      </w:tabs>
      <w:spacing w:after="0" w:line="240" w:lineRule="auto"/>
      <w:ind w:left="1160" w:hanging="360"/>
    </w:pPr>
    <w:rPr>
      <w:rFonts w:ascii="바탕" w:eastAsia="바탕" w:hAnsi="Times New Roman" w:cs="Times New Roman"/>
      <w:szCs w:val="24"/>
    </w:rPr>
  </w:style>
  <w:style w:type="paragraph" w:styleId="36">
    <w:name w:val="List Number 3"/>
    <w:basedOn w:val="a0"/>
    <w:uiPriority w:val="99"/>
    <w:unhideWhenUsed/>
    <w:rsid w:val="00DA2417"/>
    <w:pPr>
      <w:tabs>
        <w:tab w:val="num" w:pos="720"/>
        <w:tab w:val="num" w:pos="1212"/>
      </w:tabs>
      <w:spacing w:after="0" w:line="240" w:lineRule="auto"/>
      <w:ind w:leftChars="600" w:left="1212" w:hangingChars="200" w:hanging="200"/>
    </w:pPr>
    <w:rPr>
      <w:rFonts w:ascii="바탕" w:eastAsia="바탕" w:hAnsi="Times New Roman" w:cs="Times New Roman"/>
      <w:szCs w:val="24"/>
    </w:rPr>
  </w:style>
  <w:style w:type="paragraph" w:styleId="48">
    <w:name w:val="List Number 4"/>
    <w:basedOn w:val="a0"/>
    <w:uiPriority w:val="99"/>
    <w:unhideWhenUsed/>
    <w:rsid w:val="00DA2417"/>
    <w:pPr>
      <w:tabs>
        <w:tab w:val="num" w:pos="720"/>
        <w:tab w:val="num" w:pos="1637"/>
      </w:tabs>
      <w:spacing w:after="0" w:line="240" w:lineRule="auto"/>
      <w:ind w:leftChars="800" w:left="1637" w:hangingChars="200" w:hanging="200"/>
    </w:pPr>
    <w:rPr>
      <w:rFonts w:ascii="바탕" w:eastAsia="바탕" w:hAnsi="Times New Roman" w:cs="Times New Roman"/>
      <w:szCs w:val="24"/>
    </w:rPr>
  </w:style>
  <w:style w:type="paragraph" w:styleId="54">
    <w:name w:val="List Number 5"/>
    <w:basedOn w:val="a0"/>
    <w:uiPriority w:val="99"/>
    <w:unhideWhenUsed/>
    <w:rsid w:val="00DA2417"/>
    <w:pPr>
      <w:tabs>
        <w:tab w:val="num" w:pos="720"/>
        <w:tab w:val="num" w:pos="1661"/>
        <w:tab w:val="num" w:pos="2062"/>
      </w:tabs>
      <w:spacing w:after="0" w:line="240" w:lineRule="auto"/>
      <w:ind w:leftChars="1000" w:left="2062" w:hangingChars="200" w:hanging="200"/>
    </w:pPr>
    <w:rPr>
      <w:rFonts w:ascii="바탕" w:eastAsia="바탕" w:hAnsi="Times New Roman" w:cs="Times New Roman"/>
      <w:szCs w:val="24"/>
    </w:rPr>
  </w:style>
  <w:style w:type="character" w:customStyle="1" w:styleId="Char12">
    <w:name w:val="본문 Char1"/>
    <w:aliases w:val="본문 Char Char Char Char1,bt Char1,bt wide Char1,b1 Char1,b Char1,BT Char1,본문 Char Char Char2"/>
    <w:semiHidden/>
    <w:rsid w:val="00DA2417"/>
    <w:rPr>
      <w:rFonts w:ascii="바탕" w:eastAsia="바탕" w:hAnsi="Times New Roman" w:cs="Times New Roman"/>
      <w:szCs w:val="24"/>
    </w:rPr>
  </w:style>
  <w:style w:type="paragraph" w:styleId="affff5">
    <w:name w:val="Note Heading"/>
    <w:basedOn w:val="a0"/>
    <w:next w:val="a0"/>
    <w:link w:val="Charf9"/>
    <w:unhideWhenUsed/>
    <w:rsid w:val="00DA2417"/>
    <w:pPr>
      <w:spacing w:after="0" w:line="240" w:lineRule="auto"/>
      <w:jc w:val="center"/>
    </w:pPr>
    <w:rPr>
      <w:rFonts w:ascii="바탕체" w:eastAsia="굴림체" w:hAnsi="Times New Roman" w:cs="Times New Roman"/>
      <w:szCs w:val="20"/>
    </w:rPr>
  </w:style>
  <w:style w:type="character" w:customStyle="1" w:styleId="Charf9">
    <w:name w:val="각주/미주 머리글 Char"/>
    <w:basedOn w:val="a2"/>
    <w:link w:val="affff5"/>
    <w:rsid w:val="00DA2417"/>
    <w:rPr>
      <w:rFonts w:ascii="바탕체" w:eastAsia="굴림체" w:hAnsi="Times New Roman" w:cs="Times New Roman"/>
      <w:szCs w:val="20"/>
    </w:rPr>
  </w:style>
  <w:style w:type="paragraph" w:customStyle="1" w:styleId="p1hang">
    <w:name w:val="p_1hang"/>
    <w:basedOn w:val="a0"/>
    <w:uiPriority w:val="34"/>
    <w:qFormat/>
    <w:rsid w:val="00DA2417"/>
    <w:pPr>
      <w:widowControl/>
      <w:wordWrap/>
      <w:autoSpaceDE/>
      <w:autoSpaceDN/>
      <w:spacing w:after="0" w:line="300" w:lineRule="atLeast"/>
      <w:ind w:left="300" w:hanging="300"/>
    </w:pPr>
    <w:rPr>
      <w:rFonts w:ascii="굴림" w:eastAsia="굴림" w:hAnsi="굴림" w:cs="Arial Unicode MS"/>
      <w:color w:val="000000"/>
      <w:kern w:val="0"/>
      <w:sz w:val="18"/>
      <w:szCs w:val="18"/>
    </w:rPr>
  </w:style>
  <w:style w:type="paragraph" w:customStyle="1" w:styleId="2d">
    <w:name w:val="2"/>
    <w:basedOn w:val="a0"/>
    <w:next w:val="ad"/>
    <w:uiPriority w:val="34"/>
    <w:qFormat/>
    <w:rsid w:val="00DA2417"/>
    <w:pPr>
      <w:widowControl/>
      <w:wordWrap/>
      <w:autoSpaceDE/>
      <w:autoSpaceDN/>
      <w:spacing w:before="100" w:beforeAutospacing="1" w:after="100" w:afterAutospacing="1" w:line="240" w:lineRule="auto"/>
      <w:jc w:val="left"/>
    </w:pPr>
    <w:rPr>
      <w:rFonts w:ascii="바탕" w:eastAsia="바탕" w:hAnsi="바탕" w:cs="Times New Roman"/>
      <w:kern w:val="0"/>
      <w:sz w:val="24"/>
      <w:szCs w:val="24"/>
    </w:rPr>
  </w:style>
  <w:style w:type="paragraph" w:customStyle="1" w:styleId="hs0">
    <w:name w:val="hs0"/>
    <w:basedOn w:val="a0"/>
    <w:uiPriority w:val="34"/>
    <w:qFormat/>
    <w:rsid w:val="00DA2417"/>
    <w:pPr>
      <w:widowControl/>
      <w:wordWrap/>
      <w:autoSpaceDE/>
      <w:autoSpaceDN/>
      <w:spacing w:after="0" w:line="320" w:lineRule="atLeast"/>
    </w:pPr>
    <w:rPr>
      <w:rFonts w:ascii="한양신명조" w:eastAsia="한양신명조" w:hAnsi="Arial Unicode MS" w:cs="Arial Unicode MS"/>
      <w:color w:val="000000"/>
      <w:kern w:val="0"/>
      <w:szCs w:val="20"/>
    </w:rPr>
  </w:style>
  <w:style w:type="paragraph" w:customStyle="1" w:styleId="affff6">
    <w:name w:val="표준 단락"/>
    <w:uiPriority w:val="34"/>
    <w:qFormat/>
    <w:rsid w:val="00DA2417"/>
    <w:pPr>
      <w:widowControl w:val="0"/>
      <w:autoSpaceDE w:val="0"/>
      <w:autoSpaceDN w:val="0"/>
      <w:adjustRightInd w:val="0"/>
      <w:spacing w:after="0" w:line="320" w:lineRule="atLeast"/>
      <w:jc w:val="left"/>
    </w:pPr>
    <w:rPr>
      <w:rFonts w:ascii="바탕" w:eastAsia="바탕" w:hAnsi="바탕" w:cs="Times New Roman"/>
      <w:color w:val="000000"/>
      <w:kern w:val="0"/>
      <w:szCs w:val="20"/>
    </w:rPr>
  </w:style>
  <w:style w:type="paragraph" w:customStyle="1" w:styleId="1f">
    <w:name w:val="1"/>
    <w:basedOn w:val="a0"/>
    <w:next w:val="ad"/>
    <w:uiPriority w:val="34"/>
    <w:qFormat/>
    <w:rsid w:val="00DA2417"/>
    <w:pPr>
      <w:widowControl/>
      <w:wordWrap/>
      <w:autoSpaceDE/>
      <w:autoSpaceDN/>
      <w:spacing w:before="100" w:beforeAutospacing="1" w:after="100" w:afterAutospacing="1" w:line="240" w:lineRule="auto"/>
      <w:jc w:val="left"/>
    </w:pPr>
    <w:rPr>
      <w:rFonts w:ascii="바탕" w:eastAsia="바탕" w:hAnsi="바탕" w:cs="Times New Roman"/>
      <w:kern w:val="0"/>
      <w:sz w:val="24"/>
      <w:szCs w:val="24"/>
    </w:rPr>
  </w:style>
  <w:style w:type="paragraph" w:customStyle="1" w:styleId="3Char2">
    <w:name w:val="서식3 Char"/>
    <w:basedOn w:val="a0"/>
    <w:next w:val="a0"/>
    <w:uiPriority w:val="34"/>
    <w:qFormat/>
    <w:rsid w:val="00DA2417"/>
    <w:pPr>
      <w:autoSpaceDE/>
      <w:autoSpaceDN/>
      <w:spacing w:after="0" w:line="240" w:lineRule="auto"/>
      <w:ind w:left="1600" w:hanging="400"/>
      <w:outlineLvl w:val="2"/>
    </w:pPr>
    <w:rPr>
      <w:rFonts w:ascii="HY중고딕" w:eastAsia="HY중고딕" w:hAnsi="Times New Roman" w:cs="Times New Roman"/>
      <w:b/>
      <w:color w:val="000000"/>
      <w:sz w:val="22"/>
      <w:szCs w:val="24"/>
    </w:rPr>
  </w:style>
  <w:style w:type="paragraph" w:customStyle="1" w:styleId="4">
    <w:name w:val="서식4"/>
    <w:basedOn w:val="a0"/>
    <w:next w:val="a0"/>
    <w:uiPriority w:val="34"/>
    <w:qFormat/>
    <w:rsid w:val="00DA2417"/>
    <w:pPr>
      <w:numPr>
        <w:ilvl w:val="3"/>
        <w:numId w:val="2"/>
      </w:numPr>
      <w:tabs>
        <w:tab w:val="num" w:pos="-2000"/>
      </w:tabs>
      <w:autoSpaceDE/>
      <w:autoSpaceDN/>
      <w:spacing w:after="0" w:line="240" w:lineRule="auto"/>
      <w:ind w:left="-2000" w:hanging="400"/>
      <w:outlineLvl w:val="3"/>
    </w:pPr>
    <w:rPr>
      <w:rFonts w:ascii="HY중고딕" w:eastAsia="HY중고딕" w:hAnsi="Times New Roman" w:cs="Times New Roman"/>
      <w:b/>
      <w:color w:val="000000"/>
      <w:szCs w:val="24"/>
    </w:rPr>
  </w:style>
  <w:style w:type="paragraph" w:customStyle="1" w:styleId="affff7">
    <w:name w:val="서식삼"/>
    <w:basedOn w:val="a0"/>
    <w:next w:val="a0"/>
    <w:uiPriority w:val="34"/>
    <w:qFormat/>
    <w:rsid w:val="00DA2417"/>
    <w:pPr>
      <w:tabs>
        <w:tab w:val="num" w:pos="720"/>
      </w:tabs>
      <w:autoSpaceDE/>
      <w:autoSpaceDN/>
      <w:spacing w:after="0" w:line="240" w:lineRule="auto"/>
      <w:outlineLvl w:val="2"/>
    </w:pPr>
    <w:rPr>
      <w:rFonts w:ascii="HY중고딕" w:eastAsia="HY중고딕" w:hAnsi="Times New Roman" w:cs="Times New Roman"/>
      <w:b/>
      <w:color w:val="000000"/>
      <w:sz w:val="22"/>
      <w:szCs w:val="20"/>
    </w:rPr>
  </w:style>
  <w:style w:type="paragraph" w:customStyle="1" w:styleId="affff8">
    <w:name w:val="서식사"/>
    <w:basedOn w:val="affa"/>
    <w:uiPriority w:val="34"/>
    <w:qFormat/>
    <w:rsid w:val="00DA2417"/>
    <w:rPr>
      <w:b/>
      <w:kern w:val="0"/>
      <w:sz w:val="20"/>
      <w:szCs w:val="24"/>
    </w:rPr>
  </w:style>
  <w:style w:type="paragraph" w:customStyle="1" w:styleId="49">
    <w:name w:val="스타일 서식표제목 + 왼쪽:  4 글자"/>
    <w:basedOn w:val="a0"/>
    <w:next w:val="affa"/>
    <w:uiPriority w:val="34"/>
    <w:qFormat/>
    <w:rsid w:val="00DA2417"/>
    <w:pPr>
      <w:tabs>
        <w:tab w:val="left" w:pos="1000"/>
      </w:tabs>
      <w:autoSpaceDE/>
      <w:autoSpaceDN/>
      <w:spacing w:after="120" w:line="320" w:lineRule="exact"/>
      <w:ind w:leftChars="500" w:left="500"/>
      <w:jc w:val="left"/>
    </w:pPr>
    <w:rPr>
      <w:rFonts w:ascii="HY중고딕" w:eastAsia="HY중고딕" w:hAnsi="Helvetica" w:cs="바탕"/>
      <w:b/>
      <w:bCs/>
      <w:color w:val="333333"/>
      <w:szCs w:val="20"/>
    </w:rPr>
  </w:style>
  <w:style w:type="paragraph" w:customStyle="1" w:styleId="CharCharCharCharCharCharCharCharCharCharCharCharCharCharChar1">
    <w:name w:val="본문입력 Char Char Char Char Char Char Char Char Char Char Char Char Char Char Char1"/>
    <w:basedOn w:val="a0"/>
    <w:uiPriority w:val="34"/>
    <w:qFormat/>
    <w:rsid w:val="00DA2417"/>
    <w:pPr>
      <w:autoSpaceDE/>
      <w:autoSpaceDN/>
      <w:spacing w:beforeLines="20" w:after="0" w:line="320" w:lineRule="exact"/>
      <w:ind w:leftChars="450" w:left="900"/>
    </w:pPr>
    <w:rPr>
      <w:rFonts w:ascii="HY중고딕" w:eastAsia="HY중고딕" w:hAnsi="Times New Roman" w:cs="Times New Roman"/>
      <w:color w:val="000000"/>
      <w:szCs w:val="20"/>
    </w:rPr>
  </w:style>
  <w:style w:type="paragraph" w:customStyle="1" w:styleId="hs2">
    <w:name w:val="hs2"/>
    <w:basedOn w:val="a0"/>
    <w:uiPriority w:val="34"/>
    <w:qFormat/>
    <w:rsid w:val="00DA2417"/>
    <w:pPr>
      <w:widowControl/>
      <w:wordWrap/>
      <w:autoSpaceDE/>
      <w:autoSpaceDN/>
      <w:spacing w:after="0" w:line="320" w:lineRule="atLeast"/>
    </w:pPr>
    <w:rPr>
      <w:rFonts w:ascii="한양견고딕" w:eastAsia="한양견고딕" w:hAnsi="바탕" w:cs="Times New Roman"/>
      <w:color w:val="000000"/>
      <w:kern w:val="0"/>
      <w:szCs w:val="20"/>
    </w:rPr>
  </w:style>
  <w:style w:type="paragraph" w:customStyle="1" w:styleId="pho">
    <w:name w:val="p_ho"/>
    <w:basedOn w:val="a0"/>
    <w:uiPriority w:val="34"/>
    <w:qFormat/>
    <w:rsid w:val="00DA2417"/>
    <w:pPr>
      <w:widowControl/>
      <w:wordWrap/>
      <w:autoSpaceDE/>
      <w:autoSpaceDN/>
      <w:spacing w:after="0" w:line="300" w:lineRule="atLeast"/>
      <w:ind w:left="495" w:hanging="195"/>
    </w:pPr>
    <w:rPr>
      <w:rFonts w:ascii="굴림" w:eastAsia="굴림" w:hAnsi="굴림" w:cs="Arial Unicode MS"/>
      <w:color w:val="000000"/>
      <w:kern w:val="0"/>
      <w:sz w:val="18"/>
      <w:szCs w:val="18"/>
    </w:rPr>
  </w:style>
  <w:style w:type="character" w:customStyle="1" w:styleId="1Char2">
    <w:name w:val="본문1 Char"/>
    <w:link w:val="1f0"/>
    <w:uiPriority w:val="99"/>
    <w:locked/>
    <w:rsid w:val="00DA2417"/>
    <w:rPr>
      <w:rFonts w:hAnsi="바탕"/>
      <w:spacing w:val="-6"/>
      <w:w w:val="95"/>
      <w:sz w:val="22"/>
    </w:rPr>
  </w:style>
  <w:style w:type="paragraph" w:customStyle="1" w:styleId="1f0">
    <w:name w:val="본문1"/>
    <w:basedOn w:val="a0"/>
    <w:link w:val="1Char2"/>
    <w:uiPriority w:val="99"/>
    <w:qFormat/>
    <w:rsid w:val="00DA2417"/>
    <w:pPr>
      <w:tabs>
        <w:tab w:val="num" w:pos="0"/>
        <w:tab w:val="num" w:pos="720"/>
      </w:tabs>
      <w:spacing w:after="0" w:line="240" w:lineRule="auto"/>
      <w:ind w:left="397" w:hanging="397"/>
    </w:pPr>
    <w:rPr>
      <w:rFonts w:hAnsi="바탕"/>
      <w:spacing w:val="-6"/>
      <w:w w:val="95"/>
      <w:sz w:val="22"/>
    </w:rPr>
  </w:style>
  <w:style w:type="paragraph" w:customStyle="1" w:styleId="a">
    <w:name w:val="소본문"/>
    <w:basedOn w:val="a0"/>
    <w:uiPriority w:val="99"/>
    <w:qFormat/>
    <w:rsid w:val="00DA2417"/>
    <w:pPr>
      <w:numPr>
        <w:ilvl w:val="1"/>
        <w:numId w:val="3"/>
      </w:numPr>
      <w:tabs>
        <w:tab w:val="num" w:pos="397"/>
      </w:tabs>
      <w:spacing w:after="0" w:line="240" w:lineRule="auto"/>
      <w:ind w:left="794" w:hanging="397"/>
    </w:pPr>
    <w:rPr>
      <w:rFonts w:ascii="Times New Roman" w:eastAsia="바탕" w:hAnsi="Times New Roman" w:cs="Times New Roman"/>
      <w:spacing w:val="-6"/>
      <w:w w:val="95"/>
      <w:sz w:val="22"/>
    </w:rPr>
  </w:style>
  <w:style w:type="paragraph" w:customStyle="1" w:styleId="msolistparagraph0">
    <w:name w:val="msolistparagraph"/>
    <w:basedOn w:val="a0"/>
    <w:uiPriority w:val="34"/>
    <w:qFormat/>
    <w:rsid w:val="00DA2417"/>
    <w:pPr>
      <w:spacing w:after="0" w:line="240" w:lineRule="auto"/>
      <w:ind w:leftChars="400" w:left="400"/>
    </w:pPr>
    <w:rPr>
      <w:rFonts w:ascii="바탕" w:eastAsia="바탕" w:hAnsi="Times New Roman" w:cs="Times New Roman"/>
      <w:szCs w:val="24"/>
    </w:rPr>
  </w:style>
  <w:style w:type="character" w:customStyle="1" w:styleId="Charfa">
    <w:name w:val="본문입력 Char"/>
    <w:rsid w:val="00DA2417"/>
    <w:rPr>
      <w:rFonts w:ascii="HY중고딕" w:eastAsia="HY중고딕" w:hint="eastAsia"/>
      <w:color w:val="000000"/>
      <w:kern w:val="2"/>
      <w:szCs w:val="24"/>
      <w:lang w:val="en-US" w:eastAsia="ko-KR" w:bidi="ar-SA"/>
    </w:rPr>
  </w:style>
  <w:style w:type="character" w:customStyle="1" w:styleId="3CharChar">
    <w:name w:val="서식3 Char Char"/>
    <w:rsid w:val="00DA2417"/>
    <w:rPr>
      <w:rFonts w:ascii="HY중고딕" w:eastAsia="HY중고딕" w:hint="eastAsia"/>
      <w:b/>
      <w:bCs w:val="0"/>
      <w:color w:val="000000"/>
      <w:kern w:val="2"/>
      <w:sz w:val="22"/>
      <w:szCs w:val="24"/>
      <w:lang w:val="en-US" w:eastAsia="ko-KR" w:bidi="ar-SA"/>
    </w:rPr>
  </w:style>
  <w:style w:type="character" w:customStyle="1" w:styleId="4Char2">
    <w:name w:val="서식4 Char"/>
    <w:rsid w:val="00DA2417"/>
    <w:rPr>
      <w:rFonts w:ascii="HY중고딕" w:eastAsia="HY중고딕" w:hint="eastAsia"/>
      <w:b/>
      <w:bCs w:val="0"/>
      <w:color w:val="000000"/>
      <w:kern w:val="2"/>
      <w:szCs w:val="24"/>
      <w:lang w:val="en-US" w:eastAsia="ko-KR" w:bidi="ar-SA"/>
    </w:rPr>
  </w:style>
  <w:style w:type="character" w:customStyle="1" w:styleId="Char13">
    <w:name w:val="본문입력 Char1"/>
    <w:rsid w:val="00DA2417"/>
    <w:rPr>
      <w:rFonts w:ascii="HY중고딕" w:eastAsia="HY중고딕" w:cs="Times New Roman" w:hint="eastAsia"/>
      <w:color w:val="000000"/>
      <w:kern w:val="2"/>
      <w:lang w:val="en-US" w:eastAsia="ko-KR" w:bidi="ar-SA"/>
    </w:rPr>
  </w:style>
  <w:style w:type="character" w:customStyle="1" w:styleId="4Char10">
    <w:name w:val="서식4 Char1"/>
    <w:rsid w:val="00DA2417"/>
    <w:rPr>
      <w:rFonts w:ascii="HY중고딕" w:eastAsia="HY중고딕" w:cs="Times New Roman" w:hint="eastAsia"/>
      <w:b/>
      <w:bCs w:val="0"/>
      <w:color w:val="000000"/>
      <w:kern w:val="2"/>
    </w:rPr>
  </w:style>
  <w:style w:type="character" w:customStyle="1" w:styleId="spanjotitle1">
    <w:name w:val="span_jo_title1"/>
    <w:rsid w:val="00DA2417"/>
    <w:rPr>
      <w:rFonts w:ascii="굴림" w:eastAsia="굴림" w:hAnsi="굴림" w:hint="eastAsia"/>
      <w:b/>
      <w:bCs/>
      <w:color w:val="006699"/>
      <w:sz w:val="18"/>
      <w:szCs w:val="18"/>
    </w:rPr>
  </w:style>
  <w:style w:type="character" w:customStyle="1" w:styleId="spanalljo2">
    <w:name w:val="span_alljo2"/>
    <w:rsid w:val="00DA2417"/>
    <w:rPr>
      <w:rFonts w:ascii="굴림" w:eastAsia="굴림" w:hAnsi="굴림" w:hint="eastAsia"/>
      <w:color w:val="000000"/>
      <w:sz w:val="18"/>
      <w:szCs w:val="18"/>
    </w:rPr>
  </w:style>
  <w:style w:type="character" w:customStyle="1" w:styleId="2Char20">
    <w:name w:val="제목 2 Char2"/>
    <w:aliases w:val="소제목 Char1,제목 22 Char1,제목 22 Char Char Char Char1,제목 2 Char Char Char Char Char Char2,제목 2 Char Char Char1,제목 2 Char Char Char Char Char Char Char1,제목 22 Char Char Char2,제목 2 ... Char2,제목 2 ... Char Char1,h2 Char1,H-2 Char2,(1.) Char1"/>
    <w:rsid w:val="00DA2417"/>
    <w:rPr>
      <w:rFonts w:ascii="바탕" w:eastAsia="바탕" w:hAnsi="Arial" w:hint="eastAsia"/>
      <w:b/>
      <w:bCs w:val="0"/>
      <w:kern w:val="2"/>
      <w:sz w:val="22"/>
      <w:szCs w:val="24"/>
      <w:lang w:val="en-US" w:eastAsia="ko-KR" w:bidi="ar-SA"/>
    </w:rPr>
  </w:style>
  <w:style w:type="table" w:customStyle="1" w:styleId="0TableGrid1">
    <w:name w:val="_0Table Grid1"/>
    <w:basedOn w:val="a3"/>
    <w:rsid w:val="00DA2417"/>
    <w:pPr>
      <w:widowControl w:val="0"/>
      <w:wordWrap w:val="0"/>
      <w:autoSpaceDE w:val="0"/>
      <w:autoSpaceDN w:val="0"/>
      <w:spacing w:after="0" w:line="240" w:lineRule="auto"/>
    </w:pPr>
    <w:rPr>
      <w:rFonts w:ascii="Times New Roman" w:eastAsia="바탕"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5">
    <w:name w:val="스타일5"/>
    <w:basedOn w:val="a0"/>
    <w:link w:val="5Char0"/>
    <w:uiPriority w:val="39"/>
    <w:qFormat/>
    <w:rsid w:val="00DA2417"/>
    <w:pPr>
      <w:tabs>
        <w:tab w:val="num" w:pos="720"/>
        <w:tab w:val="num" w:pos="767"/>
      </w:tabs>
      <w:spacing w:after="0" w:line="240" w:lineRule="auto"/>
      <w:ind w:left="767" w:hanging="341"/>
    </w:pPr>
    <w:rPr>
      <w:rFonts w:ascii="바탕체" w:eastAsia="바탕체" w:hAnsi="Times New Roman" w:cs="Times New Roman"/>
      <w:sz w:val="22"/>
    </w:rPr>
  </w:style>
  <w:style w:type="character" w:customStyle="1" w:styleId="5Char0">
    <w:name w:val="스타일5 Char"/>
    <w:link w:val="55"/>
    <w:uiPriority w:val="39"/>
    <w:locked/>
    <w:rsid w:val="00DA2417"/>
    <w:rPr>
      <w:rFonts w:ascii="바탕체" w:eastAsia="바탕체" w:hAnsi="Times New Roman" w:cs="Times New Roman"/>
      <w:sz w:val="22"/>
    </w:rPr>
  </w:style>
  <w:style w:type="paragraph" w:styleId="z-">
    <w:name w:val="HTML Bottom of Form"/>
    <w:basedOn w:val="a0"/>
    <w:next w:val="a0"/>
    <w:link w:val="z-Char"/>
    <w:hidden/>
    <w:rsid w:val="00DA2417"/>
    <w:pPr>
      <w:widowControl/>
      <w:pBdr>
        <w:top w:val="single" w:sz="6" w:space="1" w:color="auto"/>
      </w:pBdr>
      <w:wordWrap/>
      <w:autoSpaceDE/>
      <w:autoSpaceDN/>
      <w:spacing w:after="0" w:line="240" w:lineRule="auto"/>
      <w:jc w:val="center"/>
    </w:pPr>
    <w:rPr>
      <w:rFonts w:ascii="Arial" w:eastAsia="굴림" w:hAnsi="Arial" w:cs="Times New Roman"/>
      <w:vanish/>
      <w:kern w:val="0"/>
      <w:sz w:val="16"/>
      <w:szCs w:val="16"/>
    </w:rPr>
  </w:style>
  <w:style w:type="character" w:customStyle="1" w:styleId="z-Char">
    <w:name w:val="z-양식의 맨 아래 Char"/>
    <w:basedOn w:val="a2"/>
    <w:link w:val="z-"/>
    <w:rsid w:val="00DA2417"/>
    <w:rPr>
      <w:rFonts w:ascii="Arial" w:eastAsia="굴림" w:hAnsi="Arial" w:cs="Times New Roman"/>
      <w:vanish/>
      <w:kern w:val="0"/>
      <w:sz w:val="16"/>
      <w:szCs w:val="16"/>
    </w:rPr>
  </w:style>
  <w:style w:type="paragraph" w:styleId="z-0">
    <w:name w:val="HTML Top of Form"/>
    <w:basedOn w:val="a0"/>
    <w:next w:val="a0"/>
    <w:link w:val="z-Char0"/>
    <w:hidden/>
    <w:uiPriority w:val="99"/>
    <w:rsid w:val="00DA2417"/>
    <w:pPr>
      <w:widowControl/>
      <w:pBdr>
        <w:bottom w:val="single" w:sz="6" w:space="1" w:color="auto"/>
      </w:pBdr>
      <w:wordWrap/>
      <w:autoSpaceDE/>
      <w:autoSpaceDN/>
      <w:spacing w:after="0" w:line="240" w:lineRule="auto"/>
      <w:jc w:val="center"/>
    </w:pPr>
    <w:rPr>
      <w:rFonts w:ascii="Arial" w:eastAsia="굴림" w:hAnsi="Arial" w:cs="Times New Roman"/>
      <w:vanish/>
      <w:kern w:val="0"/>
      <w:sz w:val="16"/>
      <w:szCs w:val="16"/>
    </w:rPr>
  </w:style>
  <w:style w:type="character" w:customStyle="1" w:styleId="z-Char0">
    <w:name w:val="z-양식의 맨 위 Char"/>
    <w:basedOn w:val="a2"/>
    <w:link w:val="z-0"/>
    <w:uiPriority w:val="99"/>
    <w:rsid w:val="00DA2417"/>
    <w:rPr>
      <w:rFonts w:ascii="Arial" w:eastAsia="굴림" w:hAnsi="Arial" w:cs="Times New Roman"/>
      <w:vanish/>
      <w:kern w:val="0"/>
      <w:sz w:val="16"/>
      <w:szCs w:val="16"/>
    </w:rPr>
  </w:style>
  <w:style w:type="paragraph" w:customStyle="1" w:styleId="xl196">
    <w:name w:val="xl196"/>
    <w:basedOn w:val="a0"/>
    <w:uiPriority w:val="39"/>
    <w:qFormat/>
    <w:rsid w:val="00DA2417"/>
    <w:pPr>
      <w:widowControl/>
      <w:wordWrap/>
      <w:autoSpaceDE/>
      <w:autoSpaceDN/>
      <w:snapToGrid w:val="0"/>
      <w:spacing w:after="0" w:line="240" w:lineRule="auto"/>
      <w:jc w:val="center"/>
    </w:pPr>
    <w:rPr>
      <w:rFonts w:ascii="신명조" w:eastAsia="신명조" w:hAnsi="신명조" w:cs="굴림"/>
      <w:color w:val="000000"/>
      <w:kern w:val="0"/>
      <w:sz w:val="16"/>
      <w:szCs w:val="16"/>
    </w:rPr>
  </w:style>
  <w:style w:type="paragraph" w:customStyle="1" w:styleId="xl199">
    <w:name w:val="xl199"/>
    <w:basedOn w:val="a0"/>
    <w:uiPriority w:val="39"/>
    <w:qFormat/>
    <w:rsid w:val="00DA2417"/>
    <w:pPr>
      <w:widowControl/>
      <w:wordWrap/>
      <w:autoSpaceDE/>
      <w:autoSpaceDN/>
      <w:snapToGrid w:val="0"/>
      <w:spacing w:after="0" w:line="240" w:lineRule="auto"/>
      <w:jc w:val="right"/>
    </w:pPr>
    <w:rPr>
      <w:rFonts w:ascii="신명조" w:eastAsia="신명조" w:hAnsi="신명조" w:cs="굴림"/>
      <w:color w:val="000000"/>
      <w:kern w:val="0"/>
      <w:sz w:val="16"/>
      <w:szCs w:val="16"/>
    </w:rPr>
  </w:style>
  <w:style w:type="paragraph" w:customStyle="1" w:styleId="xl200">
    <w:name w:val="xl200"/>
    <w:basedOn w:val="a0"/>
    <w:uiPriority w:val="39"/>
    <w:qFormat/>
    <w:rsid w:val="00DA2417"/>
    <w:pPr>
      <w:widowControl/>
      <w:wordWrap/>
      <w:autoSpaceDE/>
      <w:autoSpaceDN/>
      <w:snapToGrid w:val="0"/>
      <w:spacing w:after="0" w:line="240" w:lineRule="auto"/>
      <w:jc w:val="right"/>
    </w:pPr>
    <w:rPr>
      <w:rFonts w:ascii="신명조" w:eastAsia="신명조" w:hAnsi="신명조" w:cs="굴림"/>
      <w:color w:val="000000"/>
      <w:kern w:val="0"/>
      <w:sz w:val="16"/>
      <w:szCs w:val="16"/>
    </w:rPr>
  </w:style>
  <w:style w:type="paragraph" w:customStyle="1" w:styleId="xl201">
    <w:name w:val="xl201"/>
    <w:basedOn w:val="a0"/>
    <w:uiPriority w:val="39"/>
    <w:qFormat/>
    <w:rsid w:val="00DA2417"/>
    <w:pPr>
      <w:widowControl/>
      <w:wordWrap/>
      <w:autoSpaceDE/>
      <w:autoSpaceDN/>
      <w:snapToGrid w:val="0"/>
      <w:spacing w:after="0" w:line="240" w:lineRule="auto"/>
      <w:jc w:val="right"/>
    </w:pPr>
    <w:rPr>
      <w:rFonts w:ascii="신명조" w:eastAsia="신명조" w:hAnsi="신명조" w:cs="굴림"/>
      <w:color w:val="000000"/>
      <w:kern w:val="0"/>
      <w:sz w:val="16"/>
      <w:szCs w:val="16"/>
    </w:rPr>
  </w:style>
  <w:style w:type="paragraph" w:customStyle="1" w:styleId="xl202">
    <w:name w:val="xl202"/>
    <w:basedOn w:val="a0"/>
    <w:uiPriority w:val="39"/>
    <w:qFormat/>
    <w:rsid w:val="00DA2417"/>
    <w:pPr>
      <w:widowControl/>
      <w:wordWrap/>
      <w:autoSpaceDE/>
      <w:autoSpaceDN/>
      <w:snapToGrid w:val="0"/>
      <w:spacing w:after="0" w:line="240" w:lineRule="auto"/>
      <w:jc w:val="right"/>
    </w:pPr>
    <w:rPr>
      <w:rFonts w:ascii="신명조" w:eastAsia="신명조" w:hAnsi="신명조" w:cs="굴림"/>
      <w:color w:val="000000"/>
      <w:kern w:val="0"/>
      <w:sz w:val="16"/>
      <w:szCs w:val="16"/>
    </w:rPr>
  </w:style>
  <w:style w:type="paragraph" w:customStyle="1" w:styleId="xl203">
    <w:name w:val="xl203"/>
    <w:basedOn w:val="a0"/>
    <w:uiPriority w:val="39"/>
    <w:qFormat/>
    <w:rsid w:val="00DA2417"/>
    <w:pPr>
      <w:widowControl/>
      <w:wordWrap/>
      <w:autoSpaceDE/>
      <w:autoSpaceDN/>
      <w:snapToGrid w:val="0"/>
      <w:spacing w:after="0" w:line="240" w:lineRule="auto"/>
      <w:jc w:val="right"/>
    </w:pPr>
    <w:rPr>
      <w:rFonts w:ascii="신명조" w:eastAsia="신명조" w:hAnsi="신명조" w:cs="굴림"/>
      <w:color w:val="000000"/>
      <w:kern w:val="0"/>
      <w:sz w:val="16"/>
      <w:szCs w:val="16"/>
    </w:rPr>
  </w:style>
  <w:style w:type="paragraph" w:customStyle="1" w:styleId="xl204">
    <w:name w:val="xl204"/>
    <w:basedOn w:val="a0"/>
    <w:uiPriority w:val="39"/>
    <w:qFormat/>
    <w:rsid w:val="00DA2417"/>
    <w:pPr>
      <w:widowControl/>
      <w:wordWrap/>
      <w:autoSpaceDE/>
      <w:autoSpaceDN/>
      <w:snapToGrid w:val="0"/>
      <w:spacing w:after="0" w:line="240" w:lineRule="auto"/>
      <w:jc w:val="right"/>
    </w:pPr>
    <w:rPr>
      <w:rFonts w:ascii="신명조" w:eastAsia="신명조" w:hAnsi="신명조" w:cs="굴림"/>
      <w:color w:val="000000"/>
      <w:kern w:val="0"/>
      <w:sz w:val="16"/>
      <w:szCs w:val="16"/>
    </w:rPr>
  </w:style>
  <w:style w:type="paragraph" w:customStyle="1" w:styleId="affff9">
    <w:name w:val="본문 중내용"/>
    <w:basedOn w:val="a0"/>
    <w:qFormat/>
    <w:rsid w:val="00DA2417"/>
    <w:pPr>
      <w:tabs>
        <w:tab w:val="num" w:pos="720"/>
      </w:tabs>
      <w:spacing w:after="0" w:line="240" w:lineRule="auto"/>
      <w:ind w:left="400" w:hanging="400"/>
    </w:pPr>
    <w:rPr>
      <w:rFonts w:ascii="바탕" w:eastAsia="바탕" w:hAnsi="Times New Roman" w:cs="Times New Roman"/>
      <w:szCs w:val="24"/>
    </w:rPr>
  </w:style>
  <w:style w:type="paragraph" w:customStyle="1" w:styleId="affffa">
    <w:name w:val="표안"/>
    <w:basedOn w:val="a0"/>
    <w:link w:val="Charfb"/>
    <w:qFormat/>
    <w:rsid w:val="00DA2417"/>
    <w:pPr>
      <w:widowControl/>
      <w:wordWrap/>
      <w:autoSpaceDE/>
      <w:autoSpaceDN/>
      <w:spacing w:after="0" w:line="240" w:lineRule="auto"/>
      <w:ind w:leftChars="50" w:left="80"/>
      <w:jc w:val="center"/>
    </w:pPr>
    <w:rPr>
      <w:rFonts w:ascii="Arial" w:eastAsia="나눔고딕" w:hAnsi="Arial" w:cs="Arial"/>
      <w:kern w:val="0"/>
      <w:sz w:val="18"/>
      <w:szCs w:val="24"/>
    </w:rPr>
  </w:style>
  <w:style w:type="character" w:customStyle="1" w:styleId="Charfb">
    <w:name w:val="표안 Char"/>
    <w:link w:val="affffa"/>
    <w:rsid w:val="00DA2417"/>
    <w:rPr>
      <w:rFonts w:ascii="Arial" w:eastAsia="나눔고딕" w:hAnsi="Arial" w:cs="Arial"/>
      <w:kern w:val="0"/>
      <w:sz w:val="18"/>
      <w:szCs w:val="24"/>
    </w:rPr>
  </w:style>
  <w:style w:type="paragraph" w:customStyle="1" w:styleId="-0">
    <w:name w:val="표-상단"/>
    <w:basedOn w:val="a0"/>
    <w:link w:val="-Char"/>
    <w:qFormat/>
    <w:rsid w:val="00DA2417"/>
    <w:pPr>
      <w:tabs>
        <w:tab w:val="left" w:pos="720"/>
      </w:tabs>
      <w:spacing w:after="0" w:line="240" w:lineRule="exact"/>
      <w:jc w:val="center"/>
    </w:pPr>
    <w:rPr>
      <w:rFonts w:ascii="Arial" w:eastAsia="맑은 고딕" w:hAnsi="Arial" w:cs="Arial"/>
      <w:b/>
      <w:color w:val="FFFFFF"/>
      <w:szCs w:val="20"/>
    </w:rPr>
  </w:style>
  <w:style w:type="character" w:customStyle="1" w:styleId="-Char">
    <w:name w:val="표-상단 Char"/>
    <w:link w:val="-0"/>
    <w:rsid w:val="00DA2417"/>
    <w:rPr>
      <w:rFonts w:ascii="Arial" w:eastAsia="맑은 고딕" w:hAnsi="Arial" w:cs="Arial"/>
      <w:b/>
      <w:color w:val="FFFFFF"/>
      <w:szCs w:val="20"/>
    </w:rPr>
  </w:style>
  <w:style w:type="table" w:customStyle="1" w:styleId="2e">
    <w:name w:val="표 구분선2"/>
    <w:basedOn w:val="a3"/>
    <w:next w:val="a8"/>
    <w:uiPriority w:val="59"/>
    <w:rsid w:val="00DA2417"/>
    <w:pPr>
      <w:spacing w:after="0" w:line="240" w:lineRule="auto"/>
    </w:pPr>
    <w:rPr>
      <w:rFonts w:ascii="맑은 고딕" w:eastAsia="맑은 고딕" w:hAnsi="맑은 고딕"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8Char1">
    <w:name w:val="제목 8 Char1"/>
    <w:aliases w:val="AppendixSubHead Char1"/>
    <w:basedOn w:val="a2"/>
    <w:uiPriority w:val="34"/>
    <w:semiHidden/>
    <w:rsid w:val="00DA2417"/>
    <w:rPr>
      <w:rFonts w:ascii="맑은 고딕" w:eastAsiaTheme="minorEastAsia" w:hAnsiTheme="minorHAnsi" w:hint="eastAsia"/>
      <w:kern w:val="2"/>
      <w:szCs w:val="22"/>
    </w:rPr>
  </w:style>
  <w:style w:type="character" w:customStyle="1" w:styleId="Charfc">
    <w:name w:val="서명 Char"/>
    <w:basedOn w:val="a2"/>
    <w:link w:val="affffb"/>
    <w:locked/>
    <w:rsid w:val="00DA2417"/>
  </w:style>
  <w:style w:type="character" w:customStyle="1" w:styleId="2Char11">
    <w:name w:val="본문 2 Char1"/>
    <w:aliases w:val="본문 표내용 Char1"/>
    <w:basedOn w:val="a2"/>
    <w:semiHidden/>
    <w:rsid w:val="00DA2417"/>
    <w:rPr>
      <w:rFonts w:asciiTheme="minorHAnsi" w:eastAsiaTheme="minorEastAsia" w:hAnsiTheme="minorHAnsi" w:cstheme="minorBidi"/>
      <w:kern w:val="2"/>
      <w:szCs w:val="22"/>
    </w:rPr>
  </w:style>
  <w:style w:type="character" w:customStyle="1" w:styleId="3Char3">
    <w:name w:val="본문 3 Char"/>
    <w:basedOn w:val="a2"/>
    <w:link w:val="37"/>
    <w:locked/>
    <w:rsid w:val="00DA2417"/>
    <w:rPr>
      <w:b/>
      <w:bCs/>
      <w:sz w:val="16"/>
    </w:rPr>
  </w:style>
  <w:style w:type="character" w:customStyle="1" w:styleId="Charfd">
    <w:name w:val="글자만 Char"/>
    <w:basedOn w:val="a2"/>
    <w:link w:val="affffc"/>
    <w:locked/>
    <w:rsid w:val="00DA2417"/>
    <w:rPr>
      <w:rFonts w:ascii="Courier New" w:hAnsi="Courier New" w:cs="Courier New"/>
    </w:rPr>
  </w:style>
  <w:style w:type="character" w:customStyle="1" w:styleId="Char14">
    <w:name w:val="메모 텍스트 Char1"/>
    <w:basedOn w:val="a2"/>
    <w:uiPriority w:val="99"/>
    <w:semiHidden/>
    <w:rsid w:val="00DA2417"/>
    <w:rPr>
      <w:rFonts w:asciiTheme="minorHAnsi" w:eastAsiaTheme="minorEastAsia" w:hAnsiTheme="minorHAnsi" w:cstheme="minorBidi"/>
      <w:kern w:val="2"/>
      <w:szCs w:val="22"/>
    </w:rPr>
  </w:style>
  <w:style w:type="paragraph" w:customStyle="1" w:styleId="CharCharChar1">
    <w:name w:val="Char Char Char1"/>
    <w:basedOn w:val="a0"/>
    <w:autoRedefine/>
    <w:uiPriority w:val="39"/>
    <w:qFormat/>
    <w:rsid w:val="00DA2417"/>
    <w:pPr>
      <w:widowControl/>
      <w:wordWrap/>
      <w:autoSpaceDE/>
      <w:autoSpaceDN/>
      <w:spacing w:after="160" w:line="240" w:lineRule="auto"/>
      <w:jc w:val="left"/>
    </w:pPr>
    <w:rPr>
      <w:rFonts w:ascii="굴림" w:eastAsia="굴림" w:hAnsi="굴림" w:cs="굴림"/>
      <w:b/>
      <w:bCs/>
      <w:kern w:val="0"/>
      <w:sz w:val="24"/>
      <w:szCs w:val="24"/>
      <w:lang w:val="en-GB"/>
    </w:rPr>
  </w:style>
  <w:style w:type="character" w:customStyle="1" w:styleId="1Char3">
    <w:name w:val="소제목1 Char"/>
    <w:basedOn w:val="a2"/>
    <w:link w:val="1f1"/>
    <w:locked/>
    <w:rsid w:val="00DA2417"/>
    <w:rPr>
      <w:rFonts w:asciiTheme="minorEastAsia" w:eastAsia="맑은 고딕" w:hAnsiTheme="minorEastAsia"/>
      <w:b/>
      <w:bCs/>
    </w:rPr>
  </w:style>
  <w:style w:type="paragraph" w:customStyle="1" w:styleId="1f1">
    <w:name w:val="소제목1"/>
    <w:basedOn w:val="a0"/>
    <w:link w:val="1Char3"/>
    <w:qFormat/>
    <w:rsid w:val="00DA2417"/>
    <w:pPr>
      <w:wordWrap/>
      <w:spacing w:after="0" w:line="240" w:lineRule="auto"/>
      <w:ind w:firstLineChars="50" w:firstLine="100"/>
    </w:pPr>
    <w:rPr>
      <w:rFonts w:asciiTheme="minorEastAsia" w:eastAsia="맑은 고딕" w:hAnsiTheme="minorEastAsia"/>
      <w:b/>
      <w:bCs/>
    </w:rPr>
  </w:style>
  <w:style w:type="paragraph" w:customStyle="1" w:styleId="font0">
    <w:name w:val="font0"/>
    <w:basedOn w:val="a0"/>
    <w:uiPriority w:val="34"/>
    <w:qFormat/>
    <w:rsid w:val="00DA2417"/>
    <w:pPr>
      <w:widowControl/>
      <w:wordWrap/>
      <w:autoSpaceDE/>
      <w:autoSpaceDN/>
      <w:spacing w:before="100" w:beforeAutospacing="1" w:after="100" w:afterAutospacing="1" w:line="240" w:lineRule="auto"/>
      <w:jc w:val="left"/>
    </w:pPr>
    <w:rPr>
      <w:rFonts w:ascii="돋움" w:eastAsia="돋움" w:hAnsi="돋움"/>
      <w:kern w:val="0"/>
      <w:sz w:val="22"/>
    </w:rPr>
  </w:style>
  <w:style w:type="paragraph" w:customStyle="1" w:styleId="xl106">
    <w:name w:val="xl106"/>
    <w:basedOn w:val="a0"/>
    <w:uiPriority w:val="34"/>
    <w:qFormat/>
    <w:rsid w:val="00DA2417"/>
    <w:pPr>
      <w:widowControl/>
      <w:pBdr>
        <w:top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돋움체" w:eastAsia="돋움체" w:hAnsi="돋움체" w:cs="Arial Unicode MS"/>
      <w:kern w:val="0"/>
      <w:sz w:val="16"/>
      <w:szCs w:val="16"/>
    </w:rPr>
  </w:style>
  <w:style w:type="paragraph" w:customStyle="1" w:styleId="xl107">
    <w:name w:val="xl107"/>
    <w:basedOn w:val="a0"/>
    <w:uiPriority w:val="34"/>
    <w:qFormat/>
    <w:rsid w:val="00DA2417"/>
    <w:pPr>
      <w:widowControl/>
      <w:pBdr>
        <w:top w:val="double" w:sz="6" w:space="0" w:color="auto"/>
        <w:left w:val="double" w:sz="6" w:space="0" w:color="auto"/>
      </w:pBdr>
      <w:wordWrap/>
      <w:autoSpaceDE/>
      <w:autoSpaceDN/>
      <w:spacing w:before="100" w:beforeAutospacing="1" w:after="100" w:afterAutospacing="1" w:line="240" w:lineRule="auto"/>
      <w:jc w:val="center"/>
    </w:pPr>
    <w:rPr>
      <w:rFonts w:ascii="돋움체" w:eastAsia="돋움체" w:hAnsi="돋움체" w:cs="Arial Unicode MS"/>
      <w:kern w:val="0"/>
      <w:sz w:val="16"/>
      <w:szCs w:val="16"/>
    </w:rPr>
  </w:style>
  <w:style w:type="paragraph" w:customStyle="1" w:styleId="xl108">
    <w:name w:val="xl108"/>
    <w:basedOn w:val="a0"/>
    <w:uiPriority w:val="34"/>
    <w:qFormat/>
    <w:rsid w:val="00DA2417"/>
    <w:pPr>
      <w:widowControl/>
      <w:pBdr>
        <w:top w:val="double" w:sz="6" w:space="0" w:color="auto"/>
        <w:right w:val="single" w:sz="4" w:space="0" w:color="auto"/>
      </w:pBdr>
      <w:wordWrap/>
      <w:autoSpaceDE/>
      <w:autoSpaceDN/>
      <w:spacing w:before="100" w:beforeAutospacing="1" w:after="100" w:afterAutospacing="1" w:line="240" w:lineRule="auto"/>
      <w:jc w:val="center"/>
    </w:pPr>
    <w:rPr>
      <w:rFonts w:ascii="돋움체" w:eastAsia="돋움체" w:hAnsi="돋움체" w:cs="Arial Unicode MS"/>
      <w:kern w:val="0"/>
      <w:sz w:val="16"/>
      <w:szCs w:val="16"/>
    </w:rPr>
  </w:style>
  <w:style w:type="paragraph" w:customStyle="1" w:styleId="xl109">
    <w:name w:val="xl109"/>
    <w:basedOn w:val="a0"/>
    <w:uiPriority w:val="34"/>
    <w:qFormat/>
    <w:rsid w:val="00DA2417"/>
    <w:pPr>
      <w:widowControl/>
      <w:pBdr>
        <w:top w:val="single" w:sz="4" w:space="0" w:color="auto"/>
        <w:left w:val="double" w:sz="6" w:space="0" w:color="auto"/>
        <w:bottom w:val="double" w:sz="6" w:space="0" w:color="auto"/>
        <w:right w:val="single" w:sz="4" w:space="0" w:color="auto"/>
      </w:pBdr>
      <w:wordWrap/>
      <w:autoSpaceDE/>
      <w:autoSpaceDN/>
      <w:spacing w:before="100" w:beforeAutospacing="1" w:after="100" w:afterAutospacing="1" w:line="240" w:lineRule="auto"/>
      <w:jc w:val="center"/>
    </w:pPr>
    <w:rPr>
      <w:rFonts w:ascii="돋움체" w:eastAsia="돋움체" w:hAnsi="돋움체" w:cs="Arial Unicode MS"/>
      <w:b/>
      <w:bCs/>
      <w:kern w:val="0"/>
      <w:sz w:val="16"/>
      <w:szCs w:val="16"/>
    </w:rPr>
  </w:style>
  <w:style w:type="paragraph" w:customStyle="1" w:styleId="xl110">
    <w:name w:val="xl110"/>
    <w:basedOn w:val="a0"/>
    <w:uiPriority w:val="34"/>
    <w:qFormat/>
    <w:rsid w:val="00DA2417"/>
    <w:pPr>
      <w:widowControl/>
      <w:pBdr>
        <w:top w:val="single" w:sz="4" w:space="0" w:color="auto"/>
        <w:left w:val="single" w:sz="4" w:space="0" w:color="auto"/>
        <w:bottom w:val="double" w:sz="6" w:space="0" w:color="auto"/>
        <w:right w:val="single" w:sz="4" w:space="0" w:color="auto"/>
      </w:pBdr>
      <w:wordWrap/>
      <w:autoSpaceDE/>
      <w:autoSpaceDN/>
      <w:spacing w:before="100" w:beforeAutospacing="1" w:after="100" w:afterAutospacing="1" w:line="240" w:lineRule="auto"/>
      <w:jc w:val="center"/>
    </w:pPr>
    <w:rPr>
      <w:rFonts w:ascii="돋움체" w:eastAsia="돋움체" w:hAnsi="돋움체" w:cs="Arial Unicode MS"/>
      <w:b/>
      <w:bCs/>
      <w:kern w:val="0"/>
      <w:sz w:val="16"/>
      <w:szCs w:val="16"/>
    </w:rPr>
  </w:style>
  <w:style w:type="paragraph" w:customStyle="1" w:styleId="1f2">
    <w:name w:val="서식1"/>
    <w:basedOn w:val="a0"/>
    <w:next w:val="a0"/>
    <w:uiPriority w:val="34"/>
    <w:qFormat/>
    <w:rsid w:val="00DA2417"/>
    <w:pPr>
      <w:tabs>
        <w:tab w:val="num" w:pos="720"/>
      </w:tabs>
      <w:autoSpaceDE/>
      <w:autoSpaceDN/>
      <w:spacing w:after="0" w:line="240" w:lineRule="auto"/>
      <w:outlineLvl w:val="0"/>
    </w:pPr>
    <w:rPr>
      <w:rFonts w:ascii="HY중고딕" w:eastAsia="HY중고딕" w:hAnsi="Arial"/>
      <w:b/>
      <w:color w:val="000000"/>
      <w:sz w:val="32"/>
      <w:szCs w:val="20"/>
    </w:rPr>
  </w:style>
  <w:style w:type="paragraph" w:customStyle="1" w:styleId="2f">
    <w:name w:val="서식2"/>
    <w:basedOn w:val="a0"/>
    <w:next w:val="a0"/>
    <w:uiPriority w:val="34"/>
    <w:qFormat/>
    <w:rsid w:val="00DA2417"/>
    <w:pPr>
      <w:tabs>
        <w:tab w:val="num" w:pos="720"/>
      </w:tabs>
      <w:autoSpaceDE/>
      <w:autoSpaceDN/>
      <w:spacing w:after="0" w:line="240" w:lineRule="auto"/>
      <w:jc w:val="left"/>
      <w:outlineLvl w:val="1"/>
    </w:pPr>
    <w:rPr>
      <w:rFonts w:ascii="HY중고딕" w:eastAsia="HY중고딕"/>
      <w:b/>
      <w:color w:val="000000"/>
      <w:sz w:val="30"/>
      <w:szCs w:val="20"/>
    </w:rPr>
  </w:style>
  <w:style w:type="paragraph" w:customStyle="1" w:styleId="38">
    <w:name w:val="서식3"/>
    <w:basedOn w:val="a0"/>
    <w:next w:val="a0"/>
    <w:uiPriority w:val="34"/>
    <w:qFormat/>
    <w:rsid w:val="00DA2417"/>
    <w:pPr>
      <w:tabs>
        <w:tab w:val="num" w:pos="720"/>
      </w:tabs>
      <w:autoSpaceDE/>
      <w:autoSpaceDN/>
      <w:spacing w:after="0" w:line="240" w:lineRule="auto"/>
      <w:outlineLvl w:val="2"/>
    </w:pPr>
    <w:rPr>
      <w:rFonts w:ascii="HY중고딕" w:eastAsia="HY중고딕"/>
      <w:b/>
      <w:color w:val="000000"/>
      <w:sz w:val="22"/>
      <w:szCs w:val="20"/>
    </w:rPr>
  </w:style>
  <w:style w:type="paragraph" w:customStyle="1" w:styleId="affffd">
    <w:name w:val="짧은 반송 주소"/>
    <w:basedOn w:val="a0"/>
    <w:uiPriority w:val="34"/>
    <w:qFormat/>
    <w:rsid w:val="00DA2417"/>
    <w:pPr>
      <w:spacing w:after="0" w:line="240" w:lineRule="auto"/>
    </w:pPr>
  </w:style>
  <w:style w:type="paragraph" w:styleId="affffb">
    <w:name w:val="Signature"/>
    <w:basedOn w:val="a0"/>
    <w:link w:val="Charfc"/>
    <w:unhideWhenUsed/>
    <w:rsid w:val="00DA2417"/>
    <w:pPr>
      <w:spacing w:after="0" w:line="240" w:lineRule="auto"/>
      <w:ind w:leftChars="2100" w:left="100"/>
    </w:pPr>
  </w:style>
  <w:style w:type="character" w:customStyle="1" w:styleId="Char15">
    <w:name w:val="서명 Char1"/>
    <w:basedOn w:val="a2"/>
    <w:rsid w:val="00DA2417"/>
  </w:style>
  <w:style w:type="paragraph" w:customStyle="1" w:styleId="PP">
    <w:name w:val="PP"/>
    <w:basedOn w:val="affffb"/>
    <w:uiPriority w:val="34"/>
    <w:qFormat/>
    <w:rsid w:val="00DA2417"/>
  </w:style>
  <w:style w:type="paragraph" w:customStyle="1" w:styleId="PitchBullet4">
    <w:name w:val="Pitch_Bullet_4"/>
    <w:basedOn w:val="a0"/>
    <w:uiPriority w:val="34"/>
    <w:qFormat/>
    <w:rsid w:val="00DA2417"/>
    <w:pPr>
      <w:widowControl/>
      <w:tabs>
        <w:tab w:val="num" w:pos="1627"/>
      </w:tabs>
      <w:wordWrap/>
      <w:autoSpaceDE/>
      <w:autoSpaceDN/>
      <w:spacing w:after="240" w:line="240" w:lineRule="auto"/>
      <w:ind w:left="1627" w:hanging="360"/>
      <w:jc w:val="left"/>
    </w:pPr>
    <w:rPr>
      <w:rFonts w:ascii="Verdana" w:hAnsi="Verdana"/>
      <w:noProof/>
      <w:kern w:val="0"/>
      <w:sz w:val="18"/>
    </w:rPr>
  </w:style>
  <w:style w:type="paragraph" w:customStyle="1" w:styleId="section-2">
    <w:name w:val="section-2"/>
    <w:basedOn w:val="a0"/>
    <w:uiPriority w:val="34"/>
    <w:qFormat/>
    <w:rsid w:val="00DA2417"/>
    <w:pPr>
      <w:widowControl/>
      <w:wordWrap/>
      <w:autoSpaceDE/>
      <w:autoSpaceDN/>
      <w:spacing w:before="100" w:beforeAutospacing="1" w:after="100" w:afterAutospacing="1" w:line="360" w:lineRule="atLeast"/>
      <w:jc w:val="left"/>
    </w:pPr>
    <w:rPr>
      <w:rFonts w:ascii="돋움" w:eastAsia="돋움" w:hAnsi="돋움"/>
      <w:color w:val="0000FF"/>
      <w:kern w:val="0"/>
      <w:sz w:val="32"/>
      <w:szCs w:val="32"/>
    </w:rPr>
  </w:style>
  <w:style w:type="paragraph" w:customStyle="1" w:styleId="img">
    <w:name w:val="img"/>
    <w:basedOn w:val="a0"/>
    <w:uiPriority w:val="34"/>
    <w:qFormat/>
    <w:rsid w:val="00DA2417"/>
    <w:pPr>
      <w:widowControl/>
      <w:wordWrap/>
      <w:autoSpaceDE/>
      <w:autoSpaceDN/>
      <w:spacing w:before="100" w:beforeAutospacing="1" w:after="100" w:afterAutospacing="1" w:line="360" w:lineRule="atLeast"/>
      <w:jc w:val="left"/>
    </w:pPr>
    <w:rPr>
      <w:rFonts w:ascii="돋움" w:eastAsia="돋움" w:hAnsi="돋움"/>
      <w:color w:val="0000FF"/>
      <w:kern w:val="0"/>
      <w:sz w:val="28"/>
      <w:szCs w:val="28"/>
    </w:rPr>
  </w:style>
  <w:style w:type="paragraph" w:customStyle="1" w:styleId="p-medium">
    <w:name w:val="p-medium"/>
    <w:basedOn w:val="a0"/>
    <w:uiPriority w:val="34"/>
    <w:qFormat/>
    <w:rsid w:val="00DA2417"/>
    <w:pPr>
      <w:widowControl/>
      <w:wordWrap/>
      <w:autoSpaceDE/>
      <w:autoSpaceDN/>
      <w:spacing w:before="100" w:beforeAutospacing="1" w:after="100" w:afterAutospacing="1" w:line="360" w:lineRule="atLeast"/>
      <w:jc w:val="left"/>
    </w:pPr>
    <w:rPr>
      <w:rFonts w:hAnsi="바탕"/>
      <w:color w:val="000000"/>
      <w:kern w:val="0"/>
      <w:sz w:val="32"/>
      <w:szCs w:val="32"/>
    </w:rPr>
  </w:style>
  <w:style w:type="paragraph" w:customStyle="1" w:styleId="document">
    <w:name w:val="document"/>
    <w:basedOn w:val="a0"/>
    <w:uiPriority w:val="34"/>
    <w:qFormat/>
    <w:rsid w:val="00DA2417"/>
    <w:pPr>
      <w:widowControl/>
      <w:wordWrap/>
      <w:autoSpaceDE/>
      <w:autoSpaceDN/>
      <w:spacing w:before="100" w:beforeAutospacing="1" w:after="100" w:afterAutospacing="1" w:line="360" w:lineRule="atLeast"/>
      <w:jc w:val="left"/>
    </w:pPr>
    <w:rPr>
      <w:rFonts w:hAnsi="바탕"/>
      <w:color w:val="000000"/>
      <w:kern w:val="0"/>
      <w:sz w:val="24"/>
    </w:rPr>
  </w:style>
  <w:style w:type="paragraph" w:customStyle="1" w:styleId="table-group">
    <w:name w:val="table-group"/>
    <w:basedOn w:val="a0"/>
    <w:uiPriority w:val="34"/>
    <w:qFormat/>
    <w:rsid w:val="00DA2417"/>
    <w:pPr>
      <w:widowControl/>
      <w:wordWrap/>
      <w:autoSpaceDE/>
      <w:autoSpaceDN/>
      <w:spacing w:before="100" w:beforeAutospacing="1" w:after="100" w:afterAutospacing="1" w:line="360" w:lineRule="atLeast"/>
      <w:jc w:val="center"/>
    </w:pPr>
    <w:rPr>
      <w:rFonts w:ascii="굴림" w:eastAsia="굴림" w:hAnsi="굴림"/>
      <w:color w:val="000000"/>
      <w:kern w:val="0"/>
      <w:sz w:val="24"/>
    </w:rPr>
  </w:style>
  <w:style w:type="paragraph" w:customStyle="1" w:styleId="cover">
    <w:name w:val="cover"/>
    <w:basedOn w:val="a0"/>
    <w:uiPriority w:val="34"/>
    <w:qFormat/>
    <w:rsid w:val="00DA2417"/>
    <w:pPr>
      <w:widowControl/>
      <w:wordWrap/>
      <w:autoSpaceDE/>
      <w:autoSpaceDN/>
      <w:spacing w:before="100" w:beforeAutospacing="1" w:after="100" w:afterAutospacing="1" w:line="360" w:lineRule="atLeast"/>
      <w:jc w:val="center"/>
    </w:pPr>
    <w:rPr>
      <w:rFonts w:ascii="돋움" w:eastAsia="돋움" w:hAnsi="돋움"/>
      <w:color w:val="0000FF"/>
      <w:kern w:val="0"/>
      <w:sz w:val="56"/>
      <w:szCs w:val="56"/>
    </w:rPr>
  </w:style>
  <w:style w:type="paragraph" w:customStyle="1" w:styleId="cover-title">
    <w:name w:val="cover-title"/>
    <w:basedOn w:val="a0"/>
    <w:uiPriority w:val="34"/>
    <w:qFormat/>
    <w:rsid w:val="00DA2417"/>
    <w:pPr>
      <w:widowControl/>
      <w:wordWrap/>
      <w:autoSpaceDE/>
      <w:autoSpaceDN/>
      <w:spacing w:before="100" w:beforeAutospacing="1" w:after="100" w:afterAutospacing="1" w:line="360" w:lineRule="atLeast"/>
      <w:jc w:val="center"/>
    </w:pPr>
    <w:rPr>
      <w:rFonts w:ascii="돋움" w:eastAsia="돋움" w:hAnsi="돋움"/>
      <w:color w:val="0000FF"/>
      <w:kern w:val="0"/>
      <w:sz w:val="56"/>
      <w:szCs w:val="56"/>
    </w:rPr>
  </w:style>
  <w:style w:type="paragraph" w:customStyle="1" w:styleId="note">
    <w:name w:val="note"/>
    <w:basedOn w:val="a0"/>
    <w:uiPriority w:val="34"/>
    <w:qFormat/>
    <w:rsid w:val="00DA2417"/>
    <w:pPr>
      <w:widowControl/>
      <w:wordWrap/>
      <w:autoSpaceDE/>
      <w:autoSpaceDN/>
      <w:spacing w:before="100" w:beforeAutospacing="1" w:after="100" w:afterAutospacing="1" w:line="360" w:lineRule="atLeast"/>
      <w:jc w:val="left"/>
    </w:pPr>
    <w:rPr>
      <w:rFonts w:hAnsi="바탕"/>
      <w:color w:val="FF0000"/>
      <w:kern w:val="0"/>
      <w:sz w:val="24"/>
    </w:rPr>
  </w:style>
  <w:style w:type="paragraph" w:customStyle="1" w:styleId="description">
    <w:name w:val="description"/>
    <w:basedOn w:val="a0"/>
    <w:uiPriority w:val="34"/>
    <w:qFormat/>
    <w:rsid w:val="00DA2417"/>
    <w:pPr>
      <w:widowControl/>
      <w:wordWrap/>
      <w:autoSpaceDE/>
      <w:autoSpaceDN/>
      <w:spacing w:before="100" w:beforeAutospacing="1" w:after="100" w:afterAutospacing="1" w:line="360" w:lineRule="atLeast"/>
      <w:jc w:val="left"/>
    </w:pPr>
    <w:rPr>
      <w:rFonts w:hAnsi="바탕"/>
      <w:color w:val="324A58"/>
      <w:kern w:val="0"/>
      <w:sz w:val="24"/>
    </w:rPr>
  </w:style>
  <w:style w:type="paragraph" w:customStyle="1" w:styleId="caution">
    <w:name w:val="caution"/>
    <w:basedOn w:val="a0"/>
    <w:uiPriority w:val="34"/>
    <w:qFormat/>
    <w:rsid w:val="00DA2417"/>
    <w:pPr>
      <w:widowControl/>
      <w:wordWrap/>
      <w:autoSpaceDE/>
      <w:autoSpaceDN/>
      <w:spacing w:before="100" w:beforeAutospacing="1" w:after="100" w:afterAutospacing="1" w:line="360" w:lineRule="atLeast"/>
      <w:jc w:val="left"/>
    </w:pPr>
    <w:rPr>
      <w:rFonts w:hAnsi="바탕"/>
      <w:color w:val="FF0000"/>
      <w:kern w:val="0"/>
      <w:sz w:val="24"/>
    </w:rPr>
  </w:style>
  <w:style w:type="paragraph" w:customStyle="1" w:styleId="comment">
    <w:name w:val="comment"/>
    <w:basedOn w:val="a0"/>
    <w:uiPriority w:val="34"/>
    <w:qFormat/>
    <w:rsid w:val="00DA2417"/>
    <w:pPr>
      <w:widowControl/>
      <w:wordWrap/>
      <w:autoSpaceDE/>
      <w:autoSpaceDN/>
      <w:spacing w:before="100" w:beforeAutospacing="1" w:after="100" w:afterAutospacing="1" w:line="360" w:lineRule="atLeast"/>
      <w:jc w:val="left"/>
    </w:pPr>
    <w:rPr>
      <w:rFonts w:ascii="돋움" w:eastAsia="돋움" w:hAnsi="돋움"/>
      <w:color w:val="008800"/>
      <w:kern w:val="0"/>
      <w:sz w:val="24"/>
    </w:rPr>
  </w:style>
  <w:style w:type="paragraph" w:customStyle="1" w:styleId="p-large">
    <w:name w:val="p-large"/>
    <w:basedOn w:val="a0"/>
    <w:uiPriority w:val="34"/>
    <w:qFormat/>
    <w:rsid w:val="00DA2417"/>
    <w:pPr>
      <w:widowControl/>
      <w:wordWrap/>
      <w:autoSpaceDE/>
      <w:autoSpaceDN/>
      <w:spacing w:before="100" w:beforeAutospacing="1" w:after="100" w:afterAutospacing="1" w:line="360" w:lineRule="atLeast"/>
      <w:jc w:val="left"/>
    </w:pPr>
    <w:rPr>
      <w:rFonts w:hAnsi="바탕"/>
      <w:color w:val="000000"/>
      <w:kern w:val="0"/>
      <w:sz w:val="36"/>
      <w:szCs w:val="36"/>
    </w:rPr>
  </w:style>
  <w:style w:type="paragraph" w:customStyle="1" w:styleId="pgbrk">
    <w:name w:val="pgbrk"/>
    <w:basedOn w:val="a0"/>
    <w:uiPriority w:val="34"/>
    <w:qFormat/>
    <w:rsid w:val="00DA2417"/>
    <w:pPr>
      <w:widowControl/>
      <w:wordWrap/>
      <w:autoSpaceDE/>
      <w:autoSpaceDN/>
      <w:spacing w:before="100" w:beforeAutospacing="1" w:after="100" w:afterAutospacing="1" w:line="360" w:lineRule="atLeast"/>
      <w:jc w:val="left"/>
    </w:pPr>
    <w:rPr>
      <w:rFonts w:hAnsi="바탕"/>
      <w:color w:val="7F7F7F"/>
      <w:kern w:val="0"/>
      <w:sz w:val="24"/>
    </w:rPr>
  </w:style>
  <w:style w:type="paragraph" w:customStyle="1" w:styleId="filename">
    <w:name w:val="filename"/>
    <w:basedOn w:val="a0"/>
    <w:uiPriority w:val="34"/>
    <w:qFormat/>
    <w:rsid w:val="00DA2417"/>
    <w:pPr>
      <w:widowControl/>
      <w:wordWrap/>
      <w:autoSpaceDE/>
      <w:autoSpaceDN/>
      <w:spacing w:before="100" w:beforeAutospacing="1" w:after="100" w:afterAutospacing="1" w:line="360" w:lineRule="atLeast"/>
      <w:jc w:val="left"/>
    </w:pPr>
    <w:rPr>
      <w:rFonts w:ascii="돋움" w:eastAsia="돋움" w:hAnsi="돋움"/>
      <w:color w:val="FF8000"/>
      <w:kern w:val="0"/>
      <w:szCs w:val="20"/>
    </w:rPr>
  </w:style>
  <w:style w:type="paragraph" w:customStyle="1" w:styleId="correction">
    <w:name w:val="correction"/>
    <w:basedOn w:val="a0"/>
    <w:uiPriority w:val="34"/>
    <w:qFormat/>
    <w:rsid w:val="00DA2417"/>
    <w:pPr>
      <w:widowControl/>
      <w:wordWrap/>
      <w:autoSpaceDE/>
      <w:autoSpaceDN/>
      <w:spacing w:before="100" w:beforeAutospacing="1" w:after="100" w:afterAutospacing="1" w:line="360" w:lineRule="atLeast"/>
      <w:jc w:val="center"/>
    </w:pPr>
    <w:rPr>
      <w:rFonts w:ascii="돋움" w:eastAsia="돋움" w:hAnsi="돋움"/>
      <w:color w:val="0000FF"/>
      <w:kern w:val="0"/>
      <w:sz w:val="56"/>
      <w:szCs w:val="56"/>
    </w:rPr>
  </w:style>
  <w:style w:type="paragraph" w:customStyle="1" w:styleId="img-caption">
    <w:name w:val="img-caption"/>
    <w:basedOn w:val="a0"/>
    <w:uiPriority w:val="34"/>
    <w:qFormat/>
    <w:rsid w:val="00DA2417"/>
    <w:pPr>
      <w:widowControl/>
      <w:wordWrap/>
      <w:autoSpaceDE/>
      <w:autoSpaceDN/>
      <w:spacing w:before="100" w:beforeAutospacing="1" w:after="100" w:afterAutospacing="1" w:line="360" w:lineRule="atLeast"/>
      <w:jc w:val="center"/>
    </w:pPr>
    <w:rPr>
      <w:rFonts w:hAnsi="바탕"/>
      <w:color w:val="324A58"/>
      <w:kern w:val="0"/>
      <w:sz w:val="24"/>
    </w:rPr>
  </w:style>
  <w:style w:type="paragraph" w:customStyle="1" w:styleId="section-6">
    <w:name w:val="section-6"/>
    <w:basedOn w:val="a0"/>
    <w:uiPriority w:val="34"/>
    <w:qFormat/>
    <w:rsid w:val="00DA2417"/>
    <w:pPr>
      <w:widowControl/>
      <w:wordWrap/>
      <w:autoSpaceDE/>
      <w:autoSpaceDN/>
      <w:spacing w:before="100" w:beforeAutospacing="1" w:after="100" w:afterAutospacing="1" w:line="360" w:lineRule="atLeast"/>
      <w:jc w:val="left"/>
    </w:pPr>
    <w:rPr>
      <w:rFonts w:ascii="돋움" w:eastAsia="돋움" w:hAnsi="돋움"/>
      <w:color w:val="0000FF"/>
      <w:kern w:val="0"/>
      <w:sz w:val="24"/>
    </w:rPr>
  </w:style>
  <w:style w:type="paragraph" w:customStyle="1" w:styleId="section-5">
    <w:name w:val="section-5"/>
    <w:basedOn w:val="a0"/>
    <w:uiPriority w:val="34"/>
    <w:qFormat/>
    <w:rsid w:val="00DA2417"/>
    <w:pPr>
      <w:widowControl/>
      <w:wordWrap/>
      <w:autoSpaceDE/>
      <w:autoSpaceDN/>
      <w:spacing w:before="100" w:beforeAutospacing="1" w:after="100" w:afterAutospacing="1" w:line="360" w:lineRule="atLeast"/>
      <w:jc w:val="left"/>
    </w:pPr>
    <w:rPr>
      <w:rFonts w:ascii="돋움" w:eastAsia="돋움" w:hAnsi="돋움"/>
      <w:color w:val="0000FF"/>
      <w:kern w:val="0"/>
      <w:sz w:val="24"/>
    </w:rPr>
  </w:style>
  <w:style w:type="paragraph" w:customStyle="1" w:styleId="toc0">
    <w:name w:val="toc"/>
    <w:basedOn w:val="a0"/>
    <w:uiPriority w:val="34"/>
    <w:qFormat/>
    <w:rsid w:val="00DA2417"/>
    <w:pPr>
      <w:widowControl/>
      <w:wordWrap/>
      <w:autoSpaceDE/>
      <w:autoSpaceDN/>
      <w:spacing w:before="100" w:beforeAutospacing="1" w:after="100" w:afterAutospacing="1" w:line="360" w:lineRule="atLeast"/>
      <w:jc w:val="center"/>
    </w:pPr>
    <w:rPr>
      <w:rFonts w:ascii="돋움" w:eastAsia="돋움" w:hAnsi="돋움"/>
      <w:color w:val="0000FF"/>
      <w:kern w:val="0"/>
      <w:sz w:val="36"/>
      <w:szCs w:val="36"/>
    </w:rPr>
  </w:style>
  <w:style w:type="paragraph" w:customStyle="1" w:styleId="section-4">
    <w:name w:val="section-4"/>
    <w:basedOn w:val="a0"/>
    <w:uiPriority w:val="34"/>
    <w:qFormat/>
    <w:rsid w:val="00DA2417"/>
    <w:pPr>
      <w:widowControl/>
      <w:wordWrap/>
      <w:autoSpaceDE/>
      <w:autoSpaceDN/>
      <w:spacing w:before="100" w:beforeAutospacing="1" w:after="100" w:afterAutospacing="1" w:line="360" w:lineRule="atLeast"/>
      <w:jc w:val="left"/>
    </w:pPr>
    <w:rPr>
      <w:rFonts w:ascii="돋움" w:eastAsia="돋움" w:hAnsi="돋움"/>
      <w:color w:val="0000FF"/>
      <w:kern w:val="0"/>
      <w:sz w:val="26"/>
      <w:szCs w:val="26"/>
    </w:rPr>
  </w:style>
  <w:style w:type="paragraph" w:customStyle="1" w:styleId="p-small">
    <w:name w:val="p-small"/>
    <w:basedOn w:val="a0"/>
    <w:uiPriority w:val="34"/>
    <w:qFormat/>
    <w:rsid w:val="00DA2417"/>
    <w:pPr>
      <w:widowControl/>
      <w:wordWrap/>
      <w:autoSpaceDE/>
      <w:autoSpaceDN/>
      <w:spacing w:before="100" w:beforeAutospacing="1" w:after="100" w:afterAutospacing="1" w:line="360" w:lineRule="atLeast"/>
      <w:jc w:val="left"/>
    </w:pPr>
    <w:rPr>
      <w:rFonts w:hAnsi="바탕"/>
      <w:color w:val="000000"/>
      <w:kern w:val="0"/>
      <w:sz w:val="28"/>
      <w:szCs w:val="28"/>
    </w:rPr>
  </w:style>
  <w:style w:type="paragraph" w:customStyle="1" w:styleId="section-1">
    <w:name w:val="section-1"/>
    <w:basedOn w:val="a0"/>
    <w:uiPriority w:val="34"/>
    <w:qFormat/>
    <w:rsid w:val="00DA2417"/>
    <w:pPr>
      <w:widowControl/>
      <w:wordWrap/>
      <w:autoSpaceDE/>
      <w:autoSpaceDN/>
      <w:spacing w:before="100" w:beforeAutospacing="1" w:after="100" w:afterAutospacing="1" w:line="360" w:lineRule="atLeast"/>
      <w:jc w:val="center"/>
    </w:pPr>
    <w:rPr>
      <w:rFonts w:ascii="돋움" w:eastAsia="돋움" w:hAnsi="돋움"/>
      <w:color w:val="0000FF"/>
      <w:kern w:val="0"/>
      <w:sz w:val="36"/>
      <w:szCs w:val="36"/>
    </w:rPr>
  </w:style>
  <w:style w:type="paragraph" w:customStyle="1" w:styleId="part">
    <w:name w:val="part"/>
    <w:basedOn w:val="a0"/>
    <w:uiPriority w:val="34"/>
    <w:qFormat/>
    <w:rsid w:val="00DA2417"/>
    <w:pPr>
      <w:widowControl/>
      <w:wordWrap/>
      <w:autoSpaceDE/>
      <w:autoSpaceDN/>
      <w:spacing w:before="100" w:beforeAutospacing="1" w:after="100" w:afterAutospacing="1" w:line="360" w:lineRule="atLeast"/>
      <w:jc w:val="center"/>
    </w:pPr>
    <w:rPr>
      <w:rFonts w:ascii="돋움" w:eastAsia="돋움" w:hAnsi="돋움"/>
      <w:color w:val="0000FF"/>
      <w:kern w:val="0"/>
      <w:sz w:val="40"/>
      <w:szCs w:val="40"/>
    </w:rPr>
  </w:style>
  <w:style w:type="paragraph" w:customStyle="1" w:styleId="xl111">
    <w:name w:val="xl111"/>
    <w:basedOn w:val="a0"/>
    <w:uiPriority w:val="34"/>
    <w:qFormat/>
    <w:rsid w:val="00DA2417"/>
    <w:pPr>
      <w:widowControl/>
      <w:pBdr>
        <w:left w:val="single" w:sz="12" w:space="0" w:color="auto"/>
      </w:pBdr>
      <w:shd w:val="clear" w:color="auto" w:fill="FFCC99"/>
      <w:wordWrap/>
      <w:autoSpaceDE/>
      <w:autoSpaceDN/>
      <w:spacing w:before="100" w:beforeAutospacing="1" w:after="100" w:afterAutospacing="1" w:line="240" w:lineRule="auto"/>
      <w:jc w:val="center"/>
    </w:pPr>
    <w:rPr>
      <w:rFonts w:ascii="굴림체" w:eastAsia="굴림체" w:hAnsi="굴림체" w:cs="Arial Unicode MS"/>
      <w:kern w:val="0"/>
      <w:sz w:val="24"/>
    </w:rPr>
  </w:style>
  <w:style w:type="paragraph" w:customStyle="1" w:styleId="xl112">
    <w:name w:val="xl112"/>
    <w:basedOn w:val="a0"/>
    <w:uiPriority w:val="34"/>
    <w:qFormat/>
    <w:rsid w:val="00DA2417"/>
    <w:pPr>
      <w:widowControl/>
      <w:pBdr>
        <w:top w:val="double" w:sz="6" w:space="0" w:color="auto"/>
        <w:left w:val="single" w:sz="4" w:space="0" w:color="auto"/>
        <w:bottom w:val="double" w:sz="6" w:space="0" w:color="auto"/>
        <w:right w:val="double" w:sz="6" w:space="0" w:color="auto"/>
      </w:pBdr>
      <w:wordWrap/>
      <w:autoSpaceDE/>
      <w:autoSpaceDN/>
      <w:spacing w:before="100" w:beforeAutospacing="1" w:after="100" w:afterAutospacing="1" w:line="240" w:lineRule="auto"/>
      <w:jc w:val="left"/>
    </w:pPr>
    <w:rPr>
      <w:rFonts w:ascii="Arial" w:eastAsia="Arial Unicode MS" w:hAnsi="Arial" w:cs="Arial"/>
      <w:kern w:val="0"/>
      <w:sz w:val="24"/>
    </w:rPr>
  </w:style>
  <w:style w:type="paragraph" w:customStyle="1" w:styleId="xl113">
    <w:name w:val="xl113"/>
    <w:basedOn w:val="a0"/>
    <w:uiPriority w:val="34"/>
    <w:qFormat/>
    <w:rsid w:val="00DA2417"/>
    <w:pPr>
      <w:widowControl/>
      <w:pBdr>
        <w:left w:val="single" w:sz="4" w:space="0" w:color="auto"/>
        <w:bottom w:val="double" w:sz="6" w:space="0" w:color="auto"/>
        <w:right w:val="double" w:sz="6" w:space="0" w:color="auto"/>
      </w:pBdr>
      <w:wordWrap/>
      <w:autoSpaceDE/>
      <w:autoSpaceDN/>
      <w:spacing w:before="100" w:beforeAutospacing="1" w:after="100" w:afterAutospacing="1" w:line="240" w:lineRule="auto"/>
      <w:jc w:val="left"/>
    </w:pPr>
    <w:rPr>
      <w:rFonts w:ascii="Arial" w:eastAsia="Arial Unicode MS" w:hAnsi="Arial" w:cs="Arial"/>
      <w:kern w:val="0"/>
      <w:sz w:val="24"/>
    </w:rPr>
  </w:style>
  <w:style w:type="paragraph" w:customStyle="1" w:styleId="xl130">
    <w:name w:val="xl130"/>
    <w:basedOn w:val="a0"/>
    <w:uiPriority w:val="34"/>
    <w:qFormat/>
    <w:rsid w:val="00DA2417"/>
    <w:pPr>
      <w:widowControl/>
      <w:pBdr>
        <w:left w:val="single" w:sz="8" w:space="0" w:color="auto"/>
        <w:bottom w:val="single" w:sz="4" w:space="0" w:color="auto"/>
        <w:right w:val="single" w:sz="4" w:space="0" w:color="auto"/>
      </w:pBdr>
      <w:wordWrap/>
      <w:autoSpaceDE/>
      <w:autoSpaceDN/>
      <w:spacing w:before="100" w:beforeAutospacing="1" w:after="100" w:afterAutospacing="1" w:line="240" w:lineRule="auto"/>
      <w:jc w:val="center"/>
    </w:pPr>
    <w:rPr>
      <w:rFonts w:ascii="Tahoma" w:eastAsia="Arial Unicode MS" w:hAnsi="Tahoma" w:cs="Tahoma"/>
      <w:kern w:val="0"/>
      <w:szCs w:val="20"/>
    </w:rPr>
  </w:style>
  <w:style w:type="paragraph" w:customStyle="1" w:styleId="artittl041">
    <w:name w:val="arti_ttl041"/>
    <w:basedOn w:val="a0"/>
    <w:uiPriority w:val="34"/>
    <w:qFormat/>
    <w:rsid w:val="00DA2417"/>
    <w:pPr>
      <w:widowControl/>
      <w:pBdr>
        <w:top w:val="single" w:sz="6" w:space="0" w:color="E3E3E3"/>
        <w:left w:val="single" w:sz="6" w:space="0" w:color="E3E3E3"/>
        <w:bottom w:val="single" w:sz="6" w:space="0" w:color="E3E3E3"/>
        <w:right w:val="single" w:sz="6" w:space="0" w:color="E3E3E3"/>
      </w:pBdr>
      <w:shd w:val="clear" w:color="auto" w:fill="FFFFFF"/>
      <w:wordWrap/>
      <w:autoSpaceDE/>
      <w:autoSpaceDN/>
      <w:spacing w:after="0" w:line="240" w:lineRule="auto"/>
      <w:jc w:val="left"/>
    </w:pPr>
    <w:rPr>
      <w:rFonts w:ascii="굴림" w:eastAsia="굴림" w:hAnsi="굴림" w:cs="굴림"/>
      <w:kern w:val="0"/>
      <w:sz w:val="24"/>
    </w:rPr>
  </w:style>
  <w:style w:type="paragraph" w:customStyle="1" w:styleId="datefil5pcol21">
    <w:name w:val="date fil5 pcol21"/>
    <w:basedOn w:val="a0"/>
    <w:uiPriority w:val="34"/>
    <w:qFormat/>
    <w:rsid w:val="00DA2417"/>
    <w:pPr>
      <w:widowControl/>
      <w:pBdr>
        <w:top w:val="single" w:sz="6" w:space="0" w:color="E3E3E3"/>
        <w:left w:val="single" w:sz="6" w:space="0" w:color="E3E3E3"/>
        <w:bottom w:val="single" w:sz="6" w:space="0" w:color="E3E3E3"/>
        <w:right w:val="single" w:sz="6" w:space="0" w:color="E3E3E3"/>
      </w:pBdr>
      <w:shd w:val="clear" w:color="auto" w:fill="FFFFFF"/>
      <w:wordWrap/>
      <w:autoSpaceDE/>
      <w:autoSpaceDN/>
      <w:spacing w:after="0" w:line="240" w:lineRule="auto"/>
      <w:jc w:val="left"/>
    </w:pPr>
    <w:rPr>
      <w:rFonts w:ascii="굴림" w:eastAsia="굴림" w:hAnsi="굴림" w:cs="굴림"/>
      <w:kern w:val="0"/>
      <w:sz w:val="24"/>
    </w:rPr>
  </w:style>
  <w:style w:type="paragraph" w:customStyle="1" w:styleId="url3">
    <w:name w:val="url3"/>
    <w:basedOn w:val="a0"/>
    <w:uiPriority w:val="34"/>
    <w:qFormat/>
    <w:rsid w:val="00DA2417"/>
    <w:pPr>
      <w:widowControl/>
      <w:pBdr>
        <w:top w:val="single" w:sz="6" w:space="0" w:color="E3E3E3"/>
        <w:left w:val="single" w:sz="6" w:space="0" w:color="E3E3E3"/>
        <w:bottom w:val="single" w:sz="6" w:space="0" w:color="E3E3E3"/>
        <w:right w:val="single" w:sz="6" w:space="0" w:color="E3E3E3"/>
      </w:pBdr>
      <w:shd w:val="clear" w:color="auto" w:fill="FFFFFF"/>
      <w:wordWrap/>
      <w:autoSpaceDE/>
      <w:autoSpaceDN/>
      <w:spacing w:after="0" w:line="240" w:lineRule="auto"/>
      <w:jc w:val="right"/>
    </w:pPr>
    <w:rPr>
      <w:rFonts w:ascii="굴림" w:eastAsia="굴림" w:hAnsi="굴림" w:cs="굴림"/>
      <w:kern w:val="0"/>
      <w:sz w:val="24"/>
    </w:rPr>
  </w:style>
  <w:style w:type="paragraph" w:customStyle="1" w:styleId="CharChar1Char">
    <w:name w:val="Char Char1 Char"/>
    <w:basedOn w:val="a0"/>
    <w:autoRedefine/>
    <w:uiPriority w:val="34"/>
    <w:qFormat/>
    <w:rsid w:val="00DA2417"/>
    <w:pPr>
      <w:widowControl/>
      <w:wordWrap/>
      <w:autoSpaceDE/>
      <w:autoSpaceDN/>
      <w:spacing w:after="160" w:line="240" w:lineRule="auto"/>
      <w:jc w:val="left"/>
    </w:pPr>
    <w:rPr>
      <w:rFonts w:ascii="굴림" w:eastAsia="굴림" w:hAnsi="굴림" w:cs="굴림"/>
      <w:b/>
      <w:bCs/>
      <w:kern w:val="0"/>
      <w:sz w:val="24"/>
      <w:lang w:val="en-GB"/>
    </w:rPr>
  </w:style>
  <w:style w:type="paragraph" w:customStyle="1" w:styleId="hstyle1">
    <w:name w:val="hstyle1"/>
    <w:basedOn w:val="a0"/>
    <w:uiPriority w:val="34"/>
    <w:qFormat/>
    <w:rsid w:val="00DA2417"/>
    <w:pPr>
      <w:widowControl/>
      <w:wordWrap/>
      <w:autoSpaceDE/>
      <w:autoSpaceDN/>
      <w:spacing w:after="0" w:line="312" w:lineRule="auto"/>
      <w:jc w:val="left"/>
    </w:pPr>
    <w:rPr>
      <w:rFonts w:hAnsi="바탕" w:cs="굴림"/>
      <w:color w:val="000000"/>
      <w:kern w:val="0"/>
      <w:sz w:val="32"/>
      <w:szCs w:val="32"/>
    </w:rPr>
  </w:style>
  <w:style w:type="paragraph" w:customStyle="1" w:styleId="39">
    <w:name w:val="3"/>
    <w:basedOn w:val="a0"/>
    <w:next w:val="ad"/>
    <w:uiPriority w:val="34"/>
    <w:qFormat/>
    <w:rsid w:val="00DA2417"/>
    <w:pPr>
      <w:widowControl/>
      <w:wordWrap/>
      <w:autoSpaceDE/>
      <w:autoSpaceDN/>
      <w:spacing w:before="100" w:beforeAutospacing="1" w:after="100" w:afterAutospacing="1" w:line="240" w:lineRule="auto"/>
      <w:jc w:val="left"/>
    </w:pPr>
    <w:rPr>
      <w:rFonts w:hAnsi="바탕"/>
      <w:kern w:val="0"/>
      <w:sz w:val="24"/>
    </w:rPr>
  </w:style>
  <w:style w:type="paragraph" w:customStyle="1" w:styleId="CharCharCharCharCharCharChar">
    <w:name w:val="Char Char Char Char Char Char Char"/>
    <w:basedOn w:val="a0"/>
    <w:autoRedefine/>
    <w:uiPriority w:val="34"/>
    <w:qFormat/>
    <w:rsid w:val="00DA2417"/>
    <w:pPr>
      <w:widowControl/>
      <w:wordWrap/>
      <w:autoSpaceDE/>
      <w:autoSpaceDN/>
      <w:spacing w:after="160" w:line="240" w:lineRule="auto"/>
      <w:jc w:val="left"/>
    </w:pPr>
    <w:rPr>
      <w:rFonts w:ascii="굴림" w:eastAsia="굴림" w:hAnsi="굴림" w:cs="굴림"/>
      <w:b/>
      <w:bCs/>
      <w:kern w:val="0"/>
      <w:sz w:val="24"/>
      <w:lang w:val="en-GB"/>
    </w:rPr>
  </w:style>
  <w:style w:type="paragraph" w:customStyle="1" w:styleId="CharCharCharCharCharChar1CharCharCharCharCharChar">
    <w:name w:val="Char Char Char Char Char Char1 Char Char Char Char Char Char"/>
    <w:basedOn w:val="a0"/>
    <w:autoRedefine/>
    <w:uiPriority w:val="34"/>
    <w:qFormat/>
    <w:rsid w:val="00DA2417"/>
    <w:pPr>
      <w:widowControl/>
      <w:wordWrap/>
      <w:autoSpaceDE/>
      <w:autoSpaceDN/>
      <w:spacing w:after="160" w:line="240" w:lineRule="auto"/>
      <w:jc w:val="left"/>
    </w:pPr>
    <w:rPr>
      <w:rFonts w:ascii="굴림" w:eastAsia="굴림" w:hAnsi="굴림" w:cs="굴림"/>
      <w:b/>
      <w:bCs/>
      <w:kern w:val="0"/>
      <w:sz w:val="24"/>
      <w:lang w:val="en-GB"/>
    </w:rPr>
  </w:style>
  <w:style w:type="paragraph" w:customStyle="1" w:styleId="CharCharCharCharCharCharCharCharCharChar">
    <w:name w:val="Char Char Char Char Char Char Char Char Char Char"/>
    <w:basedOn w:val="a0"/>
    <w:autoRedefine/>
    <w:uiPriority w:val="34"/>
    <w:qFormat/>
    <w:rsid w:val="00DA2417"/>
    <w:pPr>
      <w:widowControl/>
      <w:wordWrap/>
      <w:autoSpaceDE/>
      <w:autoSpaceDN/>
      <w:spacing w:after="160" w:line="240" w:lineRule="auto"/>
      <w:jc w:val="left"/>
    </w:pPr>
    <w:rPr>
      <w:rFonts w:ascii="굴림" w:eastAsia="굴림" w:hAnsi="굴림" w:cs="굴림"/>
      <w:b/>
      <w:bCs/>
      <w:kern w:val="0"/>
      <w:sz w:val="24"/>
      <w:lang w:val="en-GB"/>
    </w:rPr>
  </w:style>
  <w:style w:type="paragraph" w:customStyle="1" w:styleId="2232">
    <w:name w:val="스타일 제목 2의견서 2 + 왼쪽:  3 글자2"/>
    <w:basedOn w:val="2"/>
    <w:uiPriority w:val="34"/>
    <w:qFormat/>
    <w:rsid w:val="00DA2417"/>
    <w:pPr>
      <w:tabs>
        <w:tab w:val="left" w:pos="200"/>
        <w:tab w:val="num" w:pos="1100"/>
      </w:tabs>
      <w:spacing w:after="0" w:line="240" w:lineRule="exact"/>
      <w:ind w:left="1100" w:hanging="400"/>
      <w:jc w:val="left"/>
    </w:pPr>
    <w:rPr>
      <w:rFonts w:ascii="Arial" w:eastAsia="가는각진제목체" w:hAnsi="Arial" w:cs="바탕"/>
      <w:b/>
      <w:bCs/>
      <w:sz w:val="22"/>
      <w:szCs w:val="20"/>
    </w:rPr>
  </w:style>
  <w:style w:type="character" w:customStyle="1" w:styleId="33241Char">
    <w:name w:val="스타일 스타일 스타일 스타일 제목 3 + 왼쪽:  3 글자 내어쓰기:  2 글자 + 왼쪽:  4 글자 내어쓰기:  1... Char"/>
    <w:basedOn w:val="a2"/>
    <w:link w:val="33241"/>
    <w:locked/>
    <w:rsid w:val="00DA2417"/>
    <w:rPr>
      <w:rFonts w:ascii="가는각진제목체" w:eastAsia="가는각진제목체" w:hAnsi="가는각진제목체" w:cs="바탕"/>
      <w:sz w:val="22"/>
    </w:rPr>
  </w:style>
  <w:style w:type="paragraph" w:customStyle="1" w:styleId="33241">
    <w:name w:val="스타일 스타일 스타일 스타일 제목 3 + 왼쪽:  3 글자 내어쓰기:  2 글자 + 왼쪽:  4 글자 내어쓰기:  1..."/>
    <w:basedOn w:val="a0"/>
    <w:link w:val="33241Char"/>
    <w:qFormat/>
    <w:rsid w:val="00DA2417"/>
    <w:pPr>
      <w:keepNext/>
      <w:spacing w:after="0" w:line="240" w:lineRule="auto"/>
      <w:ind w:leftChars="500" w:left="600" w:hangingChars="100" w:hanging="100"/>
      <w:outlineLvl w:val="2"/>
    </w:pPr>
    <w:rPr>
      <w:rFonts w:ascii="가는각진제목체" w:eastAsia="가는각진제목체" w:hAnsi="가는각진제목체" w:cs="바탕"/>
      <w:sz w:val="22"/>
    </w:rPr>
  </w:style>
  <w:style w:type="paragraph" w:customStyle="1" w:styleId="3324">
    <w:name w:val="스타일 스타일 스타일 스타일 스타일 제목 3 + 왼쪽:  3 글자 내어쓰기:  2 글자 + 왼쪽:  4 글자 내어쓰기..."/>
    <w:basedOn w:val="a0"/>
    <w:uiPriority w:val="34"/>
    <w:qFormat/>
    <w:rsid w:val="00DA2417"/>
    <w:pPr>
      <w:keepNext/>
      <w:spacing w:after="0" w:line="240" w:lineRule="auto"/>
      <w:ind w:leftChars="500" w:left="1176" w:hangingChars="100" w:hanging="176"/>
      <w:outlineLvl w:val="2"/>
    </w:pPr>
    <w:rPr>
      <w:rFonts w:ascii="가는각진제목체" w:eastAsia="가는각진제목체" w:hAnsi="Arial" w:cs="바탕"/>
      <w:sz w:val="22"/>
      <w:szCs w:val="20"/>
    </w:rPr>
  </w:style>
  <w:style w:type="paragraph" w:customStyle="1" w:styleId="332413">
    <w:name w:val="스타일 스타일 제목 3 + 왼쪽:  3 글자 내어쓰기:  2 글자 + 왼쪽:  4 글자 내어쓰기:  1 글자3"/>
    <w:basedOn w:val="a0"/>
    <w:uiPriority w:val="34"/>
    <w:qFormat/>
    <w:rsid w:val="00DA2417"/>
    <w:pPr>
      <w:keepNext/>
      <w:spacing w:after="0" w:line="240" w:lineRule="auto"/>
      <w:ind w:leftChars="400" w:left="960" w:hangingChars="100" w:hanging="160"/>
      <w:outlineLvl w:val="2"/>
    </w:pPr>
    <w:rPr>
      <w:rFonts w:ascii="Arial" w:eastAsia="가는각진제목체" w:hAnsi="Arial" w:cs="바탕"/>
      <w:sz w:val="22"/>
      <w:szCs w:val="20"/>
    </w:rPr>
  </w:style>
  <w:style w:type="paragraph" w:customStyle="1" w:styleId="332410">
    <w:name w:val="스타일 스타일 스타일 스타일 스타일 제목 3 + 왼쪽:  3 글자 내어쓰기:  2 글자 + 왼쪽:  4 글자 내어쓰기...1"/>
    <w:basedOn w:val="a0"/>
    <w:uiPriority w:val="34"/>
    <w:qFormat/>
    <w:rsid w:val="00DA2417"/>
    <w:pPr>
      <w:keepNext/>
      <w:spacing w:after="120" w:line="320" w:lineRule="exact"/>
      <w:ind w:leftChars="400" w:left="500" w:hangingChars="100" w:hanging="100"/>
      <w:outlineLvl w:val="2"/>
    </w:pPr>
    <w:rPr>
      <w:rFonts w:ascii="Arial" w:eastAsia="가는각진제목체" w:hAnsi="Arial" w:cs="바탕"/>
      <w:sz w:val="22"/>
      <w:szCs w:val="20"/>
    </w:rPr>
  </w:style>
  <w:style w:type="paragraph" w:customStyle="1" w:styleId="33240">
    <w:name w:val="스타일 스타일 스타일 스타일 스타일 스타일 스타일 제목 3 + 왼쪽:  3 글자 내어쓰기:  2 글자 + 왼쪽:  4..."/>
    <w:basedOn w:val="a0"/>
    <w:uiPriority w:val="34"/>
    <w:qFormat/>
    <w:rsid w:val="00DA2417"/>
    <w:pPr>
      <w:keepNext/>
      <w:spacing w:after="120" w:line="240" w:lineRule="auto"/>
      <w:ind w:leftChars="500" w:left="600" w:hangingChars="100" w:hanging="100"/>
      <w:outlineLvl w:val="2"/>
    </w:pPr>
    <w:rPr>
      <w:rFonts w:ascii="Arial" w:eastAsia="가는각진제목체" w:hAnsi="Arial" w:cs="바탕"/>
      <w:sz w:val="22"/>
      <w:szCs w:val="20"/>
    </w:rPr>
  </w:style>
  <w:style w:type="paragraph" w:customStyle="1" w:styleId="332414">
    <w:name w:val="스타일 스타일 스타일 스타일 제목 3 + 왼쪽:  3 글자 내어쓰기:  2 글자 + 왼쪽:  4 글자 내어쓰기:  1...4"/>
    <w:basedOn w:val="a0"/>
    <w:uiPriority w:val="34"/>
    <w:qFormat/>
    <w:rsid w:val="00DA2417"/>
    <w:pPr>
      <w:keepNext/>
      <w:spacing w:after="120" w:line="240" w:lineRule="auto"/>
      <w:ind w:leftChars="400" w:left="500" w:hangingChars="100" w:hanging="100"/>
      <w:outlineLvl w:val="2"/>
    </w:pPr>
    <w:rPr>
      <w:rFonts w:ascii="Arial" w:eastAsia="가는각진제목체" w:hAnsi="Arial" w:cs="바탕"/>
      <w:sz w:val="22"/>
      <w:szCs w:val="20"/>
    </w:rPr>
  </w:style>
  <w:style w:type="paragraph" w:customStyle="1" w:styleId="3324131">
    <w:name w:val="스타일 스타일 스타일 제목 3 + 왼쪽:  3 글자 내어쓰기:  2 글자 + 왼쪽:  4 글자 내어쓰기:  1 글자3...1"/>
    <w:basedOn w:val="332413"/>
    <w:uiPriority w:val="34"/>
    <w:qFormat/>
    <w:rsid w:val="00DA2417"/>
    <w:pPr>
      <w:spacing w:after="120"/>
      <w:ind w:left="500" w:hanging="100"/>
    </w:pPr>
  </w:style>
  <w:style w:type="paragraph" w:customStyle="1" w:styleId="CharChar1Char2">
    <w:name w:val="Char Char1 Char2"/>
    <w:basedOn w:val="a0"/>
    <w:autoRedefine/>
    <w:uiPriority w:val="34"/>
    <w:qFormat/>
    <w:rsid w:val="00DA2417"/>
    <w:pPr>
      <w:widowControl/>
      <w:wordWrap/>
      <w:autoSpaceDE/>
      <w:autoSpaceDN/>
      <w:spacing w:after="160" w:line="240" w:lineRule="auto"/>
      <w:jc w:val="left"/>
    </w:pPr>
    <w:rPr>
      <w:rFonts w:ascii="굴림" w:eastAsia="굴림" w:hAnsi="굴림" w:cs="굴림"/>
      <w:b/>
      <w:bCs/>
      <w:kern w:val="0"/>
      <w:sz w:val="24"/>
      <w:lang w:val="en-GB"/>
    </w:rPr>
  </w:style>
  <w:style w:type="paragraph" w:customStyle="1" w:styleId="xl114">
    <w:name w:val="xl114"/>
    <w:basedOn w:val="a0"/>
    <w:uiPriority w:val="34"/>
    <w:qFormat/>
    <w:rsid w:val="00DA2417"/>
    <w:pPr>
      <w:widowControl/>
      <w:pBdr>
        <w:left w:val="double" w:sz="6" w:space="0" w:color="auto"/>
        <w:bottom w:val="double" w:sz="6" w:space="0" w:color="auto"/>
      </w:pBdr>
      <w:shd w:val="clear" w:color="auto" w:fill="FFCC99"/>
      <w:wordWrap/>
      <w:autoSpaceDE/>
      <w:autoSpaceDN/>
      <w:spacing w:before="100" w:beforeAutospacing="1" w:after="100" w:afterAutospacing="1" w:line="240" w:lineRule="auto"/>
      <w:jc w:val="center"/>
    </w:pPr>
    <w:rPr>
      <w:rFonts w:ascii="돋움" w:eastAsia="돋움" w:hAnsi="돋움"/>
      <w:kern w:val="0"/>
      <w:szCs w:val="20"/>
    </w:rPr>
  </w:style>
  <w:style w:type="paragraph" w:customStyle="1" w:styleId="xl115">
    <w:name w:val="xl115"/>
    <w:basedOn w:val="a0"/>
    <w:uiPriority w:val="34"/>
    <w:qFormat/>
    <w:rsid w:val="00DA2417"/>
    <w:pPr>
      <w:widowControl/>
      <w:pBdr>
        <w:bottom w:val="double" w:sz="6" w:space="0" w:color="auto"/>
        <w:right w:val="double" w:sz="6" w:space="0" w:color="auto"/>
      </w:pBdr>
      <w:shd w:val="clear" w:color="auto" w:fill="FFCC99"/>
      <w:wordWrap/>
      <w:autoSpaceDE/>
      <w:autoSpaceDN/>
      <w:spacing w:before="100" w:beforeAutospacing="1" w:after="100" w:afterAutospacing="1" w:line="240" w:lineRule="auto"/>
      <w:jc w:val="center"/>
    </w:pPr>
    <w:rPr>
      <w:rFonts w:ascii="돋움" w:eastAsia="돋움" w:hAnsi="돋움"/>
      <w:kern w:val="0"/>
      <w:szCs w:val="20"/>
    </w:rPr>
  </w:style>
  <w:style w:type="paragraph" w:customStyle="1" w:styleId="xl116">
    <w:name w:val="xl116"/>
    <w:basedOn w:val="a0"/>
    <w:uiPriority w:val="34"/>
    <w:qFormat/>
    <w:rsid w:val="00DA2417"/>
    <w:pPr>
      <w:widowControl/>
      <w:pBdr>
        <w:top w:val="double" w:sz="6" w:space="0" w:color="auto"/>
        <w:left w:val="double" w:sz="6" w:space="0" w:color="auto"/>
        <w:right w:val="double" w:sz="6" w:space="0" w:color="auto"/>
      </w:pBdr>
      <w:shd w:val="clear" w:color="auto" w:fill="FFCC99"/>
      <w:wordWrap/>
      <w:autoSpaceDE/>
      <w:autoSpaceDN/>
      <w:spacing w:before="100" w:beforeAutospacing="1" w:after="100" w:afterAutospacing="1" w:line="240" w:lineRule="auto"/>
      <w:jc w:val="center"/>
    </w:pPr>
    <w:rPr>
      <w:rFonts w:ascii="돋움" w:eastAsia="돋움" w:hAnsi="돋움"/>
      <w:kern w:val="0"/>
      <w:szCs w:val="20"/>
    </w:rPr>
  </w:style>
  <w:style w:type="paragraph" w:customStyle="1" w:styleId="xl117">
    <w:name w:val="xl117"/>
    <w:basedOn w:val="a0"/>
    <w:uiPriority w:val="34"/>
    <w:qFormat/>
    <w:rsid w:val="00DA2417"/>
    <w:pPr>
      <w:widowControl/>
      <w:pBdr>
        <w:left w:val="double" w:sz="6" w:space="0" w:color="auto"/>
        <w:right w:val="double" w:sz="6" w:space="0" w:color="auto"/>
      </w:pBdr>
      <w:shd w:val="clear" w:color="auto" w:fill="FFCC99"/>
      <w:wordWrap/>
      <w:autoSpaceDE/>
      <w:autoSpaceDN/>
      <w:spacing w:before="100" w:beforeAutospacing="1" w:after="100" w:afterAutospacing="1" w:line="240" w:lineRule="auto"/>
      <w:jc w:val="center"/>
    </w:pPr>
    <w:rPr>
      <w:rFonts w:ascii="돋움" w:eastAsia="돋움" w:hAnsi="돋움"/>
      <w:kern w:val="0"/>
      <w:szCs w:val="20"/>
    </w:rPr>
  </w:style>
  <w:style w:type="paragraph" w:customStyle="1" w:styleId="xl118">
    <w:name w:val="xl118"/>
    <w:basedOn w:val="a0"/>
    <w:uiPriority w:val="34"/>
    <w:qFormat/>
    <w:rsid w:val="00DA2417"/>
    <w:pPr>
      <w:widowControl/>
      <w:pBdr>
        <w:left w:val="double" w:sz="6" w:space="0" w:color="auto"/>
        <w:bottom w:val="double" w:sz="6" w:space="0" w:color="auto"/>
        <w:right w:val="double" w:sz="6" w:space="0" w:color="auto"/>
      </w:pBdr>
      <w:shd w:val="clear" w:color="auto" w:fill="FFCC99"/>
      <w:wordWrap/>
      <w:autoSpaceDE/>
      <w:autoSpaceDN/>
      <w:spacing w:before="100" w:beforeAutospacing="1" w:after="100" w:afterAutospacing="1" w:line="240" w:lineRule="auto"/>
      <w:jc w:val="center"/>
    </w:pPr>
    <w:rPr>
      <w:rFonts w:ascii="돋움" w:eastAsia="돋움" w:hAnsi="돋움"/>
      <w:kern w:val="0"/>
      <w:szCs w:val="20"/>
    </w:rPr>
  </w:style>
  <w:style w:type="paragraph" w:customStyle="1" w:styleId="xl119">
    <w:name w:val="xl119"/>
    <w:basedOn w:val="a0"/>
    <w:uiPriority w:val="34"/>
    <w:qFormat/>
    <w:rsid w:val="00DA2417"/>
    <w:pPr>
      <w:widowControl/>
      <w:pBdr>
        <w:top w:val="double" w:sz="6" w:space="0" w:color="auto"/>
        <w:left w:val="double" w:sz="6" w:space="0" w:color="auto"/>
        <w:bottom w:val="double" w:sz="6" w:space="0" w:color="auto"/>
      </w:pBdr>
      <w:shd w:val="clear" w:color="auto" w:fill="FFFF99"/>
      <w:wordWrap/>
      <w:autoSpaceDE/>
      <w:autoSpaceDN/>
      <w:spacing w:before="100" w:beforeAutospacing="1" w:after="100" w:afterAutospacing="1" w:line="240" w:lineRule="auto"/>
      <w:jc w:val="center"/>
    </w:pPr>
    <w:rPr>
      <w:rFonts w:ascii="돋움" w:eastAsia="돋움" w:hAnsi="돋움"/>
      <w:kern w:val="0"/>
      <w:szCs w:val="20"/>
    </w:rPr>
  </w:style>
  <w:style w:type="paragraph" w:customStyle="1" w:styleId="xl121">
    <w:name w:val="xl121"/>
    <w:basedOn w:val="a0"/>
    <w:uiPriority w:val="34"/>
    <w:qFormat/>
    <w:rsid w:val="00DA2417"/>
    <w:pPr>
      <w:widowControl/>
      <w:pBdr>
        <w:top w:val="double" w:sz="6" w:space="0" w:color="auto"/>
        <w:left w:val="double" w:sz="6" w:space="0" w:color="auto"/>
        <w:bottom w:val="single" w:sz="4" w:space="0" w:color="auto"/>
      </w:pBdr>
      <w:shd w:val="clear" w:color="auto" w:fill="CCCCFF"/>
      <w:wordWrap/>
      <w:autoSpaceDE/>
      <w:autoSpaceDN/>
      <w:spacing w:before="100" w:beforeAutospacing="1" w:after="100" w:afterAutospacing="1" w:line="240" w:lineRule="auto"/>
      <w:jc w:val="center"/>
    </w:pPr>
    <w:rPr>
      <w:rFonts w:ascii="돋움" w:eastAsia="돋움" w:hAnsi="돋움"/>
      <w:kern w:val="0"/>
      <w:szCs w:val="20"/>
    </w:rPr>
  </w:style>
  <w:style w:type="paragraph" w:customStyle="1" w:styleId="xl122">
    <w:name w:val="xl122"/>
    <w:basedOn w:val="a0"/>
    <w:uiPriority w:val="34"/>
    <w:qFormat/>
    <w:rsid w:val="00DA2417"/>
    <w:pPr>
      <w:widowControl/>
      <w:pBdr>
        <w:top w:val="double" w:sz="6" w:space="0" w:color="auto"/>
        <w:bottom w:val="single" w:sz="4" w:space="0" w:color="auto"/>
        <w:right w:val="double" w:sz="6" w:space="0" w:color="auto"/>
      </w:pBdr>
      <w:shd w:val="clear" w:color="auto" w:fill="CCCCFF"/>
      <w:wordWrap/>
      <w:autoSpaceDE/>
      <w:autoSpaceDN/>
      <w:spacing w:before="100" w:beforeAutospacing="1" w:after="100" w:afterAutospacing="1" w:line="240" w:lineRule="auto"/>
      <w:jc w:val="center"/>
    </w:pPr>
    <w:rPr>
      <w:rFonts w:ascii="돋움" w:eastAsia="돋움" w:hAnsi="돋움"/>
      <w:kern w:val="0"/>
      <w:szCs w:val="20"/>
    </w:rPr>
  </w:style>
  <w:style w:type="paragraph" w:customStyle="1" w:styleId="xl123">
    <w:name w:val="xl123"/>
    <w:basedOn w:val="a0"/>
    <w:uiPriority w:val="34"/>
    <w:qFormat/>
    <w:rsid w:val="00DA2417"/>
    <w:pPr>
      <w:widowControl/>
      <w:pBdr>
        <w:top w:val="single" w:sz="4" w:space="0" w:color="auto"/>
        <w:left w:val="double" w:sz="6" w:space="0" w:color="auto"/>
        <w:bottom w:val="double" w:sz="6" w:space="0" w:color="auto"/>
      </w:pBdr>
      <w:shd w:val="clear" w:color="auto" w:fill="CCCCFF"/>
      <w:wordWrap/>
      <w:autoSpaceDE/>
      <w:autoSpaceDN/>
      <w:spacing w:before="100" w:beforeAutospacing="1" w:after="100" w:afterAutospacing="1" w:line="240" w:lineRule="auto"/>
      <w:jc w:val="center"/>
    </w:pPr>
    <w:rPr>
      <w:rFonts w:ascii="돋움" w:eastAsia="돋움" w:hAnsi="돋움"/>
      <w:kern w:val="0"/>
      <w:szCs w:val="20"/>
    </w:rPr>
  </w:style>
  <w:style w:type="paragraph" w:customStyle="1" w:styleId="xl124">
    <w:name w:val="xl124"/>
    <w:basedOn w:val="a0"/>
    <w:uiPriority w:val="34"/>
    <w:qFormat/>
    <w:rsid w:val="00DA2417"/>
    <w:pPr>
      <w:widowControl/>
      <w:pBdr>
        <w:top w:val="single" w:sz="4" w:space="0" w:color="auto"/>
        <w:bottom w:val="double" w:sz="6" w:space="0" w:color="auto"/>
        <w:right w:val="double" w:sz="6" w:space="0" w:color="auto"/>
      </w:pBdr>
      <w:shd w:val="clear" w:color="auto" w:fill="CCCCFF"/>
      <w:wordWrap/>
      <w:autoSpaceDE/>
      <w:autoSpaceDN/>
      <w:spacing w:before="100" w:beforeAutospacing="1" w:after="100" w:afterAutospacing="1" w:line="240" w:lineRule="auto"/>
      <w:jc w:val="center"/>
    </w:pPr>
    <w:rPr>
      <w:rFonts w:ascii="돋움" w:eastAsia="돋움" w:hAnsi="돋움"/>
      <w:kern w:val="0"/>
      <w:szCs w:val="20"/>
    </w:rPr>
  </w:style>
  <w:style w:type="paragraph" w:customStyle="1" w:styleId="xl125">
    <w:name w:val="xl125"/>
    <w:basedOn w:val="a0"/>
    <w:uiPriority w:val="34"/>
    <w:qFormat/>
    <w:rsid w:val="00DA2417"/>
    <w:pPr>
      <w:widowControl/>
      <w:pBdr>
        <w:top w:val="double" w:sz="6" w:space="0" w:color="auto"/>
        <w:left w:val="double" w:sz="6" w:space="0" w:color="auto"/>
        <w:bottom w:val="single" w:sz="4" w:space="0" w:color="auto"/>
      </w:pBdr>
      <w:wordWrap/>
      <w:autoSpaceDE/>
      <w:autoSpaceDN/>
      <w:spacing w:before="100" w:beforeAutospacing="1" w:after="100" w:afterAutospacing="1" w:line="240" w:lineRule="auto"/>
      <w:jc w:val="center"/>
    </w:pPr>
    <w:rPr>
      <w:rFonts w:ascii="돋움" w:eastAsia="돋움" w:hAnsi="돋움"/>
      <w:kern w:val="0"/>
      <w:szCs w:val="20"/>
    </w:rPr>
  </w:style>
  <w:style w:type="paragraph" w:customStyle="1" w:styleId="xl126">
    <w:name w:val="xl126"/>
    <w:basedOn w:val="a0"/>
    <w:uiPriority w:val="34"/>
    <w:qFormat/>
    <w:rsid w:val="00DA2417"/>
    <w:pPr>
      <w:widowControl/>
      <w:pBdr>
        <w:top w:val="double" w:sz="6" w:space="0" w:color="auto"/>
        <w:bottom w:val="single" w:sz="4" w:space="0" w:color="auto"/>
        <w:right w:val="double" w:sz="6" w:space="0" w:color="auto"/>
      </w:pBdr>
      <w:wordWrap/>
      <w:autoSpaceDE/>
      <w:autoSpaceDN/>
      <w:spacing w:before="100" w:beforeAutospacing="1" w:after="100" w:afterAutospacing="1" w:line="240" w:lineRule="auto"/>
      <w:jc w:val="center"/>
    </w:pPr>
    <w:rPr>
      <w:rFonts w:ascii="돋움" w:eastAsia="돋움" w:hAnsi="돋움"/>
      <w:kern w:val="0"/>
      <w:szCs w:val="20"/>
    </w:rPr>
  </w:style>
  <w:style w:type="paragraph" w:customStyle="1" w:styleId="xl127">
    <w:name w:val="xl127"/>
    <w:basedOn w:val="a0"/>
    <w:uiPriority w:val="34"/>
    <w:qFormat/>
    <w:rsid w:val="00DA2417"/>
    <w:pPr>
      <w:widowControl/>
      <w:pBdr>
        <w:top w:val="single" w:sz="4" w:space="0" w:color="auto"/>
        <w:left w:val="double" w:sz="6" w:space="0" w:color="auto"/>
        <w:bottom w:val="double" w:sz="6" w:space="0" w:color="auto"/>
      </w:pBdr>
      <w:wordWrap/>
      <w:autoSpaceDE/>
      <w:autoSpaceDN/>
      <w:spacing w:before="100" w:beforeAutospacing="1" w:after="100" w:afterAutospacing="1" w:line="240" w:lineRule="auto"/>
      <w:jc w:val="center"/>
    </w:pPr>
    <w:rPr>
      <w:rFonts w:ascii="돋움" w:eastAsia="돋움" w:hAnsi="돋움"/>
      <w:kern w:val="0"/>
      <w:szCs w:val="20"/>
    </w:rPr>
  </w:style>
  <w:style w:type="paragraph" w:customStyle="1" w:styleId="xl128">
    <w:name w:val="xl128"/>
    <w:basedOn w:val="a0"/>
    <w:uiPriority w:val="34"/>
    <w:qFormat/>
    <w:rsid w:val="00DA2417"/>
    <w:pPr>
      <w:widowControl/>
      <w:pBdr>
        <w:top w:val="single" w:sz="4" w:space="0" w:color="auto"/>
        <w:bottom w:val="double" w:sz="6" w:space="0" w:color="auto"/>
        <w:right w:val="double" w:sz="6" w:space="0" w:color="auto"/>
      </w:pBdr>
      <w:wordWrap/>
      <w:autoSpaceDE/>
      <w:autoSpaceDN/>
      <w:spacing w:before="100" w:beforeAutospacing="1" w:after="100" w:afterAutospacing="1" w:line="240" w:lineRule="auto"/>
      <w:jc w:val="center"/>
    </w:pPr>
    <w:rPr>
      <w:rFonts w:ascii="돋움" w:eastAsia="돋움" w:hAnsi="돋움"/>
      <w:kern w:val="0"/>
      <w:szCs w:val="20"/>
    </w:rPr>
  </w:style>
  <w:style w:type="paragraph" w:customStyle="1" w:styleId="CharCharCharCharCharCharCharCharChar1CharCharCharCharCharCharCharCharCharCharCharCharCharCharCharCharCharCharChar">
    <w:name w:val="Char Char Char Char Char Char Char Char Char1 Char Char Char Char Char Char Char Char Char Char Char Char Char Char Char Char Char Char Char"/>
    <w:basedOn w:val="a0"/>
    <w:autoRedefine/>
    <w:uiPriority w:val="34"/>
    <w:qFormat/>
    <w:rsid w:val="00DA2417"/>
    <w:pPr>
      <w:widowControl/>
      <w:wordWrap/>
      <w:autoSpaceDE/>
      <w:autoSpaceDN/>
      <w:spacing w:after="160" w:line="240" w:lineRule="auto"/>
      <w:jc w:val="left"/>
    </w:pPr>
    <w:rPr>
      <w:rFonts w:ascii="굴림" w:eastAsia="굴림" w:hAnsi="굴림" w:cs="굴림"/>
      <w:b/>
      <w:bCs/>
      <w:kern w:val="0"/>
      <w:sz w:val="24"/>
      <w:lang w:val="en-GB"/>
    </w:rPr>
  </w:style>
  <w:style w:type="paragraph" w:customStyle="1" w:styleId="CharCharCharCharCharCharCharCharCharChar1">
    <w:name w:val="Char Char Char Char Char Char Char Char Char Char1"/>
    <w:basedOn w:val="a0"/>
    <w:autoRedefine/>
    <w:uiPriority w:val="34"/>
    <w:qFormat/>
    <w:rsid w:val="00DA2417"/>
    <w:pPr>
      <w:widowControl/>
      <w:wordWrap/>
      <w:autoSpaceDE/>
      <w:autoSpaceDN/>
      <w:spacing w:after="160" w:line="240" w:lineRule="auto"/>
      <w:jc w:val="left"/>
    </w:pPr>
    <w:rPr>
      <w:rFonts w:ascii="굴림" w:eastAsia="굴림" w:hAnsi="굴림" w:cs="굴림"/>
      <w:b/>
      <w:bCs/>
      <w:kern w:val="0"/>
      <w:sz w:val="24"/>
      <w:lang w:val="en-GB"/>
    </w:rPr>
  </w:style>
  <w:style w:type="paragraph" w:customStyle="1" w:styleId="CharChar1Char1">
    <w:name w:val="Char Char1 Char1"/>
    <w:basedOn w:val="a0"/>
    <w:autoRedefine/>
    <w:uiPriority w:val="34"/>
    <w:qFormat/>
    <w:rsid w:val="00DA2417"/>
    <w:pPr>
      <w:widowControl/>
      <w:wordWrap/>
      <w:autoSpaceDE/>
      <w:autoSpaceDN/>
      <w:spacing w:after="160" w:line="240" w:lineRule="auto"/>
      <w:jc w:val="left"/>
    </w:pPr>
    <w:rPr>
      <w:rFonts w:ascii="굴림" w:eastAsia="굴림" w:hAnsi="굴림" w:cs="굴림"/>
      <w:b/>
      <w:bCs/>
      <w:kern w:val="0"/>
      <w:sz w:val="24"/>
      <w:lang w:val="en-GB"/>
    </w:rPr>
  </w:style>
  <w:style w:type="paragraph" w:customStyle="1" w:styleId="1f3">
    <w:name w:val="제1관"/>
    <w:uiPriority w:val="34"/>
    <w:qFormat/>
    <w:rsid w:val="00DA2417"/>
    <w:pPr>
      <w:widowControl w:val="0"/>
      <w:autoSpaceDE w:val="0"/>
      <w:autoSpaceDN w:val="0"/>
      <w:adjustRightInd w:val="0"/>
      <w:spacing w:after="0" w:line="484" w:lineRule="atLeast"/>
      <w:ind w:left="1" w:right="1"/>
      <w:jc w:val="center"/>
    </w:pPr>
    <w:rPr>
      <w:rFonts w:ascii="바탕체" w:eastAsia="바탕체" w:hAnsi="Times New Roman" w:cs="Times New Roman"/>
      <w:b/>
      <w:bCs/>
      <w:kern w:val="0"/>
      <w:sz w:val="30"/>
      <w:szCs w:val="30"/>
    </w:rPr>
  </w:style>
  <w:style w:type="paragraph" w:customStyle="1" w:styleId="CharCharCharCharCharCharCharCharChar1CharCharCharCharCharCharCharCharCharCharCharCharCharCharCharCharCharCharCharCharCharChar">
    <w:name w:val="Char Char Char Char Char Char Char Char Char1 Char Char Char Char Char Char Char Char Char Char Char Char Char Char Char Char Char Char Char Char Char Char"/>
    <w:basedOn w:val="a0"/>
    <w:autoRedefine/>
    <w:uiPriority w:val="34"/>
    <w:qFormat/>
    <w:rsid w:val="00DA2417"/>
    <w:pPr>
      <w:widowControl/>
      <w:wordWrap/>
      <w:autoSpaceDE/>
      <w:autoSpaceDN/>
      <w:spacing w:after="160" w:line="240" w:lineRule="auto"/>
      <w:jc w:val="left"/>
    </w:pPr>
    <w:rPr>
      <w:rFonts w:ascii="굴림" w:eastAsia="굴림" w:hAnsi="굴림" w:cs="굴림"/>
      <w:b/>
      <w:bCs/>
      <w:kern w:val="0"/>
      <w:sz w:val="24"/>
      <w:lang w:val="en-GB"/>
    </w:rPr>
  </w:style>
  <w:style w:type="paragraph" w:customStyle="1" w:styleId="affffe">
    <w:name w:val="표준 + 굴림체"/>
    <w:aliases w:val="11 pt,굵게,글자 장평: 103%"/>
    <w:basedOn w:val="a0"/>
    <w:uiPriority w:val="34"/>
    <w:qFormat/>
    <w:rsid w:val="00DA2417"/>
    <w:pPr>
      <w:spacing w:after="0" w:line="240" w:lineRule="auto"/>
    </w:pPr>
    <w:rPr>
      <w:rFonts w:ascii="굴림체" w:eastAsia="굴림체" w:hAnsi="굴림체" w:cs="Arial"/>
      <w:b/>
      <w:bCs/>
      <w:w w:val="103"/>
      <w:sz w:val="22"/>
    </w:rPr>
  </w:style>
  <w:style w:type="paragraph" w:customStyle="1" w:styleId="9pt1">
    <w:name w:val="스타일 목록 단락 + 9 pt 오른쪽:  1 글자"/>
    <w:basedOn w:val="a0"/>
    <w:uiPriority w:val="34"/>
    <w:qFormat/>
    <w:rsid w:val="00DA2417"/>
    <w:pPr>
      <w:widowControl/>
      <w:tabs>
        <w:tab w:val="num" w:pos="760"/>
      </w:tabs>
      <w:wordWrap/>
      <w:autoSpaceDE/>
      <w:autoSpaceDN/>
      <w:snapToGrid w:val="0"/>
      <w:spacing w:after="0" w:line="240" w:lineRule="atLeast"/>
      <w:ind w:left="1520" w:hanging="360"/>
    </w:pPr>
    <w:rPr>
      <w:rFonts w:cs="바탕"/>
      <w:kern w:val="0"/>
      <w:sz w:val="18"/>
      <w:szCs w:val="20"/>
    </w:rPr>
  </w:style>
  <w:style w:type="paragraph" w:customStyle="1" w:styleId="hstyle2">
    <w:name w:val="hstyle2"/>
    <w:basedOn w:val="a0"/>
    <w:uiPriority w:val="34"/>
    <w:qFormat/>
    <w:rsid w:val="00DA2417"/>
    <w:pPr>
      <w:widowControl/>
      <w:wordWrap/>
      <w:autoSpaceDE/>
      <w:autoSpaceDN/>
      <w:spacing w:after="0" w:line="384" w:lineRule="auto"/>
    </w:pPr>
    <w:rPr>
      <w:rFonts w:ascii="바탕체" w:eastAsia="바탕체" w:hAnsi="바탕체" w:cs="굴림"/>
      <w:b/>
      <w:bCs/>
      <w:color w:val="000000"/>
      <w:kern w:val="0"/>
      <w:sz w:val="28"/>
      <w:szCs w:val="28"/>
    </w:rPr>
  </w:style>
  <w:style w:type="paragraph" w:customStyle="1" w:styleId="110">
    <w:name w:val="목록 단락11"/>
    <w:basedOn w:val="a0"/>
    <w:uiPriority w:val="34"/>
    <w:qFormat/>
    <w:rsid w:val="00DA2417"/>
    <w:pPr>
      <w:autoSpaceDE/>
      <w:autoSpaceDN/>
      <w:spacing w:after="0" w:line="240" w:lineRule="auto"/>
      <w:ind w:leftChars="400" w:left="400"/>
    </w:pPr>
    <w:rPr>
      <w:rFonts w:ascii="HY중고딕" w:eastAsia="HY중고딕"/>
      <w:color w:val="000000"/>
      <w:szCs w:val="20"/>
    </w:rPr>
  </w:style>
  <w:style w:type="paragraph" w:customStyle="1" w:styleId="CharCharCharCharCharCharCharCharChar1CharCharCharCharCharCharCharCharCharCharCharCharCharCharCharCharCharCharChar1">
    <w:name w:val="Char Char Char Char Char Char Char Char Char1 Char Char Char Char Char Char Char Char Char Char Char Char Char Char Char Char Char Char Char1"/>
    <w:basedOn w:val="a0"/>
    <w:autoRedefine/>
    <w:uiPriority w:val="34"/>
    <w:qFormat/>
    <w:rsid w:val="00DA2417"/>
    <w:pPr>
      <w:widowControl/>
      <w:wordWrap/>
      <w:autoSpaceDE/>
      <w:autoSpaceDN/>
      <w:spacing w:after="160" w:line="240" w:lineRule="auto"/>
      <w:jc w:val="left"/>
    </w:pPr>
    <w:rPr>
      <w:rFonts w:ascii="굴림" w:eastAsia="굴림" w:hAnsi="굴림" w:cs="굴림"/>
      <w:b/>
      <w:bCs/>
      <w:kern w:val="0"/>
      <w:sz w:val="24"/>
      <w:lang w:val="en-GB"/>
    </w:rPr>
  </w:style>
  <w:style w:type="paragraph" w:customStyle="1" w:styleId="--">
    <w:name w:val="--"/>
    <w:basedOn w:val="a0"/>
    <w:uiPriority w:val="34"/>
    <w:qFormat/>
    <w:rsid w:val="00DA2417"/>
    <w:pPr>
      <w:widowControl/>
      <w:wordWrap/>
      <w:autoSpaceDE/>
      <w:autoSpaceDN/>
      <w:spacing w:before="100" w:beforeAutospacing="1" w:after="75" w:line="240" w:lineRule="auto"/>
      <w:jc w:val="left"/>
    </w:pPr>
    <w:rPr>
      <w:rFonts w:ascii="굴림" w:eastAsia="굴림" w:hAnsi="굴림" w:cs="굴림"/>
      <w:color w:val="000000"/>
      <w:kern w:val="0"/>
      <w:sz w:val="24"/>
      <w:szCs w:val="24"/>
    </w:rPr>
  </w:style>
  <w:style w:type="paragraph" w:customStyle="1" w:styleId="captiontype3">
    <w:name w:val="caption_type3"/>
    <w:basedOn w:val="a0"/>
    <w:uiPriority w:val="34"/>
    <w:qFormat/>
    <w:rsid w:val="00DA241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Jun-">
    <w:name w:val="Jun-본문"/>
    <w:basedOn w:val="a0"/>
    <w:uiPriority w:val="34"/>
    <w:qFormat/>
    <w:rsid w:val="00DA2417"/>
    <w:pPr>
      <w:snapToGrid w:val="0"/>
      <w:spacing w:after="0" w:line="300" w:lineRule="exact"/>
    </w:pPr>
    <w:rPr>
      <w:rFonts w:ascii="Arial" w:eastAsia="바탕" w:hAnsi="Arial" w:cs="Times New Roman"/>
      <w:szCs w:val="24"/>
    </w:rPr>
  </w:style>
  <w:style w:type="paragraph" w:customStyle="1" w:styleId="CharChar1CharCharCharCharCharCharCharChar">
    <w:name w:val="Char Char1 Char Char Char Char Char Char Char Char"/>
    <w:basedOn w:val="a0"/>
    <w:autoRedefine/>
    <w:uiPriority w:val="39"/>
    <w:qFormat/>
    <w:rsid w:val="00DA2417"/>
    <w:pPr>
      <w:widowControl/>
      <w:wordWrap/>
      <w:autoSpaceDE/>
      <w:autoSpaceDN/>
      <w:spacing w:after="160" w:line="240" w:lineRule="auto"/>
      <w:jc w:val="left"/>
    </w:pPr>
    <w:rPr>
      <w:rFonts w:ascii="굴림" w:eastAsia="굴림" w:hAnsi="굴림" w:cs="굴림"/>
      <w:b/>
      <w:bCs/>
      <w:kern w:val="0"/>
      <w:sz w:val="24"/>
      <w:szCs w:val="24"/>
      <w:lang w:val="en-GB"/>
    </w:rPr>
  </w:style>
  <w:style w:type="paragraph" w:customStyle="1" w:styleId="CharChar1">
    <w:name w:val="Char Char1"/>
    <w:basedOn w:val="a0"/>
    <w:autoRedefine/>
    <w:uiPriority w:val="39"/>
    <w:qFormat/>
    <w:rsid w:val="00DA2417"/>
    <w:pPr>
      <w:widowControl/>
      <w:wordWrap/>
      <w:autoSpaceDE/>
      <w:autoSpaceDN/>
      <w:spacing w:after="160" w:line="240" w:lineRule="auto"/>
      <w:jc w:val="left"/>
    </w:pPr>
    <w:rPr>
      <w:rFonts w:ascii="굴림" w:eastAsia="굴림" w:hAnsi="굴림" w:cs="굴림"/>
      <w:b/>
      <w:bCs/>
      <w:kern w:val="0"/>
      <w:sz w:val="24"/>
      <w:szCs w:val="24"/>
      <w:lang w:val="en-GB"/>
    </w:rPr>
  </w:style>
  <w:style w:type="paragraph" w:customStyle="1" w:styleId="afffff">
    <w:name w:val="출처"/>
    <w:basedOn w:val="a0"/>
    <w:uiPriority w:val="39"/>
    <w:qFormat/>
    <w:rsid w:val="00DA2417"/>
    <w:pPr>
      <w:widowControl/>
      <w:wordWrap/>
      <w:autoSpaceDE/>
      <w:autoSpaceDN/>
      <w:snapToGrid w:val="0"/>
      <w:spacing w:after="0" w:line="0" w:lineRule="atLeast"/>
      <w:ind w:left="200" w:right="200"/>
      <w:jc w:val="right"/>
    </w:pPr>
    <w:rPr>
      <w:rFonts w:ascii="맑은 고딕" w:eastAsia="맑은 고딕" w:hAnsi="맑은 고딕" w:cs="바탕"/>
      <w:i/>
      <w:iCs/>
      <w:kern w:val="0"/>
      <w:szCs w:val="20"/>
      <w:lang w:bidi="en-US"/>
    </w:rPr>
  </w:style>
  <w:style w:type="character" w:customStyle="1" w:styleId="indexChar">
    <w:name w:val="표준_index Char"/>
    <w:basedOn w:val="a2"/>
    <w:link w:val="index"/>
    <w:uiPriority w:val="39"/>
    <w:locked/>
    <w:rsid w:val="00DA2417"/>
    <w:rPr>
      <w:rFonts w:ascii="OptimaMedium" w:eastAsia="돋움" w:hAnsi="돋움"/>
      <w:sz w:val="18"/>
    </w:rPr>
  </w:style>
  <w:style w:type="paragraph" w:customStyle="1" w:styleId="index">
    <w:name w:val="표준_index"/>
    <w:basedOn w:val="a7"/>
    <w:link w:val="indexChar"/>
    <w:uiPriority w:val="39"/>
    <w:qFormat/>
    <w:rsid w:val="00DA2417"/>
    <w:pPr>
      <w:tabs>
        <w:tab w:val="clear" w:pos="4513"/>
        <w:tab w:val="clear" w:pos="9026"/>
      </w:tabs>
      <w:adjustRightInd w:val="0"/>
      <w:spacing w:after="0" w:line="280" w:lineRule="atLeast"/>
    </w:pPr>
    <w:rPr>
      <w:rFonts w:ascii="OptimaMedium" w:eastAsia="돋움" w:hAnsi="돋움"/>
      <w:sz w:val="18"/>
    </w:rPr>
  </w:style>
  <w:style w:type="character" w:customStyle="1" w:styleId="Charfe">
    <w:name w:val="표의제목 Char"/>
    <w:basedOn w:val="a2"/>
    <w:link w:val="afffff0"/>
    <w:locked/>
    <w:rsid w:val="00DA2417"/>
    <w:rPr>
      <w:rFonts w:ascii="OptimaMedium" w:eastAsia="돋움" w:hAnsi="OptimaMedium" w:cs="바탕"/>
      <w:b/>
      <w:bCs/>
      <w:sz w:val="18"/>
      <w:szCs w:val="18"/>
    </w:rPr>
  </w:style>
  <w:style w:type="paragraph" w:customStyle="1" w:styleId="afffff0">
    <w:name w:val="표의제목"/>
    <w:basedOn w:val="a0"/>
    <w:link w:val="Charfe"/>
    <w:qFormat/>
    <w:rsid w:val="00DA2417"/>
    <w:pPr>
      <w:adjustRightInd w:val="0"/>
      <w:snapToGrid w:val="0"/>
      <w:spacing w:after="0" w:line="240" w:lineRule="atLeast"/>
      <w:jc w:val="center"/>
    </w:pPr>
    <w:rPr>
      <w:rFonts w:ascii="OptimaMedium" w:eastAsia="돋움" w:hAnsi="OptimaMedium" w:cs="바탕"/>
      <w:b/>
      <w:bCs/>
      <w:sz w:val="18"/>
      <w:szCs w:val="18"/>
    </w:rPr>
  </w:style>
  <w:style w:type="character" w:customStyle="1" w:styleId="Charff">
    <w:name w:val="표가운데 Char"/>
    <w:basedOn w:val="a2"/>
    <w:link w:val="afffff1"/>
    <w:locked/>
    <w:rsid w:val="00DA2417"/>
    <w:rPr>
      <w:rFonts w:ascii="OptimaMedium" w:eastAsia="돋움" w:hAnsi="OptimaMedium"/>
      <w:color w:val="000000"/>
      <w:sz w:val="18"/>
      <w:szCs w:val="18"/>
    </w:rPr>
  </w:style>
  <w:style w:type="paragraph" w:customStyle="1" w:styleId="afffff1">
    <w:name w:val="표가운데"/>
    <w:basedOn w:val="a0"/>
    <w:link w:val="Charff"/>
    <w:qFormat/>
    <w:rsid w:val="00DA2417"/>
    <w:pPr>
      <w:adjustRightInd w:val="0"/>
      <w:snapToGrid w:val="0"/>
      <w:spacing w:after="0" w:line="240" w:lineRule="atLeast"/>
      <w:jc w:val="center"/>
    </w:pPr>
    <w:rPr>
      <w:rFonts w:ascii="OptimaMedium" w:eastAsia="돋움" w:hAnsi="OptimaMedium"/>
      <w:color w:val="000000"/>
      <w:sz w:val="18"/>
      <w:szCs w:val="18"/>
    </w:rPr>
  </w:style>
  <w:style w:type="paragraph" w:customStyle="1" w:styleId="HTML1">
    <w:name w:val="미리 서식이 지정된 HTML1"/>
    <w:basedOn w:val="a0"/>
    <w:uiPriority w:val="34"/>
    <w:qFormat/>
    <w:rsid w:val="00DA24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Courier New"/>
      <w:color w:val="000000"/>
      <w:kern w:val="0"/>
      <w:szCs w:val="20"/>
    </w:rPr>
  </w:style>
  <w:style w:type="character" w:customStyle="1" w:styleId="05Char">
    <w:name w:val="표오른쪽_05 Char"/>
    <w:basedOn w:val="a2"/>
    <w:link w:val="05"/>
    <w:locked/>
    <w:rsid w:val="00DA2417"/>
    <w:rPr>
      <w:rFonts w:ascii="OptimaMedium" w:eastAsia="돋움" w:hAnsi="OptimaMedium"/>
      <w:sz w:val="18"/>
      <w:szCs w:val="18"/>
    </w:rPr>
  </w:style>
  <w:style w:type="paragraph" w:customStyle="1" w:styleId="05">
    <w:name w:val="표오른쪽_05"/>
    <w:basedOn w:val="a0"/>
    <w:link w:val="05Char"/>
    <w:qFormat/>
    <w:rsid w:val="00DA2417"/>
    <w:pPr>
      <w:adjustRightInd w:val="0"/>
      <w:snapToGrid w:val="0"/>
      <w:spacing w:after="0" w:line="240" w:lineRule="atLeast"/>
      <w:ind w:rightChars="50" w:right="90"/>
      <w:jc w:val="right"/>
    </w:pPr>
    <w:rPr>
      <w:rFonts w:ascii="OptimaMedium" w:eastAsia="돋움" w:hAnsi="OptimaMedium"/>
      <w:sz w:val="18"/>
      <w:szCs w:val="18"/>
    </w:rPr>
  </w:style>
  <w:style w:type="paragraph" w:customStyle="1" w:styleId="05B">
    <w:name w:val="표오른쪽_05B"/>
    <w:basedOn w:val="05"/>
    <w:uiPriority w:val="34"/>
    <w:qFormat/>
    <w:rsid w:val="00DA2417"/>
    <w:rPr>
      <w:b/>
    </w:rPr>
  </w:style>
  <w:style w:type="paragraph" w:customStyle="1" w:styleId="-1">
    <w:name w:val="-스타일"/>
    <w:basedOn w:val="a0"/>
    <w:uiPriority w:val="34"/>
    <w:qFormat/>
    <w:rsid w:val="00DA2417"/>
    <w:pPr>
      <w:tabs>
        <w:tab w:val="num" w:pos="700"/>
      </w:tabs>
      <w:wordWrap/>
      <w:adjustRightInd w:val="0"/>
      <w:spacing w:after="0" w:line="240" w:lineRule="auto"/>
      <w:ind w:left="680" w:hanging="340"/>
    </w:pPr>
    <w:rPr>
      <w:rFonts w:ascii="Times New Roman" w:eastAsia="바탕" w:hAnsi="Times New Roman" w:cs="Times New Roman"/>
      <w:color w:val="000000"/>
      <w:kern w:val="0"/>
      <w:sz w:val="22"/>
      <w:szCs w:val="18"/>
    </w:rPr>
  </w:style>
  <w:style w:type="paragraph" w:customStyle="1" w:styleId="2-3">
    <w:name w:val="(2)-3"/>
    <w:basedOn w:val="a0"/>
    <w:uiPriority w:val="34"/>
    <w:qFormat/>
    <w:rsid w:val="00DA2417"/>
    <w:pPr>
      <w:widowControl/>
      <w:shd w:val="pct15" w:color="auto" w:fill="FFFFFF"/>
      <w:wordWrap/>
      <w:autoSpaceDE/>
      <w:autoSpaceDN/>
      <w:snapToGrid w:val="0"/>
      <w:spacing w:after="0" w:line="360" w:lineRule="auto"/>
      <w:ind w:leftChars="400" w:left="800"/>
      <w:jc w:val="left"/>
    </w:pPr>
    <w:rPr>
      <w:rFonts w:ascii="나눔고딕" w:eastAsia="나눔고딕" w:hAnsi="나눔고딕" w:cs="굴림"/>
      <w:color w:val="000000"/>
      <w:kern w:val="0"/>
      <w:sz w:val="24"/>
      <w:szCs w:val="24"/>
    </w:rPr>
  </w:style>
  <w:style w:type="paragraph" w:customStyle="1" w:styleId="CharChar1Char3">
    <w:name w:val="Char Char1 Char3"/>
    <w:basedOn w:val="a0"/>
    <w:autoRedefine/>
    <w:uiPriority w:val="34"/>
    <w:qFormat/>
    <w:rsid w:val="00DA2417"/>
    <w:pPr>
      <w:widowControl/>
      <w:wordWrap/>
      <w:autoSpaceDE/>
      <w:autoSpaceDN/>
      <w:spacing w:after="160" w:line="240" w:lineRule="auto"/>
      <w:jc w:val="left"/>
    </w:pPr>
    <w:rPr>
      <w:rFonts w:ascii="굴림" w:eastAsia="굴림" w:hAnsi="굴림" w:cs="굴림"/>
      <w:b/>
      <w:bCs/>
      <w:kern w:val="0"/>
      <w:sz w:val="24"/>
      <w:szCs w:val="24"/>
      <w:lang w:val="en-GB"/>
    </w:rPr>
  </w:style>
  <w:style w:type="paragraph" w:customStyle="1" w:styleId="CharCharCharCharCharCharChar1">
    <w:name w:val="Char Char Char Char Char Char Char1"/>
    <w:basedOn w:val="a0"/>
    <w:autoRedefine/>
    <w:uiPriority w:val="34"/>
    <w:qFormat/>
    <w:rsid w:val="00DA2417"/>
    <w:pPr>
      <w:widowControl/>
      <w:wordWrap/>
      <w:autoSpaceDE/>
      <w:autoSpaceDN/>
      <w:spacing w:after="160" w:line="240" w:lineRule="auto"/>
      <w:jc w:val="left"/>
    </w:pPr>
    <w:rPr>
      <w:rFonts w:ascii="굴림" w:eastAsia="굴림" w:hAnsi="굴림" w:cs="굴림"/>
      <w:b/>
      <w:bCs/>
      <w:kern w:val="0"/>
      <w:sz w:val="24"/>
      <w:szCs w:val="24"/>
      <w:lang w:val="en-GB"/>
    </w:rPr>
  </w:style>
  <w:style w:type="paragraph" w:customStyle="1" w:styleId="CharCharCharCharCharChar1CharCharCharCharCharChar1">
    <w:name w:val="Char Char Char Char Char Char1 Char Char Char Char Char Char1"/>
    <w:basedOn w:val="a0"/>
    <w:autoRedefine/>
    <w:uiPriority w:val="34"/>
    <w:qFormat/>
    <w:rsid w:val="00DA2417"/>
    <w:pPr>
      <w:widowControl/>
      <w:wordWrap/>
      <w:autoSpaceDE/>
      <w:autoSpaceDN/>
      <w:spacing w:after="160" w:line="240" w:lineRule="auto"/>
      <w:jc w:val="left"/>
    </w:pPr>
    <w:rPr>
      <w:rFonts w:ascii="굴림" w:eastAsia="굴림" w:hAnsi="굴림" w:cs="굴림"/>
      <w:b/>
      <w:bCs/>
      <w:kern w:val="0"/>
      <w:sz w:val="24"/>
      <w:szCs w:val="24"/>
      <w:lang w:val="en-GB"/>
    </w:rPr>
  </w:style>
  <w:style w:type="paragraph" w:customStyle="1" w:styleId="CharCharCharCharCharCharCharCharCharChar2">
    <w:name w:val="Char Char Char Char Char Char Char Char Char Char2"/>
    <w:basedOn w:val="a0"/>
    <w:autoRedefine/>
    <w:uiPriority w:val="34"/>
    <w:qFormat/>
    <w:rsid w:val="00DA2417"/>
    <w:pPr>
      <w:widowControl/>
      <w:wordWrap/>
      <w:autoSpaceDE/>
      <w:autoSpaceDN/>
      <w:spacing w:after="160" w:line="240" w:lineRule="auto"/>
      <w:jc w:val="left"/>
    </w:pPr>
    <w:rPr>
      <w:rFonts w:ascii="굴림" w:eastAsia="굴림" w:hAnsi="굴림" w:cs="굴림"/>
      <w:b/>
      <w:bCs/>
      <w:kern w:val="0"/>
      <w:sz w:val="24"/>
      <w:szCs w:val="24"/>
      <w:lang w:val="en-GB"/>
    </w:rPr>
  </w:style>
  <w:style w:type="paragraph" w:customStyle="1" w:styleId="CharChar1Char11">
    <w:name w:val="Char Char1 Char11"/>
    <w:basedOn w:val="a0"/>
    <w:autoRedefine/>
    <w:uiPriority w:val="34"/>
    <w:qFormat/>
    <w:rsid w:val="00DA2417"/>
    <w:pPr>
      <w:widowControl/>
      <w:wordWrap/>
      <w:autoSpaceDE/>
      <w:autoSpaceDN/>
      <w:spacing w:after="160" w:line="240" w:lineRule="auto"/>
      <w:jc w:val="center"/>
    </w:pPr>
    <w:rPr>
      <w:rFonts w:ascii="Arial" w:eastAsia="가는각진제목체" w:hAnsi="Arial" w:cs="Arial"/>
      <w:b/>
      <w:bCs/>
      <w:sz w:val="22"/>
      <w:lang w:val="en-GB"/>
    </w:rPr>
  </w:style>
  <w:style w:type="character" w:customStyle="1" w:styleId="Charff0">
    <w:name w:val="맑은본문 Char"/>
    <w:basedOn w:val="a2"/>
    <w:link w:val="afffff2"/>
    <w:locked/>
    <w:rsid w:val="00DA2417"/>
    <w:rPr>
      <w:rFonts w:ascii="맑은 고딕" w:eastAsia="맑은 고딕" w:hAnsi="맑은 고딕"/>
      <w:color w:val="000000"/>
      <w:szCs w:val="24"/>
    </w:rPr>
  </w:style>
  <w:style w:type="paragraph" w:customStyle="1" w:styleId="afffff2">
    <w:name w:val="맑은본문"/>
    <w:basedOn w:val="a0"/>
    <w:link w:val="Charff0"/>
    <w:qFormat/>
    <w:rsid w:val="00DA2417"/>
    <w:pPr>
      <w:spacing w:after="0" w:line="120" w:lineRule="atLeast"/>
      <w:ind w:leftChars="142" w:left="142"/>
    </w:pPr>
    <w:rPr>
      <w:rFonts w:ascii="맑은 고딕" w:eastAsia="맑은 고딕" w:hAnsi="맑은 고딕"/>
      <w:color w:val="000000"/>
      <w:szCs w:val="24"/>
    </w:rPr>
  </w:style>
  <w:style w:type="character" w:customStyle="1" w:styleId="2Char4">
    <w:name w:val="맑은제목2 Char"/>
    <w:basedOn w:val="a2"/>
    <w:link w:val="2f0"/>
    <w:locked/>
    <w:rsid w:val="00DA2417"/>
    <w:rPr>
      <w:rFonts w:ascii="맑은 고딕" w:eastAsia="맑은 고딕" w:hAnsi="맑은 고딕"/>
      <w:b/>
      <w:bCs/>
      <w:sz w:val="22"/>
      <w:szCs w:val="24"/>
    </w:rPr>
  </w:style>
  <w:style w:type="paragraph" w:customStyle="1" w:styleId="2f0">
    <w:name w:val="맑은제목2"/>
    <w:basedOn w:val="2"/>
    <w:link w:val="2Char4"/>
    <w:qFormat/>
    <w:rsid w:val="00DA2417"/>
    <w:pPr>
      <w:spacing w:before="240" w:after="0" w:line="240" w:lineRule="auto"/>
    </w:pPr>
    <w:rPr>
      <w:rFonts w:ascii="맑은 고딕" w:eastAsia="맑은 고딕" w:hAnsi="맑은 고딕" w:cstheme="minorBidi"/>
      <w:b/>
      <w:bCs/>
      <w:sz w:val="22"/>
      <w:szCs w:val="24"/>
    </w:rPr>
  </w:style>
  <w:style w:type="character" w:customStyle="1" w:styleId="Charff1">
    <w:name w:val="맑은주제행 Char"/>
    <w:basedOn w:val="a2"/>
    <w:link w:val="afffff3"/>
    <w:locked/>
    <w:rsid w:val="00DA2417"/>
    <w:rPr>
      <w:rFonts w:ascii="맑은 고딕" w:eastAsia="맑은 고딕" w:hAnsi="맑은 고딕"/>
      <w:b/>
      <w:u w:val="single"/>
    </w:rPr>
  </w:style>
  <w:style w:type="paragraph" w:customStyle="1" w:styleId="afffff3">
    <w:name w:val="맑은주제행"/>
    <w:basedOn w:val="a0"/>
    <w:link w:val="Charff1"/>
    <w:qFormat/>
    <w:rsid w:val="00DA2417"/>
    <w:pPr>
      <w:spacing w:after="0" w:line="240" w:lineRule="auto"/>
      <w:ind w:leftChars="142" w:left="284"/>
    </w:pPr>
    <w:rPr>
      <w:rFonts w:ascii="맑은 고딕" w:eastAsia="맑은 고딕" w:hAnsi="맑은 고딕"/>
      <w:b/>
      <w:u w:val="single"/>
    </w:rPr>
  </w:style>
  <w:style w:type="character" w:customStyle="1" w:styleId="Charff2">
    <w:name w:val="맑은표자료출처 Char"/>
    <w:basedOn w:val="a2"/>
    <w:link w:val="afffff4"/>
    <w:locked/>
    <w:rsid w:val="00DA2417"/>
    <w:rPr>
      <w:rFonts w:ascii="맑은 고딕" w:eastAsia="맑은 고딕" w:hAnsi="맑은 고딕" w:cs="한컴바탕"/>
      <w:color w:val="000000"/>
      <w:sz w:val="16"/>
      <w:szCs w:val="16"/>
    </w:rPr>
  </w:style>
  <w:style w:type="paragraph" w:customStyle="1" w:styleId="afffff4">
    <w:name w:val="맑은표자료출처"/>
    <w:basedOn w:val="a0"/>
    <w:link w:val="Charff2"/>
    <w:qFormat/>
    <w:rsid w:val="00DA2417"/>
    <w:pPr>
      <w:spacing w:after="0" w:line="240" w:lineRule="exact"/>
    </w:pPr>
    <w:rPr>
      <w:rFonts w:ascii="맑은 고딕" w:eastAsia="맑은 고딕" w:hAnsi="맑은 고딕" w:cs="한컴바탕"/>
      <w:color w:val="000000"/>
      <w:sz w:val="16"/>
      <w:szCs w:val="16"/>
    </w:rPr>
  </w:style>
  <w:style w:type="character" w:customStyle="1" w:styleId="Charff3">
    <w:name w:val="맑은단위표시 Char"/>
    <w:basedOn w:val="a2"/>
    <w:link w:val="afffff5"/>
    <w:locked/>
    <w:rsid w:val="00DA2417"/>
    <w:rPr>
      <w:rFonts w:ascii="맑은 고딕" w:eastAsia="맑은 고딕" w:hAnsi="맑은 고딕"/>
      <w:color w:val="000000"/>
      <w:sz w:val="16"/>
      <w:szCs w:val="14"/>
    </w:rPr>
  </w:style>
  <w:style w:type="paragraph" w:customStyle="1" w:styleId="afffff5">
    <w:name w:val="맑은표단위표시"/>
    <w:basedOn w:val="aa"/>
    <w:link w:val="Charff3"/>
    <w:qFormat/>
    <w:rsid w:val="00DA2417"/>
    <w:pPr>
      <w:adjustRightInd w:val="0"/>
      <w:snapToGrid/>
      <w:spacing w:line="240" w:lineRule="auto"/>
      <w:jc w:val="right"/>
      <w:textAlignment w:val="auto"/>
    </w:pPr>
    <w:rPr>
      <w:rFonts w:ascii="맑은 고딕" w:eastAsia="맑은 고딕" w:hAnsi="맑은 고딕" w:cstheme="minorBidi"/>
      <w:kern w:val="2"/>
      <w:sz w:val="16"/>
      <w:szCs w:val="14"/>
    </w:rPr>
  </w:style>
  <w:style w:type="character" w:customStyle="1" w:styleId="Charff4">
    <w:name w:val="병희 본문 Char"/>
    <w:basedOn w:val="a2"/>
    <w:link w:val="afffff6"/>
    <w:locked/>
    <w:rsid w:val="00DA2417"/>
    <w:rPr>
      <w:rFonts w:ascii="맑은 고딕" w:eastAsia="맑은 고딕" w:hAnsi="맑은 고딕"/>
      <w:w w:val="95"/>
      <w:sz w:val="22"/>
      <w:szCs w:val="32"/>
    </w:rPr>
  </w:style>
  <w:style w:type="paragraph" w:customStyle="1" w:styleId="afffff6">
    <w:name w:val="병희 본문"/>
    <w:basedOn w:val="a0"/>
    <w:link w:val="Charff4"/>
    <w:qFormat/>
    <w:rsid w:val="00DA2417"/>
    <w:pPr>
      <w:spacing w:after="0" w:line="360" w:lineRule="exact"/>
      <w:ind w:leftChars="100" w:left="200"/>
    </w:pPr>
    <w:rPr>
      <w:rFonts w:ascii="맑은 고딕" w:eastAsia="맑은 고딕" w:hAnsi="맑은 고딕"/>
      <w:w w:val="95"/>
      <w:sz w:val="22"/>
      <w:szCs w:val="32"/>
    </w:rPr>
  </w:style>
  <w:style w:type="paragraph" w:customStyle="1" w:styleId="afffff7">
    <w:name w:val="신현준_표구분제목"/>
    <w:basedOn w:val="a0"/>
    <w:uiPriority w:val="39"/>
    <w:qFormat/>
    <w:rsid w:val="00DA2417"/>
    <w:pPr>
      <w:widowControl/>
      <w:wordWrap/>
      <w:autoSpaceDE/>
      <w:autoSpaceDN/>
      <w:snapToGrid w:val="0"/>
      <w:spacing w:after="0" w:line="384" w:lineRule="auto"/>
      <w:jc w:val="center"/>
    </w:pPr>
    <w:rPr>
      <w:rFonts w:ascii="바탕체" w:eastAsia="바탕체" w:hAnsi="바탕체" w:cs="굴림"/>
      <w:b/>
      <w:bCs/>
      <w:color w:val="FFFFFF"/>
      <w:kern w:val="0"/>
      <w:szCs w:val="20"/>
    </w:rPr>
  </w:style>
  <w:style w:type="paragraph" w:customStyle="1" w:styleId="afffff8">
    <w:name w:val="신현준_표내용"/>
    <w:basedOn w:val="a0"/>
    <w:uiPriority w:val="39"/>
    <w:qFormat/>
    <w:rsid w:val="00DA2417"/>
    <w:pPr>
      <w:widowControl/>
      <w:wordWrap/>
      <w:autoSpaceDE/>
      <w:autoSpaceDN/>
      <w:snapToGrid w:val="0"/>
      <w:spacing w:after="0" w:line="384" w:lineRule="auto"/>
      <w:jc w:val="center"/>
    </w:pPr>
    <w:rPr>
      <w:rFonts w:ascii="한컴바탕" w:eastAsia="한컴바탕" w:hAnsi="한컴바탕" w:cs="한컴바탕"/>
      <w:color w:val="000000"/>
      <w:kern w:val="0"/>
      <w:szCs w:val="20"/>
    </w:rPr>
  </w:style>
  <w:style w:type="paragraph" w:customStyle="1" w:styleId="afffff9">
    <w:name w:val="신현준_본문내용"/>
    <w:basedOn w:val="a0"/>
    <w:uiPriority w:val="39"/>
    <w:qFormat/>
    <w:rsid w:val="00DA2417"/>
    <w:pPr>
      <w:widowControl/>
      <w:wordWrap/>
      <w:autoSpaceDE/>
      <w:autoSpaceDN/>
      <w:snapToGrid w:val="0"/>
      <w:spacing w:after="0" w:line="480" w:lineRule="auto"/>
      <w:ind w:left="800"/>
    </w:pPr>
    <w:rPr>
      <w:rFonts w:ascii="바탕체" w:eastAsia="바탕체" w:hAnsi="바탕체" w:cs="굴림"/>
      <w:color w:val="000000"/>
      <w:kern w:val="0"/>
      <w:sz w:val="22"/>
    </w:rPr>
  </w:style>
  <w:style w:type="paragraph" w:customStyle="1" w:styleId="afffffa">
    <w:name w:val="신현준_주석"/>
    <w:basedOn w:val="a0"/>
    <w:uiPriority w:val="39"/>
    <w:qFormat/>
    <w:rsid w:val="00DA2417"/>
    <w:pPr>
      <w:widowControl/>
      <w:wordWrap/>
      <w:autoSpaceDE/>
      <w:autoSpaceDN/>
      <w:snapToGrid w:val="0"/>
      <w:spacing w:after="0" w:line="384" w:lineRule="auto"/>
      <w:ind w:left="800"/>
    </w:pPr>
    <w:rPr>
      <w:rFonts w:ascii="바탕체" w:eastAsia="바탕체" w:hAnsi="바탕체" w:cs="굴림"/>
      <w:color w:val="000000"/>
      <w:kern w:val="0"/>
      <w:szCs w:val="20"/>
    </w:rPr>
  </w:style>
  <w:style w:type="paragraph" w:customStyle="1" w:styleId="1f4">
    <w:name w:val="신현준_1)"/>
    <w:basedOn w:val="a0"/>
    <w:uiPriority w:val="39"/>
    <w:qFormat/>
    <w:rsid w:val="00DA241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1f5">
    <w:name w:val="신현준_1."/>
    <w:basedOn w:val="a0"/>
    <w:uiPriority w:val="39"/>
    <w:qFormat/>
    <w:rsid w:val="00DA241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Char0">
    <w:name w:val="표-내용 Char"/>
    <w:basedOn w:val="a2"/>
    <w:link w:val="-2"/>
    <w:locked/>
    <w:rsid w:val="00DA2417"/>
    <w:rPr>
      <w:rFonts w:ascii="Arial" w:eastAsia="맑은 고딕" w:hAnsi="Arial" w:cs="Arial"/>
      <w:color w:val="000000"/>
    </w:rPr>
  </w:style>
  <w:style w:type="paragraph" w:customStyle="1" w:styleId="-2">
    <w:name w:val="표-내용"/>
    <w:basedOn w:val="a0"/>
    <w:link w:val="-Char0"/>
    <w:qFormat/>
    <w:rsid w:val="00DA2417"/>
    <w:pPr>
      <w:spacing w:after="0" w:line="240" w:lineRule="auto"/>
    </w:pPr>
    <w:rPr>
      <w:rFonts w:ascii="Arial" w:eastAsia="맑은 고딕" w:hAnsi="Arial" w:cs="Arial"/>
      <w:color w:val="000000"/>
    </w:rPr>
  </w:style>
  <w:style w:type="paragraph" w:customStyle="1" w:styleId="afffffb">
    <w:name w:val="개요"/>
    <w:basedOn w:val="a0"/>
    <w:uiPriority w:val="39"/>
    <w:qFormat/>
    <w:rsid w:val="00DA2417"/>
    <w:pPr>
      <w:widowControl/>
      <w:tabs>
        <w:tab w:val="left" w:pos="284"/>
        <w:tab w:val="num" w:pos="1200"/>
        <w:tab w:val="num" w:pos="1440"/>
      </w:tabs>
      <w:autoSpaceDE/>
      <w:autoSpaceDN/>
      <w:snapToGrid w:val="0"/>
      <w:spacing w:before="120" w:after="0" w:line="336" w:lineRule="auto"/>
      <w:ind w:left="1200" w:hanging="400"/>
      <w:jc w:val="left"/>
    </w:pPr>
    <w:rPr>
      <w:rFonts w:ascii="Century Gothic" w:eastAsia="HY그래픽M" w:hAnsi="Century Gothic" w:cs="Times New Roman"/>
      <w:b/>
      <w:sz w:val="24"/>
      <w:szCs w:val="24"/>
    </w:rPr>
  </w:style>
  <w:style w:type="paragraph" w:customStyle="1" w:styleId="2-4">
    <w:name w:val="2-4"/>
    <w:basedOn w:val="a0"/>
    <w:uiPriority w:val="39"/>
    <w:qFormat/>
    <w:rsid w:val="00DA2417"/>
    <w:pPr>
      <w:keepNext/>
      <w:tabs>
        <w:tab w:val="left" w:pos="426"/>
        <w:tab w:val="num" w:pos="720"/>
        <w:tab w:val="left" w:pos="851"/>
        <w:tab w:val="left" w:pos="993"/>
      </w:tabs>
      <w:spacing w:before="120" w:after="0" w:line="336" w:lineRule="auto"/>
      <w:ind w:left="800" w:hanging="800"/>
      <w:jc w:val="left"/>
      <w:outlineLvl w:val="1"/>
    </w:pPr>
    <w:rPr>
      <w:rFonts w:ascii="Century Gothic" w:eastAsia="HY그래픽M" w:hAnsi="Century Gothic" w:cs="Times New Roman"/>
      <w:b/>
      <w:sz w:val="24"/>
      <w:szCs w:val="24"/>
    </w:rPr>
  </w:style>
  <w:style w:type="character" w:styleId="afffffc">
    <w:name w:val="Subtle Reference"/>
    <w:qFormat/>
    <w:rsid w:val="00DA2417"/>
    <w:rPr>
      <w:b/>
      <w:bCs/>
      <w:color w:val="4F81BD"/>
    </w:rPr>
  </w:style>
  <w:style w:type="character" w:styleId="afffffd">
    <w:name w:val="Book Title"/>
    <w:qFormat/>
    <w:rsid w:val="00DA2417"/>
    <w:rPr>
      <w:b/>
      <w:bCs/>
      <w:i/>
      <w:iCs/>
      <w:spacing w:val="9"/>
    </w:rPr>
  </w:style>
  <w:style w:type="character" w:customStyle="1" w:styleId="7Char1">
    <w:name w:val="제목 7 Char1"/>
    <w:basedOn w:val="a2"/>
    <w:semiHidden/>
    <w:rsid w:val="00DA2417"/>
    <w:rPr>
      <w:rFonts w:ascii="맑은 고딕" w:eastAsiaTheme="minorEastAsia" w:hAnsiTheme="minorHAnsi" w:hint="eastAsia"/>
      <w:kern w:val="2"/>
      <w:szCs w:val="22"/>
    </w:rPr>
  </w:style>
  <w:style w:type="character" w:customStyle="1" w:styleId="9Char1">
    <w:name w:val="제목 9 Char1"/>
    <w:basedOn w:val="a2"/>
    <w:semiHidden/>
    <w:rsid w:val="00DA2417"/>
    <w:rPr>
      <w:rFonts w:ascii="맑은 고딕" w:eastAsiaTheme="minorEastAsia" w:hAnsiTheme="minorHAnsi" w:hint="eastAsia"/>
      <w:kern w:val="2"/>
      <w:szCs w:val="22"/>
    </w:rPr>
  </w:style>
  <w:style w:type="character" w:customStyle="1" w:styleId="Char16">
    <w:name w:val="풍선 도움말 텍스트 Char1"/>
    <w:basedOn w:val="a2"/>
    <w:semiHidden/>
    <w:rsid w:val="00DA2417"/>
    <w:rPr>
      <w:rFonts w:asciiTheme="majorHAnsi" w:eastAsiaTheme="majorEastAsia" w:hAnsiTheme="majorHAnsi" w:cstheme="majorBidi"/>
      <w:kern w:val="2"/>
      <w:sz w:val="18"/>
      <w:szCs w:val="18"/>
    </w:rPr>
  </w:style>
  <w:style w:type="character" w:customStyle="1" w:styleId="Char17">
    <w:name w:val="각주 텍스트 Char1"/>
    <w:basedOn w:val="a2"/>
    <w:semiHidden/>
    <w:rsid w:val="00DA2417"/>
    <w:rPr>
      <w:rFonts w:asciiTheme="minorHAnsi" w:eastAsiaTheme="minorEastAsia" w:hAnsiTheme="minorHAnsi" w:cstheme="minorBidi"/>
      <w:kern w:val="2"/>
      <w:szCs w:val="22"/>
    </w:rPr>
  </w:style>
  <w:style w:type="character" w:customStyle="1" w:styleId="Char18">
    <w:name w:val="제목 Char1"/>
    <w:basedOn w:val="a2"/>
    <w:rsid w:val="00DA2417"/>
    <w:rPr>
      <w:rFonts w:asciiTheme="majorHAnsi" w:eastAsiaTheme="majorEastAsia" w:hAnsiTheme="majorHAnsi" w:cstheme="majorBidi"/>
      <w:b/>
      <w:bCs/>
      <w:kern w:val="2"/>
      <w:sz w:val="32"/>
      <w:szCs w:val="32"/>
    </w:rPr>
  </w:style>
  <w:style w:type="character" w:customStyle="1" w:styleId="Char19">
    <w:name w:val="날짜 Char1"/>
    <w:basedOn w:val="a2"/>
    <w:semiHidden/>
    <w:rsid w:val="00DA2417"/>
    <w:rPr>
      <w:rFonts w:asciiTheme="minorHAnsi" w:eastAsiaTheme="minorEastAsia" w:hAnsiTheme="minorHAnsi" w:cstheme="minorBidi"/>
      <w:kern w:val="2"/>
      <w:szCs w:val="22"/>
    </w:rPr>
  </w:style>
  <w:style w:type="character" w:customStyle="1" w:styleId="Char1a">
    <w:name w:val="문서 구조 Char1"/>
    <w:basedOn w:val="a2"/>
    <w:semiHidden/>
    <w:rsid w:val="00DA2417"/>
    <w:rPr>
      <w:rFonts w:ascii="굴림" w:eastAsia="굴림" w:hAnsiTheme="minorHAnsi" w:cstheme="minorBidi"/>
      <w:kern w:val="2"/>
      <w:sz w:val="18"/>
      <w:szCs w:val="18"/>
    </w:rPr>
  </w:style>
  <w:style w:type="character" w:customStyle="1" w:styleId="Char1b">
    <w:name w:val="미주 텍스트 Char1"/>
    <w:basedOn w:val="a2"/>
    <w:semiHidden/>
    <w:rsid w:val="00DA2417"/>
    <w:rPr>
      <w:rFonts w:asciiTheme="minorHAnsi" w:eastAsiaTheme="minorEastAsia" w:hAnsiTheme="minorHAnsi" w:cstheme="minorBidi"/>
      <w:kern w:val="2"/>
      <w:szCs w:val="22"/>
    </w:rPr>
  </w:style>
  <w:style w:type="character" w:customStyle="1" w:styleId="Char1c">
    <w:name w:val="메모 주제 Char1"/>
    <w:basedOn w:val="Char14"/>
    <w:uiPriority w:val="99"/>
    <w:semiHidden/>
    <w:rsid w:val="00DA2417"/>
    <w:rPr>
      <w:rFonts w:asciiTheme="minorHAnsi" w:eastAsiaTheme="minorEastAsia" w:hAnsiTheme="minorHAnsi" w:cstheme="minorBidi"/>
      <w:b/>
      <w:bCs/>
      <w:kern w:val="2"/>
      <w:szCs w:val="22"/>
    </w:rPr>
  </w:style>
  <w:style w:type="character" w:customStyle="1" w:styleId="Char1d">
    <w:name w:val="본문 들여쓰기 Char1"/>
    <w:basedOn w:val="a2"/>
    <w:semiHidden/>
    <w:rsid w:val="00DA2417"/>
    <w:rPr>
      <w:rFonts w:asciiTheme="minorHAnsi" w:eastAsiaTheme="minorEastAsia" w:hAnsiTheme="minorHAnsi" w:cstheme="minorBidi"/>
      <w:kern w:val="2"/>
      <w:szCs w:val="22"/>
    </w:rPr>
  </w:style>
  <w:style w:type="character" w:customStyle="1" w:styleId="2Char12">
    <w:name w:val="본문 들여쓰기 2 Char1"/>
    <w:basedOn w:val="a2"/>
    <w:semiHidden/>
    <w:rsid w:val="00DA2417"/>
    <w:rPr>
      <w:rFonts w:asciiTheme="minorHAnsi" w:eastAsiaTheme="minorEastAsia" w:hAnsiTheme="minorHAnsi" w:cstheme="minorBidi"/>
      <w:kern w:val="2"/>
      <w:szCs w:val="22"/>
    </w:rPr>
  </w:style>
  <w:style w:type="character" w:customStyle="1" w:styleId="Char1e">
    <w:name w:val="부제 Char1"/>
    <w:basedOn w:val="a2"/>
    <w:uiPriority w:val="99"/>
    <w:rsid w:val="00DA2417"/>
    <w:rPr>
      <w:rFonts w:asciiTheme="majorHAnsi" w:eastAsiaTheme="majorEastAsia" w:hAnsiTheme="majorHAnsi" w:cstheme="majorBidi"/>
      <w:kern w:val="2"/>
      <w:sz w:val="24"/>
      <w:szCs w:val="24"/>
    </w:rPr>
  </w:style>
  <w:style w:type="character" w:customStyle="1" w:styleId="Char1f">
    <w:name w:val="각주/미주 머리글 Char1"/>
    <w:basedOn w:val="a2"/>
    <w:semiHidden/>
    <w:rsid w:val="00DA2417"/>
    <w:rPr>
      <w:rFonts w:asciiTheme="minorHAnsi" w:eastAsiaTheme="minorEastAsia" w:hAnsiTheme="minorHAnsi" w:cstheme="minorBidi"/>
      <w:kern w:val="2"/>
      <w:szCs w:val="22"/>
    </w:rPr>
  </w:style>
  <w:style w:type="paragraph" w:styleId="37">
    <w:name w:val="Body Text 3"/>
    <w:basedOn w:val="a0"/>
    <w:link w:val="3Char3"/>
    <w:unhideWhenUsed/>
    <w:rsid w:val="00DA2417"/>
    <w:pPr>
      <w:spacing w:after="180" w:line="240" w:lineRule="auto"/>
    </w:pPr>
    <w:rPr>
      <w:b/>
      <w:bCs/>
      <w:sz w:val="16"/>
    </w:rPr>
  </w:style>
  <w:style w:type="character" w:customStyle="1" w:styleId="3Char10">
    <w:name w:val="본문 3 Char1"/>
    <w:basedOn w:val="a2"/>
    <w:rsid w:val="00DA2417"/>
    <w:rPr>
      <w:sz w:val="16"/>
      <w:szCs w:val="16"/>
    </w:rPr>
  </w:style>
  <w:style w:type="paragraph" w:styleId="affffc">
    <w:name w:val="Plain Text"/>
    <w:basedOn w:val="a0"/>
    <w:link w:val="Charfd"/>
    <w:unhideWhenUsed/>
    <w:rsid w:val="00DA2417"/>
    <w:pPr>
      <w:spacing w:after="0" w:line="240" w:lineRule="auto"/>
    </w:pPr>
    <w:rPr>
      <w:rFonts w:ascii="Courier New" w:hAnsi="Courier New" w:cs="Courier New"/>
    </w:rPr>
  </w:style>
  <w:style w:type="character" w:customStyle="1" w:styleId="Char1f0">
    <w:name w:val="글자만 Char1"/>
    <w:basedOn w:val="a2"/>
    <w:rsid w:val="00DA2417"/>
    <w:rPr>
      <w:rFonts w:asciiTheme="minorEastAsia" w:hAnsi="Courier New" w:cs="Courier New"/>
    </w:rPr>
  </w:style>
  <w:style w:type="character" w:customStyle="1" w:styleId="Charff5">
    <w:name w:val="일반 (웹) Char"/>
    <w:aliases w:val="표준 (웹) Char"/>
    <w:basedOn w:val="a2"/>
    <w:uiPriority w:val="99"/>
    <w:locked/>
    <w:rsid w:val="00DA2417"/>
  </w:style>
  <w:style w:type="character" w:customStyle="1" w:styleId="4Char1">
    <w:name w:val="스타일4 Char"/>
    <w:basedOn w:val="3Char0"/>
    <w:link w:val="47"/>
    <w:locked/>
    <w:rsid w:val="00DA2417"/>
    <w:rPr>
      <w:rFonts w:ascii="Tahoma" w:eastAsia="HY중고딕" w:hAnsi="Tahoma" w:cs="Times New Roman"/>
      <w:b/>
      <w:w w:val="90"/>
      <w:kern w:val="0"/>
      <w:sz w:val="24"/>
      <w:szCs w:val="20"/>
    </w:rPr>
  </w:style>
  <w:style w:type="character" w:customStyle="1" w:styleId="pcol1itemsubjectboldfont1">
    <w:name w:val="pcol1 itemsubjectboldfont1"/>
    <w:basedOn w:val="a2"/>
    <w:rsid w:val="00DA2417"/>
    <w:rPr>
      <w:rFonts w:ascii="돋움" w:eastAsia="돋움" w:hAnsi="돋움" w:hint="eastAsia"/>
      <w:bdr w:val="single" w:sz="6" w:space="0" w:color="E3E3E3" w:frame="1"/>
      <w:shd w:val="clear" w:color="auto" w:fill="FFFFFF"/>
    </w:rPr>
  </w:style>
  <w:style w:type="character" w:customStyle="1" w:styleId="1f6">
    <w:name w:val="하이퍼링크1"/>
    <w:basedOn w:val="a2"/>
    <w:rsid w:val="00DA2417"/>
    <w:rPr>
      <w:rFonts w:ascii="Verdana" w:hAnsi="Verdana" w:hint="default"/>
      <w:strike w:val="0"/>
      <w:dstrike w:val="0"/>
      <w:color w:val="0000FF"/>
      <w:sz w:val="15"/>
      <w:szCs w:val="15"/>
      <w:u w:val="none"/>
      <w:effect w:val="none"/>
    </w:rPr>
  </w:style>
  <w:style w:type="character" w:customStyle="1" w:styleId="CharChar22">
    <w:name w:val="Char Char22"/>
    <w:basedOn w:val="a2"/>
    <w:locked/>
    <w:rsid w:val="00DA2417"/>
    <w:rPr>
      <w:rFonts w:ascii="굴림" w:eastAsia="굴림" w:hAnsi="Times New Roman" w:cs="Times New Roman" w:hint="eastAsia"/>
      <w:b/>
      <w:bCs/>
      <w:color w:val="FF3300"/>
      <w:sz w:val="24"/>
      <w:szCs w:val="24"/>
    </w:rPr>
  </w:style>
  <w:style w:type="character" w:customStyle="1" w:styleId="CharCharCharCharChar0">
    <w:name w:val="본문 Char Char Char Char Char"/>
    <w:basedOn w:val="a2"/>
    <w:locked/>
    <w:rsid w:val="00DA2417"/>
    <w:rPr>
      <w:rFonts w:ascii="바탕" w:eastAsia="바탕" w:hAnsi="Times New Roman" w:cs="Times New Roman" w:hint="eastAsia"/>
      <w:sz w:val="24"/>
      <w:szCs w:val="24"/>
    </w:rPr>
  </w:style>
  <w:style w:type="character" w:customStyle="1" w:styleId="xformsinput1">
    <w:name w:val="xforms_input1"/>
    <w:basedOn w:val="a2"/>
    <w:rsid w:val="00DA2417"/>
    <w:rPr>
      <w:rFonts w:ascii="Times New Roman" w:hAnsi="Times New Roman" w:cs="Times New Roman" w:hint="default"/>
      <w:bdr w:val="single" w:sz="2" w:space="0" w:color="DBDBDB" w:frame="1"/>
    </w:rPr>
  </w:style>
  <w:style w:type="character" w:customStyle="1" w:styleId="tit16b">
    <w:name w:val="tit16 b"/>
    <w:basedOn w:val="a2"/>
    <w:rsid w:val="00DA2417"/>
    <w:rPr>
      <w:rFonts w:ascii="Times New Roman" w:hAnsi="Times New Roman" w:cs="Times New Roman" w:hint="default"/>
    </w:rPr>
  </w:style>
  <w:style w:type="character" w:customStyle="1" w:styleId="p14bc01ls1">
    <w:name w:val="p14 b c01 ls1"/>
    <w:basedOn w:val="a2"/>
    <w:rsid w:val="00DA2417"/>
    <w:rPr>
      <w:rFonts w:ascii="Times New Roman" w:hAnsi="Times New Roman" w:cs="Times New Roman" w:hint="default"/>
    </w:rPr>
  </w:style>
  <w:style w:type="character" w:customStyle="1" w:styleId="st1">
    <w:name w:val="st1"/>
    <w:basedOn w:val="a2"/>
    <w:rsid w:val="00DA2417"/>
  </w:style>
  <w:style w:type="character" w:customStyle="1" w:styleId="revtext">
    <w:name w:val="rev_text"/>
    <w:basedOn w:val="a2"/>
    <w:rsid w:val="00DA2417"/>
  </w:style>
  <w:style w:type="character" w:customStyle="1" w:styleId="msosubtlereference0">
    <w:name w:val="msosubtlereference"/>
    <w:rsid w:val="00DA2417"/>
    <w:rPr>
      <w:b/>
      <w:bCs/>
      <w:color w:val="4F81BD"/>
    </w:rPr>
  </w:style>
  <w:style w:type="character" w:customStyle="1" w:styleId="msointensereference0">
    <w:name w:val="msointensereference"/>
    <w:rsid w:val="00DA2417"/>
    <w:rPr>
      <w:b/>
      <w:bCs/>
      <w:i/>
      <w:iCs/>
      <w:caps/>
      <w:color w:val="4F81BD"/>
    </w:rPr>
  </w:style>
  <w:style w:type="character" w:customStyle="1" w:styleId="msobooktitle0">
    <w:name w:val="msobooktitle"/>
    <w:rsid w:val="00DA2417"/>
    <w:rPr>
      <w:b/>
      <w:bCs/>
      <w:i/>
      <w:iCs/>
      <w:spacing w:val="9"/>
    </w:rPr>
  </w:style>
  <w:style w:type="character" w:customStyle="1" w:styleId="gray01p11">
    <w:name w:val="gray01 p11"/>
    <w:basedOn w:val="a2"/>
    <w:rsid w:val="00DA2417"/>
  </w:style>
  <w:style w:type="character" w:customStyle="1" w:styleId="txtexp5">
    <w:name w:val="txt_exp5"/>
    <w:basedOn w:val="a2"/>
    <w:rsid w:val="00DA2417"/>
    <w:rPr>
      <w:color w:val="000000"/>
    </w:rPr>
  </w:style>
  <w:style w:type="table" w:customStyle="1" w:styleId="afffffe">
    <w:name w:val="신청서양식"/>
    <w:basedOn w:val="a3"/>
    <w:rsid w:val="00DA2417"/>
    <w:pPr>
      <w:spacing w:after="0" w:line="240" w:lineRule="auto"/>
      <w:jc w:val="left"/>
    </w:pPr>
    <w:rPr>
      <w:rFonts w:ascii="Times New Roman" w:eastAsia="바탕" w:hAnsi="Times New Roman" w:cs="Times New Roman"/>
      <w:kern w:val="0"/>
      <w:sz w:val="22"/>
      <w:szCs w:val="20"/>
    </w:rPr>
    <w:tblPr>
      <w:tblBorders>
        <w:top w:val="thinThickSmallGap" w:sz="24" w:space="0" w:color="auto"/>
        <w:left w:val="single" w:sz="2" w:space="0" w:color="auto"/>
        <w:bottom w:val="thickThinSmallGap" w:sz="24" w:space="0" w:color="auto"/>
        <w:right w:val="single" w:sz="2" w:space="0" w:color="auto"/>
        <w:insideH w:val="single" w:sz="2" w:space="0" w:color="auto"/>
        <w:insideV w:val="single" w:sz="2" w:space="0" w:color="auto"/>
      </w:tblBorders>
    </w:tblPr>
    <w:tblStylePr w:type="firstRow">
      <w:tblPr/>
      <w:tcPr>
        <w:shd w:val="clear" w:color="auto" w:fill="D9D9D9"/>
      </w:tcPr>
    </w:tblStylePr>
  </w:style>
  <w:style w:type="character" w:customStyle="1" w:styleId="Char30">
    <w:name w:val="머리글 Char3"/>
    <w:aliases w:val="Heade Char1,hd Char2,머리글 Char2 Char1,머리글 Char Char Char1,Char2 Char Char Char1,머리글 Char1 Char1 Char1,Header Left Lazard LLC Char Char1,hd Char Char1,Header Left Lazard LLC Char2,Char2 Char Char2,머리글 Char1 Char2,Even Header Char1,he Char"/>
    <w:basedOn w:val="a2"/>
    <w:uiPriority w:val="99"/>
    <w:semiHidden/>
    <w:rsid w:val="00DA2417"/>
    <w:rPr>
      <w:kern w:val="2"/>
      <w:sz w:val="22"/>
    </w:rPr>
  </w:style>
  <w:style w:type="table" w:customStyle="1" w:styleId="0TableGrid2">
    <w:name w:val="_0Table Grid2"/>
    <w:basedOn w:val="a3"/>
    <w:next w:val="a8"/>
    <w:uiPriority w:val="59"/>
    <w:rsid w:val="00DA2417"/>
    <w:pPr>
      <w:spacing w:after="0" w:line="240" w:lineRule="auto"/>
      <w:jc w:val="left"/>
    </w:pPr>
    <w:rPr>
      <w:rFonts w:ascii="Times New Roman" w:eastAsia="바탕" w:hAnsi="Times New Roman" w:cs="Times New Roman"/>
      <w:kern w:val="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0TableGrid3">
    <w:name w:val="_0Table Grid3"/>
    <w:basedOn w:val="a3"/>
    <w:next w:val="a8"/>
    <w:uiPriority w:val="59"/>
    <w:rsid w:val="00DA2417"/>
    <w:pPr>
      <w:spacing w:after="0" w:line="240" w:lineRule="auto"/>
      <w:jc w:val="left"/>
    </w:pPr>
    <w:rPr>
      <w:rFonts w:ascii="Times New Roman" w:eastAsia="바탕" w:hAnsi="Times New Roman" w:cs="Times New Roman"/>
      <w:kern w:val="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0TableGrid4">
    <w:name w:val="_0Table Grid4"/>
    <w:basedOn w:val="a3"/>
    <w:next w:val="a8"/>
    <w:rsid w:val="00DA2417"/>
    <w:pPr>
      <w:spacing w:after="0" w:line="240" w:lineRule="auto"/>
      <w:jc w:val="left"/>
    </w:pPr>
    <w:rPr>
      <w:rFonts w:ascii="Times New Roman" w:eastAsia="바탕" w:hAnsi="Times New Roman" w:cs="Times New Roman"/>
      <w:kern w:val="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Char0">
    <w:name w:val="본문입력 Char Char"/>
    <w:basedOn w:val="a2"/>
    <w:locked/>
    <w:rsid w:val="00DA2417"/>
    <w:rPr>
      <w:rFonts w:ascii="HY중고딕" w:eastAsia="HY중고딕"/>
      <w:color w:val="000000"/>
      <w:kern w:val="2"/>
    </w:rPr>
  </w:style>
  <w:style w:type="paragraph" w:customStyle="1" w:styleId="post-body1">
    <w:name w:val="post-body1"/>
    <w:basedOn w:val="a0"/>
    <w:qFormat/>
    <w:rsid w:val="00DA241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BKL21Text">
    <w:name w:val="BKL 계약서 2 (1) Text"/>
    <w:basedOn w:val="a0"/>
    <w:qFormat/>
    <w:rsid w:val="00DA2417"/>
    <w:pPr>
      <w:autoSpaceDE/>
      <w:autoSpaceDN/>
      <w:spacing w:after="0" w:line="292" w:lineRule="auto"/>
      <w:outlineLvl w:val="1"/>
    </w:pPr>
    <w:rPr>
      <w:rFonts w:ascii="Times New Roman" w:eastAsia="바탕체" w:hAnsi="Times New Roman" w:cs="Times New Roman"/>
      <w:spacing w:val="6"/>
      <w:sz w:val="22"/>
      <w:szCs w:val="20"/>
    </w:rPr>
  </w:style>
  <w:style w:type="character" w:customStyle="1" w:styleId="Charff6">
    <w:name w:val="표제목 Char"/>
    <w:basedOn w:val="a2"/>
    <w:locked/>
    <w:rsid w:val="00DA2417"/>
    <w:rPr>
      <w:rFonts w:asciiTheme="minorHAnsi" w:eastAsiaTheme="minorEastAsia" w:hAnsiTheme="minorHAnsi" w:cstheme="minorBidi"/>
      <w:b/>
      <w:bCs/>
      <w:noProof/>
      <w:color w:val="FFFFFF" w:themeColor="background1"/>
      <w:spacing w:val="-10"/>
      <w:kern w:val="2"/>
    </w:rPr>
  </w:style>
  <w:style w:type="paragraph" w:customStyle="1" w:styleId="affffff">
    <w:name w:val="굴화본문"/>
    <w:basedOn w:val="a0"/>
    <w:uiPriority w:val="39"/>
    <w:qFormat/>
    <w:rsid w:val="00DA2417"/>
    <w:pPr>
      <w:spacing w:before="72" w:after="72" w:line="300" w:lineRule="exact"/>
      <w:ind w:leftChars="180" w:left="360" w:rightChars="-40" w:right="-80"/>
    </w:pPr>
    <w:rPr>
      <w:rFonts w:ascii="굴림" w:eastAsia="굴림" w:hAnsi="굴림" w:cs="Tahoma"/>
      <w:color w:val="000000"/>
      <w:sz w:val="18"/>
      <w:szCs w:val="18"/>
    </w:rPr>
  </w:style>
  <w:style w:type="paragraph" w:customStyle="1" w:styleId="affffff0">
    <w:name w:val="의견서"/>
    <w:basedOn w:val="a0"/>
    <w:autoRedefine/>
    <w:uiPriority w:val="99"/>
    <w:qFormat/>
    <w:rsid w:val="00DA2417"/>
    <w:pPr>
      <w:tabs>
        <w:tab w:val="num" w:pos="720"/>
        <w:tab w:val="left" w:pos="1554"/>
        <w:tab w:val="num" w:pos="1751"/>
      </w:tabs>
      <w:autoSpaceDE/>
      <w:autoSpaceDN/>
      <w:adjustRightInd w:val="0"/>
      <w:spacing w:before="600" w:after="480" w:line="400" w:lineRule="atLeast"/>
      <w:ind w:left="1751" w:rightChars="636" w:right="1272" w:hanging="360"/>
    </w:pPr>
    <w:rPr>
      <w:rFonts w:ascii="HY신명조" w:eastAsia="HY신명조" w:hAnsi="Times New Roman" w:cs="Times New Roman"/>
      <w:kern w:val="0"/>
      <w:sz w:val="21"/>
      <w:szCs w:val="20"/>
    </w:rPr>
  </w:style>
  <w:style w:type="paragraph" w:customStyle="1" w:styleId="MsDefault">
    <w:name w:val="Ms Default"/>
    <w:basedOn w:val="a0"/>
    <w:uiPriority w:val="99"/>
    <w:qFormat/>
    <w:rsid w:val="00DA2417"/>
    <w:pPr>
      <w:wordWrap/>
      <w:spacing w:after="0" w:line="316" w:lineRule="auto"/>
      <w:jc w:val="left"/>
    </w:pPr>
    <w:rPr>
      <w:rFonts w:ascii="굴림" w:eastAsia="굴림" w:hAnsi="굴림" w:cs="굴림"/>
      <w:color w:val="000000"/>
      <w:kern w:val="0"/>
      <w:szCs w:val="20"/>
    </w:rPr>
  </w:style>
  <w:style w:type="paragraph" w:customStyle="1" w:styleId="CharCharChar11">
    <w:name w:val="Char Char Char11"/>
    <w:basedOn w:val="a0"/>
    <w:autoRedefine/>
    <w:uiPriority w:val="39"/>
    <w:qFormat/>
    <w:rsid w:val="00DA2417"/>
    <w:pPr>
      <w:widowControl/>
      <w:wordWrap/>
      <w:autoSpaceDE/>
      <w:autoSpaceDN/>
      <w:spacing w:after="160" w:line="240" w:lineRule="auto"/>
      <w:jc w:val="left"/>
    </w:pPr>
    <w:rPr>
      <w:rFonts w:ascii="굴림" w:eastAsia="굴림" w:hAnsi="굴림" w:cs="굴림"/>
      <w:b/>
      <w:bCs/>
      <w:kern w:val="0"/>
      <w:sz w:val="24"/>
      <w:szCs w:val="24"/>
      <w:lang w:val="en-GB"/>
    </w:rPr>
  </w:style>
  <w:style w:type="character" w:customStyle="1" w:styleId="Char20">
    <w:name w:val="문서 구조 Char2"/>
    <w:basedOn w:val="a2"/>
    <w:semiHidden/>
    <w:rsid w:val="00DA2417"/>
    <w:rPr>
      <w:rFonts w:ascii="굴림" w:eastAsia="굴림" w:hAnsi="맑은 고딕"/>
      <w:kern w:val="2"/>
      <w:sz w:val="18"/>
      <w:szCs w:val="18"/>
    </w:rPr>
  </w:style>
  <w:style w:type="character" w:customStyle="1" w:styleId="3Char20">
    <w:name w:val="본문 3 Char2"/>
    <w:basedOn w:val="a2"/>
    <w:semiHidden/>
    <w:rsid w:val="00DA2417"/>
    <w:rPr>
      <w:rFonts w:ascii="맑은 고딕" w:eastAsia="맑은 고딕" w:hAnsi="맑은 고딕"/>
      <w:kern w:val="2"/>
      <w:sz w:val="16"/>
      <w:szCs w:val="16"/>
    </w:rPr>
  </w:style>
  <w:style w:type="character" w:customStyle="1" w:styleId="Char21">
    <w:name w:val="본문 들여쓰기 Char2"/>
    <w:basedOn w:val="a2"/>
    <w:semiHidden/>
    <w:rsid w:val="00DA2417"/>
    <w:rPr>
      <w:rFonts w:ascii="맑은 고딕" w:eastAsia="맑은 고딕" w:hAnsi="맑은 고딕"/>
      <w:kern w:val="2"/>
      <w:szCs w:val="24"/>
    </w:rPr>
  </w:style>
  <w:style w:type="character" w:customStyle="1" w:styleId="Char22">
    <w:name w:val="글자만 Char2"/>
    <w:basedOn w:val="a2"/>
    <w:semiHidden/>
    <w:rsid w:val="00DA2417"/>
    <w:rPr>
      <w:rFonts w:ascii="바탕" w:eastAsia="바탕" w:hAnsi="Courier New" w:cs="Courier New"/>
      <w:kern w:val="2"/>
    </w:rPr>
  </w:style>
  <w:style w:type="character" w:customStyle="1" w:styleId="2Char21">
    <w:name w:val="본문 들여쓰기 2 Char2"/>
    <w:basedOn w:val="a2"/>
    <w:semiHidden/>
    <w:rsid w:val="00DA2417"/>
    <w:rPr>
      <w:rFonts w:ascii="맑은 고딕" w:eastAsia="맑은 고딕" w:hAnsi="맑은 고딕"/>
      <w:kern w:val="2"/>
      <w:szCs w:val="24"/>
    </w:rPr>
  </w:style>
  <w:style w:type="character" w:customStyle="1" w:styleId="Char23">
    <w:name w:val="날짜 Char2"/>
    <w:basedOn w:val="a2"/>
    <w:semiHidden/>
    <w:rsid w:val="00DA2417"/>
    <w:rPr>
      <w:rFonts w:ascii="바탕" w:eastAsia="바탕" w:hAnsi="바탕" w:hint="eastAsia"/>
      <w:kern w:val="2"/>
      <w:szCs w:val="24"/>
    </w:rPr>
  </w:style>
  <w:style w:type="character" w:customStyle="1" w:styleId="Char24">
    <w:name w:val="메모 주제 Char2"/>
    <w:basedOn w:val="Char14"/>
    <w:uiPriority w:val="99"/>
    <w:semiHidden/>
    <w:rsid w:val="00DA2417"/>
    <w:rPr>
      <w:rFonts w:ascii="바탕" w:eastAsia="바탕" w:hAnsi="바탕" w:cstheme="minorBidi" w:hint="eastAsia"/>
      <w:b/>
      <w:bCs/>
      <w:kern w:val="2"/>
      <w:szCs w:val="24"/>
    </w:rPr>
  </w:style>
  <w:style w:type="character" w:customStyle="1" w:styleId="Char25">
    <w:name w:val="각주/미주 머리글 Char2"/>
    <w:basedOn w:val="a2"/>
    <w:semiHidden/>
    <w:rsid w:val="00DA2417"/>
    <w:rPr>
      <w:rFonts w:ascii="바탕" w:eastAsia="바탕" w:hAnsi="바탕" w:hint="eastAsia"/>
      <w:kern w:val="2"/>
      <w:szCs w:val="24"/>
    </w:rPr>
  </w:style>
  <w:style w:type="character" w:customStyle="1" w:styleId="Char26">
    <w:name w:val="미주 텍스트 Char2"/>
    <w:basedOn w:val="a2"/>
    <w:semiHidden/>
    <w:rsid w:val="00DA2417"/>
    <w:rPr>
      <w:rFonts w:ascii="바탕" w:eastAsia="바탕" w:hAnsi="바탕" w:hint="eastAsia"/>
      <w:kern w:val="2"/>
      <w:szCs w:val="24"/>
    </w:rPr>
  </w:style>
  <w:style w:type="table" w:customStyle="1" w:styleId="TableNormal1">
    <w:name w:val="Table Normal1"/>
    <w:uiPriority w:val="2"/>
    <w:semiHidden/>
    <w:qFormat/>
    <w:rsid w:val="00DA2417"/>
    <w:pPr>
      <w:widowControl w:val="0"/>
      <w:spacing w:after="0" w:line="240" w:lineRule="auto"/>
      <w:jc w:val="left"/>
    </w:pPr>
    <w:rPr>
      <w:kern w:val="0"/>
      <w:sz w:val="22"/>
      <w:lang w:eastAsia="en-US"/>
    </w:rPr>
    <w:tblPr>
      <w:tblCellMar>
        <w:top w:w="0" w:type="dxa"/>
        <w:left w:w="0" w:type="dxa"/>
        <w:bottom w:w="0" w:type="dxa"/>
        <w:right w:w="0" w:type="dxa"/>
      </w:tblCellMar>
    </w:tblPr>
  </w:style>
  <w:style w:type="table" w:customStyle="1" w:styleId="111">
    <w:name w:val="표11"/>
    <w:basedOn w:val="a3"/>
    <w:uiPriority w:val="59"/>
    <w:rsid w:val="00DA2417"/>
    <w:pPr>
      <w:spacing w:after="0" w:line="240" w:lineRule="auto"/>
      <w:jc w:val="left"/>
    </w:pPr>
    <w:rPr>
      <w:rFonts w:ascii="Times New Roman" w:eastAsia="바탕" w:hAnsi="Times New Roman" w:cs="Times New Roman"/>
      <w:kern w:val="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a3"/>
    <w:rsid w:val="00DA2417"/>
    <w:pPr>
      <w:widowControl w:val="0"/>
      <w:wordWrap w:val="0"/>
      <w:spacing w:after="0" w:line="240" w:lineRule="auto"/>
    </w:pPr>
    <w:rPr>
      <w:rFonts w:ascii="Times New Roman" w:eastAsia="바탕체"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표 단순형 11"/>
    <w:basedOn w:val="a3"/>
    <w:rsid w:val="00DA2417"/>
    <w:pPr>
      <w:widowControl w:val="0"/>
      <w:wordWrap w:val="0"/>
      <w:autoSpaceDE w:val="0"/>
      <w:autoSpaceDN w:val="0"/>
      <w:spacing w:after="0" w:line="240" w:lineRule="auto"/>
    </w:pPr>
    <w:rPr>
      <w:rFonts w:ascii="Times New Roman" w:eastAsia="바탕" w:hAnsi="Times New Roman" w:cs="Times New Roman"/>
      <w:kern w:val="0"/>
      <w:szCs w:val="20"/>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113">
    <w:name w:val="표 기본형 11"/>
    <w:basedOn w:val="a3"/>
    <w:rsid w:val="00DA2417"/>
    <w:pPr>
      <w:widowControl w:val="0"/>
      <w:wordWrap w:val="0"/>
      <w:autoSpaceDE w:val="0"/>
      <w:autoSpaceDN w:val="0"/>
      <w:spacing w:after="0" w:line="240" w:lineRule="auto"/>
    </w:pPr>
    <w:rPr>
      <w:rFonts w:ascii="맑은 고딕" w:eastAsia="맑은 고딕" w:hAnsi="맑은 고딕" w:cs="Times New Roman"/>
      <w:kern w:val="0"/>
      <w:szCs w:val="20"/>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
    <w:name w:val="표 기본형 21"/>
    <w:basedOn w:val="a3"/>
    <w:rsid w:val="00DA2417"/>
    <w:pPr>
      <w:widowControl w:val="0"/>
      <w:wordWrap w:val="0"/>
      <w:autoSpaceDE w:val="0"/>
      <w:autoSpaceDN w:val="0"/>
      <w:spacing w:after="0" w:line="240" w:lineRule="auto"/>
    </w:pPr>
    <w:rPr>
      <w:rFonts w:ascii="Times New Roman" w:eastAsia="바탕" w:hAnsi="Times New Roman" w:cs="Times New Roman"/>
      <w:kern w:val="0"/>
      <w:szCs w:val="20"/>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114">
    <w:name w:val="표 눈금형 11"/>
    <w:basedOn w:val="a3"/>
    <w:semiHidden/>
    <w:rsid w:val="00DA2417"/>
    <w:pPr>
      <w:widowControl w:val="0"/>
      <w:wordWrap w:val="0"/>
      <w:spacing w:after="0" w:line="240" w:lineRule="auto"/>
    </w:pPr>
    <w:rPr>
      <w:rFonts w:ascii="Times New Roman" w:eastAsia="바탕" w:hAnsi="Times New Roman" w:cs="Times New Roman"/>
      <w:kern w:val="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ascii="Times New Roman" w:hAnsi="Times New Roman" w:cs="Times New Roman" w:hint="default"/>
        <w:i/>
        <w:iCs/>
      </w:rPr>
      <w:tblPr/>
      <w:tcPr>
        <w:tcBorders>
          <w:tl2br w:val="none" w:sz="0" w:space="0" w:color="auto"/>
          <w:tr2bl w:val="none" w:sz="0" w:space="0" w:color="auto"/>
        </w:tcBorders>
      </w:tcPr>
    </w:tblStylePr>
    <w:tblStylePr w:type="lastCol">
      <w:rPr>
        <w:rFonts w:ascii="Times New Roman" w:hAnsi="Times New Roman" w:cs="Times New Roman" w:hint="default"/>
        <w:i/>
        <w:iCs/>
      </w:rPr>
      <w:tblPr/>
      <w:tcPr>
        <w:tcBorders>
          <w:tl2br w:val="none" w:sz="0" w:space="0" w:color="auto"/>
          <w:tr2bl w:val="none" w:sz="0" w:space="0" w:color="auto"/>
        </w:tcBorders>
      </w:tcPr>
    </w:tblStylePr>
    <w:tblStylePr w:type="nwCell">
      <w:rPr>
        <w:rFonts w:ascii="Times New Roman" w:hAnsi="Times New Roman" w:cs="Times New Roman" w:hint="default"/>
      </w:rPr>
      <w:tblPr/>
      <w:tcPr>
        <w:tcBorders>
          <w:tl2br w:val="single" w:sz="6" w:space="0" w:color="000000"/>
          <w:tr2bl w:val="none" w:sz="0" w:space="0" w:color="auto"/>
        </w:tcBorders>
      </w:tcPr>
    </w:tblStylePr>
  </w:style>
  <w:style w:type="table" w:customStyle="1" w:styleId="213">
    <w:name w:val="표 눈금형 21"/>
    <w:basedOn w:val="a3"/>
    <w:rsid w:val="00DA2417"/>
    <w:pPr>
      <w:spacing w:after="0" w:line="240" w:lineRule="auto"/>
      <w:jc w:val="left"/>
    </w:pPr>
    <w:rPr>
      <w:rFonts w:ascii="Times New Roman" w:eastAsia="바탕" w:hAnsi="Times New Roman" w:cs="Times New Roman"/>
      <w:kern w:val="0"/>
      <w:szCs w:val="20"/>
    </w:rPr>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41">
    <w:name w:val="옅은 음영 - 강조색 41"/>
    <w:basedOn w:val="a3"/>
    <w:uiPriority w:val="60"/>
    <w:rsid w:val="00DA2417"/>
    <w:pPr>
      <w:spacing w:after="0" w:line="240" w:lineRule="auto"/>
      <w:jc w:val="left"/>
    </w:pPr>
    <w:rPr>
      <w:rFonts w:ascii="맑은 고딕" w:eastAsia="맑은 고딕" w:hAnsi="맑은 고딕" w:cs="Times New Roman"/>
      <w:color w:val="5F497A" w:themeColor="accent4" w:themeShade="BF"/>
      <w:kern w:val="0"/>
      <w:szCs w:val="20"/>
    </w:rPr>
    <w:tblPr>
      <w:tblStyleRowBandSize w:val="1"/>
      <w:tblStyleColBandSize w:val="1"/>
      <w:tblBorders>
        <w:top w:val="single" w:sz="8" w:space="0" w:color="8064A2" w:themeColor="accent4"/>
        <w:bottom w:val="single" w:sz="8" w:space="0" w:color="8064A2" w:themeColor="accent4"/>
      </w:tblBorders>
    </w:tblPr>
    <w:tblStylePr w:type="firstRow">
      <w:pPr>
        <w:spacing w:beforeLines="0" w:before="100" w:beforeAutospacing="1" w:afterLines="0" w:after="100" w:afterAutospacing="1"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1f7">
    <w:name w:val="기본표 스타일1"/>
    <w:basedOn w:val="15"/>
    <w:rsid w:val="00DA2417"/>
    <w:pPr>
      <w:autoSpaceDE w:val="0"/>
      <w:autoSpaceDN w:val="0"/>
      <w:jc w:val="center"/>
    </w:pPr>
    <w:rPr>
      <w:rFonts w:ascii="굴림" w:eastAsia="굴림" w:hAnsi="굴림" w:cs="굴림"/>
      <w:sz w:val="18"/>
      <w:szCs w:val="18"/>
    </w:rPr>
    <w:tblPr>
      <w:tblBorders>
        <w:top w:val="none" w:sz="0" w:space="0" w:color="auto"/>
        <w:bottom w:val="none" w:sz="0" w:space="0" w:color="auto"/>
        <w:insideH w:val="single" w:sz="2" w:space="0" w:color="000000"/>
        <w:insideV w:val="single" w:sz="2" w:space="0" w:color="000000"/>
      </w:tblBorders>
    </w:tblPr>
    <w:tblStylePr w:type="firstRow">
      <w:rPr>
        <w:rFonts w:ascii="굴림" w:eastAsia="굴림" w:hAnsi="굴림" w:hint="eastAsia"/>
        <w:b/>
        <w:i/>
        <w:iCs/>
        <w:sz w:val="18"/>
        <w:szCs w:val="18"/>
      </w:rPr>
      <w:tblPr/>
      <w:tcPr>
        <w:tcBorders>
          <w:top w:val="single" w:sz="12" w:space="0" w:color="000000"/>
          <w:left w:val="nil"/>
          <w:bottom w:val="double" w:sz="4" w:space="0" w:color="auto"/>
          <w:right w:val="nil"/>
          <w:insideH w:val="single" w:sz="2" w:space="0" w:color="000000"/>
          <w:insideV w:val="single" w:sz="2" w:space="0" w:color="000000"/>
          <w:tl2br w:val="nil"/>
          <w:tr2bl w:val="nil"/>
        </w:tcBorders>
        <w:shd w:val="clear" w:color="auto" w:fill="B3B3B3"/>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rFonts w:ascii="굴림" w:eastAsia="굴림" w:hAnsi="굴림" w:hint="eastAsia"/>
        <w:b w:val="0"/>
        <w:bCs/>
        <w:sz w:val="18"/>
        <w:szCs w:val="18"/>
      </w:rPr>
      <w:tblPr/>
      <w:tcPr>
        <w:tcBorders>
          <w:tl2br w:val="none" w:sz="0" w:space="0" w:color="auto"/>
          <w:tr2bl w:val="none" w:sz="0" w:space="0" w:color="auto"/>
        </w:tcBorders>
      </w:tcPr>
    </w:tblStylePr>
  </w:style>
  <w:style w:type="table" w:customStyle="1" w:styleId="1f8">
    <w:name w:val="신청서양식1"/>
    <w:basedOn w:val="a3"/>
    <w:rsid w:val="00DA2417"/>
    <w:pPr>
      <w:spacing w:after="0" w:line="240" w:lineRule="auto"/>
      <w:jc w:val="left"/>
    </w:pPr>
    <w:rPr>
      <w:rFonts w:ascii="Times New Roman" w:eastAsia="바탕" w:hAnsi="Times New Roman" w:cs="Times New Roman"/>
      <w:kern w:val="0"/>
      <w:sz w:val="22"/>
      <w:szCs w:val="20"/>
    </w:rPr>
    <w:tblPr>
      <w:tblBorders>
        <w:top w:val="thinThickSmallGap" w:sz="24" w:space="0" w:color="auto"/>
        <w:left w:val="single" w:sz="2" w:space="0" w:color="auto"/>
        <w:bottom w:val="thickThinSmallGap" w:sz="24" w:space="0" w:color="auto"/>
        <w:right w:val="single" w:sz="2" w:space="0" w:color="auto"/>
        <w:insideH w:val="single" w:sz="2" w:space="0" w:color="auto"/>
        <w:insideV w:val="single" w:sz="2" w:space="0" w:color="auto"/>
      </w:tblBorders>
    </w:tblPr>
    <w:tblStylePr w:type="firstRow">
      <w:tblPr/>
      <w:tcPr>
        <w:shd w:val="clear" w:color="auto" w:fill="D9D9D9"/>
      </w:tcPr>
    </w:tblStylePr>
  </w:style>
  <w:style w:type="table" w:customStyle="1" w:styleId="1f9">
    <w:name w:val="프로젝트금융부1"/>
    <w:basedOn w:val="a8"/>
    <w:rsid w:val="00DA2417"/>
    <w:pPr>
      <w:widowControl w:val="0"/>
      <w:wordWrap w:val="0"/>
      <w:autoSpaceDE w:val="0"/>
      <w:autoSpaceDN w:val="0"/>
      <w:jc w:val="center"/>
    </w:pPr>
    <w:rPr>
      <w:rFonts w:ascii="Times New Roman" w:eastAsia="가는각진제목체" w:hAnsi="Times New Roman" w:cs="Times New Roman"/>
      <w:kern w:val="0"/>
      <w:sz w:val="22"/>
      <w:szCs w:val="20"/>
    </w:rPr>
    <w:tblPr>
      <w:tblBorders>
        <w:top w:val="thinThickSmallGap" w:sz="12" w:space="0" w:color="auto"/>
        <w:left w:val="none" w:sz="0" w:space="0" w:color="auto"/>
        <w:bottom w:val="thickThinSmallGap" w:sz="12" w:space="0" w:color="auto"/>
        <w:right w:val="none" w:sz="0" w:space="0" w:color="auto"/>
        <w:insideH w:val="none" w:sz="0" w:space="0" w:color="auto"/>
        <w:insideV w:val="none" w:sz="0" w:space="0" w:color="auto"/>
      </w:tblBorders>
    </w:tblPr>
    <w:tblStylePr w:type="firstRow">
      <w:pPr>
        <w:jc w:val="center"/>
      </w:pPr>
      <w:rPr>
        <w:b/>
      </w:rPr>
      <w:tblPr/>
      <w:tcPr>
        <w:shd w:val="clear" w:color="auto" w:fill="D9D9D9"/>
        <w:vAlign w:val="center"/>
      </w:tcPr>
    </w:tblStylePr>
  </w:style>
  <w:style w:type="character" w:customStyle="1" w:styleId="Chare">
    <w:name w:val="캡션 Char"/>
    <w:basedOn w:val="a2"/>
    <w:link w:val="afd"/>
    <w:rsid w:val="00DA2417"/>
    <w:rPr>
      <w:rFonts w:ascii="Times New Roman" w:eastAsia="바탕체" w:hAnsi="Times New Roman" w:cs="Times New Roman"/>
      <w:b/>
      <w:bCs/>
      <w:szCs w:val="20"/>
    </w:rPr>
  </w:style>
  <w:style w:type="table" w:customStyle="1" w:styleId="3a">
    <w:name w:val="표 구분선3"/>
    <w:basedOn w:val="a3"/>
    <w:next w:val="a8"/>
    <w:uiPriority w:val="59"/>
    <w:rsid w:val="00DA2417"/>
    <w:pPr>
      <w:spacing w:after="0" w:line="240" w:lineRule="auto"/>
    </w:pPr>
    <w:rPr>
      <w:rFonts w:ascii="맑은 고딕" w:eastAsia="맑은 고딕" w:hAnsi="맑은 고딕"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t8Char">
    <w:name w:val="주석입력 alt+8 Char"/>
    <w:link w:val="alt8"/>
    <w:rsid w:val="00DA2417"/>
    <w:rPr>
      <w:rFonts w:ascii="맑은 고딕" w:eastAsia="맑은 고딕" w:hAnsi="맑은 고딕" w:cs="Times New Roman"/>
      <w:sz w:val="16"/>
      <w:szCs w:val="18"/>
    </w:rPr>
  </w:style>
  <w:style w:type="paragraph" w:customStyle="1" w:styleId="bkl21text0">
    <w:name w:val="bkl21text"/>
    <w:basedOn w:val="a0"/>
    <w:rsid w:val="00DA241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default0">
    <w:name w:val="default"/>
    <w:basedOn w:val="a0"/>
    <w:rsid w:val="00DA241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Sales-1">
    <w:name w:val="Sales-1"/>
    <w:basedOn w:val="2"/>
    <w:autoRedefine/>
    <w:rsid w:val="00DA2417"/>
    <w:pPr>
      <w:keepNext w:val="0"/>
      <w:spacing w:after="0" w:line="240" w:lineRule="auto"/>
      <w:ind w:rightChars="99" w:right="218"/>
      <w:jc w:val="left"/>
      <w:outlineLvl w:val="9"/>
    </w:pPr>
    <w:rPr>
      <w:rFonts w:asciiTheme="minorHAnsi" w:eastAsiaTheme="minorHAnsi" w:hAnsiTheme="minorHAnsi" w:cs="MS Mincho"/>
      <w:b/>
      <w:kern w:val="0"/>
      <w:szCs w:val="20"/>
    </w:rPr>
  </w:style>
  <w:style w:type="character" w:customStyle="1" w:styleId="SectionHeadingCharChar">
    <w:name w:val="Section Heading Char Char"/>
    <w:rsid w:val="00DA2417"/>
    <w:rPr>
      <w:rFonts w:eastAsia="굴림체"/>
      <w:b/>
      <w:bCs/>
      <w:kern w:val="2"/>
      <w:sz w:val="22"/>
      <w:szCs w:val="22"/>
      <w:lang w:val="en-US" w:eastAsia="ko-KR" w:bidi="ar-SA"/>
    </w:rPr>
  </w:style>
  <w:style w:type="character" w:customStyle="1" w:styleId="CharChar9">
    <w:name w:val="Char Char9"/>
    <w:semiHidden/>
    <w:rsid w:val="00DA2417"/>
    <w:rPr>
      <w:rFonts w:ascii="굴림체" w:eastAsia="굴림체" w:cs="굴림체"/>
      <w:b/>
      <w:bCs/>
      <w:color w:val="000000"/>
      <w:kern w:val="2"/>
      <w:lang w:val="en-US" w:eastAsia="ko-KR" w:bidi="ar-SA"/>
    </w:rPr>
  </w:style>
  <w:style w:type="character" w:customStyle="1" w:styleId="CharChar8">
    <w:name w:val="Char Char8"/>
    <w:semiHidden/>
    <w:rsid w:val="00DA2417"/>
    <w:rPr>
      <w:rFonts w:ascii="굴림체" w:eastAsia="굴림체" w:hAnsi="굴림체" w:cs="굴림체"/>
      <w:color w:val="000000"/>
      <w:kern w:val="2"/>
      <w:sz w:val="24"/>
      <w:szCs w:val="24"/>
      <w:lang w:val="en-US" w:eastAsia="ko-KR" w:bidi="ar-SA"/>
    </w:rPr>
  </w:style>
  <w:style w:type="character" w:customStyle="1" w:styleId="CharChar7">
    <w:name w:val="Char Char7"/>
    <w:semiHidden/>
    <w:rsid w:val="00DA2417"/>
    <w:rPr>
      <w:rFonts w:eastAsia="굴림체"/>
      <w:b/>
      <w:bCs/>
      <w:kern w:val="2"/>
      <w:lang w:val="en-US" w:eastAsia="ko-KR" w:bidi="ar-SA"/>
    </w:rPr>
  </w:style>
  <w:style w:type="character" w:customStyle="1" w:styleId="CharChar6">
    <w:name w:val="Char Char6"/>
    <w:semiHidden/>
    <w:rsid w:val="00DA2417"/>
    <w:rPr>
      <w:rFonts w:ascii="바탕" w:eastAsia="바탕"/>
      <w:kern w:val="2"/>
      <w:szCs w:val="24"/>
      <w:lang w:val="en-US" w:eastAsia="ko-KR" w:bidi="ar-SA"/>
    </w:rPr>
  </w:style>
  <w:style w:type="character" w:customStyle="1" w:styleId="CharChar5">
    <w:name w:val="Char Char5"/>
    <w:semiHidden/>
    <w:rsid w:val="00DA2417"/>
    <w:rPr>
      <w:rFonts w:ascii="바탕" w:eastAsia="바탕"/>
      <w:kern w:val="2"/>
      <w:szCs w:val="24"/>
      <w:lang w:val="en-US" w:eastAsia="ko-KR" w:bidi="ar-SA"/>
    </w:rPr>
  </w:style>
  <w:style w:type="character" w:customStyle="1" w:styleId="CharChar4">
    <w:name w:val="Char Char4"/>
    <w:semiHidden/>
    <w:rsid w:val="00DA2417"/>
    <w:rPr>
      <w:rFonts w:ascii="돋움" w:eastAsia="돋움" w:hAnsi="돋움" w:cs="돋움"/>
      <w:color w:val="333333"/>
      <w:sz w:val="18"/>
      <w:szCs w:val="18"/>
      <w:lang w:val="en-US" w:eastAsia="ko-KR" w:bidi="ar-SA"/>
    </w:rPr>
  </w:style>
  <w:style w:type="character" w:customStyle="1" w:styleId="CharChar3">
    <w:name w:val="Char Char3"/>
    <w:semiHidden/>
    <w:rsid w:val="00DA2417"/>
    <w:rPr>
      <w:rFonts w:ascii="바탕체" w:eastAsia="굴림체" w:cs="바탕체"/>
      <w:kern w:val="2"/>
      <w:lang w:val="en-US" w:eastAsia="ko-KR" w:bidi="ar-SA"/>
    </w:rPr>
  </w:style>
  <w:style w:type="character" w:customStyle="1" w:styleId="CharChar2">
    <w:name w:val="Char Char2"/>
    <w:semiHidden/>
    <w:rsid w:val="00DA2417"/>
    <w:rPr>
      <w:rFonts w:ascii="바탕" w:eastAsia="바탕"/>
      <w:kern w:val="2"/>
      <w:szCs w:val="24"/>
      <w:lang w:val="en-US" w:eastAsia="ko-KR" w:bidi="ar-SA"/>
    </w:rPr>
  </w:style>
  <w:style w:type="paragraph" w:customStyle="1" w:styleId="-5">
    <w:name w:val=":-("/>
    <w:rsid w:val="00DA2417"/>
    <w:pPr>
      <w:overflowPunct w:val="0"/>
      <w:autoSpaceDE w:val="0"/>
      <w:autoSpaceDN w:val="0"/>
      <w:adjustRightInd w:val="0"/>
      <w:spacing w:after="0" w:line="240" w:lineRule="auto"/>
      <w:jc w:val="left"/>
      <w:textAlignment w:val="baseline"/>
    </w:pPr>
    <w:rPr>
      <w:rFonts w:ascii="Times New Roman" w:eastAsia="바탕체" w:hAnsi="Times New Roman" w:cs="Times New Roman"/>
      <w:kern w:val="0"/>
      <w:szCs w:val="20"/>
    </w:rPr>
  </w:style>
  <w:style w:type="paragraph" w:customStyle="1" w:styleId="11pt0">
    <w:name w:val="바탕글(11pt)"/>
    <w:rsid w:val="00DA2417"/>
    <w:pPr>
      <w:widowControl w:val="0"/>
      <w:wordWrap w:val="0"/>
      <w:autoSpaceDE w:val="0"/>
      <w:autoSpaceDN w:val="0"/>
      <w:adjustRightInd w:val="0"/>
      <w:snapToGrid w:val="0"/>
      <w:spacing w:after="0" w:line="240" w:lineRule="auto"/>
    </w:pPr>
    <w:rPr>
      <w:rFonts w:ascii="Times New Roman" w:eastAsia="바탕체" w:hAnsi="Times New Roman" w:cs="Times New Roman"/>
      <w:snapToGrid w:val="0"/>
      <w:kern w:val="0"/>
      <w:sz w:val="22"/>
      <w:szCs w:val="20"/>
    </w:rPr>
  </w:style>
  <w:style w:type="paragraph" w:customStyle="1" w:styleId="01SYP">
    <w:name w:val="01. SYP"/>
    <w:basedOn w:val="ad"/>
    <w:rsid w:val="00DA2417"/>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customStyle="1" w:styleId="MACBodytext">
    <w:name w:val="MAC Body text"/>
    <w:basedOn w:val="a0"/>
    <w:link w:val="MACBodytextCharChar"/>
    <w:rsid w:val="00DA2417"/>
    <w:pPr>
      <w:widowControl/>
      <w:wordWrap/>
      <w:autoSpaceDE/>
      <w:autoSpaceDN/>
      <w:spacing w:before="60" w:after="100" w:line="250" w:lineRule="atLeast"/>
      <w:jc w:val="left"/>
    </w:pPr>
    <w:rPr>
      <w:rFonts w:ascii="HelveticaNeue LT 45 Lt" w:eastAsia="바탕" w:hAnsi="HelveticaNeue LT 45 Lt" w:cs="Times New Roman"/>
      <w:kern w:val="0"/>
      <w:sz w:val="19"/>
      <w:szCs w:val="24"/>
      <w:lang w:val="en-AU" w:eastAsia="en-US"/>
    </w:rPr>
  </w:style>
  <w:style w:type="character" w:customStyle="1" w:styleId="MACBodytextCharChar">
    <w:name w:val="MAC Body text Char Char"/>
    <w:link w:val="MACBodytext"/>
    <w:rsid w:val="00DA2417"/>
    <w:rPr>
      <w:rFonts w:ascii="HelveticaNeue LT 45 Lt" w:eastAsia="바탕" w:hAnsi="HelveticaNeue LT 45 Lt" w:cs="Times New Roman"/>
      <w:kern w:val="0"/>
      <w:sz w:val="19"/>
      <w:szCs w:val="24"/>
      <w:lang w:val="en-AU" w:eastAsia="en-US"/>
    </w:rPr>
  </w:style>
  <w:style w:type="paragraph" w:customStyle="1" w:styleId="CharChara">
    <w:name w:val="표주석 Char Char"/>
    <w:basedOn w:val="a0"/>
    <w:link w:val="CharCharChar2"/>
    <w:autoRedefine/>
    <w:rsid w:val="00DA2417"/>
    <w:pPr>
      <w:autoSpaceDE/>
      <w:autoSpaceDN/>
      <w:snapToGrid w:val="0"/>
      <w:spacing w:after="0" w:line="240" w:lineRule="exact"/>
      <w:ind w:leftChars="50" w:left="100"/>
    </w:pPr>
    <w:rPr>
      <w:rFonts w:ascii="바탕" w:eastAsia="바탕" w:hAnsi="바탕" w:cs="Times New Roman"/>
      <w:color w:val="000000"/>
      <w:szCs w:val="20"/>
      <w:lang w:val="x-none" w:eastAsia="x-none"/>
    </w:rPr>
  </w:style>
  <w:style w:type="character" w:customStyle="1" w:styleId="CharCharChar2">
    <w:name w:val="표주석 Char Char Char"/>
    <w:link w:val="CharChara"/>
    <w:rsid w:val="00DA2417"/>
    <w:rPr>
      <w:rFonts w:ascii="바탕" w:eastAsia="바탕" w:hAnsi="바탕" w:cs="Times New Roman"/>
      <w:color w:val="000000"/>
      <w:szCs w:val="20"/>
      <w:lang w:val="x-none" w:eastAsia="x-none"/>
    </w:rPr>
  </w:style>
  <w:style w:type="paragraph" w:customStyle="1" w:styleId="CharCharChar10">
    <w:name w:val="본문 일반 Char Char Char1"/>
    <w:basedOn w:val="a0"/>
    <w:link w:val="CharCharChar1Char"/>
    <w:autoRedefine/>
    <w:rsid w:val="00DA2417"/>
    <w:pPr>
      <w:autoSpaceDE/>
      <w:autoSpaceDN/>
      <w:snapToGrid w:val="0"/>
      <w:spacing w:after="0" w:line="360" w:lineRule="auto"/>
    </w:pPr>
    <w:rPr>
      <w:rFonts w:ascii="Century Gothic" w:eastAsia="HY중고딕" w:hAnsi="Century Gothic" w:cs="Times New Roman"/>
      <w:color w:val="000000"/>
      <w:szCs w:val="20"/>
      <w:lang w:val="x-none" w:eastAsia="x-none"/>
    </w:rPr>
  </w:style>
  <w:style w:type="character" w:customStyle="1" w:styleId="CharCharChar1Char">
    <w:name w:val="본문 일반 Char Char Char1 Char"/>
    <w:link w:val="CharCharChar10"/>
    <w:rsid w:val="00DA2417"/>
    <w:rPr>
      <w:rFonts w:ascii="Century Gothic" w:eastAsia="HY중고딕" w:hAnsi="Century Gothic" w:cs="Times New Roman"/>
      <w:color w:val="000000"/>
      <w:szCs w:val="20"/>
      <w:lang w:val="x-none" w:eastAsia="x-none"/>
    </w:rPr>
  </w:style>
  <w:style w:type="paragraph" w:customStyle="1" w:styleId="CharCharb">
    <w:name w:val="표머리말 Char Char"/>
    <w:basedOn w:val="a0"/>
    <w:link w:val="CharCharChar3"/>
    <w:autoRedefine/>
    <w:rsid w:val="00DA2417"/>
    <w:pPr>
      <w:autoSpaceDE/>
      <w:autoSpaceDN/>
      <w:snapToGrid w:val="0"/>
      <w:spacing w:after="0" w:line="360" w:lineRule="atLeast"/>
      <w:jc w:val="center"/>
    </w:pPr>
    <w:rPr>
      <w:rFonts w:ascii="Century Gothic" w:eastAsia="HY중고딕" w:hAnsi="Century Gothic" w:cs="Times New Roman"/>
      <w:b/>
      <w:color w:val="000000"/>
      <w:szCs w:val="20"/>
      <w:lang w:val="x-none" w:eastAsia="x-none"/>
    </w:rPr>
  </w:style>
  <w:style w:type="character" w:customStyle="1" w:styleId="CharCharChar3">
    <w:name w:val="표머리말 Char Char Char"/>
    <w:link w:val="CharCharb"/>
    <w:rsid w:val="00DA2417"/>
    <w:rPr>
      <w:rFonts w:ascii="Century Gothic" w:eastAsia="HY중고딕" w:hAnsi="Century Gothic" w:cs="Times New Roman"/>
      <w:b/>
      <w:color w:val="000000"/>
      <w:szCs w:val="20"/>
      <w:lang w:val="x-none" w:eastAsia="x-none"/>
    </w:rPr>
  </w:style>
  <w:style w:type="paragraph" w:customStyle="1" w:styleId="CharCharCharCharCharChar1CharCharCharCharCharCharCharCharCharChar">
    <w:name w:val="Char Char Char Char Char Char1 Char Char Char Char Char Char Char Char Char Char"/>
    <w:basedOn w:val="a0"/>
    <w:autoRedefine/>
    <w:rsid w:val="00DA2417"/>
    <w:pPr>
      <w:widowControl/>
      <w:wordWrap/>
      <w:autoSpaceDE/>
      <w:autoSpaceDN/>
      <w:spacing w:after="0" w:line="360" w:lineRule="auto"/>
    </w:pPr>
    <w:rPr>
      <w:rFonts w:ascii="Arial" w:eastAsia="HY중고딕" w:hAnsi="Arial" w:cs="Times New Roman"/>
      <w:kern w:val="0"/>
      <w:sz w:val="18"/>
      <w:szCs w:val="18"/>
      <w:lang w:eastAsia="en-US"/>
    </w:rPr>
  </w:style>
  <w:style w:type="paragraph" w:customStyle="1" w:styleId="affffff1">
    <w:name w:val="표단위표시"/>
    <w:basedOn w:val="a0"/>
    <w:autoRedefine/>
    <w:rsid w:val="00DA2417"/>
    <w:pPr>
      <w:tabs>
        <w:tab w:val="left" w:pos="9638"/>
      </w:tabs>
      <w:autoSpaceDE/>
      <w:autoSpaceDN/>
      <w:snapToGrid w:val="0"/>
      <w:spacing w:after="0" w:line="240" w:lineRule="auto"/>
      <w:ind w:right="-10"/>
    </w:pPr>
    <w:rPr>
      <w:rFonts w:ascii="바탕" w:eastAsia="바탕" w:hAnsi="바탕" w:cs="Times New Roman"/>
      <w:color w:val="000000"/>
      <w:szCs w:val="20"/>
    </w:rPr>
  </w:style>
  <w:style w:type="paragraph" w:customStyle="1" w:styleId="KIS2">
    <w:name w:val="KIS 수준2"/>
    <w:link w:val="KIS2Char"/>
    <w:qFormat/>
    <w:rsid w:val="00DA2417"/>
    <w:pPr>
      <w:spacing w:after="0" w:line="360" w:lineRule="exact"/>
      <w:ind w:left="518" w:hanging="480"/>
      <w:jc w:val="left"/>
      <w:outlineLvl w:val="1"/>
    </w:pPr>
    <w:rPr>
      <w:rFonts w:ascii="Times New Roman" w:eastAsia="맑은 고딕" w:hAnsi="맑은 고딕" w:cs="Times New Roman"/>
      <w:b/>
      <w:bCs/>
      <w:sz w:val="28"/>
      <w:szCs w:val="40"/>
    </w:rPr>
  </w:style>
  <w:style w:type="character" w:customStyle="1" w:styleId="KIS2Char">
    <w:name w:val="KIS 수준2 Char"/>
    <w:link w:val="KIS2"/>
    <w:rsid w:val="00DA2417"/>
    <w:rPr>
      <w:rFonts w:ascii="Times New Roman" w:eastAsia="맑은 고딕" w:hAnsi="맑은 고딕" w:cs="Times New Roman"/>
      <w:b/>
      <w:bCs/>
      <w:sz w:val="28"/>
      <w:szCs w:val="40"/>
    </w:rPr>
  </w:style>
  <w:style w:type="paragraph" w:customStyle="1" w:styleId="130">
    <w:name w:val="스타일13"/>
    <w:basedOn w:val="KIS2"/>
    <w:link w:val="13Char"/>
    <w:qFormat/>
    <w:rsid w:val="00DA2417"/>
    <w:rPr>
      <w:b w:val="0"/>
      <w:bCs w:val="0"/>
    </w:rPr>
  </w:style>
  <w:style w:type="character" w:customStyle="1" w:styleId="13Char">
    <w:name w:val="스타일13 Char"/>
    <w:link w:val="130"/>
    <w:rsid w:val="00DA2417"/>
    <w:rPr>
      <w:rFonts w:ascii="Times New Roman" w:eastAsia="맑은 고딕" w:hAnsi="맑은 고딕" w:cs="Times New Roman"/>
      <w:sz w:val="28"/>
      <w:szCs w:val="40"/>
    </w:rPr>
  </w:style>
  <w:style w:type="paragraph" w:customStyle="1" w:styleId="affffff2">
    <w:name w:val="맑은간격본문"/>
    <w:basedOn w:val="a0"/>
    <w:link w:val="Charff7"/>
    <w:qFormat/>
    <w:rsid w:val="00DA2417"/>
    <w:pPr>
      <w:autoSpaceDE/>
      <w:autoSpaceDN/>
      <w:spacing w:after="0" w:line="360" w:lineRule="exact"/>
      <w:ind w:left="100"/>
    </w:pPr>
    <w:rPr>
      <w:rFonts w:ascii="맑은 고딕" w:eastAsia="맑은 고딕" w:hAnsi="맑은 고딕" w:cs="Times New Roman"/>
      <w:szCs w:val="20"/>
      <w:lang w:val="x-none" w:eastAsia="x-none"/>
    </w:rPr>
  </w:style>
  <w:style w:type="character" w:customStyle="1" w:styleId="Charff7">
    <w:name w:val="맑은간격본문 Char"/>
    <w:link w:val="affffff2"/>
    <w:rsid w:val="00DA2417"/>
    <w:rPr>
      <w:rFonts w:ascii="맑은 고딕" w:eastAsia="맑은 고딕" w:hAnsi="맑은 고딕" w:cs="Times New Roman"/>
      <w:szCs w:val="20"/>
      <w:lang w:val="x-none" w:eastAsia="x-none"/>
    </w:rPr>
  </w:style>
  <w:style w:type="paragraph" w:customStyle="1" w:styleId="affffff3">
    <w:name w:val="표글"/>
    <w:basedOn w:val="a0"/>
    <w:link w:val="Charff8"/>
    <w:qFormat/>
    <w:rsid w:val="00DA2417"/>
    <w:pPr>
      <w:autoSpaceDE/>
      <w:autoSpaceDN/>
      <w:spacing w:after="0" w:line="240" w:lineRule="auto"/>
    </w:pPr>
    <w:rPr>
      <w:rFonts w:ascii="맑은 고딕" w:eastAsia="맑은 고딕" w:hAnsi="맑은 고딕" w:cs="Times New Roman"/>
      <w:sz w:val="18"/>
      <w:szCs w:val="18"/>
      <w:lang w:val="x-none" w:eastAsia="x-none"/>
    </w:rPr>
  </w:style>
  <w:style w:type="character" w:customStyle="1" w:styleId="Charff8">
    <w:name w:val="표글 Char"/>
    <w:link w:val="affffff3"/>
    <w:rsid w:val="00DA2417"/>
    <w:rPr>
      <w:rFonts w:ascii="맑은 고딕" w:eastAsia="맑은 고딕" w:hAnsi="맑은 고딕" w:cs="Times New Roman"/>
      <w:sz w:val="18"/>
      <w:szCs w:val="18"/>
      <w:lang w:val="x-none" w:eastAsia="x-none"/>
    </w:rPr>
  </w:style>
  <w:style w:type="paragraph" w:customStyle="1" w:styleId="affffff4">
    <w:name w:val="글바탕"/>
    <w:basedOn w:val="a0"/>
    <w:link w:val="Charff9"/>
    <w:qFormat/>
    <w:rsid w:val="00DA2417"/>
    <w:pPr>
      <w:autoSpaceDE/>
      <w:autoSpaceDN/>
      <w:spacing w:after="0" w:line="360" w:lineRule="exact"/>
      <w:ind w:leftChars="50" w:left="100"/>
    </w:pPr>
    <w:rPr>
      <w:rFonts w:ascii="맑은 고딕" w:eastAsia="맑은 고딕" w:hAnsi="맑은 고딕" w:cs="Times New Roman"/>
      <w:szCs w:val="20"/>
      <w:lang w:val="x-none" w:eastAsia="x-none"/>
    </w:rPr>
  </w:style>
  <w:style w:type="character" w:customStyle="1" w:styleId="Charff9">
    <w:name w:val="글바탕 Char"/>
    <w:link w:val="affffff4"/>
    <w:rsid w:val="00DA2417"/>
    <w:rPr>
      <w:rFonts w:ascii="맑은 고딕" w:eastAsia="맑은 고딕" w:hAnsi="맑은 고딕" w:cs="Times New Roman"/>
      <w:szCs w:val="20"/>
      <w:lang w:val="x-none" w:eastAsia="x-none"/>
    </w:rPr>
  </w:style>
  <w:style w:type="paragraph" w:customStyle="1" w:styleId="160">
    <w:name w:val="스타일16"/>
    <w:basedOn w:val="affffff2"/>
    <w:link w:val="16Char"/>
    <w:qFormat/>
    <w:rsid w:val="00DA2417"/>
    <w:rPr>
      <w:color w:val="000000"/>
    </w:rPr>
  </w:style>
  <w:style w:type="character" w:customStyle="1" w:styleId="16Char">
    <w:name w:val="스타일16 Char"/>
    <w:link w:val="160"/>
    <w:rsid w:val="00DA2417"/>
    <w:rPr>
      <w:rFonts w:ascii="맑은 고딕" w:eastAsia="맑은 고딕" w:hAnsi="맑은 고딕" w:cs="Times New Roman"/>
      <w:color w:val="000000"/>
      <w:szCs w:val="20"/>
      <w:lang w:val="x-none" w:eastAsia="x-none"/>
    </w:rPr>
  </w:style>
  <w:style w:type="character" w:customStyle="1" w:styleId="1Char0">
    <w:name w:val="스타일1 Char"/>
    <w:link w:val="18"/>
    <w:rsid w:val="00DA2417"/>
    <w:rPr>
      <w:rFonts w:ascii="Arial" w:eastAsia="가는각진제목체" w:hAnsi="Arial" w:cs="Times New Roman"/>
      <w:color w:val="FFFFFF"/>
      <w:kern w:val="0"/>
      <w:szCs w:val="20"/>
    </w:rPr>
  </w:style>
  <w:style w:type="paragraph" w:customStyle="1" w:styleId="2KIS">
    <w:name w:val="2) 표제목 (KIS)"/>
    <w:basedOn w:val="a0"/>
    <w:link w:val="2KISChar"/>
    <w:qFormat/>
    <w:rsid w:val="00DA2417"/>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0" w:line="360" w:lineRule="exact"/>
      <w:jc w:val="center"/>
    </w:pPr>
    <w:rPr>
      <w:rFonts w:ascii="맑은 고딕" w:eastAsia="맑은 고딕" w:hAnsi="맑은 고딕" w:cs="Times New Roman"/>
      <w:kern w:val="0"/>
      <w:szCs w:val="20"/>
      <w:lang w:val="x-none" w:eastAsia="x-none"/>
    </w:rPr>
  </w:style>
  <w:style w:type="character" w:customStyle="1" w:styleId="2KISChar">
    <w:name w:val="2) 표제목 (KIS) Char"/>
    <w:link w:val="2KIS"/>
    <w:rsid w:val="00DA2417"/>
    <w:rPr>
      <w:rFonts w:ascii="맑은 고딕" w:eastAsia="맑은 고딕" w:hAnsi="맑은 고딕" w:cs="Times New Roman"/>
      <w:kern w:val="0"/>
      <w:szCs w:val="20"/>
      <w:lang w:val="x-none" w:eastAsia="x-none"/>
    </w:rPr>
  </w:style>
  <w:style w:type="paragraph" w:customStyle="1" w:styleId="KIS">
    <w:name w:val="KIS주제어"/>
    <w:basedOn w:val="a0"/>
    <w:link w:val="KISChar"/>
    <w:rsid w:val="00DA2417"/>
    <w:pPr>
      <w:spacing w:after="0" w:line="320" w:lineRule="exact"/>
      <w:ind w:firstLineChars="100" w:firstLine="200"/>
    </w:pPr>
    <w:rPr>
      <w:rFonts w:ascii="맑은 고딕" w:eastAsia="맑은 고딕" w:hAnsi="맑은 고딕" w:cs="Times New Roman"/>
      <w:b/>
      <w:kern w:val="0"/>
      <w:szCs w:val="20"/>
      <w:u w:val="single"/>
      <w:lang w:val="x-none" w:eastAsia="x-none"/>
    </w:rPr>
  </w:style>
  <w:style w:type="character" w:customStyle="1" w:styleId="KISChar">
    <w:name w:val="KIS주제어 Char"/>
    <w:link w:val="KIS"/>
    <w:rsid w:val="00DA2417"/>
    <w:rPr>
      <w:rFonts w:ascii="맑은 고딕" w:eastAsia="맑은 고딕" w:hAnsi="맑은 고딕" w:cs="Times New Roman"/>
      <w:b/>
      <w:kern w:val="0"/>
      <w:szCs w:val="20"/>
      <w:u w:val="single"/>
      <w:lang w:val="x-none" w:eastAsia="x-none"/>
    </w:rPr>
  </w:style>
  <w:style w:type="paragraph" w:customStyle="1" w:styleId="xl129">
    <w:name w:val="xl129"/>
    <w:basedOn w:val="a0"/>
    <w:rsid w:val="00DA2417"/>
    <w:pPr>
      <w:widowControl/>
      <w:shd w:val="clear" w:color="000000" w:fill="FFFF00"/>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31">
    <w:name w:val="xl131"/>
    <w:basedOn w:val="a0"/>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b/>
      <w:bCs/>
      <w:kern w:val="0"/>
      <w:sz w:val="18"/>
      <w:szCs w:val="18"/>
    </w:rPr>
  </w:style>
  <w:style w:type="paragraph" w:customStyle="1" w:styleId="xl132">
    <w:name w:val="xl132"/>
    <w:basedOn w:val="a0"/>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33">
    <w:name w:val="xl133"/>
    <w:basedOn w:val="a0"/>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34">
    <w:name w:val="xl134"/>
    <w:basedOn w:val="a0"/>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35">
    <w:name w:val="xl135"/>
    <w:basedOn w:val="a0"/>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36">
    <w:name w:val="xl136"/>
    <w:basedOn w:val="a0"/>
    <w:rsid w:val="00DA2417"/>
    <w:pPr>
      <w:widowControl/>
      <w:pBdr>
        <w:left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37">
    <w:name w:val="xl137"/>
    <w:basedOn w:val="a0"/>
    <w:rsid w:val="00DA2417"/>
    <w:pPr>
      <w:widowControl/>
      <w:pBdr>
        <w:top w:val="single" w:sz="4" w:space="0" w:color="auto"/>
        <w:left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38">
    <w:name w:val="xl138"/>
    <w:basedOn w:val="a0"/>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39">
    <w:name w:val="xl139"/>
    <w:basedOn w:val="a0"/>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40">
    <w:name w:val="xl140"/>
    <w:basedOn w:val="a0"/>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b/>
      <w:bCs/>
      <w:kern w:val="0"/>
      <w:sz w:val="18"/>
      <w:szCs w:val="18"/>
    </w:rPr>
  </w:style>
  <w:style w:type="paragraph" w:customStyle="1" w:styleId="xl141">
    <w:name w:val="xl141"/>
    <w:basedOn w:val="a0"/>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42">
    <w:name w:val="xl142"/>
    <w:basedOn w:val="a0"/>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b/>
      <w:bCs/>
      <w:kern w:val="0"/>
      <w:sz w:val="18"/>
      <w:szCs w:val="18"/>
    </w:rPr>
  </w:style>
  <w:style w:type="paragraph" w:customStyle="1" w:styleId="xl143">
    <w:name w:val="xl143"/>
    <w:basedOn w:val="a0"/>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b/>
      <w:bCs/>
      <w:kern w:val="0"/>
      <w:sz w:val="18"/>
      <w:szCs w:val="18"/>
    </w:rPr>
  </w:style>
  <w:style w:type="paragraph" w:customStyle="1" w:styleId="xl144">
    <w:name w:val="xl144"/>
    <w:basedOn w:val="a0"/>
    <w:rsid w:val="00DA2417"/>
    <w:pPr>
      <w:widowControl/>
      <w:pBdr>
        <w:left w:val="single" w:sz="4" w:space="0" w:color="auto"/>
        <w:bottom w:val="single" w:sz="4" w:space="0" w:color="auto"/>
      </w:pBdr>
      <w:wordWrap/>
      <w:autoSpaceDE/>
      <w:autoSpaceDN/>
      <w:spacing w:before="100" w:beforeAutospacing="1" w:after="100" w:afterAutospacing="1" w:line="240" w:lineRule="auto"/>
      <w:jc w:val="center"/>
      <w:textAlignment w:val="center"/>
    </w:pPr>
    <w:rPr>
      <w:rFonts w:ascii="Arial" w:eastAsia="굴림" w:hAnsi="Arial" w:cs="Arial"/>
      <w:b/>
      <w:bCs/>
      <w:kern w:val="0"/>
      <w:sz w:val="18"/>
      <w:szCs w:val="18"/>
    </w:rPr>
  </w:style>
  <w:style w:type="paragraph" w:customStyle="1" w:styleId="xl145">
    <w:name w:val="xl145"/>
    <w:basedOn w:val="a0"/>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굴림" w:eastAsia="굴림" w:hAnsi="굴림" w:cs="굴림"/>
      <w:kern w:val="0"/>
      <w:sz w:val="18"/>
      <w:szCs w:val="18"/>
    </w:rPr>
  </w:style>
  <w:style w:type="paragraph" w:customStyle="1" w:styleId="xl146">
    <w:name w:val="xl146"/>
    <w:basedOn w:val="a0"/>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굴림" w:eastAsia="굴림" w:hAnsi="굴림" w:cs="굴림"/>
      <w:kern w:val="0"/>
      <w:sz w:val="18"/>
      <w:szCs w:val="18"/>
    </w:rPr>
  </w:style>
  <w:style w:type="paragraph" w:customStyle="1" w:styleId="xl147">
    <w:name w:val="xl147"/>
    <w:basedOn w:val="a0"/>
    <w:rsid w:val="00DA2417"/>
    <w:pPr>
      <w:widowControl/>
      <w:pBdr>
        <w:top w:val="single" w:sz="4" w:space="0" w:color="auto"/>
        <w:left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굴림" w:eastAsia="굴림" w:hAnsi="굴림" w:cs="굴림"/>
      <w:kern w:val="0"/>
      <w:sz w:val="18"/>
      <w:szCs w:val="18"/>
    </w:rPr>
  </w:style>
  <w:style w:type="paragraph" w:customStyle="1" w:styleId="xl148">
    <w:name w:val="xl148"/>
    <w:basedOn w:val="a0"/>
    <w:rsid w:val="00DA2417"/>
    <w:pPr>
      <w:widowControl/>
      <w:pBdr>
        <w:top w:val="single" w:sz="4" w:space="0" w:color="auto"/>
        <w:left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49">
    <w:name w:val="xl149"/>
    <w:basedOn w:val="a0"/>
    <w:rsid w:val="00DA2417"/>
    <w:pPr>
      <w:widowControl/>
      <w:pBdr>
        <w:top w:val="single" w:sz="4" w:space="0" w:color="auto"/>
        <w:left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50">
    <w:name w:val="xl150"/>
    <w:basedOn w:val="a0"/>
    <w:rsid w:val="00DA2417"/>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굴림" w:eastAsia="굴림" w:hAnsi="굴림" w:cs="굴림"/>
      <w:kern w:val="0"/>
      <w:sz w:val="18"/>
      <w:szCs w:val="18"/>
    </w:rPr>
  </w:style>
  <w:style w:type="paragraph" w:customStyle="1" w:styleId="xl151">
    <w:name w:val="xl151"/>
    <w:basedOn w:val="a0"/>
    <w:rsid w:val="00DA2417"/>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52">
    <w:name w:val="xl152"/>
    <w:basedOn w:val="a0"/>
    <w:rsid w:val="00DA2417"/>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53">
    <w:name w:val="xl153"/>
    <w:basedOn w:val="a0"/>
    <w:rsid w:val="00DA2417"/>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54">
    <w:name w:val="xl154"/>
    <w:basedOn w:val="a0"/>
    <w:rsid w:val="00DA2417"/>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55">
    <w:name w:val="xl155"/>
    <w:basedOn w:val="a0"/>
    <w:rsid w:val="00DA2417"/>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굴림" w:eastAsia="굴림" w:hAnsi="굴림" w:cs="굴림"/>
      <w:kern w:val="0"/>
      <w:sz w:val="18"/>
      <w:szCs w:val="18"/>
    </w:rPr>
  </w:style>
  <w:style w:type="paragraph" w:customStyle="1" w:styleId="xl156">
    <w:name w:val="xl156"/>
    <w:basedOn w:val="a0"/>
    <w:rsid w:val="00DA2417"/>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57">
    <w:name w:val="xl157"/>
    <w:basedOn w:val="a0"/>
    <w:rsid w:val="00DA2417"/>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58">
    <w:name w:val="xl158"/>
    <w:basedOn w:val="a0"/>
    <w:rsid w:val="00DA2417"/>
    <w:pPr>
      <w:widowControl/>
      <w:pBdr>
        <w:left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굴림" w:eastAsia="굴림" w:hAnsi="굴림" w:cs="굴림"/>
      <w:kern w:val="0"/>
      <w:sz w:val="18"/>
      <w:szCs w:val="18"/>
    </w:rPr>
  </w:style>
  <w:style w:type="paragraph" w:customStyle="1" w:styleId="xl159">
    <w:name w:val="xl159"/>
    <w:basedOn w:val="a0"/>
    <w:rsid w:val="00DA2417"/>
    <w:pPr>
      <w:widowControl/>
      <w:pBdr>
        <w:left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60">
    <w:name w:val="xl160"/>
    <w:basedOn w:val="a0"/>
    <w:rsid w:val="00DA2417"/>
    <w:pPr>
      <w:widowControl/>
      <w:pBdr>
        <w:left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61">
    <w:name w:val="xl161"/>
    <w:basedOn w:val="a0"/>
    <w:rsid w:val="00DA2417"/>
    <w:pPr>
      <w:widowControl/>
      <w:pBdr>
        <w:left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62">
    <w:name w:val="xl162"/>
    <w:basedOn w:val="a0"/>
    <w:rsid w:val="00DA2417"/>
    <w:pPr>
      <w:widowControl/>
      <w:pBdr>
        <w:left w:val="single" w:sz="4" w:space="0" w:color="auto"/>
        <w:bottom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굴림" w:eastAsia="굴림" w:hAnsi="굴림" w:cs="굴림"/>
      <w:kern w:val="0"/>
      <w:sz w:val="18"/>
      <w:szCs w:val="18"/>
    </w:rPr>
  </w:style>
  <w:style w:type="paragraph" w:customStyle="1" w:styleId="xl163">
    <w:name w:val="xl163"/>
    <w:basedOn w:val="a0"/>
    <w:rsid w:val="00DA2417"/>
    <w:pPr>
      <w:widowControl/>
      <w:pBdr>
        <w:left w:val="single" w:sz="4" w:space="0" w:color="auto"/>
        <w:bottom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64">
    <w:name w:val="xl164"/>
    <w:basedOn w:val="a0"/>
    <w:rsid w:val="00DA2417"/>
    <w:pPr>
      <w:widowControl/>
      <w:pBdr>
        <w:left w:val="single" w:sz="4" w:space="0" w:color="auto"/>
        <w:bottom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65">
    <w:name w:val="xl165"/>
    <w:basedOn w:val="a0"/>
    <w:rsid w:val="00DA2417"/>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66">
    <w:name w:val="xl166"/>
    <w:basedOn w:val="a0"/>
    <w:rsid w:val="00DA2417"/>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67">
    <w:name w:val="xl167"/>
    <w:basedOn w:val="a0"/>
    <w:rsid w:val="00DA2417"/>
    <w:pPr>
      <w:widowControl/>
      <w:pBdr>
        <w:left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68">
    <w:name w:val="xl168"/>
    <w:basedOn w:val="a0"/>
    <w:rsid w:val="00DA2417"/>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굴림" w:eastAsia="굴림" w:hAnsi="굴림" w:cs="굴림"/>
      <w:kern w:val="0"/>
      <w:sz w:val="16"/>
      <w:szCs w:val="16"/>
    </w:rPr>
  </w:style>
  <w:style w:type="paragraph" w:customStyle="1" w:styleId="xl169">
    <w:name w:val="xl169"/>
    <w:basedOn w:val="a0"/>
    <w:rsid w:val="00DA2417"/>
    <w:pPr>
      <w:widowControl/>
      <w:pBdr>
        <w:top w:val="single" w:sz="4" w:space="0" w:color="auto"/>
        <w:left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굴림" w:eastAsia="굴림" w:hAnsi="굴림" w:cs="굴림"/>
      <w:kern w:val="0"/>
      <w:sz w:val="16"/>
      <w:szCs w:val="16"/>
    </w:rPr>
  </w:style>
  <w:style w:type="paragraph" w:customStyle="1" w:styleId="xl170">
    <w:name w:val="xl170"/>
    <w:basedOn w:val="a0"/>
    <w:rsid w:val="00DA2417"/>
    <w:pPr>
      <w:widowControl/>
      <w:pBdr>
        <w:left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굴림" w:eastAsia="굴림" w:hAnsi="굴림" w:cs="굴림"/>
      <w:kern w:val="0"/>
      <w:sz w:val="16"/>
      <w:szCs w:val="16"/>
    </w:rPr>
  </w:style>
  <w:style w:type="paragraph" w:customStyle="1" w:styleId="xl171">
    <w:name w:val="xl171"/>
    <w:basedOn w:val="a0"/>
    <w:rsid w:val="00DA2417"/>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굴림" w:eastAsia="굴림" w:hAnsi="굴림" w:cs="굴림"/>
      <w:kern w:val="0"/>
      <w:sz w:val="16"/>
      <w:szCs w:val="16"/>
    </w:rPr>
  </w:style>
  <w:style w:type="paragraph" w:customStyle="1" w:styleId="xl172">
    <w:name w:val="xl172"/>
    <w:basedOn w:val="a0"/>
    <w:rsid w:val="00DA2417"/>
    <w:pPr>
      <w:widowControl/>
      <w:pBdr>
        <w:top w:val="single" w:sz="4" w:space="0" w:color="auto"/>
        <w:left w:val="single" w:sz="4" w:space="0" w:color="auto"/>
        <w:right w:val="single" w:sz="4" w:space="0" w:color="auto"/>
      </w:pBdr>
      <w:wordWrap/>
      <w:autoSpaceDE/>
      <w:autoSpaceDN/>
      <w:spacing w:before="100" w:beforeAutospacing="1" w:after="100" w:afterAutospacing="1" w:line="240" w:lineRule="auto"/>
      <w:jc w:val="center"/>
      <w:textAlignment w:val="center"/>
    </w:pPr>
    <w:rPr>
      <w:rFonts w:ascii="굴림" w:eastAsia="굴림" w:hAnsi="굴림" w:cs="굴림"/>
      <w:kern w:val="0"/>
      <w:sz w:val="18"/>
      <w:szCs w:val="18"/>
    </w:rPr>
  </w:style>
  <w:style w:type="paragraph" w:customStyle="1" w:styleId="xl173">
    <w:name w:val="xl173"/>
    <w:basedOn w:val="a0"/>
    <w:rsid w:val="00DA2417"/>
    <w:pPr>
      <w:widowControl/>
      <w:pBdr>
        <w:top w:val="single" w:sz="4" w:space="0" w:color="auto"/>
        <w:left w:val="single" w:sz="4" w:space="0" w:color="auto"/>
        <w:right w:val="single" w:sz="4" w:space="0" w:color="auto"/>
      </w:pBdr>
      <w:wordWrap/>
      <w:autoSpaceDE/>
      <w:autoSpaceDN/>
      <w:spacing w:before="100" w:beforeAutospacing="1" w:after="100" w:afterAutospacing="1" w:line="240" w:lineRule="auto"/>
      <w:jc w:val="center"/>
      <w:textAlignment w:val="center"/>
    </w:pPr>
    <w:rPr>
      <w:rFonts w:ascii="굴림" w:eastAsia="굴림" w:hAnsi="굴림" w:cs="굴림"/>
      <w:kern w:val="0"/>
      <w:sz w:val="18"/>
      <w:szCs w:val="18"/>
    </w:rPr>
  </w:style>
  <w:style w:type="paragraph" w:customStyle="1" w:styleId="xl174">
    <w:name w:val="xl174"/>
    <w:basedOn w:val="a0"/>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굴림" w:eastAsia="굴림" w:hAnsi="굴림" w:cs="굴림"/>
      <w:kern w:val="0"/>
      <w:sz w:val="16"/>
      <w:szCs w:val="16"/>
    </w:rPr>
  </w:style>
  <w:style w:type="paragraph" w:customStyle="1" w:styleId="xl175">
    <w:name w:val="xl175"/>
    <w:basedOn w:val="a0"/>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76">
    <w:name w:val="xl176"/>
    <w:basedOn w:val="a0"/>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굴림" w:eastAsia="굴림" w:hAnsi="굴림" w:cs="굴림"/>
      <w:kern w:val="0"/>
      <w:sz w:val="18"/>
      <w:szCs w:val="18"/>
    </w:rPr>
  </w:style>
  <w:style w:type="paragraph" w:customStyle="1" w:styleId="xl177">
    <w:name w:val="xl177"/>
    <w:basedOn w:val="a0"/>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color w:val="000000"/>
      <w:kern w:val="0"/>
      <w:sz w:val="18"/>
      <w:szCs w:val="18"/>
    </w:rPr>
  </w:style>
  <w:style w:type="paragraph" w:customStyle="1" w:styleId="xl178">
    <w:name w:val="xl178"/>
    <w:basedOn w:val="a0"/>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color w:val="000000"/>
      <w:kern w:val="0"/>
      <w:sz w:val="18"/>
      <w:szCs w:val="18"/>
    </w:rPr>
  </w:style>
  <w:style w:type="paragraph" w:customStyle="1" w:styleId="xl179">
    <w:name w:val="xl179"/>
    <w:basedOn w:val="a0"/>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color w:val="000000"/>
      <w:kern w:val="0"/>
      <w:sz w:val="18"/>
      <w:szCs w:val="18"/>
    </w:rPr>
  </w:style>
  <w:style w:type="paragraph" w:customStyle="1" w:styleId="xl180">
    <w:name w:val="xl180"/>
    <w:basedOn w:val="a0"/>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color w:val="000000"/>
      <w:kern w:val="0"/>
      <w:sz w:val="18"/>
      <w:szCs w:val="18"/>
    </w:rPr>
  </w:style>
  <w:style w:type="paragraph" w:customStyle="1" w:styleId="xl181">
    <w:name w:val="xl181"/>
    <w:basedOn w:val="a0"/>
    <w:rsid w:val="00DA2417"/>
    <w:pPr>
      <w:widowControl/>
      <w:pBdr>
        <w:top w:val="single" w:sz="4" w:space="0" w:color="auto"/>
        <w:left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color w:val="000000"/>
      <w:kern w:val="0"/>
      <w:sz w:val="18"/>
      <w:szCs w:val="18"/>
    </w:rPr>
  </w:style>
  <w:style w:type="paragraph" w:customStyle="1" w:styleId="xl182">
    <w:name w:val="xl182"/>
    <w:basedOn w:val="a0"/>
    <w:rsid w:val="00DA2417"/>
    <w:pPr>
      <w:widowControl/>
      <w:pBdr>
        <w:left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color w:val="000000"/>
      <w:kern w:val="0"/>
      <w:sz w:val="18"/>
      <w:szCs w:val="18"/>
    </w:rPr>
  </w:style>
  <w:style w:type="paragraph" w:customStyle="1" w:styleId="xl183">
    <w:name w:val="xl183"/>
    <w:basedOn w:val="a0"/>
    <w:rsid w:val="00DA2417"/>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Arial" w:eastAsia="굴림" w:hAnsi="Arial" w:cs="Arial"/>
      <w:color w:val="000000"/>
      <w:kern w:val="0"/>
      <w:sz w:val="18"/>
      <w:szCs w:val="18"/>
    </w:rPr>
  </w:style>
  <w:style w:type="paragraph" w:customStyle="1" w:styleId="xl184">
    <w:name w:val="xl184"/>
    <w:basedOn w:val="a0"/>
    <w:rsid w:val="00DA2417"/>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Arial" w:eastAsia="굴림" w:hAnsi="Arial" w:cs="Arial"/>
      <w:color w:val="000000"/>
      <w:kern w:val="0"/>
      <w:sz w:val="18"/>
      <w:szCs w:val="18"/>
    </w:rPr>
  </w:style>
  <w:style w:type="paragraph" w:customStyle="1" w:styleId="xl185">
    <w:name w:val="xl185"/>
    <w:basedOn w:val="a0"/>
    <w:rsid w:val="00DA2417"/>
    <w:pPr>
      <w:widowControl/>
      <w:pBdr>
        <w:top w:val="single" w:sz="4" w:space="0" w:color="auto"/>
        <w:left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Arial" w:eastAsia="굴림" w:hAnsi="Arial" w:cs="Arial"/>
      <w:color w:val="000000"/>
      <w:kern w:val="0"/>
      <w:sz w:val="18"/>
      <w:szCs w:val="18"/>
    </w:rPr>
  </w:style>
  <w:style w:type="paragraph" w:customStyle="1" w:styleId="xl186">
    <w:name w:val="xl186"/>
    <w:basedOn w:val="a0"/>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187">
    <w:name w:val="xl187"/>
    <w:basedOn w:val="a0"/>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굴림" w:eastAsia="굴림" w:hAnsi="굴림" w:cs="굴림"/>
      <w:kern w:val="0"/>
      <w:sz w:val="18"/>
      <w:szCs w:val="18"/>
    </w:rPr>
  </w:style>
  <w:style w:type="paragraph" w:customStyle="1" w:styleId="xl188">
    <w:name w:val="xl188"/>
    <w:basedOn w:val="a0"/>
    <w:rsid w:val="00DA2417"/>
    <w:pPr>
      <w:widowControl/>
      <w:pBdr>
        <w:top w:val="single" w:sz="4" w:space="0" w:color="auto"/>
        <w:left w:val="single" w:sz="4" w:space="0" w:color="auto"/>
        <w:bottom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Arial" w:eastAsia="굴림" w:hAnsi="Arial" w:cs="Arial"/>
      <w:color w:val="000000"/>
      <w:kern w:val="0"/>
      <w:sz w:val="18"/>
      <w:szCs w:val="18"/>
    </w:rPr>
  </w:style>
  <w:style w:type="paragraph" w:customStyle="1" w:styleId="xl189">
    <w:name w:val="xl189"/>
    <w:basedOn w:val="a0"/>
    <w:rsid w:val="00DA2417"/>
    <w:pPr>
      <w:widowControl/>
      <w:pBdr>
        <w:top w:val="single" w:sz="4" w:space="0" w:color="auto"/>
        <w:left w:val="single" w:sz="4" w:space="0" w:color="auto"/>
        <w:right w:val="single" w:sz="4" w:space="0" w:color="auto"/>
      </w:pBdr>
      <w:wordWrap/>
      <w:autoSpaceDE/>
      <w:autoSpaceDN/>
      <w:spacing w:before="100" w:beforeAutospacing="1" w:after="100" w:afterAutospacing="1" w:line="240" w:lineRule="auto"/>
      <w:jc w:val="center"/>
      <w:textAlignment w:val="center"/>
    </w:pPr>
    <w:rPr>
      <w:rFonts w:ascii="굴림" w:eastAsia="굴림" w:hAnsi="굴림" w:cs="굴림"/>
      <w:kern w:val="0"/>
      <w:sz w:val="18"/>
      <w:szCs w:val="18"/>
    </w:rPr>
  </w:style>
  <w:style w:type="paragraph" w:customStyle="1" w:styleId="xl190">
    <w:name w:val="xl190"/>
    <w:basedOn w:val="a0"/>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굴림" w:eastAsia="굴림" w:hAnsi="굴림" w:cs="굴림"/>
      <w:kern w:val="0"/>
      <w:sz w:val="18"/>
      <w:szCs w:val="18"/>
    </w:rPr>
  </w:style>
  <w:style w:type="paragraph" w:customStyle="1" w:styleId="xl191">
    <w:name w:val="xl191"/>
    <w:basedOn w:val="a0"/>
    <w:rsid w:val="00DA2417"/>
    <w:pPr>
      <w:widowControl/>
      <w:pBdr>
        <w:left w:val="single" w:sz="4" w:space="0" w:color="auto"/>
        <w:right w:val="single" w:sz="4" w:space="0" w:color="auto"/>
      </w:pBdr>
      <w:wordWrap/>
      <w:autoSpaceDE/>
      <w:autoSpaceDN/>
      <w:spacing w:before="100" w:beforeAutospacing="1" w:after="100" w:afterAutospacing="1" w:line="240" w:lineRule="auto"/>
      <w:jc w:val="left"/>
      <w:textAlignment w:val="center"/>
    </w:pPr>
    <w:rPr>
      <w:rFonts w:ascii="굴림" w:eastAsia="굴림" w:hAnsi="굴림" w:cs="굴림"/>
      <w:kern w:val="0"/>
      <w:sz w:val="18"/>
      <w:szCs w:val="18"/>
    </w:rPr>
  </w:style>
  <w:style w:type="paragraph" w:customStyle="1" w:styleId="xl192">
    <w:name w:val="xl192"/>
    <w:basedOn w:val="a0"/>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left"/>
      <w:textAlignment w:val="center"/>
    </w:pPr>
    <w:rPr>
      <w:rFonts w:ascii="굴림" w:eastAsia="굴림" w:hAnsi="굴림" w:cs="굴림"/>
      <w:kern w:val="0"/>
      <w:sz w:val="18"/>
      <w:szCs w:val="18"/>
    </w:rPr>
  </w:style>
  <w:style w:type="paragraph" w:customStyle="1" w:styleId="xl193">
    <w:name w:val="xl193"/>
    <w:basedOn w:val="a0"/>
    <w:rsid w:val="00DA2417"/>
    <w:pPr>
      <w:widowControl/>
      <w:pBdr>
        <w:left w:val="single" w:sz="4" w:space="0" w:color="auto"/>
        <w:bottom w:val="single" w:sz="4" w:space="0" w:color="auto"/>
        <w:right w:val="single" w:sz="4" w:space="0" w:color="auto"/>
      </w:pBdr>
      <w:shd w:val="clear" w:color="000000" w:fill="CCECFF"/>
      <w:wordWrap/>
      <w:autoSpaceDE/>
      <w:autoSpaceDN/>
      <w:spacing w:before="100" w:beforeAutospacing="1" w:after="100" w:afterAutospacing="1" w:line="240" w:lineRule="auto"/>
      <w:jc w:val="center"/>
      <w:textAlignment w:val="center"/>
    </w:pPr>
    <w:rPr>
      <w:rFonts w:ascii="Arial" w:eastAsia="굴림" w:hAnsi="Arial" w:cs="Arial"/>
      <w:color w:val="000000"/>
      <w:kern w:val="0"/>
      <w:sz w:val="18"/>
      <w:szCs w:val="18"/>
    </w:rPr>
  </w:style>
  <w:style w:type="paragraph" w:customStyle="1" w:styleId="xl194">
    <w:name w:val="xl194"/>
    <w:basedOn w:val="a0"/>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굴림" w:eastAsia="굴림" w:hAnsi="굴림" w:cs="굴림"/>
      <w:kern w:val="0"/>
      <w:sz w:val="18"/>
      <w:szCs w:val="18"/>
    </w:rPr>
  </w:style>
  <w:style w:type="paragraph" w:customStyle="1" w:styleId="xl195">
    <w:name w:val="xl195"/>
    <w:basedOn w:val="a0"/>
    <w:rsid w:val="00DA2417"/>
    <w:pPr>
      <w:widowControl/>
      <w:pBdr>
        <w:left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color w:val="000000"/>
      <w:kern w:val="0"/>
      <w:sz w:val="18"/>
      <w:szCs w:val="18"/>
    </w:rPr>
  </w:style>
  <w:style w:type="paragraph" w:customStyle="1" w:styleId="xl197">
    <w:name w:val="xl197"/>
    <w:basedOn w:val="a0"/>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b/>
      <w:bCs/>
      <w:color w:val="000000"/>
      <w:kern w:val="0"/>
      <w:sz w:val="18"/>
      <w:szCs w:val="18"/>
    </w:rPr>
  </w:style>
  <w:style w:type="paragraph" w:customStyle="1" w:styleId="xl198">
    <w:name w:val="xl198"/>
    <w:basedOn w:val="a0"/>
    <w:rsid w:val="00DA2417"/>
    <w:pPr>
      <w:widowControl/>
      <w:pBdr>
        <w:top w:val="single" w:sz="4" w:space="0" w:color="auto"/>
        <w:left w:val="single" w:sz="4" w:space="0" w:color="auto"/>
        <w:bottom w:val="single" w:sz="4" w:space="0" w:color="auto"/>
      </w:pBdr>
      <w:wordWrap/>
      <w:autoSpaceDE/>
      <w:autoSpaceDN/>
      <w:spacing w:before="100" w:beforeAutospacing="1" w:after="100" w:afterAutospacing="1" w:line="240" w:lineRule="auto"/>
      <w:jc w:val="center"/>
      <w:textAlignment w:val="center"/>
    </w:pPr>
    <w:rPr>
      <w:rFonts w:ascii="굴림" w:eastAsia="굴림" w:hAnsi="굴림" w:cs="굴림"/>
      <w:b/>
      <w:bCs/>
      <w:kern w:val="0"/>
      <w:sz w:val="18"/>
      <w:szCs w:val="18"/>
    </w:rPr>
  </w:style>
  <w:style w:type="paragraph" w:customStyle="1" w:styleId="xl205">
    <w:name w:val="xl205"/>
    <w:basedOn w:val="a0"/>
    <w:rsid w:val="00DA2417"/>
    <w:pPr>
      <w:widowControl/>
      <w:pBdr>
        <w:left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206">
    <w:name w:val="xl206"/>
    <w:basedOn w:val="a0"/>
    <w:rsid w:val="00DA2417"/>
    <w:pPr>
      <w:widowControl/>
      <w:pBdr>
        <w:top w:val="single" w:sz="4" w:space="0" w:color="auto"/>
        <w:left w:val="single" w:sz="4" w:space="0" w:color="auto"/>
        <w:right w:val="single" w:sz="4" w:space="0" w:color="auto"/>
      </w:pBdr>
      <w:wordWrap/>
      <w:autoSpaceDE/>
      <w:autoSpaceDN/>
      <w:spacing w:before="100" w:beforeAutospacing="1" w:after="100" w:afterAutospacing="1" w:line="240" w:lineRule="auto"/>
      <w:jc w:val="center"/>
      <w:textAlignment w:val="center"/>
    </w:pPr>
    <w:rPr>
      <w:rFonts w:ascii="굴림" w:eastAsia="굴림" w:hAnsi="굴림" w:cs="굴림"/>
      <w:kern w:val="0"/>
      <w:sz w:val="18"/>
      <w:szCs w:val="18"/>
    </w:rPr>
  </w:style>
  <w:style w:type="paragraph" w:customStyle="1" w:styleId="xl207">
    <w:name w:val="xl207"/>
    <w:basedOn w:val="a0"/>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208">
    <w:name w:val="xl208"/>
    <w:basedOn w:val="a0"/>
    <w:rsid w:val="00DA2417"/>
    <w:pPr>
      <w:widowControl/>
      <w:pBdr>
        <w:left w:val="single" w:sz="4" w:space="0" w:color="auto"/>
      </w:pBdr>
      <w:wordWrap/>
      <w:autoSpaceDE/>
      <w:autoSpaceDN/>
      <w:spacing w:before="100" w:beforeAutospacing="1" w:after="100" w:afterAutospacing="1" w:line="240" w:lineRule="auto"/>
      <w:jc w:val="center"/>
      <w:textAlignment w:val="center"/>
    </w:pPr>
    <w:rPr>
      <w:rFonts w:ascii="굴림" w:eastAsia="굴림" w:hAnsi="굴림" w:cs="굴림"/>
      <w:kern w:val="0"/>
      <w:sz w:val="18"/>
      <w:szCs w:val="18"/>
    </w:rPr>
  </w:style>
  <w:style w:type="paragraph" w:customStyle="1" w:styleId="xl209">
    <w:name w:val="xl209"/>
    <w:basedOn w:val="a0"/>
    <w:rsid w:val="00DA2417"/>
    <w:pPr>
      <w:widowControl/>
      <w:pBdr>
        <w:top w:val="single" w:sz="4" w:space="0" w:color="auto"/>
        <w:left w:val="single" w:sz="4" w:space="0" w:color="auto"/>
        <w:right w:val="single" w:sz="4" w:space="0" w:color="auto"/>
      </w:pBdr>
      <w:wordWrap/>
      <w:autoSpaceDE/>
      <w:autoSpaceDN/>
      <w:spacing w:before="100" w:beforeAutospacing="1" w:after="100" w:afterAutospacing="1" w:line="240" w:lineRule="auto"/>
      <w:jc w:val="center"/>
      <w:textAlignment w:val="center"/>
    </w:pPr>
    <w:rPr>
      <w:rFonts w:ascii="굴림" w:eastAsia="굴림" w:hAnsi="굴림" w:cs="굴림"/>
      <w:kern w:val="0"/>
      <w:sz w:val="18"/>
      <w:szCs w:val="18"/>
    </w:rPr>
  </w:style>
  <w:style w:type="paragraph" w:customStyle="1" w:styleId="xl210">
    <w:name w:val="xl210"/>
    <w:basedOn w:val="a0"/>
    <w:rsid w:val="00DA2417"/>
    <w:pPr>
      <w:widowControl/>
      <w:pBdr>
        <w:left w:val="single" w:sz="4" w:space="0" w:color="auto"/>
        <w:right w:val="single" w:sz="4" w:space="0" w:color="auto"/>
      </w:pBdr>
      <w:wordWrap/>
      <w:autoSpaceDE/>
      <w:autoSpaceDN/>
      <w:spacing w:before="100" w:beforeAutospacing="1" w:after="100" w:afterAutospacing="1" w:line="240" w:lineRule="auto"/>
      <w:jc w:val="center"/>
      <w:textAlignment w:val="center"/>
    </w:pPr>
    <w:rPr>
      <w:rFonts w:ascii="굴림" w:eastAsia="굴림" w:hAnsi="굴림" w:cs="굴림"/>
      <w:kern w:val="0"/>
      <w:sz w:val="18"/>
      <w:szCs w:val="18"/>
    </w:rPr>
  </w:style>
  <w:style w:type="paragraph" w:customStyle="1" w:styleId="xl211">
    <w:name w:val="xl211"/>
    <w:basedOn w:val="a0"/>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굴림" w:eastAsia="굴림" w:hAnsi="굴림" w:cs="굴림"/>
      <w:kern w:val="0"/>
      <w:sz w:val="18"/>
      <w:szCs w:val="18"/>
    </w:rPr>
  </w:style>
  <w:style w:type="paragraph" w:customStyle="1" w:styleId="xl212">
    <w:name w:val="xl212"/>
    <w:basedOn w:val="a0"/>
    <w:rsid w:val="00DA2417"/>
    <w:pPr>
      <w:widowControl/>
      <w:pBdr>
        <w:left w:val="single" w:sz="4" w:space="0" w:color="auto"/>
        <w:bottom w:val="single" w:sz="4" w:space="0" w:color="auto"/>
      </w:pBdr>
      <w:wordWrap/>
      <w:autoSpaceDE/>
      <w:autoSpaceDN/>
      <w:spacing w:before="100" w:beforeAutospacing="1" w:after="100" w:afterAutospacing="1" w:line="240" w:lineRule="auto"/>
      <w:jc w:val="center"/>
      <w:textAlignment w:val="center"/>
    </w:pPr>
    <w:rPr>
      <w:rFonts w:ascii="굴림" w:eastAsia="굴림" w:hAnsi="굴림" w:cs="굴림"/>
      <w:kern w:val="0"/>
      <w:sz w:val="18"/>
      <w:szCs w:val="18"/>
    </w:rPr>
  </w:style>
  <w:style w:type="paragraph" w:customStyle="1" w:styleId="xl213">
    <w:name w:val="xl213"/>
    <w:basedOn w:val="a0"/>
    <w:rsid w:val="00DA2417"/>
    <w:pPr>
      <w:widowControl/>
      <w:pBdr>
        <w:top w:val="single" w:sz="4" w:space="0" w:color="auto"/>
        <w:left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214">
    <w:name w:val="xl214"/>
    <w:basedOn w:val="a0"/>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Arial" w:eastAsia="굴림" w:hAnsi="Arial" w:cs="Arial"/>
      <w:kern w:val="0"/>
      <w:sz w:val="18"/>
      <w:szCs w:val="18"/>
    </w:rPr>
  </w:style>
  <w:style w:type="paragraph" w:customStyle="1" w:styleId="xl215">
    <w:name w:val="xl215"/>
    <w:basedOn w:val="a0"/>
    <w:rsid w:val="00DA2417"/>
    <w:pPr>
      <w:widowControl/>
      <w:pBdr>
        <w:top w:val="single" w:sz="4" w:space="0" w:color="auto"/>
        <w:left w:val="single" w:sz="4" w:space="0" w:color="auto"/>
        <w:right w:val="single" w:sz="4" w:space="0" w:color="auto"/>
      </w:pBdr>
      <w:wordWrap/>
      <w:autoSpaceDE/>
      <w:autoSpaceDN/>
      <w:spacing w:before="100" w:beforeAutospacing="1" w:after="100" w:afterAutospacing="1" w:line="240" w:lineRule="auto"/>
      <w:jc w:val="center"/>
      <w:textAlignment w:val="center"/>
    </w:pPr>
    <w:rPr>
      <w:rFonts w:ascii="굴림" w:eastAsia="굴림" w:hAnsi="굴림" w:cs="굴림"/>
      <w:kern w:val="0"/>
      <w:sz w:val="18"/>
      <w:szCs w:val="18"/>
    </w:rPr>
  </w:style>
  <w:style w:type="paragraph" w:customStyle="1" w:styleId="xl216">
    <w:name w:val="xl216"/>
    <w:basedOn w:val="a0"/>
    <w:rsid w:val="00DA2417"/>
    <w:pPr>
      <w:widowControl/>
      <w:pBdr>
        <w:left w:val="single" w:sz="4" w:space="0" w:color="auto"/>
        <w:right w:val="single" w:sz="4" w:space="0" w:color="auto"/>
      </w:pBdr>
      <w:wordWrap/>
      <w:autoSpaceDE/>
      <w:autoSpaceDN/>
      <w:spacing w:before="100" w:beforeAutospacing="1" w:after="100" w:afterAutospacing="1" w:line="240" w:lineRule="auto"/>
      <w:jc w:val="center"/>
      <w:textAlignment w:val="center"/>
    </w:pPr>
    <w:rPr>
      <w:rFonts w:ascii="굴림" w:eastAsia="굴림" w:hAnsi="굴림" w:cs="굴림"/>
      <w:kern w:val="0"/>
      <w:sz w:val="18"/>
      <w:szCs w:val="18"/>
    </w:rPr>
  </w:style>
  <w:style w:type="paragraph" w:customStyle="1" w:styleId="xl217">
    <w:name w:val="xl217"/>
    <w:basedOn w:val="a0"/>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굴림" w:eastAsia="굴림" w:hAnsi="굴림" w:cs="굴림"/>
      <w:kern w:val="0"/>
      <w:sz w:val="18"/>
      <w:szCs w:val="18"/>
    </w:rPr>
  </w:style>
  <w:style w:type="paragraph" w:customStyle="1" w:styleId="xl218">
    <w:name w:val="xl218"/>
    <w:basedOn w:val="a0"/>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textAlignment w:val="center"/>
    </w:pPr>
    <w:rPr>
      <w:rFonts w:ascii="굴림" w:eastAsia="굴림" w:hAnsi="굴림" w:cs="굴림"/>
      <w:kern w:val="0"/>
      <w:sz w:val="18"/>
      <w:szCs w:val="18"/>
    </w:rPr>
  </w:style>
  <w:style w:type="paragraph" w:customStyle="1" w:styleId="101">
    <w:name w:val="본문(신명조10)"/>
    <w:basedOn w:val="a0"/>
    <w:rsid w:val="00DA241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td">
    <w:name w:val="td"/>
    <w:basedOn w:val="a0"/>
    <w:rsid w:val="00DA2417"/>
    <w:pPr>
      <w:wordWrap/>
      <w:spacing w:after="0" w:line="240" w:lineRule="auto"/>
      <w:textAlignment w:val="center"/>
    </w:pPr>
    <w:rPr>
      <w:rFonts w:ascii="굴림" w:eastAsia="굴림" w:hAnsi="굴림" w:cs="굴림"/>
      <w:color w:val="000000"/>
      <w:kern w:val="0"/>
      <w:sz w:val="22"/>
    </w:rPr>
  </w:style>
  <w:style w:type="paragraph" w:customStyle="1" w:styleId="250">
    <w:name w:val="스타일25"/>
    <w:basedOn w:val="a0"/>
    <w:rsid w:val="00DA2417"/>
    <w:pPr>
      <w:spacing w:after="0" w:line="240" w:lineRule="auto"/>
    </w:pPr>
    <w:rPr>
      <w:rFonts w:ascii="Arial" w:eastAsia="맑은 고딕" w:hAnsi="Arial"/>
      <w:b/>
      <w:sz w:val="32"/>
      <w:szCs w:val="20"/>
    </w:rPr>
  </w:style>
  <w:style w:type="paragraph" w:customStyle="1" w:styleId="260">
    <w:name w:val="스타일26"/>
    <w:basedOn w:val="250"/>
    <w:rsid w:val="00DA2417"/>
    <w:pPr>
      <w:numPr>
        <w:ilvl w:val="1"/>
      </w:numPr>
    </w:pPr>
    <w:rPr>
      <w:sz w:val="28"/>
    </w:rPr>
  </w:style>
  <w:style w:type="paragraph" w:customStyle="1" w:styleId="270">
    <w:name w:val="스타일27"/>
    <w:basedOn w:val="260"/>
    <w:rsid w:val="00DA2417"/>
    <w:pPr>
      <w:numPr>
        <w:ilvl w:val="2"/>
      </w:numPr>
    </w:pPr>
    <w:rPr>
      <w:sz w:val="24"/>
    </w:rPr>
  </w:style>
  <w:style w:type="paragraph" w:customStyle="1" w:styleId="280">
    <w:name w:val="스타일28"/>
    <w:basedOn w:val="270"/>
    <w:rsid w:val="00DA2417"/>
    <w:pPr>
      <w:numPr>
        <w:ilvl w:val="3"/>
      </w:numPr>
    </w:pPr>
    <w:rPr>
      <w:sz w:val="22"/>
    </w:rPr>
  </w:style>
  <w:style w:type="paragraph" w:customStyle="1" w:styleId="3b">
    <w:name w:val="목록3"/>
    <w:basedOn w:val="270"/>
    <w:link w:val="3Char4"/>
    <w:qFormat/>
    <w:rsid w:val="00DA2417"/>
    <w:pPr>
      <w:tabs>
        <w:tab w:val="left" w:pos="1092"/>
      </w:tabs>
      <w:spacing w:after="200" w:line="360" w:lineRule="auto"/>
      <w:ind w:left="1106" w:hanging="350"/>
    </w:pPr>
    <w:rPr>
      <w:spacing w:val="-10"/>
    </w:rPr>
  </w:style>
  <w:style w:type="character" w:customStyle="1" w:styleId="3Char4">
    <w:name w:val="목록3 Char"/>
    <w:basedOn w:val="a2"/>
    <w:link w:val="3b"/>
    <w:rsid w:val="00DA2417"/>
    <w:rPr>
      <w:rFonts w:ascii="Arial" w:eastAsia="맑은 고딕" w:hAnsi="Arial"/>
      <w:b/>
      <w:spacing w:val="-10"/>
      <w:sz w:val="24"/>
      <w:szCs w:val="20"/>
    </w:rPr>
  </w:style>
  <w:style w:type="paragraph" w:customStyle="1" w:styleId="1fa">
    <w:name w:val="본문 수준 1"/>
    <w:basedOn w:val="a0"/>
    <w:rsid w:val="00DA2417"/>
    <w:pPr>
      <w:widowControl/>
      <w:tabs>
        <w:tab w:val="num" w:pos="720"/>
      </w:tabs>
      <w:wordWrap/>
      <w:autoSpaceDE/>
      <w:autoSpaceDN/>
      <w:spacing w:after="0" w:line="240" w:lineRule="auto"/>
      <w:ind w:left="760" w:hanging="360"/>
      <w:jc w:val="left"/>
    </w:pPr>
    <w:rPr>
      <w:rFonts w:ascii="맑은 고딕" w:eastAsia="맑은 고딕" w:hAnsi="맑은 고딕" w:cs="Times New Roman"/>
    </w:rPr>
  </w:style>
  <w:style w:type="paragraph" w:customStyle="1" w:styleId="1fb">
    <w:name w:val="본문수준1"/>
    <w:basedOn w:val="1fa"/>
    <w:link w:val="1Char4"/>
    <w:qFormat/>
    <w:rsid w:val="00DA2417"/>
    <w:rPr>
      <w:b/>
      <w:sz w:val="24"/>
      <w:szCs w:val="24"/>
      <w:lang w:val="x-none" w:eastAsia="x-none"/>
    </w:rPr>
  </w:style>
  <w:style w:type="character" w:customStyle="1" w:styleId="1Char4">
    <w:name w:val="본문수준1 Char"/>
    <w:link w:val="1fb"/>
    <w:rsid w:val="00DA2417"/>
    <w:rPr>
      <w:rFonts w:ascii="맑은 고딕" w:eastAsia="맑은 고딕" w:hAnsi="맑은 고딕" w:cs="Times New Roman"/>
      <w:b/>
      <w:sz w:val="24"/>
      <w:szCs w:val="24"/>
      <w:lang w:val="x-none" w:eastAsia="x-none"/>
    </w:rPr>
  </w:style>
  <w:style w:type="paragraph" w:customStyle="1" w:styleId="BKL11">
    <w:name w:val="BKL 계약서 1 제1조"/>
    <w:basedOn w:val="a0"/>
    <w:rsid w:val="00DA2417"/>
    <w:pPr>
      <w:tabs>
        <w:tab w:val="num" w:pos="720"/>
        <w:tab w:val="num" w:pos="954"/>
      </w:tabs>
      <w:autoSpaceDE/>
      <w:autoSpaceDN/>
      <w:spacing w:after="0" w:line="295" w:lineRule="auto"/>
      <w:ind w:left="274" w:hanging="454"/>
      <w:jc w:val="center"/>
      <w:outlineLvl w:val="0"/>
    </w:pPr>
    <w:rPr>
      <w:rFonts w:ascii="Times New Roman" w:eastAsia="바탕체" w:hAnsi="Times New Roman" w:cs="Times New Roman"/>
      <w:b/>
      <w:spacing w:val="6"/>
      <w:sz w:val="26"/>
      <w:szCs w:val="24"/>
    </w:rPr>
  </w:style>
  <w:style w:type="paragraph" w:customStyle="1" w:styleId="BKL21">
    <w:name w:val="BKL 계약서 2 (1)"/>
    <w:basedOn w:val="a0"/>
    <w:rsid w:val="00DA2417"/>
    <w:pPr>
      <w:tabs>
        <w:tab w:val="num" w:pos="727"/>
        <w:tab w:val="num" w:pos="1440"/>
      </w:tabs>
      <w:autoSpaceDE/>
      <w:autoSpaceDN/>
      <w:spacing w:after="0" w:line="295" w:lineRule="auto"/>
      <w:ind w:left="727" w:hanging="727"/>
      <w:outlineLvl w:val="1"/>
    </w:pPr>
    <w:rPr>
      <w:rFonts w:ascii="Times New Roman" w:eastAsia="바탕체" w:hAnsi="Times New Roman" w:cs="Times New Roman"/>
      <w:b/>
      <w:spacing w:val="6"/>
      <w:sz w:val="22"/>
      <w:szCs w:val="24"/>
    </w:rPr>
  </w:style>
  <w:style w:type="paragraph" w:customStyle="1" w:styleId="BKL31">
    <w:name w:val="BKL 계약서 3 1."/>
    <w:basedOn w:val="a0"/>
    <w:rsid w:val="00DA2417"/>
    <w:pPr>
      <w:numPr>
        <w:ilvl w:val="2"/>
        <w:numId w:val="4"/>
      </w:numPr>
      <w:tabs>
        <w:tab w:val="num" w:pos="868"/>
      </w:tabs>
      <w:autoSpaceDE/>
      <w:autoSpaceDN/>
      <w:spacing w:after="0" w:line="295" w:lineRule="auto"/>
      <w:ind w:left="868" w:hanging="726"/>
      <w:outlineLvl w:val="2"/>
    </w:pPr>
    <w:rPr>
      <w:rFonts w:ascii="Times New Roman" w:eastAsia="바탕체" w:hAnsi="Times New Roman" w:cs="Times New Roman"/>
      <w:spacing w:val="6"/>
      <w:sz w:val="22"/>
      <w:szCs w:val="20"/>
    </w:rPr>
  </w:style>
  <w:style w:type="paragraph" w:customStyle="1" w:styleId="BKL4a">
    <w:name w:val="BKL 계약서 4 (a)"/>
    <w:basedOn w:val="a0"/>
    <w:rsid w:val="00DA2417"/>
    <w:pPr>
      <w:tabs>
        <w:tab w:val="num" w:pos="1418"/>
        <w:tab w:val="num" w:pos="2880"/>
      </w:tabs>
      <w:autoSpaceDE/>
      <w:autoSpaceDN/>
      <w:spacing w:after="0" w:line="295" w:lineRule="auto"/>
      <w:ind w:left="1418" w:hanging="691"/>
      <w:outlineLvl w:val="3"/>
    </w:pPr>
    <w:rPr>
      <w:rFonts w:ascii="Times New Roman" w:eastAsia="바탕체" w:hAnsi="Times New Roman" w:cs="Times New Roman"/>
      <w:spacing w:val="6"/>
      <w:sz w:val="22"/>
      <w:szCs w:val="20"/>
    </w:rPr>
  </w:style>
  <w:style w:type="paragraph" w:customStyle="1" w:styleId="4a">
    <w:name w:val="목록4"/>
    <w:basedOn w:val="a0"/>
    <w:link w:val="4Char3"/>
    <w:qFormat/>
    <w:rsid w:val="00DA2417"/>
    <w:pPr>
      <w:spacing w:line="360" w:lineRule="auto"/>
    </w:pPr>
    <w:rPr>
      <w:rFonts w:ascii="Arial" w:eastAsia="맑은 고딕" w:hAnsi="Arial"/>
      <w:b/>
      <w:spacing w:val="-10"/>
      <w:sz w:val="22"/>
      <w:szCs w:val="20"/>
    </w:rPr>
  </w:style>
  <w:style w:type="character" w:customStyle="1" w:styleId="4Char3">
    <w:name w:val="목록4 Char"/>
    <w:basedOn w:val="a2"/>
    <w:link w:val="4a"/>
    <w:rsid w:val="00DA2417"/>
    <w:rPr>
      <w:rFonts w:ascii="Arial" w:eastAsia="맑은 고딕" w:hAnsi="Arial"/>
      <w:b/>
      <w:spacing w:val="-10"/>
      <w:sz w:val="22"/>
      <w:szCs w:val="20"/>
    </w:rPr>
  </w:style>
  <w:style w:type="paragraph" w:customStyle="1" w:styleId="xl30143">
    <w:name w:val="xl30143"/>
    <w:basedOn w:val="a0"/>
    <w:uiPriority w:val="39"/>
    <w:qFormat/>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44">
    <w:name w:val="xl30144"/>
    <w:basedOn w:val="a0"/>
    <w:uiPriority w:val="39"/>
    <w:qFormat/>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45">
    <w:name w:val="xl30145"/>
    <w:basedOn w:val="a0"/>
    <w:uiPriority w:val="39"/>
    <w:qFormat/>
    <w:rsid w:val="00DA2417"/>
    <w:pPr>
      <w:widowControl/>
      <w:pBdr>
        <w:top w:val="single" w:sz="4" w:space="0" w:color="auto"/>
        <w:left w:val="single" w:sz="4" w:space="0" w:color="auto"/>
        <w:bottom w:val="single" w:sz="4" w:space="0" w:color="auto"/>
      </w:pBdr>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46">
    <w:name w:val="xl30146"/>
    <w:basedOn w:val="a0"/>
    <w:uiPriority w:val="39"/>
    <w:qFormat/>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47">
    <w:name w:val="xl30147"/>
    <w:basedOn w:val="a0"/>
    <w:uiPriority w:val="39"/>
    <w:qFormat/>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48">
    <w:name w:val="xl30148"/>
    <w:basedOn w:val="a0"/>
    <w:uiPriority w:val="39"/>
    <w:qFormat/>
    <w:rsid w:val="00DA2417"/>
    <w:pPr>
      <w:widowControl/>
      <w:pBdr>
        <w:left w:val="single" w:sz="4" w:space="0" w:color="auto"/>
        <w:bottom w:val="single" w:sz="4" w:space="0" w:color="auto"/>
      </w:pBdr>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49">
    <w:name w:val="xl30149"/>
    <w:basedOn w:val="a0"/>
    <w:uiPriority w:val="39"/>
    <w:qFormat/>
    <w:rsid w:val="00DA2417"/>
    <w:pPr>
      <w:widowControl/>
      <w:pBdr>
        <w:top w:val="single" w:sz="4" w:space="0" w:color="auto"/>
        <w:left w:val="single" w:sz="4" w:space="0" w:color="auto"/>
        <w:bottom w:val="single" w:sz="12" w:space="0" w:color="auto"/>
        <w:right w:val="single" w:sz="4" w:space="0" w:color="auto"/>
      </w:pBdr>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50">
    <w:name w:val="xl30150"/>
    <w:basedOn w:val="a0"/>
    <w:uiPriority w:val="39"/>
    <w:qFormat/>
    <w:rsid w:val="00DA2417"/>
    <w:pPr>
      <w:widowControl/>
      <w:pBdr>
        <w:top w:val="single" w:sz="4" w:space="0" w:color="auto"/>
        <w:left w:val="single" w:sz="4" w:space="0" w:color="auto"/>
        <w:bottom w:val="single" w:sz="12" w:space="0" w:color="auto"/>
        <w:right w:val="single" w:sz="4" w:space="0" w:color="auto"/>
      </w:pBdr>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51">
    <w:name w:val="xl30151"/>
    <w:basedOn w:val="a0"/>
    <w:uiPriority w:val="39"/>
    <w:qFormat/>
    <w:rsid w:val="00DA2417"/>
    <w:pPr>
      <w:widowControl/>
      <w:pBdr>
        <w:top w:val="single" w:sz="4" w:space="0" w:color="auto"/>
        <w:left w:val="single" w:sz="4" w:space="0" w:color="auto"/>
        <w:bottom w:val="single" w:sz="12" w:space="0" w:color="auto"/>
        <w:right w:val="single" w:sz="4" w:space="0" w:color="auto"/>
      </w:pBdr>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52">
    <w:name w:val="xl30152"/>
    <w:basedOn w:val="a0"/>
    <w:uiPriority w:val="39"/>
    <w:qFormat/>
    <w:rsid w:val="00DA2417"/>
    <w:pPr>
      <w:widowControl/>
      <w:pBdr>
        <w:top w:val="single" w:sz="4" w:space="0" w:color="auto"/>
        <w:left w:val="single" w:sz="4" w:space="0" w:color="auto"/>
        <w:bottom w:val="single" w:sz="12" w:space="0" w:color="auto"/>
      </w:pBdr>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53">
    <w:name w:val="xl30153"/>
    <w:basedOn w:val="a0"/>
    <w:uiPriority w:val="39"/>
    <w:qFormat/>
    <w:rsid w:val="00DA2417"/>
    <w:pPr>
      <w:widowControl/>
      <w:pBdr>
        <w:top w:val="single" w:sz="4" w:space="0" w:color="auto"/>
        <w:left w:val="single" w:sz="4" w:space="0" w:color="auto"/>
        <w:bottom w:val="single" w:sz="8" w:space="0" w:color="auto"/>
        <w:right w:val="single" w:sz="4" w:space="0" w:color="auto"/>
      </w:pBdr>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54">
    <w:name w:val="xl30154"/>
    <w:basedOn w:val="a0"/>
    <w:uiPriority w:val="39"/>
    <w:qFormat/>
    <w:rsid w:val="00DA2417"/>
    <w:pPr>
      <w:widowControl/>
      <w:pBdr>
        <w:top w:val="single" w:sz="4" w:space="0" w:color="auto"/>
        <w:left w:val="single" w:sz="4" w:space="0" w:color="auto"/>
        <w:bottom w:val="single" w:sz="8" w:space="0" w:color="auto"/>
        <w:right w:val="single" w:sz="4" w:space="0" w:color="auto"/>
      </w:pBdr>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55">
    <w:name w:val="xl30155"/>
    <w:basedOn w:val="a0"/>
    <w:uiPriority w:val="39"/>
    <w:qFormat/>
    <w:rsid w:val="00DA2417"/>
    <w:pPr>
      <w:widowControl/>
      <w:pBdr>
        <w:top w:val="single" w:sz="4" w:space="0" w:color="auto"/>
        <w:left w:val="single" w:sz="4" w:space="0" w:color="auto"/>
        <w:bottom w:val="single" w:sz="8" w:space="0" w:color="auto"/>
        <w:right w:val="single" w:sz="4" w:space="0" w:color="auto"/>
      </w:pBdr>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56">
    <w:name w:val="xl30156"/>
    <w:basedOn w:val="a0"/>
    <w:uiPriority w:val="39"/>
    <w:qFormat/>
    <w:rsid w:val="00DA2417"/>
    <w:pPr>
      <w:widowControl/>
      <w:pBdr>
        <w:top w:val="single" w:sz="4" w:space="0" w:color="auto"/>
        <w:left w:val="single" w:sz="4" w:space="0" w:color="auto"/>
        <w:bottom w:val="single" w:sz="8" w:space="0" w:color="auto"/>
      </w:pBdr>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57">
    <w:name w:val="xl30157"/>
    <w:basedOn w:val="a0"/>
    <w:uiPriority w:val="39"/>
    <w:qFormat/>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58">
    <w:name w:val="xl30158"/>
    <w:basedOn w:val="a0"/>
    <w:uiPriority w:val="39"/>
    <w:qFormat/>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59">
    <w:name w:val="xl30159"/>
    <w:basedOn w:val="a0"/>
    <w:uiPriority w:val="39"/>
    <w:qFormat/>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60">
    <w:name w:val="xl30160"/>
    <w:basedOn w:val="a0"/>
    <w:uiPriority w:val="39"/>
    <w:qFormat/>
    <w:rsid w:val="00DA2417"/>
    <w:pPr>
      <w:widowControl/>
      <w:pBdr>
        <w:left w:val="single" w:sz="4" w:space="0" w:color="auto"/>
        <w:bottom w:val="single" w:sz="4" w:space="0" w:color="auto"/>
      </w:pBdr>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61">
    <w:name w:val="xl30161"/>
    <w:basedOn w:val="a0"/>
    <w:uiPriority w:val="39"/>
    <w:qFormat/>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굴림" w:eastAsia="굴림" w:hAnsi="굴림" w:cs="굴림"/>
      <w:kern w:val="0"/>
      <w:sz w:val="24"/>
      <w:szCs w:val="24"/>
    </w:rPr>
  </w:style>
  <w:style w:type="paragraph" w:customStyle="1" w:styleId="xl30162">
    <w:name w:val="xl30162"/>
    <w:basedOn w:val="a0"/>
    <w:uiPriority w:val="39"/>
    <w:qFormat/>
    <w:rsid w:val="00DA2417"/>
    <w:pPr>
      <w:widowControl/>
      <w:pBdr>
        <w:top w:val="single" w:sz="4" w:space="0" w:color="auto"/>
        <w:left w:val="single" w:sz="4" w:space="0" w:color="auto"/>
        <w:bottom w:val="single" w:sz="4" w:space="0" w:color="auto"/>
      </w:pBdr>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63">
    <w:name w:val="xl30163"/>
    <w:basedOn w:val="a0"/>
    <w:uiPriority w:val="39"/>
    <w:qFormat/>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64">
    <w:name w:val="xl30164"/>
    <w:basedOn w:val="a0"/>
    <w:uiPriority w:val="39"/>
    <w:qFormat/>
    <w:rsid w:val="00DA2417"/>
    <w:pPr>
      <w:widowControl/>
      <w:pBdr>
        <w:top w:val="single" w:sz="4" w:space="0" w:color="auto"/>
        <w:left w:val="single" w:sz="4" w:space="0" w:color="auto"/>
        <w:bottom w:val="single" w:sz="4" w:space="0" w:color="auto"/>
        <w:right w:val="single" w:sz="4" w:space="0" w:color="auto"/>
      </w:pBdr>
      <w:shd w:val="clear" w:color="auto" w:fill="B7DEE8"/>
      <w:wordWrap/>
      <w:autoSpaceDE/>
      <w:autoSpaceDN/>
      <w:spacing w:before="100" w:beforeAutospacing="1" w:after="100" w:afterAutospacing="1" w:line="240" w:lineRule="auto"/>
      <w:jc w:val="center"/>
    </w:pPr>
    <w:rPr>
      <w:rFonts w:ascii="굴림" w:eastAsia="굴림" w:hAnsi="굴림" w:cs="굴림"/>
      <w:b/>
      <w:bCs/>
      <w:kern w:val="0"/>
      <w:szCs w:val="20"/>
    </w:rPr>
  </w:style>
  <w:style w:type="paragraph" w:customStyle="1" w:styleId="xl30165">
    <w:name w:val="xl30165"/>
    <w:basedOn w:val="a0"/>
    <w:uiPriority w:val="39"/>
    <w:qFormat/>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66">
    <w:name w:val="xl30166"/>
    <w:basedOn w:val="a0"/>
    <w:uiPriority w:val="39"/>
    <w:qFormat/>
    <w:rsid w:val="00DA2417"/>
    <w:pPr>
      <w:widowControl/>
      <w:pBdr>
        <w:top w:val="single" w:sz="4" w:space="0" w:color="auto"/>
        <w:left w:val="single" w:sz="4" w:space="0" w:color="auto"/>
        <w:right w:val="single" w:sz="4" w:space="0" w:color="auto"/>
      </w:pBdr>
      <w:shd w:val="clear" w:color="auto" w:fill="B7DEE8"/>
      <w:wordWrap/>
      <w:autoSpaceDE/>
      <w:autoSpaceDN/>
      <w:spacing w:before="100" w:beforeAutospacing="1" w:after="100" w:afterAutospacing="1" w:line="240" w:lineRule="auto"/>
      <w:jc w:val="center"/>
    </w:pPr>
    <w:rPr>
      <w:rFonts w:ascii="굴림" w:eastAsia="굴림" w:hAnsi="굴림" w:cs="굴림"/>
      <w:b/>
      <w:bCs/>
      <w:kern w:val="0"/>
      <w:szCs w:val="20"/>
    </w:rPr>
  </w:style>
  <w:style w:type="paragraph" w:customStyle="1" w:styleId="xl30167">
    <w:name w:val="xl30167"/>
    <w:basedOn w:val="a0"/>
    <w:uiPriority w:val="39"/>
    <w:qFormat/>
    <w:rsid w:val="00DA2417"/>
    <w:pPr>
      <w:widowControl/>
      <w:pBdr>
        <w:top w:val="single" w:sz="4" w:space="0" w:color="auto"/>
        <w:left w:val="single" w:sz="4" w:space="0" w:color="auto"/>
        <w:right w:val="single" w:sz="4" w:space="0" w:color="auto"/>
      </w:pBdr>
      <w:shd w:val="clear" w:color="auto" w:fill="B7DEE8"/>
      <w:wordWrap/>
      <w:autoSpaceDE/>
      <w:autoSpaceDN/>
      <w:spacing w:before="100" w:beforeAutospacing="1" w:after="100" w:afterAutospacing="1" w:line="240" w:lineRule="auto"/>
      <w:jc w:val="center"/>
    </w:pPr>
    <w:rPr>
      <w:rFonts w:ascii="굴림" w:eastAsia="굴림" w:hAnsi="굴림" w:cs="굴림"/>
      <w:b/>
      <w:bCs/>
      <w:kern w:val="0"/>
      <w:szCs w:val="20"/>
    </w:rPr>
  </w:style>
  <w:style w:type="paragraph" w:customStyle="1" w:styleId="xl30168">
    <w:name w:val="xl30168"/>
    <w:basedOn w:val="a0"/>
    <w:uiPriority w:val="39"/>
    <w:qFormat/>
    <w:rsid w:val="00DA2417"/>
    <w:pPr>
      <w:widowControl/>
      <w:pBdr>
        <w:top w:val="single" w:sz="4" w:space="0" w:color="auto"/>
        <w:left w:val="single" w:sz="4" w:space="0" w:color="auto"/>
      </w:pBdr>
      <w:shd w:val="clear" w:color="auto" w:fill="B7DEE8"/>
      <w:wordWrap/>
      <w:autoSpaceDE/>
      <w:autoSpaceDN/>
      <w:spacing w:before="100" w:beforeAutospacing="1" w:after="100" w:afterAutospacing="1" w:line="240" w:lineRule="auto"/>
      <w:jc w:val="center"/>
    </w:pPr>
    <w:rPr>
      <w:rFonts w:ascii="굴림" w:eastAsia="굴림" w:hAnsi="굴림" w:cs="굴림"/>
      <w:b/>
      <w:bCs/>
      <w:kern w:val="0"/>
      <w:szCs w:val="20"/>
    </w:rPr>
  </w:style>
  <w:style w:type="paragraph" w:customStyle="1" w:styleId="xl30169">
    <w:name w:val="xl30169"/>
    <w:basedOn w:val="a0"/>
    <w:uiPriority w:val="39"/>
    <w:qFormat/>
    <w:rsid w:val="00DA2417"/>
    <w:pPr>
      <w:widowControl/>
      <w:pBdr>
        <w:top w:val="single" w:sz="4" w:space="0" w:color="auto"/>
        <w:right w:val="single" w:sz="4" w:space="0" w:color="auto"/>
      </w:pBdr>
      <w:wordWrap/>
      <w:autoSpaceDE/>
      <w:autoSpaceDN/>
      <w:spacing w:before="100" w:beforeAutospacing="1" w:after="100" w:afterAutospacing="1" w:line="240" w:lineRule="auto"/>
      <w:jc w:val="center"/>
    </w:pPr>
    <w:rPr>
      <w:rFonts w:ascii="굴림" w:eastAsia="굴림" w:hAnsi="굴림" w:cs="굴림"/>
      <w:kern w:val="0"/>
      <w:sz w:val="24"/>
      <w:szCs w:val="24"/>
    </w:rPr>
  </w:style>
  <w:style w:type="paragraph" w:customStyle="1" w:styleId="xl30170">
    <w:name w:val="xl30170"/>
    <w:basedOn w:val="a0"/>
    <w:uiPriority w:val="39"/>
    <w:qFormat/>
    <w:rsid w:val="00DA2417"/>
    <w:pPr>
      <w:widowControl/>
      <w:pBdr>
        <w:top w:val="single" w:sz="4" w:space="0" w:color="auto"/>
        <w:left w:val="single" w:sz="4" w:space="0" w:color="auto"/>
        <w:bottom w:val="single" w:sz="4" w:space="0" w:color="auto"/>
        <w:right w:val="single" w:sz="4" w:space="0" w:color="auto"/>
      </w:pBdr>
      <w:shd w:val="clear" w:color="auto" w:fill="B7DEE8"/>
      <w:wordWrap/>
      <w:autoSpaceDE/>
      <w:autoSpaceDN/>
      <w:spacing w:before="100" w:beforeAutospacing="1" w:after="100" w:afterAutospacing="1" w:line="240" w:lineRule="auto"/>
      <w:jc w:val="center"/>
    </w:pPr>
    <w:rPr>
      <w:rFonts w:ascii="굴림" w:eastAsia="굴림" w:hAnsi="굴림" w:cs="굴림"/>
      <w:b/>
      <w:bCs/>
      <w:kern w:val="0"/>
      <w:szCs w:val="20"/>
    </w:rPr>
  </w:style>
  <w:style w:type="paragraph" w:customStyle="1" w:styleId="xl30171">
    <w:name w:val="xl30171"/>
    <w:basedOn w:val="a0"/>
    <w:uiPriority w:val="39"/>
    <w:qFormat/>
    <w:rsid w:val="00DA2417"/>
    <w:pPr>
      <w:widowControl/>
      <w:pBdr>
        <w:left w:val="single" w:sz="4" w:space="0" w:color="auto"/>
        <w:bottom w:val="single" w:sz="4" w:space="0" w:color="auto"/>
        <w:right w:val="single" w:sz="4" w:space="0" w:color="auto"/>
      </w:pBdr>
      <w:shd w:val="clear" w:color="auto" w:fill="FFFF00"/>
      <w:wordWrap/>
      <w:autoSpaceDE/>
      <w:autoSpaceDN/>
      <w:spacing w:before="100" w:beforeAutospacing="1" w:after="100" w:afterAutospacing="1" w:line="240" w:lineRule="auto"/>
      <w:jc w:val="center"/>
    </w:pPr>
    <w:rPr>
      <w:rFonts w:ascii="굴림" w:eastAsia="굴림" w:hAnsi="굴림" w:cs="굴림"/>
      <w:b/>
      <w:bCs/>
      <w:kern w:val="0"/>
      <w:szCs w:val="20"/>
    </w:rPr>
  </w:style>
  <w:style w:type="paragraph" w:customStyle="1" w:styleId="xl30172">
    <w:name w:val="xl30172"/>
    <w:basedOn w:val="a0"/>
    <w:uiPriority w:val="39"/>
    <w:qFormat/>
    <w:rsid w:val="00DA2417"/>
    <w:pPr>
      <w:widowControl/>
      <w:pBdr>
        <w:left w:val="single" w:sz="4" w:space="0" w:color="auto"/>
        <w:bottom w:val="single" w:sz="4" w:space="0" w:color="auto"/>
        <w:right w:val="single" w:sz="4" w:space="0" w:color="auto"/>
      </w:pBdr>
      <w:shd w:val="clear" w:color="auto" w:fill="FFFF00"/>
      <w:wordWrap/>
      <w:autoSpaceDE/>
      <w:autoSpaceDN/>
      <w:spacing w:before="100" w:beforeAutospacing="1" w:after="100" w:afterAutospacing="1" w:line="240" w:lineRule="auto"/>
      <w:jc w:val="center"/>
    </w:pPr>
    <w:rPr>
      <w:rFonts w:ascii="굴림" w:eastAsia="굴림" w:hAnsi="굴림" w:cs="굴림"/>
      <w:b/>
      <w:bCs/>
      <w:kern w:val="0"/>
      <w:sz w:val="19"/>
      <w:szCs w:val="19"/>
    </w:rPr>
  </w:style>
  <w:style w:type="paragraph" w:customStyle="1" w:styleId="xl30173">
    <w:name w:val="xl30173"/>
    <w:basedOn w:val="a0"/>
    <w:uiPriority w:val="39"/>
    <w:qFormat/>
    <w:rsid w:val="00DA2417"/>
    <w:pPr>
      <w:widowControl/>
      <w:pBdr>
        <w:left w:val="single" w:sz="4" w:space="0" w:color="auto"/>
        <w:bottom w:val="single" w:sz="4" w:space="0" w:color="auto"/>
      </w:pBdr>
      <w:shd w:val="clear" w:color="auto" w:fill="FFFF00"/>
      <w:wordWrap/>
      <w:autoSpaceDE/>
      <w:autoSpaceDN/>
      <w:spacing w:before="100" w:beforeAutospacing="1" w:after="100" w:afterAutospacing="1" w:line="240" w:lineRule="auto"/>
      <w:jc w:val="center"/>
    </w:pPr>
    <w:rPr>
      <w:rFonts w:ascii="굴림" w:eastAsia="굴림" w:hAnsi="굴림" w:cs="굴림"/>
      <w:b/>
      <w:bCs/>
      <w:kern w:val="0"/>
      <w:sz w:val="19"/>
      <w:szCs w:val="19"/>
    </w:rPr>
  </w:style>
  <w:style w:type="paragraph" w:customStyle="1" w:styleId="xl30174">
    <w:name w:val="xl30174"/>
    <w:basedOn w:val="a0"/>
    <w:uiPriority w:val="39"/>
    <w:qFormat/>
    <w:rsid w:val="00DA2417"/>
    <w:pPr>
      <w:widowControl/>
      <w:pBdr>
        <w:left w:val="single" w:sz="4" w:space="0" w:color="auto"/>
        <w:bottom w:val="single" w:sz="4" w:space="0" w:color="auto"/>
      </w:pBdr>
      <w:shd w:val="clear" w:color="auto" w:fill="FFFF00"/>
      <w:wordWrap/>
      <w:autoSpaceDE/>
      <w:autoSpaceDN/>
      <w:spacing w:before="100" w:beforeAutospacing="1" w:after="100" w:afterAutospacing="1" w:line="240" w:lineRule="auto"/>
      <w:jc w:val="center"/>
    </w:pPr>
    <w:rPr>
      <w:rFonts w:ascii="굴림" w:eastAsia="굴림" w:hAnsi="굴림" w:cs="굴림"/>
      <w:b/>
      <w:bCs/>
      <w:kern w:val="0"/>
      <w:szCs w:val="20"/>
    </w:rPr>
  </w:style>
  <w:style w:type="paragraph" w:customStyle="1" w:styleId="xl30175">
    <w:name w:val="xl30175"/>
    <w:basedOn w:val="a0"/>
    <w:uiPriority w:val="39"/>
    <w:qFormat/>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76">
    <w:name w:val="xl30176"/>
    <w:basedOn w:val="a0"/>
    <w:uiPriority w:val="39"/>
    <w:qFormat/>
    <w:rsid w:val="00DA2417"/>
    <w:pPr>
      <w:widowControl/>
      <w:pBdr>
        <w:top w:val="single" w:sz="4" w:space="0" w:color="auto"/>
        <w:left w:val="single" w:sz="4" w:space="0" w:color="auto"/>
        <w:bottom w:val="single" w:sz="8" w:space="0" w:color="auto"/>
        <w:right w:val="single" w:sz="4" w:space="0" w:color="auto"/>
      </w:pBdr>
      <w:shd w:val="clear" w:color="auto" w:fill="92D050"/>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77">
    <w:name w:val="xl30177"/>
    <w:basedOn w:val="a0"/>
    <w:uiPriority w:val="39"/>
    <w:qFormat/>
    <w:rsid w:val="00DA2417"/>
    <w:pPr>
      <w:widowControl/>
      <w:pBdr>
        <w:top w:val="single" w:sz="4" w:space="0" w:color="auto"/>
        <w:left w:val="single" w:sz="4" w:space="0" w:color="auto"/>
        <w:bottom w:val="single" w:sz="4" w:space="0" w:color="auto"/>
        <w:right w:val="single" w:sz="4" w:space="0" w:color="auto"/>
      </w:pBdr>
      <w:shd w:val="clear" w:color="auto" w:fill="92D050"/>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78">
    <w:name w:val="xl30178"/>
    <w:basedOn w:val="a0"/>
    <w:uiPriority w:val="39"/>
    <w:qFormat/>
    <w:rsid w:val="00DA2417"/>
    <w:pPr>
      <w:widowControl/>
      <w:pBdr>
        <w:left w:val="single" w:sz="4" w:space="0" w:color="auto"/>
        <w:bottom w:val="single" w:sz="4" w:space="0" w:color="auto"/>
        <w:right w:val="single" w:sz="4" w:space="0" w:color="auto"/>
      </w:pBdr>
      <w:shd w:val="clear" w:color="auto" w:fill="92D050"/>
      <w:wordWrap/>
      <w:autoSpaceDE/>
      <w:autoSpaceDN/>
      <w:spacing w:before="100" w:beforeAutospacing="1" w:after="100" w:afterAutospacing="1" w:line="240" w:lineRule="auto"/>
      <w:jc w:val="center"/>
    </w:pPr>
    <w:rPr>
      <w:rFonts w:ascii="굴림" w:eastAsia="굴림" w:hAnsi="굴림" w:cs="굴림"/>
      <w:kern w:val="0"/>
      <w:szCs w:val="20"/>
    </w:rPr>
  </w:style>
  <w:style w:type="paragraph" w:customStyle="1" w:styleId="xl30179">
    <w:name w:val="xl30179"/>
    <w:basedOn w:val="a0"/>
    <w:uiPriority w:val="39"/>
    <w:qFormat/>
    <w:rsid w:val="00DA2417"/>
    <w:pPr>
      <w:widowControl/>
      <w:pBdr>
        <w:left w:val="single" w:sz="4" w:space="0" w:color="auto"/>
        <w:bottom w:val="single" w:sz="4" w:space="0" w:color="auto"/>
        <w:right w:val="single" w:sz="4" w:space="0" w:color="auto"/>
      </w:pBdr>
      <w:shd w:val="clear" w:color="auto" w:fill="FFFF00"/>
      <w:wordWrap/>
      <w:autoSpaceDE/>
      <w:autoSpaceDN/>
      <w:spacing w:before="100" w:beforeAutospacing="1" w:after="100" w:afterAutospacing="1" w:line="240" w:lineRule="auto"/>
      <w:jc w:val="center"/>
    </w:pPr>
    <w:rPr>
      <w:rFonts w:ascii="굴림" w:eastAsia="굴림" w:hAnsi="굴림" w:cs="굴림"/>
      <w:b/>
      <w:bCs/>
      <w:kern w:val="0"/>
      <w:szCs w:val="20"/>
    </w:rPr>
  </w:style>
  <w:style w:type="paragraph" w:customStyle="1" w:styleId="xl30986">
    <w:name w:val="xl30986"/>
    <w:basedOn w:val="a0"/>
    <w:uiPriority w:val="39"/>
    <w:qFormat/>
    <w:rsid w:val="00DA2417"/>
    <w:pPr>
      <w:widowControl/>
      <w:pBdr>
        <w:top w:val="single" w:sz="4" w:space="0" w:color="auto"/>
        <w:left w:val="single" w:sz="4" w:space="0" w:color="auto"/>
        <w:bottom w:val="single" w:sz="4" w:space="0" w:color="auto"/>
        <w:right w:val="single" w:sz="4" w:space="0" w:color="auto"/>
      </w:pBdr>
      <w:shd w:val="clear" w:color="auto" w:fill="D9D9D9"/>
      <w:wordWrap/>
      <w:autoSpaceDE/>
      <w:autoSpaceDN/>
      <w:spacing w:before="100" w:beforeAutospacing="1" w:after="100" w:afterAutospacing="1" w:line="240" w:lineRule="auto"/>
      <w:jc w:val="left"/>
    </w:pPr>
    <w:rPr>
      <w:rFonts w:ascii="바탕체" w:eastAsia="바탕체" w:hAnsi="바탕체" w:cs="굴림"/>
      <w:b/>
      <w:bCs/>
      <w:kern w:val="0"/>
      <w:szCs w:val="20"/>
    </w:rPr>
  </w:style>
  <w:style w:type="paragraph" w:customStyle="1" w:styleId="xl30987">
    <w:name w:val="xl30987"/>
    <w:basedOn w:val="a0"/>
    <w:uiPriority w:val="39"/>
    <w:qFormat/>
    <w:rsid w:val="00DA2417"/>
    <w:pPr>
      <w:widowControl/>
      <w:pBdr>
        <w:top w:val="single" w:sz="4" w:space="0" w:color="auto"/>
        <w:left w:val="single" w:sz="4" w:space="0" w:color="auto"/>
        <w:bottom w:val="single" w:sz="4" w:space="0" w:color="auto"/>
        <w:right w:val="single" w:sz="4" w:space="0" w:color="auto"/>
      </w:pBdr>
      <w:shd w:val="clear" w:color="auto" w:fill="D9D9D9"/>
      <w:wordWrap/>
      <w:autoSpaceDE/>
      <w:autoSpaceDN/>
      <w:spacing w:before="100" w:beforeAutospacing="1" w:after="100" w:afterAutospacing="1" w:line="240" w:lineRule="auto"/>
      <w:jc w:val="center"/>
    </w:pPr>
    <w:rPr>
      <w:rFonts w:ascii="바탕체" w:eastAsia="바탕체" w:hAnsi="바탕체" w:cs="굴림"/>
      <w:b/>
      <w:bCs/>
      <w:kern w:val="0"/>
      <w:szCs w:val="20"/>
    </w:rPr>
  </w:style>
  <w:style w:type="paragraph" w:customStyle="1" w:styleId="xl30988">
    <w:name w:val="xl30988"/>
    <w:basedOn w:val="a0"/>
    <w:uiPriority w:val="39"/>
    <w:qFormat/>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right"/>
    </w:pPr>
    <w:rPr>
      <w:rFonts w:ascii="바탕체" w:eastAsia="바탕체" w:hAnsi="바탕체" w:cs="굴림"/>
      <w:kern w:val="0"/>
      <w:szCs w:val="20"/>
    </w:rPr>
  </w:style>
  <w:style w:type="paragraph" w:customStyle="1" w:styleId="xl30989">
    <w:name w:val="xl30989"/>
    <w:basedOn w:val="a0"/>
    <w:uiPriority w:val="39"/>
    <w:qFormat/>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left"/>
    </w:pPr>
    <w:rPr>
      <w:rFonts w:ascii="바탕체" w:eastAsia="바탕체" w:hAnsi="바탕체" w:cs="굴림"/>
      <w:kern w:val="0"/>
      <w:szCs w:val="20"/>
    </w:rPr>
  </w:style>
  <w:style w:type="paragraph" w:customStyle="1" w:styleId="xl30990">
    <w:name w:val="xl30990"/>
    <w:basedOn w:val="a0"/>
    <w:uiPriority w:val="39"/>
    <w:qFormat/>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right"/>
    </w:pPr>
    <w:rPr>
      <w:rFonts w:ascii="바탕체" w:eastAsia="바탕체" w:hAnsi="바탕체" w:cs="굴림"/>
      <w:kern w:val="0"/>
      <w:szCs w:val="20"/>
    </w:rPr>
  </w:style>
  <w:style w:type="paragraph" w:customStyle="1" w:styleId="xl30991">
    <w:name w:val="xl30991"/>
    <w:basedOn w:val="a0"/>
    <w:uiPriority w:val="39"/>
    <w:qFormat/>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left"/>
    </w:pPr>
    <w:rPr>
      <w:rFonts w:ascii="바탕체" w:eastAsia="바탕체" w:hAnsi="바탕체" w:cs="굴림"/>
      <w:kern w:val="0"/>
      <w:szCs w:val="20"/>
    </w:rPr>
  </w:style>
  <w:style w:type="paragraph" w:customStyle="1" w:styleId="xl30992">
    <w:name w:val="xl30992"/>
    <w:basedOn w:val="a0"/>
    <w:uiPriority w:val="39"/>
    <w:qFormat/>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바탕체" w:eastAsia="바탕체" w:hAnsi="바탕체" w:cs="굴림"/>
      <w:kern w:val="0"/>
      <w:szCs w:val="20"/>
    </w:rPr>
  </w:style>
  <w:style w:type="paragraph" w:customStyle="1" w:styleId="xl30993">
    <w:name w:val="xl30993"/>
    <w:basedOn w:val="a0"/>
    <w:uiPriority w:val="39"/>
    <w:qFormat/>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바탕체" w:eastAsia="바탕체" w:hAnsi="바탕체" w:cs="굴림"/>
      <w:kern w:val="0"/>
      <w:szCs w:val="20"/>
    </w:rPr>
  </w:style>
  <w:style w:type="paragraph" w:customStyle="1" w:styleId="xl30994">
    <w:name w:val="xl30994"/>
    <w:basedOn w:val="a0"/>
    <w:uiPriority w:val="39"/>
    <w:qFormat/>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바탕체" w:eastAsia="바탕체" w:hAnsi="바탕체" w:cs="굴림"/>
      <w:kern w:val="0"/>
      <w:szCs w:val="20"/>
    </w:rPr>
  </w:style>
  <w:style w:type="paragraph" w:customStyle="1" w:styleId="xl30995">
    <w:name w:val="xl30995"/>
    <w:basedOn w:val="a0"/>
    <w:uiPriority w:val="39"/>
    <w:qFormat/>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right"/>
    </w:pPr>
    <w:rPr>
      <w:rFonts w:ascii="바탕체" w:eastAsia="바탕체" w:hAnsi="바탕체" w:cs="굴림"/>
      <w:kern w:val="0"/>
      <w:szCs w:val="20"/>
    </w:rPr>
  </w:style>
  <w:style w:type="paragraph" w:customStyle="1" w:styleId="xl30996">
    <w:name w:val="xl30996"/>
    <w:basedOn w:val="a0"/>
    <w:uiPriority w:val="39"/>
    <w:qFormat/>
    <w:rsid w:val="00DA2417"/>
    <w:pPr>
      <w:widowControl/>
      <w:pBdr>
        <w:left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바탕체" w:eastAsia="바탕체" w:hAnsi="바탕체" w:cs="굴림"/>
      <w:kern w:val="0"/>
      <w:szCs w:val="20"/>
    </w:rPr>
  </w:style>
  <w:style w:type="paragraph" w:customStyle="1" w:styleId="xl30997">
    <w:name w:val="xl30997"/>
    <w:basedOn w:val="a0"/>
    <w:uiPriority w:val="39"/>
    <w:qFormat/>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바탕체" w:eastAsia="바탕체" w:hAnsi="바탕체" w:cs="굴림"/>
      <w:kern w:val="0"/>
      <w:szCs w:val="20"/>
    </w:rPr>
  </w:style>
  <w:style w:type="paragraph" w:customStyle="1" w:styleId="xl30998">
    <w:name w:val="xl30998"/>
    <w:basedOn w:val="a0"/>
    <w:uiPriority w:val="39"/>
    <w:qFormat/>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바탕체" w:eastAsia="바탕체" w:hAnsi="바탕체" w:cs="굴림"/>
      <w:kern w:val="0"/>
      <w:szCs w:val="20"/>
    </w:rPr>
  </w:style>
  <w:style w:type="paragraph" w:customStyle="1" w:styleId="xl30999">
    <w:name w:val="xl30999"/>
    <w:basedOn w:val="a0"/>
    <w:uiPriority w:val="39"/>
    <w:qFormat/>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바탕체" w:eastAsia="바탕체" w:hAnsi="바탕체" w:cs="굴림"/>
      <w:kern w:val="0"/>
      <w:szCs w:val="20"/>
    </w:rPr>
  </w:style>
  <w:style w:type="paragraph" w:customStyle="1" w:styleId="xl31000">
    <w:name w:val="xl31000"/>
    <w:basedOn w:val="a0"/>
    <w:uiPriority w:val="39"/>
    <w:qFormat/>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right"/>
    </w:pPr>
    <w:rPr>
      <w:rFonts w:ascii="바탕체" w:eastAsia="바탕체" w:hAnsi="바탕체" w:cs="굴림"/>
      <w:kern w:val="0"/>
      <w:szCs w:val="20"/>
    </w:rPr>
  </w:style>
  <w:style w:type="paragraph" w:customStyle="1" w:styleId="xl31001">
    <w:name w:val="xl31001"/>
    <w:basedOn w:val="a0"/>
    <w:uiPriority w:val="39"/>
    <w:qFormat/>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바탕체" w:eastAsia="바탕체" w:hAnsi="바탕체" w:cs="굴림"/>
      <w:kern w:val="0"/>
      <w:szCs w:val="20"/>
    </w:rPr>
  </w:style>
  <w:style w:type="paragraph" w:customStyle="1" w:styleId="xl31002">
    <w:name w:val="xl31002"/>
    <w:basedOn w:val="a0"/>
    <w:uiPriority w:val="39"/>
    <w:qFormat/>
    <w:rsid w:val="00DA241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center"/>
    </w:pPr>
    <w:rPr>
      <w:rFonts w:ascii="바탕체" w:eastAsia="바탕체" w:hAnsi="바탕체" w:cs="굴림"/>
      <w:kern w:val="0"/>
      <w:szCs w:val="20"/>
    </w:rPr>
  </w:style>
  <w:style w:type="paragraph" w:customStyle="1" w:styleId="xl31003">
    <w:name w:val="xl31003"/>
    <w:basedOn w:val="a0"/>
    <w:uiPriority w:val="39"/>
    <w:qFormat/>
    <w:rsid w:val="00DA2417"/>
    <w:pPr>
      <w:widowControl/>
      <w:pBdr>
        <w:top w:val="single" w:sz="4" w:space="0" w:color="auto"/>
        <w:left w:val="single" w:sz="4" w:space="0" w:color="auto"/>
        <w:right w:val="single" w:sz="4" w:space="0" w:color="auto"/>
      </w:pBdr>
      <w:shd w:val="clear" w:color="auto" w:fill="DBDBDB"/>
      <w:wordWrap/>
      <w:autoSpaceDE/>
      <w:autoSpaceDN/>
      <w:spacing w:before="100" w:beforeAutospacing="1" w:after="100" w:afterAutospacing="1" w:line="240" w:lineRule="auto"/>
      <w:jc w:val="center"/>
    </w:pPr>
    <w:rPr>
      <w:rFonts w:ascii="바탕체" w:eastAsia="바탕체" w:hAnsi="바탕체" w:cs="굴림"/>
      <w:kern w:val="0"/>
      <w:szCs w:val="20"/>
    </w:rPr>
  </w:style>
  <w:style w:type="paragraph" w:customStyle="1" w:styleId="xl31004">
    <w:name w:val="xl31004"/>
    <w:basedOn w:val="a0"/>
    <w:uiPriority w:val="39"/>
    <w:qFormat/>
    <w:rsid w:val="00DA2417"/>
    <w:pPr>
      <w:widowControl/>
      <w:pBdr>
        <w:top w:val="single" w:sz="4" w:space="0" w:color="auto"/>
        <w:left w:val="single" w:sz="4" w:space="0" w:color="auto"/>
        <w:right w:val="single" w:sz="4" w:space="0" w:color="auto"/>
      </w:pBdr>
      <w:shd w:val="clear" w:color="auto" w:fill="DBDBDB"/>
      <w:wordWrap/>
      <w:autoSpaceDE/>
      <w:autoSpaceDN/>
      <w:spacing w:before="100" w:beforeAutospacing="1" w:after="100" w:afterAutospacing="1" w:line="240" w:lineRule="auto"/>
      <w:jc w:val="center"/>
    </w:pPr>
    <w:rPr>
      <w:rFonts w:ascii="바탕체" w:eastAsia="바탕체" w:hAnsi="바탕체" w:cs="굴림"/>
      <w:b/>
      <w:bCs/>
      <w:kern w:val="0"/>
      <w:szCs w:val="20"/>
    </w:rPr>
  </w:style>
  <w:style w:type="paragraph" w:customStyle="1" w:styleId="xl31005">
    <w:name w:val="xl31005"/>
    <w:basedOn w:val="a0"/>
    <w:uiPriority w:val="39"/>
    <w:qFormat/>
    <w:rsid w:val="00DA2417"/>
    <w:pPr>
      <w:widowControl/>
      <w:pBdr>
        <w:top w:val="single" w:sz="4" w:space="0" w:color="auto"/>
        <w:left w:val="single" w:sz="4" w:space="0" w:color="auto"/>
        <w:right w:val="single" w:sz="4" w:space="0" w:color="auto"/>
      </w:pBdr>
      <w:shd w:val="clear" w:color="auto" w:fill="DBDBDB"/>
      <w:wordWrap/>
      <w:autoSpaceDE/>
      <w:autoSpaceDN/>
      <w:spacing w:before="100" w:beforeAutospacing="1" w:after="100" w:afterAutospacing="1" w:line="240" w:lineRule="auto"/>
      <w:jc w:val="center"/>
    </w:pPr>
    <w:rPr>
      <w:rFonts w:ascii="바탕체" w:eastAsia="바탕체" w:hAnsi="바탕체" w:cs="굴림"/>
      <w:kern w:val="0"/>
      <w:szCs w:val="20"/>
    </w:rPr>
  </w:style>
  <w:style w:type="paragraph" w:customStyle="1" w:styleId="xl31006">
    <w:name w:val="xl31006"/>
    <w:basedOn w:val="a0"/>
    <w:uiPriority w:val="39"/>
    <w:qFormat/>
    <w:rsid w:val="00DA2417"/>
    <w:pPr>
      <w:widowControl/>
      <w:pBdr>
        <w:top w:val="single" w:sz="4" w:space="0" w:color="auto"/>
        <w:left w:val="single" w:sz="4" w:space="0" w:color="auto"/>
        <w:right w:val="single" w:sz="4" w:space="0" w:color="auto"/>
      </w:pBdr>
      <w:shd w:val="clear" w:color="auto" w:fill="DBDBDB"/>
      <w:wordWrap/>
      <w:autoSpaceDE/>
      <w:autoSpaceDN/>
      <w:spacing w:before="100" w:beforeAutospacing="1" w:after="100" w:afterAutospacing="1" w:line="240" w:lineRule="auto"/>
      <w:jc w:val="right"/>
    </w:pPr>
    <w:rPr>
      <w:rFonts w:ascii="바탕체" w:eastAsia="바탕체" w:hAnsi="바탕체" w:cs="굴림"/>
      <w:b/>
      <w:bCs/>
      <w:kern w:val="0"/>
      <w:szCs w:val="20"/>
    </w:rPr>
  </w:style>
  <w:style w:type="paragraph" w:customStyle="1" w:styleId="xl31007">
    <w:name w:val="xl31007"/>
    <w:basedOn w:val="a0"/>
    <w:uiPriority w:val="39"/>
    <w:qFormat/>
    <w:rsid w:val="00DA2417"/>
    <w:pPr>
      <w:widowControl/>
      <w:pBdr>
        <w:top w:val="single" w:sz="4" w:space="0" w:color="auto"/>
        <w:left w:val="single" w:sz="4" w:space="0" w:color="auto"/>
        <w:right w:val="single" w:sz="4" w:space="0" w:color="auto"/>
      </w:pBdr>
      <w:shd w:val="clear" w:color="auto" w:fill="DBDBDB"/>
      <w:wordWrap/>
      <w:autoSpaceDE/>
      <w:autoSpaceDN/>
      <w:spacing w:before="100" w:beforeAutospacing="1" w:after="100" w:afterAutospacing="1" w:line="240" w:lineRule="auto"/>
      <w:jc w:val="center"/>
    </w:pPr>
    <w:rPr>
      <w:rFonts w:ascii="바탕체" w:eastAsia="바탕체" w:hAnsi="바탕체" w:cs="굴림"/>
      <w:kern w:val="0"/>
      <w:szCs w:val="20"/>
    </w:rPr>
  </w:style>
  <w:style w:type="paragraph" w:customStyle="1" w:styleId="xl31008">
    <w:name w:val="xl31008"/>
    <w:basedOn w:val="a0"/>
    <w:uiPriority w:val="39"/>
    <w:qFormat/>
    <w:rsid w:val="00DA2417"/>
    <w:pPr>
      <w:widowControl/>
      <w:wordWrap/>
      <w:autoSpaceDE/>
      <w:autoSpaceDN/>
      <w:spacing w:before="100" w:beforeAutospacing="1" w:after="100" w:afterAutospacing="1" w:line="240" w:lineRule="auto"/>
      <w:jc w:val="left"/>
    </w:pPr>
    <w:rPr>
      <w:rFonts w:ascii="바탕체" w:eastAsia="바탕체" w:hAnsi="바탕체" w:cs="굴림"/>
      <w:kern w:val="0"/>
      <w:szCs w:val="20"/>
    </w:rPr>
  </w:style>
  <w:style w:type="paragraph" w:customStyle="1" w:styleId="xl31009">
    <w:name w:val="xl31009"/>
    <w:basedOn w:val="a0"/>
    <w:uiPriority w:val="39"/>
    <w:qFormat/>
    <w:rsid w:val="00DA2417"/>
    <w:pPr>
      <w:widowControl/>
      <w:wordWrap/>
      <w:autoSpaceDE/>
      <w:autoSpaceDN/>
      <w:spacing w:before="100" w:beforeAutospacing="1" w:after="100" w:afterAutospacing="1" w:line="240" w:lineRule="auto"/>
      <w:jc w:val="left"/>
    </w:pPr>
    <w:rPr>
      <w:rFonts w:ascii="바탕체" w:eastAsia="바탕체" w:hAnsi="바탕체" w:cs="굴림"/>
      <w:kern w:val="0"/>
      <w:szCs w:val="20"/>
    </w:rPr>
  </w:style>
  <w:style w:type="paragraph" w:customStyle="1" w:styleId="xl31010">
    <w:name w:val="xl31010"/>
    <w:basedOn w:val="a0"/>
    <w:uiPriority w:val="39"/>
    <w:qFormat/>
    <w:rsid w:val="00DA2417"/>
    <w:pPr>
      <w:widowControl/>
      <w:wordWrap/>
      <w:autoSpaceDE/>
      <w:autoSpaceDN/>
      <w:spacing w:before="100" w:beforeAutospacing="1" w:after="100" w:afterAutospacing="1" w:line="240" w:lineRule="auto"/>
      <w:jc w:val="left"/>
    </w:pPr>
    <w:rPr>
      <w:rFonts w:ascii="바탕체" w:eastAsia="바탕체" w:hAnsi="바탕체" w:cs="굴림"/>
      <w:kern w:val="0"/>
      <w:szCs w:val="20"/>
    </w:rPr>
  </w:style>
  <w:style w:type="paragraph" w:customStyle="1" w:styleId="xl31011">
    <w:name w:val="xl31011"/>
    <w:basedOn w:val="a0"/>
    <w:uiPriority w:val="39"/>
    <w:qFormat/>
    <w:rsid w:val="00DA2417"/>
    <w:pPr>
      <w:widowControl/>
      <w:wordWrap/>
      <w:autoSpaceDE/>
      <w:autoSpaceDN/>
      <w:spacing w:before="100" w:beforeAutospacing="1" w:after="100" w:afterAutospacing="1" w:line="240" w:lineRule="auto"/>
      <w:jc w:val="left"/>
    </w:pPr>
    <w:rPr>
      <w:rFonts w:ascii="바탕체" w:eastAsia="바탕체" w:hAnsi="바탕체" w:cs="굴림"/>
      <w:kern w:val="0"/>
      <w:szCs w:val="20"/>
    </w:rPr>
  </w:style>
  <w:style w:type="paragraph" w:customStyle="1" w:styleId="xl31012">
    <w:name w:val="xl31012"/>
    <w:basedOn w:val="a0"/>
    <w:uiPriority w:val="39"/>
    <w:qFormat/>
    <w:rsid w:val="00DA2417"/>
    <w:pPr>
      <w:widowControl/>
      <w:wordWrap/>
      <w:autoSpaceDE/>
      <w:autoSpaceDN/>
      <w:spacing w:before="100" w:beforeAutospacing="1" w:after="100" w:afterAutospacing="1" w:line="240" w:lineRule="auto"/>
      <w:jc w:val="left"/>
    </w:pPr>
    <w:rPr>
      <w:rFonts w:ascii="바탕체" w:eastAsia="바탕체" w:hAnsi="바탕체" w:cs="굴림"/>
      <w:kern w:val="0"/>
      <w:szCs w:val="20"/>
    </w:rPr>
  </w:style>
  <w:style w:type="paragraph" w:customStyle="1" w:styleId="xl31013">
    <w:name w:val="xl31013"/>
    <w:basedOn w:val="a0"/>
    <w:uiPriority w:val="39"/>
    <w:qFormat/>
    <w:rsid w:val="00DA2417"/>
    <w:pPr>
      <w:widowControl/>
      <w:pBdr>
        <w:top w:val="single" w:sz="4" w:space="0" w:color="auto"/>
        <w:left w:val="single" w:sz="4" w:space="0" w:color="auto"/>
        <w:bottom w:val="single" w:sz="4" w:space="0" w:color="auto"/>
        <w:right w:val="single" w:sz="4" w:space="0" w:color="auto"/>
      </w:pBdr>
      <w:shd w:val="clear" w:color="auto" w:fill="D9D9D9"/>
      <w:wordWrap/>
      <w:autoSpaceDE/>
      <w:autoSpaceDN/>
      <w:spacing w:before="100" w:beforeAutospacing="1" w:after="100" w:afterAutospacing="1" w:line="240" w:lineRule="auto"/>
      <w:jc w:val="center"/>
    </w:pPr>
    <w:rPr>
      <w:rFonts w:ascii="바탕체" w:eastAsia="바탕체" w:hAnsi="바탕체" w:cs="굴림"/>
      <w:b/>
      <w:bCs/>
      <w:kern w:val="0"/>
      <w:szCs w:val="20"/>
    </w:rPr>
  </w:style>
  <w:style w:type="paragraph" w:customStyle="1" w:styleId="xl31014">
    <w:name w:val="xl31014"/>
    <w:basedOn w:val="a0"/>
    <w:uiPriority w:val="39"/>
    <w:qFormat/>
    <w:rsid w:val="00DA2417"/>
    <w:pPr>
      <w:widowControl/>
      <w:pBdr>
        <w:top w:val="single" w:sz="4" w:space="0" w:color="auto"/>
        <w:left w:val="single" w:sz="4" w:space="0" w:color="auto"/>
        <w:bottom w:val="single" w:sz="4" w:space="0" w:color="auto"/>
        <w:right w:val="single" w:sz="4" w:space="0" w:color="auto"/>
      </w:pBdr>
      <w:shd w:val="clear" w:color="auto" w:fill="D9D9D9"/>
      <w:wordWrap/>
      <w:autoSpaceDE/>
      <w:autoSpaceDN/>
      <w:spacing w:before="100" w:beforeAutospacing="1" w:after="100" w:afterAutospacing="1" w:line="240" w:lineRule="auto"/>
      <w:jc w:val="center"/>
    </w:pPr>
    <w:rPr>
      <w:rFonts w:ascii="바탕체" w:eastAsia="바탕체" w:hAnsi="바탕체" w:cs="굴림"/>
      <w:b/>
      <w:bCs/>
      <w:kern w:val="0"/>
      <w:szCs w:val="20"/>
    </w:rPr>
  </w:style>
  <w:style w:type="paragraph" w:customStyle="1" w:styleId="xl31015">
    <w:name w:val="xl31015"/>
    <w:basedOn w:val="a0"/>
    <w:uiPriority w:val="39"/>
    <w:qFormat/>
    <w:rsid w:val="00DA2417"/>
    <w:pPr>
      <w:widowControl/>
      <w:pBdr>
        <w:top w:val="single" w:sz="4" w:space="0" w:color="auto"/>
        <w:left w:val="single" w:sz="4" w:space="0" w:color="auto"/>
        <w:bottom w:val="single" w:sz="4" w:space="0" w:color="auto"/>
        <w:right w:val="single" w:sz="4" w:space="0" w:color="auto"/>
      </w:pBdr>
      <w:shd w:val="clear" w:color="auto" w:fill="D9D9D9"/>
      <w:wordWrap/>
      <w:autoSpaceDE/>
      <w:autoSpaceDN/>
      <w:spacing w:before="100" w:beforeAutospacing="1" w:after="100" w:afterAutospacing="1" w:line="240" w:lineRule="auto"/>
      <w:jc w:val="center"/>
    </w:pPr>
    <w:rPr>
      <w:rFonts w:ascii="바탕체" w:eastAsia="바탕체" w:hAnsi="바탕체" w:cs="굴림"/>
      <w:b/>
      <w:bCs/>
      <w:kern w:val="0"/>
      <w:szCs w:val="20"/>
    </w:rPr>
  </w:style>
  <w:style w:type="paragraph" w:customStyle="1" w:styleId="xl31016">
    <w:name w:val="xl31016"/>
    <w:basedOn w:val="a0"/>
    <w:uiPriority w:val="39"/>
    <w:qFormat/>
    <w:rsid w:val="00DA2417"/>
    <w:pPr>
      <w:widowControl/>
      <w:pBdr>
        <w:top w:val="single" w:sz="4" w:space="0" w:color="auto"/>
        <w:left w:val="single" w:sz="4" w:space="0" w:color="auto"/>
        <w:bottom w:val="single" w:sz="4" w:space="0" w:color="auto"/>
        <w:right w:val="single" w:sz="4" w:space="0" w:color="auto"/>
      </w:pBdr>
      <w:shd w:val="clear" w:color="auto" w:fill="D9D9D9"/>
      <w:wordWrap/>
      <w:autoSpaceDE/>
      <w:autoSpaceDN/>
      <w:spacing w:before="100" w:beforeAutospacing="1" w:after="100" w:afterAutospacing="1" w:line="240" w:lineRule="auto"/>
      <w:jc w:val="center"/>
    </w:pPr>
    <w:rPr>
      <w:rFonts w:ascii="바탕체" w:eastAsia="바탕체" w:hAnsi="바탕체" w:cs="굴림"/>
      <w:b/>
      <w:bCs/>
      <w:kern w:val="0"/>
      <w:szCs w:val="20"/>
    </w:rPr>
  </w:style>
  <w:style w:type="paragraph" w:customStyle="1" w:styleId="xl31017">
    <w:name w:val="xl31017"/>
    <w:basedOn w:val="a0"/>
    <w:uiPriority w:val="39"/>
    <w:qFormat/>
    <w:rsid w:val="00DA2417"/>
    <w:pPr>
      <w:widowControl/>
      <w:pBdr>
        <w:top w:val="single" w:sz="4" w:space="0" w:color="auto"/>
        <w:left w:val="single" w:sz="4" w:space="0" w:color="auto"/>
        <w:bottom w:val="single" w:sz="4" w:space="0" w:color="auto"/>
        <w:right w:val="single" w:sz="4" w:space="0" w:color="auto"/>
      </w:pBdr>
      <w:shd w:val="clear" w:color="auto" w:fill="D9D9D9"/>
      <w:wordWrap/>
      <w:autoSpaceDE/>
      <w:autoSpaceDN/>
      <w:spacing w:before="100" w:beforeAutospacing="1" w:after="100" w:afterAutospacing="1" w:line="240" w:lineRule="auto"/>
      <w:jc w:val="center"/>
    </w:pPr>
    <w:rPr>
      <w:rFonts w:ascii="바탕체" w:eastAsia="바탕체" w:hAnsi="바탕체" w:cs="굴림"/>
      <w:b/>
      <w:bCs/>
      <w:kern w:val="0"/>
      <w:szCs w:val="20"/>
    </w:rPr>
  </w:style>
  <w:style w:type="paragraph" w:customStyle="1" w:styleId="xl31018">
    <w:name w:val="xl31018"/>
    <w:basedOn w:val="a0"/>
    <w:uiPriority w:val="39"/>
    <w:qFormat/>
    <w:rsid w:val="00DA2417"/>
    <w:pPr>
      <w:widowControl/>
      <w:pBdr>
        <w:top w:val="single" w:sz="4" w:space="0" w:color="auto"/>
        <w:left w:val="single" w:sz="4" w:space="0" w:color="auto"/>
        <w:bottom w:val="single" w:sz="4" w:space="0" w:color="auto"/>
        <w:right w:val="single" w:sz="4" w:space="0" w:color="auto"/>
      </w:pBdr>
      <w:shd w:val="clear" w:color="auto" w:fill="D9D9D9"/>
      <w:wordWrap/>
      <w:autoSpaceDE/>
      <w:autoSpaceDN/>
      <w:spacing w:before="100" w:beforeAutospacing="1" w:after="100" w:afterAutospacing="1" w:line="240" w:lineRule="auto"/>
      <w:jc w:val="center"/>
    </w:pPr>
    <w:rPr>
      <w:rFonts w:ascii="바탕체" w:eastAsia="바탕체" w:hAnsi="바탕체" w:cs="굴림"/>
      <w:b/>
      <w:bCs/>
      <w:kern w:val="0"/>
      <w:szCs w:val="20"/>
    </w:rPr>
  </w:style>
  <w:style w:type="paragraph" w:customStyle="1" w:styleId="xl31019">
    <w:name w:val="xl31019"/>
    <w:basedOn w:val="a0"/>
    <w:uiPriority w:val="39"/>
    <w:qFormat/>
    <w:rsid w:val="00DA2417"/>
    <w:pPr>
      <w:widowControl/>
      <w:pBdr>
        <w:top w:val="single" w:sz="4" w:space="0" w:color="auto"/>
        <w:left w:val="single" w:sz="4" w:space="0" w:color="auto"/>
        <w:bottom w:val="single" w:sz="4" w:space="0" w:color="auto"/>
        <w:right w:val="single" w:sz="4" w:space="0" w:color="auto"/>
      </w:pBdr>
      <w:shd w:val="clear" w:color="auto" w:fill="D9D9D9"/>
      <w:wordWrap/>
      <w:autoSpaceDE/>
      <w:autoSpaceDN/>
      <w:spacing w:before="100" w:beforeAutospacing="1" w:after="100" w:afterAutospacing="1" w:line="240" w:lineRule="auto"/>
      <w:jc w:val="center"/>
    </w:pPr>
    <w:rPr>
      <w:rFonts w:ascii="바탕체" w:eastAsia="바탕체" w:hAnsi="바탕체" w:cs="굴림"/>
      <w:b/>
      <w:bCs/>
      <w:kern w:val="0"/>
      <w:szCs w:val="20"/>
    </w:rPr>
  </w:style>
  <w:style w:type="character" w:customStyle="1" w:styleId="HTMLChar1">
    <w:name w:val="미리 서식이 지정된 HTML Char1"/>
    <w:basedOn w:val="a2"/>
    <w:uiPriority w:val="99"/>
    <w:semiHidden/>
    <w:rsid w:val="00DA2417"/>
    <w:rPr>
      <w:rFonts w:ascii="Courier New" w:hAnsi="Courier New" w:cs="Courier New" w:hint="default"/>
      <w:kern w:val="2"/>
    </w:rPr>
  </w:style>
  <w:style w:type="table" w:customStyle="1" w:styleId="115">
    <w:name w:val="표 구분선11"/>
    <w:basedOn w:val="a3"/>
    <w:uiPriority w:val="59"/>
    <w:rsid w:val="00DA2417"/>
    <w:pPr>
      <w:spacing w:after="0" w:line="240" w:lineRule="auto"/>
      <w:jc w:val="left"/>
    </w:pPr>
    <w:rPr>
      <w:rFonts w:ascii="맑은 고딕" w:eastAsia="맑은 고딕" w:hAnsi="맑은 고딕" w:cs="Times New Roman"/>
      <w:kern w:val="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0TableGrid11">
    <w:name w:val="_0Table Grid11"/>
    <w:basedOn w:val="a3"/>
    <w:rsid w:val="00DA2417"/>
    <w:pPr>
      <w:widowControl w:val="0"/>
      <w:wordWrap w:val="0"/>
      <w:autoSpaceDE w:val="0"/>
      <w:autoSpaceDN w:val="0"/>
      <w:spacing w:after="0" w:line="240" w:lineRule="auto"/>
    </w:pPr>
    <w:rPr>
      <w:rFonts w:ascii="Times New Roman" w:eastAsia="바탕"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12"/>
    <w:basedOn w:val="a3"/>
    <w:rsid w:val="00DA2417"/>
    <w:pPr>
      <w:widowControl w:val="0"/>
      <w:wordWrap w:val="0"/>
      <w:autoSpaceDE w:val="0"/>
      <w:autoSpaceDN w:val="0"/>
      <w:spacing w:after="0" w:line="240" w:lineRule="auto"/>
    </w:pPr>
    <w:rPr>
      <w:rFonts w:ascii="Times New Roman" w:eastAsia="바탕" w:hAnsi="Times New Roman" w:cs="Times New Roman"/>
      <w:kern w:val="0"/>
      <w:szCs w:val="20"/>
    </w:rPr>
    <w:tblP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Pr>
  </w:style>
  <w:style w:type="character" w:styleId="affffff5">
    <w:name w:val="Emphasis"/>
    <w:basedOn w:val="a2"/>
    <w:uiPriority w:val="20"/>
    <w:qFormat/>
    <w:rsid w:val="00DA2417"/>
    <w:rPr>
      <w:i/>
      <w:iCs/>
    </w:rPr>
  </w:style>
  <w:style w:type="paragraph" w:customStyle="1" w:styleId="F4208024066F49848D845188D6B06E27">
    <w:name w:val="F4208024066F49848D845188D6B06E27"/>
    <w:rsid w:val="00DA2417"/>
    <w:pPr>
      <w:jc w:val="left"/>
    </w:pPr>
    <w:rPr>
      <w:rFonts w:ascii="맑은 고딕" w:eastAsia="맑은 고딕" w:hAnsi="맑은 고딕" w:cs="Times New Roman"/>
      <w:kern w:val="0"/>
      <w:sz w:val="22"/>
      <w:lang w:eastAsia="en-US"/>
    </w:rPr>
  </w:style>
  <w:style w:type="table" w:customStyle="1" w:styleId="4b">
    <w:name w:val="표 구분선4"/>
    <w:basedOn w:val="a3"/>
    <w:next w:val="a8"/>
    <w:uiPriority w:val="59"/>
    <w:rsid w:val="00DA2417"/>
    <w:pPr>
      <w:spacing w:after="0" w:line="240" w:lineRule="auto"/>
    </w:pPr>
    <w:rPr>
      <w:rFonts w:ascii="맑은 고딕" w:eastAsia="맑은 고딕" w:hAnsi="맑은 고딕"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
    <w:name w:val="표 구분선5"/>
    <w:basedOn w:val="a3"/>
    <w:next w:val="a8"/>
    <w:uiPriority w:val="59"/>
    <w:rsid w:val="00DA2417"/>
    <w:pPr>
      <w:spacing w:after="0" w:line="240" w:lineRule="auto"/>
    </w:pPr>
    <w:rPr>
      <w:rFonts w:ascii="맑은 고딕" w:eastAsia="맑은 고딕" w:hAnsi="맑은 고딕"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ty1p4">
    <w:name w:val="pty1_p4"/>
    <w:basedOn w:val="a0"/>
    <w:rsid w:val="00DA241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bl">
    <w:name w:val="bl"/>
    <w:basedOn w:val="a2"/>
    <w:rsid w:val="00DA2417"/>
  </w:style>
  <w:style w:type="paragraph" w:customStyle="1" w:styleId="pty1de21">
    <w:name w:val="pty1_de2_1"/>
    <w:basedOn w:val="a0"/>
    <w:rsid w:val="00DA241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57">
    <w:name w:val="5. 본문"/>
    <w:basedOn w:val="a0"/>
    <w:link w:val="5Char1"/>
    <w:qFormat/>
    <w:rsid w:val="00DA2417"/>
    <w:pPr>
      <w:widowControl/>
      <w:wordWrap/>
      <w:autoSpaceDE/>
      <w:autoSpaceDN/>
      <w:adjustRightInd w:val="0"/>
      <w:snapToGrid w:val="0"/>
      <w:spacing w:after="0" w:line="240" w:lineRule="auto"/>
    </w:pPr>
    <w:rPr>
      <w:rFonts w:ascii="원신한 Light" w:eastAsia="원신한 Light" w:hAnsi="원신한 Light" w:cs="Times New Roman"/>
      <w:sz w:val="21"/>
      <w:szCs w:val="21"/>
    </w:rPr>
  </w:style>
  <w:style w:type="character" w:customStyle="1" w:styleId="5Char1">
    <w:name w:val="5. 본문 Char"/>
    <w:basedOn w:val="a2"/>
    <w:link w:val="57"/>
    <w:rsid w:val="00DA2417"/>
    <w:rPr>
      <w:rFonts w:ascii="원신한 Light" w:eastAsia="원신한 Light" w:hAnsi="원신한 Light" w:cs="Times New Roman"/>
      <w:sz w:val="21"/>
      <w:szCs w:val="21"/>
    </w:rPr>
  </w:style>
  <w:style w:type="paragraph" w:customStyle="1" w:styleId="I">
    <w:name w:val="제목 I"/>
    <w:basedOn w:val="1"/>
    <w:link w:val="IChar"/>
    <w:autoRedefine/>
    <w:qFormat/>
    <w:rsid w:val="00DA2417"/>
    <w:pPr>
      <w:keepNext w:val="0"/>
      <w:tabs>
        <w:tab w:val="num" w:pos="720"/>
      </w:tabs>
      <w:wordWrap/>
      <w:autoSpaceDE w:val="0"/>
      <w:autoSpaceDN w:val="0"/>
      <w:adjustRightInd w:val="0"/>
      <w:ind w:left="425" w:hanging="425"/>
      <w:jc w:val="both"/>
    </w:pPr>
    <w:rPr>
      <w:rFonts w:ascii="원신한 Light" w:eastAsia="원신한 Light" w:hAnsi="원신한 Light"/>
      <w:bCs w:val="0"/>
      <w:sz w:val="28"/>
      <w:szCs w:val="32"/>
    </w:rPr>
  </w:style>
  <w:style w:type="character" w:customStyle="1" w:styleId="IChar">
    <w:name w:val="제목 I Char"/>
    <w:basedOn w:val="a2"/>
    <w:link w:val="I"/>
    <w:rsid w:val="00DA2417"/>
    <w:rPr>
      <w:rFonts w:ascii="원신한 Light" w:eastAsia="원신한 Light" w:hAnsi="원신한 Light" w:cs="Times New Roman"/>
      <w:b/>
      <w:sz w:val="28"/>
      <w:szCs w:val="32"/>
    </w:rPr>
  </w:style>
  <w:style w:type="paragraph" w:customStyle="1" w:styleId="3c">
    <w:name w:val="3. 수준"/>
    <w:basedOn w:val="30"/>
    <w:link w:val="3Char5"/>
    <w:qFormat/>
    <w:rsid w:val="00DA2417"/>
    <w:pPr>
      <w:keepNext w:val="0"/>
      <w:widowControl/>
      <w:tabs>
        <w:tab w:val="num" w:pos="720"/>
      </w:tabs>
      <w:wordWrap/>
      <w:autoSpaceDE/>
      <w:autoSpaceDN/>
      <w:snapToGrid w:val="0"/>
      <w:spacing w:after="0" w:line="240" w:lineRule="auto"/>
      <w:ind w:leftChars="0" w:left="0" w:firstLineChars="0" w:firstLine="0"/>
      <w:jc w:val="left"/>
    </w:pPr>
    <w:rPr>
      <w:rFonts w:ascii="원신한 Light" w:eastAsia="원신한 Light" w:hAnsi="원신한 Light" w:cs="Arial"/>
      <w:b/>
      <w:noProof/>
      <w:sz w:val="21"/>
      <w:szCs w:val="21"/>
    </w:rPr>
  </w:style>
  <w:style w:type="character" w:customStyle="1" w:styleId="3Char5">
    <w:name w:val="3. 수준 Char"/>
    <w:basedOn w:val="a2"/>
    <w:link w:val="3c"/>
    <w:rsid w:val="00DA2417"/>
    <w:rPr>
      <w:rFonts w:ascii="원신한 Light" w:eastAsia="원신한 Light" w:hAnsi="원신한 Light" w:cs="Arial"/>
      <w:b/>
      <w:noProof/>
      <w:sz w:val="21"/>
      <w:szCs w:val="21"/>
    </w:rPr>
  </w:style>
  <w:style w:type="table" w:customStyle="1" w:styleId="SmartTextTabl2">
    <w:name w:val="Smart Text Tabl2"/>
    <w:basedOn w:val="a3"/>
    <w:next w:val="a8"/>
    <w:uiPriority w:val="59"/>
    <w:qFormat/>
    <w:rsid w:val="00F56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ff6">
    <w:name w:val="Grid Table Light"/>
    <w:basedOn w:val="a3"/>
    <w:uiPriority w:val="40"/>
    <w:rsid w:val="009E5F0F"/>
    <w:pPr>
      <w:spacing w:after="0" w:line="240" w:lineRule="auto"/>
      <w:ind w:left="1519" w:hanging="720"/>
      <w:jc w:val="center"/>
    </w:pPr>
    <w:rPr>
      <w:rFonts w:eastAsia="함초롬바탕"/>
      <w:color w:val="000000" w:themeColor="text1"/>
      <w:sz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vAlign w:val="center"/>
    </w:tcPr>
    <w:tblStylePr w:type="firstRow">
      <w:pPr>
        <w:jc w:val="center"/>
      </w:pPr>
      <w:rPr>
        <w:rFonts w:eastAsia="Arial Black"/>
        <w:sz w:val="22"/>
      </w:rPr>
      <w:tblPr/>
      <w:tcPr>
        <w:shd w:val="clear" w:color="auto" w:fill="DDD9C3" w:themeFill="background2" w:themeFillShade="E6"/>
      </w:tcPr>
    </w:tblStylePr>
  </w:style>
  <w:style w:type="paragraph" w:customStyle="1" w:styleId="Text">
    <w:name w:val="Text"/>
    <w:basedOn w:val="a0"/>
    <w:link w:val="TextChar"/>
    <w:qFormat/>
    <w:rsid w:val="00F71F76"/>
    <w:pPr>
      <w:widowControl/>
      <w:wordWrap/>
      <w:autoSpaceDE/>
      <w:autoSpaceDN/>
      <w:spacing w:after="0" w:line="240" w:lineRule="auto"/>
    </w:pPr>
    <w:rPr>
      <w:rFonts w:ascii="Times" w:eastAsia="바탕체" w:hAnsi="Times" w:cs="Times New Roman"/>
      <w:noProof/>
      <w:kern w:val="0"/>
      <w:sz w:val="24"/>
      <w:szCs w:val="20"/>
    </w:rPr>
  </w:style>
  <w:style w:type="character" w:customStyle="1" w:styleId="TextChar">
    <w:name w:val="Text Char"/>
    <w:link w:val="Text"/>
    <w:rsid w:val="00F71F76"/>
    <w:rPr>
      <w:rFonts w:ascii="Times" w:eastAsia="바탕체" w:hAnsi="Times" w:cs="Times New Roman"/>
      <w:noProof/>
      <w:kern w:val="0"/>
      <w:sz w:val="24"/>
      <w:szCs w:val="20"/>
    </w:rPr>
  </w:style>
  <w:style w:type="paragraph" w:customStyle="1" w:styleId="affffff7">
    <w:name w:val="제목없음"/>
    <w:basedOn w:val="a0"/>
    <w:link w:val="Charffa"/>
    <w:qFormat/>
    <w:rsid w:val="00C90A92"/>
    <w:pPr>
      <w:wordWrap/>
      <w:spacing w:after="0" w:line="240" w:lineRule="auto"/>
      <w:jc w:val="left"/>
      <w:textAlignment w:val="baseline"/>
    </w:pPr>
    <w:rPr>
      <w:rFonts w:ascii="함초롬바탕" w:eastAsia="함초롬바탕" w:hAnsi="함초롬바탕" w:cs="함초롬바탕"/>
      <w:sz w:val="24"/>
      <w:szCs w:val="24"/>
    </w:rPr>
  </w:style>
  <w:style w:type="character" w:customStyle="1" w:styleId="Charffa">
    <w:name w:val="제목없음 Char"/>
    <w:basedOn w:val="a2"/>
    <w:link w:val="affffff7"/>
    <w:rsid w:val="00C90A92"/>
    <w:rPr>
      <w:rFonts w:ascii="함초롬바탕" w:eastAsia="함초롬바탕" w:hAnsi="함초롬바탕" w:cs="함초롬바탕"/>
      <w:sz w:val="24"/>
      <w:szCs w:val="24"/>
    </w:rPr>
  </w:style>
  <w:style w:type="table" w:customStyle="1" w:styleId="SmartTextTabl3">
    <w:name w:val="Smart Text Tabl3"/>
    <w:basedOn w:val="a3"/>
    <w:next w:val="a8"/>
    <w:uiPriority w:val="39"/>
    <w:qFormat/>
    <w:rsid w:val="00E63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BL">
    <w:name w:val="TB_L"/>
    <w:basedOn w:val="a0"/>
    <w:qFormat/>
    <w:rsid w:val="0047628D"/>
    <w:pPr>
      <w:widowControl/>
      <w:autoSpaceDE/>
      <w:autoSpaceDN/>
      <w:spacing w:before="24" w:after="24" w:line="120" w:lineRule="atLeast"/>
      <w:jc w:val="left"/>
    </w:pPr>
    <w:rPr>
      <w:rFonts w:ascii="Century Gothic" w:eastAsia="맑은 고딕" w:hAnsi="Century Gothic"/>
      <w:kern w:val="0"/>
      <w:lang w:bidi="en-US"/>
    </w:rPr>
  </w:style>
  <w:style w:type="character" w:customStyle="1" w:styleId="citation-204">
    <w:name w:val="citation-204"/>
    <w:basedOn w:val="a2"/>
    <w:rsid w:val="00ED7F79"/>
  </w:style>
  <w:style w:type="character" w:customStyle="1" w:styleId="button-label">
    <w:name w:val="button-label"/>
    <w:basedOn w:val="a2"/>
    <w:rsid w:val="00ED7F79"/>
  </w:style>
  <w:style w:type="character" w:customStyle="1" w:styleId="citation-203">
    <w:name w:val="citation-203"/>
    <w:basedOn w:val="a2"/>
    <w:rsid w:val="00ED7F79"/>
  </w:style>
  <w:style w:type="character" w:customStyle="1" w:styleId="citation-202">
    <w:name w:val="citation-202"/>
    <w:basedOn w:val="a2"/>
    <w:rsid w:val="00ED7F79"/>
  </w:style>
  <w:style w:type="character" w:customStyle="1" w:styleId="citation-201">
    <w:name w:val="citation-201"/>
    <w:basedOn w:val="a2"/>
    <w:rsid w:val="00ED7F79"/>
  </w:style>
  <w:style w:type="character" w:customStyle="1" w:styleId="citation-200">
    <w:name w:val="citation-200"/>
    <w:basedOn w:val="a2"/>
    <w:rsid w:val="00ED7F79"/>
  </w:style>
  <w:style w:type="paragraph" w:customStyle="1" w:styleId="affffff8">
    <w:name w:val="국민 가."/>
    <w:basedOn w:val="a0"/>
    <w:qFormat/>
    <w:rsid w:val="00C57F51"/>
    <w:pPr>
      <w:autoSpaceDE/>
      <w:autoSpaceDN/>
      <w:spacing w:before="120" w:after="120" w:line="240" w:lineRule="auto"/>
      <w:ind w:left="198" w:right="159" w:firstLine="987"/>
    </w:pPr>
    <w:rPr>
      <w:rFonts w:ascii="Times New Roman" w:eastAsia="굴림체" w:hAnsi="Times New Roman" w:cs="Times New Roman"/>
      <w:sz w:val="22"/>
      <w:szCs w:val="20"/>
    </w:rPr>
  </w:style>
  <w:style w:type="character" w:styleId="affffff9">
    <w:name w:val="Unresolved Mention"/>
    <w:basedOn w:val="a2"/>
    <w:uiPriority w:val="99"/>
    <w:semiHidden/>
    <w:unhideWhenUsed/>
    <w:rsid w:val="006B29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625">
      <w:bodyDiv w:val="1"/>
      <w:marLeft w:val="0"/>
      <w:marRight w:val="0"/>
      <w:marTop w:val="0"/>
      <w:marBottom w:val="0"/>
      <w:divBdr>
        <w:top w:val="none" w:sz="0" w:space="0" w:color="auto"/>
        <w:left w:val="none" w:sz="0" w:space="0" w:color="auto"/>
        <w:bottom w:val="none" w:sz="0" w:space="0" w:color="auto"/>
        <w:right w:val="none" w:sz="0" w:space="0" w:color="auto"/>
      </w:divBdr>
    </w:div>
    <w:div w:id="864861">
      <w:bodyDiv w:val="1"/>
      <w:marLeft w:val="0"/>
      <w:marRight w:val="0"/>
      <w:marTop w:val="0"/>
      <w:marBottom w:val="0"/>
      <w:divBdr>
        <w:top w:val="none" w:sz="0" w:space="0" w:color="auto"/>
        <w:left w:val="none" w:sz="0" w:space="0" w:color="auto"/>
        <w:bottom w:val="none" w:sz="0" w:space="0" w:color="auto"/>
        <w:right w:val="none" w:sz="0" w:space="0" w:color="auto"/>
      </w:divBdr>
    </w:div>
    <w:div w:id="8651736">
      <w:bodyDiv w:val="1"/>
      <w:marLeft w:val="300"/>
      <w:marRight w:val="0"/>
      <w:marTop w:val="0"/>
      <w:marBottom w:val="0"/>
      <w:divBdr>
        <w:top w:val="none" w:sz="0" w:space="0" w:color="auto"/>
        <w:left w:val="none" w:sz="0" w:space="0" w:color="auto"/>
        <w:bottom w:val="none" w:sz="0" w:space="0" w:color="auto"/>
        <w:right w:val="none" w:sz="0" w:space="0" w:color="auto"/>
      </w:divBdr>
    </w:div>
    <w:div w:id="19357686">
      <w:bodyDiv w:val="1"/>
      <w:marLeft w:val="0"/>
      <w:marRight w:val="0"/>
      <w:marTop w:val="0"/>
      <w:marBottom w:val="0"/>
      <w:divBdr>
        <w:top w:val="none" w:sz="0" w:space="0" w:color="auto"/>
        <w:left w:val="none" w:sz="0" w:space="0" w:color="auto"/>
        <w:bottom w:val="none" w:sz="0" w:space="0" w:color="auto"/>
        <w:right w:val="none" w:sz="0" w:space="0" w:color="auto"/>
      </w:divBdr>
    </w:div>
    <w:div w:id="24600763">
      <w:bodyDiv w:val="1"/>
      <w:marLeft w:val="0"/>
      <w:marRight w:val="0"/>
      <w:marTop w:val="0"/>
      <w:marBottom w:val="0"/>
      <w:divBdr>
        <w:top w:val="none" w:sz="0" w:space="0" w:color="auto"/>
        <w:left w:val="none" w:sz="0" w:space="0" w:color="auto"/>
        <w:bottom w:val="none" w:sz="0" w:space="0" w:color="auto"/>
        <w:right w:val="none" w:sz="0" w:space="0" w:color="auto"/>
      </w:divBdr>
    </w:div>
    <w:div w:id="30763159">
      <w:bodyDiv w:val="1"/>
      <w:marLeft w:val="0"/>
      <w:marRight w:val="0"/>
      <w:marTop w:val="0"/>
      <w:marBottom w:val="0"/>
      <w:divBdr>
        <w:top w:val="none" w:sz="0" w:space="0" w:color="auto"/>
        <w:left w:val="none" w:sz="0" w:space="0" w:color="auto"/>
        <w:bottom w:val="none" w:sz="0" w:space="0" w:color="auto"/>
        <w:right w:val="none" w:sz="0" w:space="0" w:color="auto"/>
      </w:divBdr>
    </w:div>
    <w:div w:id="43062975">
      <w:bodyDiv w:val="1"/>
      <w:marLeft w:val="0"/>
      <w:marRight w:val="0"/>
      <w:marTop w:val="0"/>
      <w:marBottom w:val="0"/>
      <w:divBdr>
        <w:top w:val="none" w:sz="0" w:space="0" w:color="auto"/>
        <w:left w:val="none" w:sz="0" w:space="0" w:color="auto"/>
        <w:bottom w:val="none" w:sz="0" w:space="0" w:color="auto"/>
        <w:right w:val="none" w:sz="0" w:space="0" w:color="auto"/>
      </w:divBdr>
    </w:div>
    <w:div w:id="43337529">
      <w:bodyDiv w:val="1"/>
      <w:marLeft w:val="0"/>
      <w:marRight w:val="0"/>
      <w:marTop w:val="0"/>
      <w:marBottom w:val="0"/>
      <w:divBdr>
        <w:top w:val="none" w:sz="0" w:space="0" w:color="auto"/>
        <w:left w:val="none" w:sz="0" w:space="0" w:color="auto"/>
        <w:bottom w:val="none" w:sz="0" w:space="0" w:color="auto"/>
        <w:right w:val="none" w:sz="0" w:space="0" w:color="auto"/>
      </w:divBdr>
    </w:div>
    <w:div w:id="44531241">
      <w:bodyDiv w:val="1"/>
      <w:marLeft w:val="0"/>
      <w:marRight w:val="0"/>
      <w:marTop w:val="0"/>
      <w:marBottom w:val="0"/>
      <w:divBdr>
        <w:top w:val="none" w:sz="0" w:space="0" w:color="auto"/>
        <w:left w:val="none" w:sz="0" w:space="0" w:color="auto"/>
        <w:bottom w:val="none" w:sz="0" w:space="0" w:color="auto"/>
        <w:right w:val="none" w:sz="0" w:space="0" w:color="auto"/>
      </w:divBdr>
    </w:div>
    <w:div w:id="46026750">
      <w:bodyDiv w:val="1"/>
      <w:marLeft w:val="0"/>
      <w:marRight w:val="0"/>
      <w:marTop w:val="0"/>
      <w:marBottom w:val="0"/>
      <w:divBdr>
        <w:top w:val="none" w:sz="0" w:space="0" w:color="auto"/>
        <w:left w:val="none" w:sz="0" w:space="0" w:color="auto"/>
        <w:bottom w:val="none" w:sz="0" w:space="0" w:color="auto"/>
        <w:right w:val="none" w:sz="0" w:space="0" w:color="auto"/>
      </w:divBdr>
    </w:div>
    <w:div w:id="46297847">
      <w:bodyDiv w:val="1"/>
      <w:marLeft w:val="0"/>
      <w:marRight w:val="0"/>
      <w:marTop w:val="0"/>
      <w:marBottom w:val="0"/>
      <w:divBdr>
        <w:top w:val="none" w:sz="0" w:space="0" w:color="auto"/>
        <w:left w:val="none" w:sz="0" w:space="0" w:color="auto"/>
        <w:bottom w:val="none" w:sz="0" w:space="0" w:color="auto"/>
        <w:right w:val="none" w:sz="0" w:space="0" w:color="auto"/>
      </w:divBdr>
    </w:div>
    <w:div w:id="47851358">
      <w:bodyDiv w:val="1"/>
      <w:marLeft w:val="0"/>
      <w:marRight w:val="0"/>
      <w:marTop w:val="0"/>
      <w:marBottom w:val="0"/>
      <w:divBdr>
        <w:top w:val="none" w:sz="0" w:space="0" w:color="auto"/>
        <w:left w:val="none" w:sz="0" w:space="0" w:color="auto"/>
        <w:bottom w:val="none" w:sz="0" w:space="0" w:color="auto"/>
        <w:right w:val="none" w:sz="0" w:space="0" w:color="auto"/>
      </w:divBdr>
    </w:div>
    <w:div w:id="62142857">
      <w:bodyDiv w:val="1"/>
      <w:marLeft w:val="0"/>
      <w:marRight w:val="0"/>
      <w:marTop w:val="0"/>
      <w:marBottom w:val="0"/>
      <w:divBdr>
        <w:top w:val="none" w:sz="0" w:space="0" w:color="auto"/>
        <w:left w:val="none" w:sz="0" w:space="0" w:color="auto"/>
        <w:bottom w:val="none" w:sz="0" w:space="0" w:color="auto"/>
        <w:right w:val="none" w:sz="0" w:space="0" w:color="auto"/>
      </w:divBdr>
    </w:div>
    <w:div w:id="67311257">
      <w:bodyDiv w:val="1"/>
      <w:marLeft w:val="0"/>
      <w:marRight w:val="0"/>
      <w:marTop w:val="0"/>
      <w:marBottom w:val="0"/>
      <w:divBdr>
        <w:top w:val="none" w:sz="0" w:space="0" w:color="auto"/>
        <w:left w:val="none" w:sz="0" w:space="0" w:color="auto"/>
        <w:bottom w:val="none" w:sz="0" w:space="0" w:color="auto"/>
        <w:right w:val="none" w:sz="0" w:space="0" w:color="auto"/>
      </w:divBdr>
    </w:div>
    <w:div w:id="76438451">
      <w:bodyDiv w:val="1"/>
      <w:marLeft w:val="0"/>
      <w:marRight w:val="0"/>
      <w:marTop w:val="0"/>
      <w:marBottom w:val="0"/>
      <w:divBdr>
        <w:top w:val="none" w:sz="0" w:space="0" w:color="auto"/>
        <w:left w:val="none" w:sz="0" w:space="0" w:color="auto"/>
        <w:bottom w:val="none" w:sz="0" w:space="0" w:color="auto"/>
        <w:right w:val="none" w:sz="0" w:space="0" w:color="auto"/>
      </w:divBdr>
    </w:div>
    <w:div w:id="83454836">
      <w:bodyDiv w:val="1"/>
      <w:marLeft w:val="0"/>
      <w:marRight w:val="0"/>
      <w:marTop w:val="0"/>
      <w:marBottom w:val="0"/>
      <w:divBdr>
        <w:top w:val="none" w:sz="0" w:space="0" w:color="auto"/>
        <w:left w:val="none" w:sz="0" w:space="0" w:color="auto"/>
        <w:bottom w:val="none" w:sz="0" w:space="0" w:color="auto"/>
        <w:right w:val="none" w:sz="0" w:space="0" w:color="auto"/>
      </w:divBdr>
    </w:div>
    <w:div w:id="85854423">
      <w:bodyDiv w:val="1"/>
      <w:marLeft w:val="0"/>
      <w:marRight w:val="0"/>
      <w:marTop w:val="0"/>
      <w:marBottom w:val="0"/>
      <w:divBdr>
        <w:top w:val="none" w:sz="0" w:space="0" w:color="auto"/>
        <w:left w:val="none" w:sz="0" w:space="0" w:color="auto"/>
        <w:bottom w:val="none" w:sz="0" w:space="0" w:color="auto"/>
        <w:right w:val="none" w:sz="0" w:space="0" w:color="auto"/>
      </w:divBdr>
    </w:div>
    <w:div w:id="98449716">
      <w:bodyDiv w:val="1"/>
      <w:marLeft w:val="0"/>
      <w:marRight w:val="0"/>
      <w:marTop w:val="0"/>
      <w:marBottom w:val="0"/>
      <w:divBdr>
        <w:top w:val="none" w:sz="0" w:space="0" w:color="auto"/>
        <w:left w:val="none" w:sz="0" w:space="0" w:color="auto"/>
        <w:bottom w:val="none" w:sz="0" w:space="0" w:color="auto"/>
        <w:right w:val="none" w:sz="0" w:space="0" w:color="auto"/>
      </w:divBdr>
    </w:div>
    <w:div w:id="98840137">
      <w:bodyDiv w:val="1"/>
      <w:marLeft w:val="0"/>
      <w:marRight w:val="0"/>
      <w:marTop w:val="0"/>
      <w:marBottom w:val="0"/>
      <w:divBdr>
        <w:top w:val="none" w:sz="0" w:space="0" w:color="auto"/>
        <w:left w:val="none" w:sz="0" w:space="0" w:color="auto"/>
        <w:bottom w:val="none" w:sz="0" w:space="0" w:color="auto"/>
        <w:right w:val="none" w:sz="0" w:space="0" w:color="auto"/>
      </w:divBdr>
    </w:div>
    <w:div w:id="114570301">
      <w:bodyDiv w:val="1"/>
      <w:marLeft w:val="0"/>
      <w:marRight w:val="0"/>
      <w:marTop w:val="0"/>
      <w:marBottom w:val="0"/>
      <w:divBdr>
        <w:top w:val="none" w:sz="0" w:space="0" w:color="auto"/>
        <w:left w:val="none" w:sz="0" w:space="0" w:color="auto"/>
        <w:bottom w:val="none" w:sz="0" w:space="0" w:color="auto"/>
        <w:right w:val="none" w:sz="0" w:space="0" w:color="auto"/>
      </w:divBdr>
      <w:divsChild>
        <w:div w:id="956301437">
          <w:marLeft w:val="418"/>
          <w:marRight w:val="0"/>
          <w:marTop w:val="0"/>
          <w:marBottom w:val="0"/>
          <w:divBdr>
            <w:top w:val="none" w:sz="0" w:space="0" w:color="auto"/>
            <w:left w:val="none" w:sz="0" w:space="0" w:color="auto"/>
            <w:bottom w:val="none" w:sz="0" w:space="0" w:color="auto"/>
            <w:right w:val="none" w:sz="0" w:space="0" w:color="auto"/>
          </w:divBdr>
        </w:div>
        <w:div w:id="1837959776">
          <w:marLeft w:val="418"/>
          <w:marRight w:val="0"/>
          <w:marTop w:val="13"/>
          <w:marBottom w:val="0"/>
          <w:divBdr>
            <w:top w:val="none" w:sz="0" w:space="0" w:color="auto"/>
            <w:left w:val="none" w:sz="0" w:space="0" w:color="auto"/>
            <w:bottom w:val="none" w:sz="0" w:space="0" w:color="auto"/>
            <w:right w:val="none" w:sz="0" w:space="0" w:color="auto"/>
          </w:divBdr>
        </w:div>
        <w:div w:id="1971204857">
          <w:marLeft w:val="418"/>
          <w:marRight w:val="0"/>
          <w:marTop w:val="12"/>
          <w:marBottom w:val="0"/>
          <w:divBdr>
            <w:top w:val="none" w:sz="0" w:space="0" w:color="auto"/>
            <w:left w:val="none" w:sz="0" w:space="0" w:color="auto"/>
            <w:bottom w:val="none" w:sz="0" w:space="0" w:color="auto"/>
            <w:right w:val="none" w:sz="0" w:space="0" w:color="auto"/>
          </w:divBdr>
        </w:div>
        <w:div w:id="661546629">
          <w:marLeft w:val="418"/>
          <w:marRight w:val="0"/>
          <w:marTop w:val="0"/>
          <w:marBottom w:val="0"/>
          <w:divBdr>
            <w:top w:val="none" w:sz="0" w:space="0" w:color="auto"/>
            <w:left w:val="none" w:sz="0" w:space="0" w:color="auto"/>
            <w:bottom w:val="none" w:sz="0" w:space="0" w:color="auto"/>
            <w:right w:val="none" w:sz="0" w:space="0" w:color="auto"/>
          </w:divBdr>
        </w:div>
        <w:div w:id="1999192541">
          <w:marLeft w:val="418"/>
          <w:marRight w:val="0"/>
          <w:marTop w:val="1"/>
          <w:marBottom w:val="0"/>
          <w:divBdr>
            <w:top w:val="none" w:sz="0" w:space="0" w:color="auto"/>
            <w:left w:val="none" w:sz="0" w:space="0" w:color="auto"/>
            <w:bottom w:val="none" w:sz="0" w:space="0" w:color="auto"/>
            <w:right w:val="none" w:sz="0" w:space="0" w:color="auto"/>
          </w:divBdr>
        </w:div>
        <w:div w:id="2138061968">
          <w:marLeft w:val="418"/>
          <w:marRight w:val="0"/>
          <w:marTop w:val="12"/>
          <w:marBottom w:val="0"/>
          <w:divBdr>
            <w:top w:val="none" w:sz="0" w:space="0" w:color="auto"/>
            <w:left w:val="none" w:sz="0" w:space="0" w:color="auto"/>
            <w:bottom w:val="none" w:sz="0" w:space="0" w:color="auto"/>
            <w:right w:val="none" w:sz="0" w:space="0" w:color="auto"/>
          </w:divBdr>
        </w:div>
        <w:div w:id="146438568">
          <w:marLeft w:val="418"/>
          <w:marRight w:val="0"/>
          <w:marTop w:val="13"/>
          <w:marBottom w:val="0"/>
          <w:divBdr>
            <w:top w:val="none" w:sz="0" w:space="0" w:color="auto"/>
            <w:left w:val="none" w:sz="0" w:space="0" w:color="auto"/>
            <w:bottom w:val="none" w:sz="0" w:space="0" w:color="auto"/>
            <w:right w:val="none" w:sz="0" w:space="0" w:color="auto"/>
          </w:divBdr>
        </w:div>
      </w:divsChild>
    </w:div>
    <w:div w:id="134295131">
      <w:bodyDiv w:val="1"/>
      <w:marLeft w:val="0"/>
      <w:marRight w:val="0"/>
      <w:marTop w:val="0"/>
      <w:marBottom w:val="0"/>
      <w:divBdr>
        <w:top w:val="none" w:sz="0" w:space="0" w:color="auto"/>
        <w:left w:val="none" w:sz="0" w:space="0" w:color="auto"/>
        <w:bottom w:val="none" w:sz="0" w:space="0" w:color="auto"/>
        <w:right w:val="none" w:sz="0" w:space="0" w:color="auto"/>
      </w:divBdr>
    </w:div>
    <w:div w:id="139538942">
      <w:bodyDiv w:val="1"/>
      <w:marLeft w:val="0"/>
      <w:marRight w:val="0"/>
      <w:marTop w:val="0"/>
      <w:marBottom w:val="0"/>
      <w:divBdr>
        <w:top w:val="none" w:sz="0" w:space="0" w:color="auto"/>
        <w:left w:val="none" w:sz="0" w:space="0" w:color="auto"/>
        <w:bottom w:val="none" w:sz="0" w:space="0" w:color="auto"/>
        <w:right w:val="none" w:sz="0" w:space="0" w:color="auto"/>
      </w:divBdr>
    </w:div>
    <w:div w:id="140923353">
      <w:bodyDiv w:val="1"/>
      <w:marLeft w:val="0"/>
      <w:marRight w:val="0"/>
      <w:marTop w:val="0"/>
      <w:marBottom w:val="0"/>
      <w:divBdr>
        <w:top w:val="none" w:sz="0" w:space="0" w:color="auto"/>
        <w:left w:val="none" w:sz="0" w:space="0" w:color="auto"/>
        <w:bottom w:val="none" w:sz="0" w:space="0" w:color="auto"/>
        <w:right w:val="none" w:sz="0" w:space="0" w:color="auto"/>
      </w:divBdr>
    </w:div>
    <w:div w:id="152568636">
      <w:bodyDiv w:val="1"/>
      <w:marLeft w:val="0"/>
      <w:marRight w:val="0"/>
      <w:marTop w:val="0"/>
      <w:marBottom w:val="0"/>
      <w:divBdr>
        <w:top w:val="none" w:sz="0" w:space="0" w:color="auto"/>
        <w:left w:val="none" w:sz="0" w:space="0" w:color="auto"/>
        <w:bottom w:val="none" w:sz="0" w:space="0" w:color="auto"/>
        <w:right w:val="none" w:sz="0" w:space="0" w:color="auto"/>
      </w:divBdr>
    </w:div>
    <w:div w:id="156772987">
      <w:bodyDiv w:val="1"/>
      <w:marLeft w:val="0"/>
      <w:marRight w:val="0"/>
      <w:marTop w:val="0"/>
      <w:marBottom w:val="0"/>
      <w:divBdr>
        <w:top w:val="none" w:sz="0" w:space="0" w:color="auto"/>
        <w:left w:val="none" w:sz="0" w:space="0" w:color="auto"/>
        <w:bottom w:val="none" w:sz="0" w:space="0" w:color="auto"/>
        <w:right w:val="none" w:sz="0" w:space="0" w:color="auto"/>
      </w:divBdr>
    </w:div>
    <w:div w:id="159851669">
      <w:bodyDiv w:val="1"/>
      <w:marLeft w:val="0"/>
      <w:marRight w:val="0"/>
      <w:marTop w:val="0"/>
      <w:marBottom w:val="0"/>
      <w:divBdr>
        <w:top w:val="none" w:sz="0" w:space="0" w:color="auto"/>
        <w:left w:val="none" w:sz="0" w:space="0" w:color="auto"/>
        <w:bottom w:val="none" w:sz="0" w:space="0" w:color="auto"/>
        <w:right w:val="none" w:sz="0" w:space="0" w:color="auto"/>
      </w:divBdr>
    </w:div>
    <w:div w:id="159856996">
      <w:bodyDiv w:val="1"/>
      <w:marLeft w:val="0"/>
      <w:marRight w:val="0"/>
      <w:marTop w:val="0"/>
      <w:marBottom w:val="0"/>
      <w:divBdr>
        <w:top w:val="none" w:sz="0" w:space="0" w:color="auto"/>
        <w:left w:val="none" w:sz="0" w:space="0" w:color="auto"/>
        <w:bottom w:val="none" w:sz="0" w:space="0" w:color="auto"/>
        <w:right w:val="none" w:sz="0" w:space="0" w:color="auto"/>
      </w:divBdr>
    </w:div>
    <w:div w:id="163514332">
      <w:bodyDiv w:val="1"/>
      <w:marLeft w:val="0"/>
      <w:marRight w:val="0"/>
      <w:marTop w:val="0"/>
      <w:marBottom w:val="0"/>
      <w:divBdr>
        <w:top w:val="none" w:sz="0" w:space="0" w:color="auto"/>
        <w:left w:val="none" w:sz="0" w:space="0" w:color="auto"/>
        <w:bottom w:val="none" w:sz="0" w:space="0" w:color="auto"/>
        <w:right w:val="none" w:sz="0" w:space="0" w:color="auto"/>
      </w:divBdr>
    </w:div>
    <w:div w:id="173494785">
      <w:bodyDiv w:val="1"/>
      <w:marLeft w:val="0"/>
      <w:marRight w:val="0"/>
      <w:marTop w:val="0"/>
      <w:marBottom w:val="0"/>
      <w:divBdr>
        <w:top w:val="none" w:sz="0" w:space="0" w:color="auto"/>
        <w:left w:val="none" w:sz="0" w:space="0" w:color="auto"/>
        <w:bottom w:val="none" w:sz="0" w:space="0" w:color="auto"/>
        <w:right w:val="none" w:sz="0" w:space="0" w:color="auto"/>
      </w:divBdr>
    </w:div>
    <w:div w:id="178593182">
      <w:bodyDiv w:val="1"/>
      <w:marLeft w:val="0"/>
      <w:marRight w:val="0"/>
      <w:marTop w:val="0"/>
      <w:marBottom w:val="0"/>
      <w:divBdr>
        <w:top w:val="none" w:sz="0" w:space="0" w:color="auto"/>
        <w:left w:val="none" w:sz="0" w:space="0" w:color="auto"/>
        <w:bottom w:val="none" w:sz="0" w:space="0" w:color="auto"/>
        <w:right w:val="none" w:sz="0" w:space="0" w:color="auto"/>
      </w:divBdr>
    </w:div>
    <w:div w:id="179397894">
      <w:bodyDiv w:val="1"/>
      <w:marLeft w:val="0"/>
      <w:marRight w:val="0"/>
      <w:marTop w:val="0"/>
      <w:marBottom w:val="0"/>
      <w:divBdr>
        <w:top w:val="none" w:sz="0" w:space="0" w:color="auto"/>
        <w:left w:val="none" w:sz="0" w:space="0" w:color="auto"/>
        <w:bottom w:val="none" w:sz="0" w:space="0" w:color="auto"/>
        <w:right w:val="none" w:sz="0" w:space="0" w:color="auto"/>
      </w:divBdr>
    </w:div>
    <w:div w:id="188371276">
      <w:bodyDiv w:val="1"/>
      <w:marLeft w:val="0"/>
      <w:marRight w:val="0"/>
      <w:marTop w:val="0"/>
      <w:marBottom w:val="0"/>
      <w:divBdr>
        <w:top w:val="none" w:sz="0" w:space="0" w:color="auto"/>
        <w:left w:val="none" w:sz="0" w:space="0" w:color="auto"/>
        <w:bottom w:val="none" w:sz="0" w:space="0" w:color="auto"/>
        <w:right w:val="none" w:sz="0" w:space="0" w:color="auto"/>
      </w:divBdr>
    </w:div>
    <w:div w:id="189031051">
      <w:bodyDiv w:val="1"/>
      <w:marLeft w:val="0"/>
      <w:marRight w:val="0"/>
      <w:marTop w:val="0"/>
      <w:marBottom w:val="0"/>
      <w:divBdr>
        <w:top w:val="none" w:sz="0" w:space="0" w:color="auto"/>
        <w:left w:val="none" w:sz="0" w:space="0" w:color="auto"/>
        <w:bottom w:val="none" w:sz="0" w:space="0" w:color="auto"/>
        <w:right w:val="none" w:sz="0" w:space="0" w:color="auto"/>
      </w:divBdr>
    </w:div>
    <w:div w:id="190651645">
      <w:bodyDiv w:val="1"/>
      <w:marLeft w:val="0"/>
      <w:marRight w:val="0"/>
      <w:marTop w:val="0"/>
      <w:marBottom w:val="0"/>
      <w:divBdr>
        <w:top w:val="none" w:sz="0" w:space="0" w:color="auto"/>
        <w:left w:val="none" w:sz="0" w:space="0" w:color="auto"/>
        <w:bottom w:val="none" w:sz="0" w:space="0" w:color="auto"/>
        <w:right w:val="none" w:sz="0" w:space="0" w:color="auto"/>
      </w:divBdr>
    </w:div>
    <w:div w:id="194540548">
      <w:bodyDiv w:val="1"/>
      <w:marLeft w:val="0"/>
      <w:marRight w:val="0"/>
      <w:marTop w:val="0"/>
      <w:marBottom w:val="0"/>
      <w:divBdr>
        <w:top w:val="none" w:sz="0" w:space="0" w:color="auto"/>
        <w:left w:val="none" w:sz="0" w:space="0" w:color="auto"/>
        <w:bottom w:val="none" w:sz="0" w:space="0" w:color="auto"/>
        <w:right w:val="none" w:sz="0" w:space="0" w:color="auto"/>
      </w:divBdr>
    </w:div>
    <w:div w:id="201095039">
      <w:bodyDiv w:val="1"/>
      <w:marLeft w:val="0"/>
      <w:marRight w:val="0"/>
      <w:marTop w:val="0"/>
      <w:marBottom w:val="0"/>
      <w:divBdr>
        <w:top w:val="none" w:sz="0" w:space="0" w:color="auto"/>
        <w:left w:val="none" w:sz="0" w:space="0" w:color="auto"/>
        <w:bottom w:val="none" w:sz="0" w:space="0" w:color="auto"/>
        <w:right w:val="none" w:sz="0" w:space="0" w:color="auto"/>
      </w:divBdr>
    </w:div>
    <w:div w:id="227349952">
      <w:bodyDiv w:val="1"/>
      <w:marLeft w:val="300"/>
      <w:marRight w:val="0"/>
      <w:marTop w:val="0"/>
      <w:marBottom w:val="0"/>
      <w:divBdr>
        <w:top w:val="none" w:sz="0" w:space="0" w:color="auto"/>
        <w:left w:val="none" w:sz="0" w:space="0" w:color="auto"/>
        <w:bottom w:val="none" w:sz="0" w:space="0" w:color="auto"/>
        <w:right w:val="none" w:sz="0" w:space="0" w:color="auto"/>
      </w:divBdr>
    </w:div>
    <w:div w:id="229461088">
      <w:bodyDiv w:val="1"/>
      <w:marLeft w:val="0"/>
      <w:marRight w:val="0"/>
      <w:marTop w:val="0"/>
      <w:marBottom w:val="0"/>
      <w:divBdr>
        <w:top w:val="none" w:sz="0" w:space="0" w:color="auto"/>
        <w:left w:val="none" w:sz="0" w:space="0" w:color="auto"/>
        <w:bottom w:val="none" w:sz="0" w:space="0" w:color="auto"/>
        <w:right w:val="none" w:sz="0" w:space="0" w:color="auto"/>
      </w:divBdr>
    </w:div>
    <w:div w:id="236983136">
      <w:bodyDiv w:val="1"/>
      <w:marLeft w:val="0"/>
      <w:marRight w:val="0"/>
      <w:marTop w:val="0"/>
      <w:marBottom w:val="0"/>
      <w:divBdr>
        <w:top w:val="none" w:sz="0" w:space="0" w:color="auto"/>
        <w:left w:val="none" w:sz="0" w:space="0" w:color="auto"/>
        <w:bottom w:val="none" w:sz="0" w:space="0" w:color="auto"/>
        <w:right w:val="none" w:sz="0" w:space="0" w:color="auto"/>
      </w:divBdr>
    </w:div>
    <w:div w:id="238752592">
      <w:bodyDiv w:val="1"/>
      <w:marLeft w:val="0"/>
      <w:marRight w:val="0"/>
      <w:marTop w:val="0"/>
      <w:marBottom w:val="0"/>
      <w:divBdr>
        <w:top w:val="none" w:sz="0" w:space="0" w:color="auto"/>
        <w:left w:val="none" w:sz="0" w:space="0" w:color="auto"/>
        <w:bottom w:val="none" w:sz="0" w:space="0" w:color="auto"/>
        <w:right w:val="none" w:sz="0" w:space="0" w:color="auto"/>
      </w:divBdr>
    </w:div>
    <w:div w:id="239486411">
      <w:bodyDiv w:val="1"/>
      <w:marLeft w:val="0"/>
      <w:marRight w:val="0"/>
      <w:marTop w:val="0"/>
      <w:marBottom w:val="0"/>
      <w:divBdr>
        <w:top w:val="none" w:sz="0" w:space="0" w:color="auto"/>
        <w:left w:val="none" w:sz="0" w:space="0" w:color="auto"/>
        <w:bottom w:val="none" w:sz="0" w:space="0" w:color="auto"/>
        <w:right w:val="none" w:sz="0" w:space="0" w:color="auto"/>
      </w:divBdr>
    </w:div>
    <w:div w:id="247202577">
      <w:bodyDiv w:val="1"/>
      <w:marLeft w:val="0"/>
      <w:marRight w:val="0"/>
      <w:marTop w:val="0"/>
      <w:marBottom w:val="0"/>
      <w:divBdr>
        <w:top w:val="none" w:sz="0" w:space="0" w:color="auto"/>
        <w:left w:val="none" w:sz="0" w:space="0" w:color="auto"/>
        <w:bottom w:val="none" w:sz="0" w:space="0" w:color="auto"/>
        <w:right w:val="none" w:sz="0" w:space="0" w:color="auto"/>
      </w:divBdr>
    </w:div>
    <w:div w:id="248005797">
      <w:bodyDiv w:val="1"/>
      <w:marLeft w:val="0"/>
      <w:marRight w:val="0"/>
      <w:marTop w:val="0"/>
      <w:marBottom w:val="0"/>
      <w:divBdr>
        <w:top w:val="none" w:sz="0" w:space="0" w:color="auto"/>
        <w:left w:val="none" w:sz="0" w:space="0" w:color="auto"/>
        <w:bottom w:val="none" w:sz="0" w:space="0" w:color="auto"/>
        <w:right w:val="none" w:sz="0" w:space="0" w:color="auto"/>
      </w:divBdr>
    </w:div>
    <w:div w:id="250234614">
      <w:bodyDiv w:val="1"/>
      <w:marLeft w:val="0"/>
      <w:marRight w:val="0"/>
      <w:marTop w:val="0"/>
      <w:marBottom w:val="0"/>
      <w:divBdr>
        <w:top w:val="none" w:sz="0" w:space="0" w:color="auto"/>
        <w:left w:val="none" w:sz="0" w:space="0" w:color="auto"/>
        <w:bottom w:val="none" w:sz="0" w:space="0" w:color="auto"/>
        <w:right w:val="none" w:sz="0" w:space="0" w:color="auto"/>
      </w:divBdr>
    </w:div>
    <w:div w:id="251739018">
      <w:bodyDiv w:val="1"/>
      <w:marLeft w:val="0"/>
      <w:marRight w:val="0"/>
      <w:marTop w:val="0"/>
      <w:marBottom w:val="0"/>
      <w:divBdr>
        <w:top w:val="none" w:sz="0" w:space="0" w:color="auto"/>
        <w:left w:val="none" w:sz="0" w:space="0" w:color="auto"/>
        <w:bottom w:val="none" w:sz="0" w:space="0" w:color="auto"/>
        <w:right w:val="none" w:sz="0" w:space="0" w:color="auto"/>
      </w:divBdr>
    </w:div>
    <w:div w:id="252054938">
      <w:bodyDiv w:val="1"/>
      <w:marLeft w:val="0"/>
      <w:marRight w:val="0"/>
      <w:marTop w:val="0"/>
      <w:marBottom w:val="0"/>
      <w:divBdr>
        <w:top w:val="none" w:sz="0" w:space="0" w:color="auto"/>
        <w:left w:val="none" w:sz="0" w:space="0" w:color="auto"/>
        <w:bottom w:val="none" w:sz="0" w:space="0" w:color="auto"/>
        <w:right w:val="none" w:sz="0" w:space="0" w:color="auto"/>
      </w:divBdr>
    </w:div>
    <w:div w:id="260527788">
      <w:bodyDiv w:val="1"/>
      <w:marLeft w:val="0"/>
      <w:marRight w:val="0"/>
      <w:marTop w:val="0"/>
      <w:marBottom w:val="0"/>
      <w:divBdr>
        <w:top w:val="none" w:sz="0" w:space="0" w:color="auto"/>
        <w:left w:val="none" w:sz="0" w:space="0" w:color="auto"/>
        <w:bottom w:val="none" w:sz="0" w:space="0" w:color="auto"/>
        <w:right w:val="none" w:sz="0" w:space="0" w:color="auto"/>
      </w:divBdr>
    </w:div>
    <w:div w:id="264852403">
      <w:bodyDiv w:val="1"/>
      <w:marLeft w:val="0"/>
      <w:marRight w:val="0"/>
      <w:marTop w:val="0"/>
      <w:marBottom w:val="0"/>
      <w:divBdr>
        <w:top w:val="none" w:sz="0" w:space="0" w:color="auto"/>
        <w:left w:val="none" w:sz="0" w:space="0" w:color="auto"/>
        <w:bottom w:val="none" w:sz="0" w:space="0" w:color="auto"/>
        <w:right w:val="none" w:sz="0" w:space="0" w:color="auto"/>
      </w:divBdr>
    </w:div>
    <w:div w:id="266429886">
      <w:bodyDiv w:val="1"/>
      <w:marLeft w:val="0"/>
      <w:marRight w:val="0"/>
      <w:marTop w:val="0"/>
      <w:marBottom w:val="0"/>
      <w:divBdr>
        <w:top w:val="none" w:sz="0" w:space="0" w:color="auto"/>
        <w:left w:val="none" w:sz="0" w:space="0" w:color="auto"/>
        <w:bottom w:val="none" w:sz="0" w:space="0" w:color="auto"/>
        <w:right w:val="none" w:sz="0" w:space="0" w:color="auto"/>
      </w:divBdr>
    </w:div>
    <w:div w:id="273371435">
      <w:bodyDiv w:val="1"/>
      <w:marLeft w:val="0"/>
      <w:marRight w:val="0"/>
      <w:marTop w:val="0"/>
      <w:marBottom w:val="0"/>
      <w:divBdr>
        <w:top w:val="none" w:sz="0" w:space="0" w:color="auto"/>
        <w:left w:val="none" w:sz="0" w:space="0" w:color="auto"/>
        <w:bottom w:val="none" w:sz="0" w:space="0" w:color="auto"/>
        <w:right w:val="none" w:sz="0" w:space="0" w:color="auto"/>
      </w:divBdr>
    </w:div>
    <w:div w:id="273440420">
      <w:bodyDiv w:val="1"/>
      <w:marLeft w:val="0"/>
      <w:marRight w:val="0"/>
      <w:marTop w:val="0"/>
      <w:marBottom w:val="0"/>
      <w:divBdr>
        <w:top w:val="none" w:sz="0" w:space="0" w:color="auto"/>
        <w:left w:val="none" w:sz="0" w:space="0" w:color="auto"/>
        <w:bottom w:val="none" w:sz="0" w:space="0" w:color="auto"/>
        <w:right w:val="none" w:sz="0" w:space="0" w:color="auto"/>
      </w:divBdr>
    </w:div>
    <w:div w:id="277638557">
      <w:bodyDiv w:val="1"/>
      <w:marLeft w:val="0"/>
      <w:marRight w:val="0"/>
      <w:marTop w:val="0"/>
      <w:marBottom w:val="0"/>
      <w:divBdr>
        <w:top w:val="none" w:sz="0" w:space="0" w:color="auto"/>
        <w:left w:val="none" w:sz="0" w:space="0" w:color="auto"/>
        <w:bottom w:val="none" w:sz="0" w:space="0" w:color="auto"/>
        <w:right w:val="none" w:sz="0" w:space="0" w:color="auto"/>
      </w:divBdr>
    </w:div>
    <w:div w:id="277953896">
      <w:bodyDiv w:val="1"/>
      <w:marLeft w:val="0"/>
      <w:marRight w:val="0"/>
      <w:marTop w:val="0"/>
      <w:marBottom w:val="0"/>
      <w:divBdr>
        <w:top w:val="none" w:sz="0" w:space="0" w:color="auto"/>
        <w:left w:val="none" w:sz="0" w:space="0" w:color="auto"/>
        <w:bottom w:val="none" w:sz="0" w:space="0" w:color="auto"/>
        <w:right w:val="none" w:sz="0" w:space="0" w:color="auto"/>
      </w:divBdr>
    </w:div>
    <w:div w:id="278031481">
      <w:bodyDiv w:val="1"/>
      <w:marLeft w:val="0"/>
      <w:marRight w:val="0"/>
      <w:marTop w:val="0"/>
      <w:marBottom w:val="0"/>
      <w:divBdr>
        <w:top w:val="none" w:sz="0" w:space="0" w:color="auto"/>
        <w:left w:val="none" w:sz="0" w:space="0" w:color="auto"/>
        <w:bottom w:val="none" w:sz="0" w:space="0" w:color="auto"/>
        <w:right w:val="none" w:sz="0" w:space="0" w:color="auto"/>
      </w:divBdr>
    </w:div>
    <w:div w:id="287013980">
      <w:bodyDiv w:val="1"/>
      <w:marLeft w:val="0"/>
      <w:marRight w:val="0"/>
      <w:marTop w:val="0"/>
      <w:marBottom w:val="0"/>
      <w:divBdr>
        <w:top w:val="none" w:sz="0" w:space="0" w:color="auto"/>
        <w:left w:val="none" w:sz="0" w:space="0" w:color="auto"/>
        <w:bottom w:val="none" w:sz="0" w:space="0" w:color="auto"/>
        <w:right w:val="none" w:sz="0" w:space="0" w:color="auto"/>
      </w:divBdr>
    </w:div>
    <w:div w:id="293945730">
      <w:bodyDiv w:val="1"/>
      <w:marLeft w:val="0"/>
      <w:marRight w:val="0"/>
      <w:marTop w:val="0"/>
      <w:marBottom w:val="0"/>
      <w:divBdr>
        <w:top w:val="none" w:sz="0" w:space="0" w:color="auto"/>
        <w:left w:val="none" w:sz="0" w:space="0" w:color="auto"/>
        <w:bottom w:val="none" w:sz="0" w:space="0" w:color="auto"/>
        <w:right w:val="none" w:sz="0" w:space="0" w:color="auto"/>
      </w:divBdr>
    </w:div>
    <w:div w:id="298800250">
      <w:bodyDiv w:val="1"/>
      <w:marLeft w:val="0"/>
      <w:marRight w:val="0"/>
      <w:marTop w:val="0"/>
      <w:marBottom w:val="0"/>
      <w:divBdr>
        <w:top w:val="none" w:sz="0" w:space="0" w:color="auto"/>
        <w:left w:val="none" w:sz="0" w:space="0" w:color="auto"/>
        <w:bottom w:val="none" w:sz="0" w:space="0" w:color="auto"/>
        <w:right w:val="none" w:sz="0" w:space="0" w:color="auto"/>
      </w:divBdr>
    </w:div>
    <w:div w:id="303242330">
      <w:bodyDiv w:val="1"/>
      <w:marLeft w:val="0"/>
      <w:marRight w:val="0"/>
      <w:marTop w:val="0"/>
      <w:marBottom w:val="0"/>
      <w:divBdr>
        <w:top w:val="none" w:sz="0" w:space="0" w:color="auto"/>
        <w:left w:val="none" w:sz="0" w:space="0" w:color="auto"/>
        <w:bottom w:val="none" w:sz="0" w:space="0" w:color="auto"/>
        <w:right w:val="none" w:sz="0" w:space="0" w:color="auto"/>
      </w:divBdr>
    </w:div>
    <w:div w:id="320886364">
      <w:bodyDiv w:val="1"/>
      <w:marLeft w:val="0"/>
      <w:marRight w:val="0"/>
      <w:marTop w:val="0"/>
      <w:marBottom w:val="0"/>
      <w:divBdr>
        <w:top w:val="none" w:sz="0" w:space="0" w:color="auto"/>
        <w:left w:val="none" w:sz="0" w:space="0" w:color="auto"/>
        <w:bottom w:val="none" w:sz="0" w:space="0" w:color="auto"/>
        <w:right w:val="none" w:sz="0" w:space="0" w:color="auto"/>
      </w:divBdr>
    </w:div>
    <w:div w:id="339770535">
      <w:bodyDiv w:val="1"/>
      <w:marLeft w:val="0"/>
      <w:marRight w:val="0"/>
      <w:marTop w:val="0"/>
      <w:marBottom w:val="0"/>
      <w:divBdr>
        <w:top w:val="none" w:sz="0" w:space="0" w:color="auto"/>
        <w:left w:val="none" w:sz="0" w:space="0" w:color="auto"/>
        <w:bottom w:val="none" w:sz="0" w:space="0" w:color="auto"/>
        <w:right w:val="none" w:sz="0" w:space="0" w:color="auto"/>
      </w:divBdr>
    </w:div>
    <w:div w:id="341081365">
      <w:bodyDiv w:val="1"/>
      <w:marLeft w:val="0"/>
      <w:marRight w:val="0"/>
      <w:marTop w:val="0"/>
      <w:marBottom w:val="0"/>
      <w:divBdr>
        <w:top w:val="none" w:sz="0" w:space="0" w:color="auto"/>
        <w:left w:val="none" w:sz="0" w:space="0" w:color="auto"/>
        <w:bottom w:val="none" w:sz="0" w:space="0" w:color="auto"/>
        <w:right w:val="none" w:sz="0" w:space="0" w:color="auto"/>
      </w:divBdr>
    </w:div>
    <w:div w:id="342439626">
      <w:bodyDiv w:val="1"/>
      <w:marLeft w:val="0"/>
      <w:marRight w:val="0"/>
      <w:marTop w:val="0"/>
      <w:marBottom w:val="0"/>
      <w:divBdr>
        <w:top w:val="none" w:sz="0" w:space="0" w:color="auto"/>
        <w:left w:val="none" w:sz="0" w:space="0" w:color="auto"/>
        <w:bottom w:val="none" w:sz="0" w:space="0" w:color="auto"/>
        <w:right w:val="none" w:sz="0" w:space="0" w:color="auto"/>
      </w:divBdr>
    </w:div>
    <w:div w:id="342557201">
      <w:bodyDiv w:val="1"/>
      <w:marLeft w:val="0"/>
      <w:marRight w:val="0"/>
      <w:marTop w:val="0"/>
      <w:marBottom w:val="0"/>
      <w:divBdr>
        <w:top w:val="none" w:sz="0" w:space="0" w:color="auto"/>
        <w:left w:val="none" w:sz="0" w:space="0" w:color="auto"/>
        <w:bottom w:val="none" w:sz="0" w:space="0" w:color="auto"/>
        <w:right w:val="none" w:sz="0" w:space="0" w:color="auto"/>
      </w:divBdr>
    </w:div>
    <w:div w:id="382682759">
      <w:bodyDiv w:val="1"/>
      <w:marLeft w:val="0"/>
      <w:marRight w:val="0"/>
      <w:marTop w:val="0"/>
      <w:marBottom w:val="0"/>
      <w:divBdr>
        <w:top w:val="none" w:sz="0" w:space="0" w:color="auto"/>
        <w:left w:val="none" w:sz="0" w:space="0" w:color="auto"/>
        <w:bottom w:val="none" w:sz="0" w:space="0" w:color="auto"/>
        <w:right w:val="none" w:sz="0" w:space="0" w:color="auto"/>
      </w:divBdr>
    </w:div>
    <w:div w:id="386611234">
      <w:bodyDiv w:val="1"/>
      <w:marLeft w:val="0"/>
      <w:marRight w:val="0"/>
      <w:marTop w:val="0"/>
      <w:marBottom w:val="0"/>
      <w:divBdr>
        <w:top w:val="none" w:sz="0" w:space="0" w:color="auto"/>
        <w:left w:val="none" w:sz="0" w:space="0" w:color="auto"/>
        <w:bottom w:val="none" w:sz="0" w:space="0" w:color="auto"/>
        <w:right w:val="none" w:sz="0" w:space="0" w:color="auto"/>
      </w:divBdr>
    </w:div>
    <w:div w:id="387726931">
      <w:bodyDiv w:val="1"/>
      <w:marLeft w:val="0"/>
      <w:marRight w:val="0"/>
      <w:marTop w:val="0"/>
      <w:marBottom w:val="0"/>
      <w:divBdr>
        <w:top w:val="none" w:sz="0" w:space="0" w:color="auto"/>
        <w:left w:val="none" w:sz="0" w:space="0" w:color="auto"/>
        <w:bottom w:val="none" w:sz="0" w:space="0" w:color="auto"/>
        <w:right w:val="none" w:sz="0" w:space="0" w:color="auto"/>
      </w:divBdr>
    </w:div>
    <w:div w:id="398748009">
      <w:bodyDiv w:val="1"/>
      <w:marLeft w:val="0"/>
      <w:marRight w:val="0"/>
      <w:marTop w:val="0"/>
      <w:marBottom w:val="0"/>
      <w:divBdr>
        <w:top w:val="none" w:sz="0" w:space="0" w:color="auto"/>
        <w:left w:val="none" w:sz="0" w:space="0" w:color="auto"/>
        <w:bottom w:val="none" w:sz="0" w:space="0" w:color="auto"/>
        <w:right w:val="none" w:sz="0" w:space="0" w:color="auto"/>
      </w:divBdr>
    </w:div>
    <w:div w:id="402139412">
      <w:bodyDiv w:val="1"/>
      <w:marLeft w:val="0"/>
      <w:marRight w:val="0"/>
      <w:marTop w:val="0"/>
      <w:marBottom w:val="0"/>
      <w:divBdr>
        <w:top w:val="none" w:sz="0" w:space="0" w:color="auto"/>
        <w:left w:val="none" w:sz="0" w:space="0" w:color="auto"/>
        <w:bottom w:val="none" w:sz="0" w:space="0" w:color="auto"/>
        <w:right w:val="none" w:sz="0" w:space="0" w:color="auto"/>
      </w:divBdr>
    </w:div>
    <w:div w:id="410590881">
      <w:bodyDiv w:val="1"/>
      <w:marLeft w:val="0"/>
      <w:marRight w:val="0"/>
      <w:marTop w:val="0"/>
      <w:marBottom w:val="0"/>
      <w:divBdr>
        <w:top w:val="none" w:sz="0" w:space="0" w:color="auto"/>
        <w:left w:val="none" w:sz="0" w:space="0" w:color="auto"/>
        <w:bottom w:val="none" w:sz="0" w:space="0" w:color="auto"/>
        <w:right w:val="none" w:sz="0" w:space="0" w:color="auto"/>
      </w:divBdr>
    </w:div>
    <w:div w:id="413287268">
      <w:bodyDiv w:val="1"/>
      <w:marLeft w:val="0"/>
      <w:marRight w:val="0"/>
      <w:marTop w:val="0"/>
      <w:marBottom w:val="0"/>
      <w:divBdr>
        <w:top w:val="none" w:sz="0" w:space="0" w:color="auto"/>
        <w:left w:val="none" w:sz="0" w:space="0" w:color="auto"/>
        <w:bottom w:val="none" w:sz="0" w:space="0" w:color="auto"/>
        <w:right w:val="none" w:sz="0" w:space="0" w:color="auto"/>
      </w:divBdr>
    </w:div>
    <w:div w:id="418601397">
      <w:bodyDiv w:val="1"/>
      <w:marLeft w:val="0"/>
      <w:marRight w:val="0"/>
      <w:marTop w:val="0"/>
      <w:marBottom w:val="0"/>
      <w:divBdr>
        <w:top w:val="none" w:sz="0" w:space="0" w:color="auto"/>
        <w:left w:val="none" w:sz="0" w:space="0" w:color="auto"/>
        <w:bottom w:val="none" w:sz="0" w:space="0" w:color="auto"/>
        <w:right w:val="none" w:sz="0" w:space="0" w:color="auto"/>
      </w:divBdr>
    </w:div>
    <w:div w:id="420757578">
      <w:bodyDiv w:val="1"/>
      <w:marLeft w:val="0"/>
      <w:marRight w:val="0"/>
      <w:marTop w:val="0"/>
      <w:marBottom w:val="0"/>
      <w:divBdr>
        <w:top w:val="none" w:sz="0" w:space="0" w:color="auto"/>
        <w:left w:val="none" w:sz="0" w:space="0" w:color="auto"/>
        <w:bottom w:val="none" w:sz="0" w:space="0" w:color="auto"/>
        <w:right w:val="none" w:sz="0" w:space="0" w:color="auto"/>
      </w:divBdr>
    </w:div>
    <w:div w:id="430123876">
      <w:bodyDiv w:val="1"/>
      <w:marLeft w:val="0"/>
      <w:marRight w:val="0"/>
      <w:marTop w:val="0"/>
      <w:marBottom w:val="0"/>
      <w:divBdr>
        <w:top w:val="none" w:sz="0" w:space="0" w:color="auto"/>
        <w:left w:val="none" w:sz="0" w:space="0" w:color="auto"/>
        <w:bottom w:val="none" w:sz="0" w:space="0" w:color="auto"/>
        <w:right w:val="none" w:sz="0" w:space="0" w:color="auto"/>
      </w:divBdr>
    </w:div>
    <w:div w:id="431322590">
      <w:bodyDiv w:val="1"/>
      <w:marLeft w:val="0"/>
      <w:marRight w:val="0"/>
      <w:marTop w:val="0"/>
      <w:marBottom w:val="0"/>
      <w:divBdr>
        <w:top w:val="none" w:sz="0" w:space="0" w:color="auto"/>
        <w:left w:val="none" w:sz="0" w:space="0" w:color="auto"/>
        <w:bottom w:val="none" w:sz="0" w:space="0" w:color="auto"/>
        <w:right w:val="none" w:sz="0" w:space="0" w:color="auto"/>
      </w:divBdr>
    </w:div>
    <w:div w:id="431822233">
      <w:bodyDiv w:val="1"/>
      <w:marLeft w:val="0"/>
      <w:marRight w:val="0"/>
      <w:marTop w:val="0"/>
      <w:marBottom w:val="0"/>
      <w:divBdr>
        <w:top w:val="none" w:sz="0" w:space="0" w:color="auto"/>
        <w:left w:val="none" w:sz="0" w:space="0" w:color="auto"/>
        <w:bottom w:val="none" w:sz="0" w:space="0" w:color="auto"/>
        <w:right w:val="none" w:sz="0" w:space="0" w:color="auto"/>
      </w:divBdr>
    </w:div>
    <w:div w:id="432288429">
      <w:bodyDiv w:val="1"/>
      <w:marLeft w:val="0"/>
      <w:marRight w:val="0"/>
      <w:marTop w:val="0"/>
      <w:marBottom w:val="0"/>
      <w:divBdr>
        <w:top w:val="none" w:sz="0" w:space="0" w:color="auto"/>
        <w:left w:val="none" w:sz="0" w:space="0" w:color="auto"/>
        <w:bottom w:val="none" w:sz="0" w:space="0" w:color="auto"/>
        <w:right w:val="none" w:sz="0" w:space="0" w:color="auto"/>
      </w:divBdr>
    </w:div>
    <w:div w:id="434059670">
      <w:bodyDiv w:val="1"/>
      <w:marLeft w:val="0"/>
      <w:marRight w:val="0"/>
      <w:marTop w:val="0"/>
      <w:marBottom w:val="0"/>
      <w:divBdr>
        <w:top w:val="none" w:sz="0" w:space="0" w:color="auto"/>
        <w:left w:val="none" w:sz="0" w:space="0" w:color="auto"/>
        <w:bottom w:val="none" w:sz="0" w:space="0" w:color="auto"/>
        <w:right w:val="none" w:sz="0" w:space="0" w:color="auto"/>
      </w:divBdr>
    </w:div>
    <w:div w:id="436217114">
      <w:bodyDiv w:val="1"/>
      <w:marLeft w:val="300"/>
      <w:marRight w:val="0"/>
      <w:marTop w:val="0"/>
      <w:marBottom w:val="0"/>
      <w:divBdr>
        <w:top w:val="none" w:sz="0" w:space="0" w:color="auto"/>
        <w:left w:val="none" w:sz="0" w:space="0" w:color="auto"/>
        <w:bottom w:val="none" w:sz="0" w:space="0" w:color="auto"/>
        <w:right w:val="none" w:sz="0" w:space="0" w:color="auto"/>
      </w:divBdr>
    </w:div>
    <w:div w:id="444468777">
      <w:bodyDiv w:val="1"/>
      <w:marLeft w:val="0"/>
      <w:marRight w:val="0"/>
      <w:marTop w:val="0"/>
      <w:marBottom w:val="0"/>
      <w:divBdr>
        <w:top w:val="none" w:sz="0" w:space="0" w:color="auto"/>
        <w:left w:val="none" w:sz="0" w:space="0" w:color="auto"/>
        <w:bottom w:val="none" w:sz="0" w:space="0" w:color="auto"/>
        <w:right w:val="none" w:sz="0" w:space="0" w:color="auto"/>
      </w:divBdr>
    </w:div>
    <w:div w:id="458379746">
      <w:bodyDiv w:val="1"/>
      <w:marLeft w:val="0"/>
      <w:marRight w:val="0"/>
      <w:marTop w:val="0"/>
      <w:marBottom w:val="0"/>
      <w:divBdr>
        <w:top w:val="none" w:sz="0" w:space="0" w:color="auto"/>
        <w:left w:val="none" w:sz="0" w:space="0" w:color="auto"/>
        <w:bottom w:val="none" w:sz="0" w:space="0" w:color="auto"/>
        <w:right w:val="none" w:sz="0" w:space="0" w:color="auto"/>
      </w:divBdr>
    </w:div>
    <w:div w:id="458650703">
      <w:bodyDiv w:val="1"/>
      <w:marLeft w:val="0"/>
      <w:marRight w:val="0"/>
      <w:marTop w:val="0"/>
      <w:marBottom w:val="0"/>
      <w:divBdr>
        <w:top w:val="none" w:sz="0" w:space="0" w:color="auto"/>
        <w:left w:val="none" w:sz="0" w:space="0" w:color="auto"/>
        <w:bottom w:val="none" w:sz="0" w:space="0" w:color="auto"/>
        <w:right w:val="none" w:sz="0" w:space="0" w:color="auto"/>
      </w:divBdr>
    </w:div>
    <w:div w:id="463081573">
      <w:bodyDiv w:val="1"/>
      <w:marLeft w:val="0"/>
      <w:marRight w:val="0"/>
      <w:marTop w:val="0"/>
      <w:marBottom w:val="0"/>
      <w:divBdr>
        <w:top w:val="none" w:sz="0" w:space="0" w:color="auto"/>
        <w:left w:val="none" w:sz="0" w:space="0" w:color="auto"/>
        <w:bottom w:val="none" w:sz="0" w:space="0" w:color="auto"/>
        <w:right w:val="none" w:sz="0" w:space="0" w:color="auto"/>
      </w:divBdr>
    </w:div>
    <w:div w:id="483933074">
      <w:bodyDiv w:val="1"/>
      <w:marLeft w:val="0"/>
      <w:marRight w:val="0"/>
      <w:marTop w:val="0"/>
      <w:marBottom w:val="0"/>
      <w:divBdr>
        <w:top w:val="none" w:sz="0" w:space="0" w:color="auto"/>
        <w:left w:val="none" w:sz="0" w:space="0" w:color="auto"/>
        <w:bottom w:val="none" w:sz="0" w:space="0" w:color="auto"/>
        <w:right w:val="none" w:sz="0" w:space="0" w:color="auto"/>
      </w:divBdr>
    </w:div>
    <w:div w:id="491525823">
      <w:bodyDiv w:val="1"/>
      <w:marLeft w:val="0"/>
      <w:marRight w:val="0"/>
      <w:marTop w:val="0"/>
      <w:marBottom w:val="0"/>
      <w:divBdr>
        <w:top w:val="none" w:sz="0" w:space="0" w:color="auto"/>
        <w:left w:val="none" w:sz="0" w:space="0" w:color="auto"/>
        <w:bottom w:val="none" w:sz="0" w:space="0" w:color="auto"/>
        <w:right w:val="none" w:sz="0" w:space="0" w:color="auto"/>
      </w:divBdr>
    </w:div>
    <w:div w:id="496310338">
      <w:bodyDiv w:val="1"/>
      <w:marLeft w:val="0"/>
      <w:marRight w:val="0"/>
      <w:marTop w:val="0"/>
      <w:marBottom w:val="0"/>
      <w:divBdr>
        <w:top w:val="none" w:sz="0" w:space="0" w:color="auto"/>
        <w:left w:val="none" w:sz="0" w:space="0" w:color="auto"/>
        <w:bottom w:val="none" w:sz="0" w:space="0" w:color="auto"/>
        <w:right w:val="none" w:sz="0" w:space="0" w:color="auto"/>
      </w:divBdr>
    </w:div>
    <w:div w:id="501357802">
      <w:bodyDiv w:val="1"/>
      <w:marLeft w:val="0"/>
      <w:marRight w:val="0"/>
      <w:marTop w:val="0"/>
      <w:marBottom w:val="0"/>
      <w:divBdr>
        <w:top w:val="none" w:sz="0" w:space="0" w:color="auto"/>
        <w:left w:val="none" w:sz="0" w:space="0" w:color="auto"/>
        <w:bottom w:val="none" w:sz="0" w:space="0" w:color="auto"/>
        <w:right w:val="none" w:sz="0" w:space="0" w:color="auto"/>
      </w:divBdr>
    </w:div>
    <w:div w:id="501747396">
      <w:bodyDiv w:val="1"/>
      <w:marLeft w:val="0"/>
      <w:marRight w:val="0"/>
      <w:marTop w:val="0"/>
      <w:marBottom w:val="0"/>
      <w:divBdr>
        <w:top w:val="none" w:sz="0" w:space="0" w:color="auto"/>
        <w:left w:val="none" w:sz="0" w:space="0" w:color="auto"/>
        <w:bottom w:val="none" w:sz="0" w:space="0" w:color="auto"/>
        <w:right w:val="none" w:sz="0" w:space="0" w:color="auto"/>
      </w:divBdr>
    </w:div>
    <w:div w:id="518007429">
      <w:bodyDiv w:val="1"/>
      <w:marLeft w:val="0"/>
      <w:marRight w:val="0"/>
      <w:marTop w:val="0"/>
      <w:marBottom w:val="0"/>
      <w:divBdr>
        <w:top w:val="none" w:sz="0" w:space="0" w:color="auto"/>
        <w:left w:val="none" w:sz="0" w:space="0" w:color="auto"/>
        <w:bottom w:val="none" w:sz="0" w:space="0" w:color="auto"/>
        <w:right w:val="none" w:sz="0" w:space="0" w:color="auto"/>
      </w:divBdr>
    </w:div>
    <w:div w:id="520363006">
      <w:bodyDiv w:val="1"/>
      <w:marLeft w:val="0"/>
      <w:marRight w:val="0"/>
      <w:marTop w:val="0"/>
      <w:marBottom w:val="0"/>
      <w:divBdr>
        <w:top w:val="none" w:sz="0" w:space="0" w:color="auto"/>
        <w:left w:val="none" w:sz="0" w:space="0" w:color="auto"/>
        <w:bottom w:val="none" w:sz="0" w:space="0" w:color="auto"/>
        <w:right w:val="none" w:sz="0" w:space="0" w:color="auto"/>
      </w:divBdr>
    </w:div>
    <w:div w:id="529732077">
      <w:bodyDiv w:val="1"/>
      <w:marLeft w:val="0"/>
      <w:marRight w:val="0"/>
      <w:marTop w:val="0"/>
      <w:marBottom w:val="0"/>
      <w:divBdr>
        <w:top w:val="none" w:sz="0" w:space="0" w:color="auto"/>
        <w:left w:val="none" w:sz="0" w:space="0" w:color="auto"/>
        <w:bottom w:val="none" w:sz="0" w:space="0" w:color="auto"/>
        <w:right w:val="none" w:sz="0" w:space="0" w:color="auto"/>
      </w:divBdr>
    </w:div>
    <w:div w:id="530261098">
      <w:bodyDiv w:val="1"/>
      <w:marLeft w:val="0"/>
      <w:marRight w:val="0"/>
      <w:marTop w:val="0"/>
      <w:marBottom w:val="0"/>
      <w:divBdr>
        <w:top w:val="none" w:sz="0" w:space="0" w:color="auto"/>
        <w:left w:val="none" w:sz="0" w:space="0" w:color="auto"/>
        <w:bottom w:val="none" w:sz="0" w:space="0" w:color="auto"/>
        <w:right w:val="none" w:sz="0" w:space="0" w:color="auto"/>
      </w:divBdr>
    </w:div>
    <w:div w:id="532575918">
      <w:bodyDiv w:val="1"/>
      <w:marLeft w:val="0"/>
      <w:marRight w:val="0"/>
      <w:marTop w:val="0"/>
      <w:marBottom w:val="0"/>
      <w:divBdr>
        <w:top w:val="none" w:sz="0" w:space="0" w:color="auto"/>
        <w:left w:val="none" w:sz="0" w:space="0" w:color="auto"/>
        <w:bottom w:val="none" w:sz="0" w:space="0" w:color="auto"/>
        <w:right w:val="none" w:sz="0" w:space="0" w:color="auto"/>
      </w:divBdr>
    </w:div>
    <w:div w:id="532693154">
      <w:bodyDiv w:val="1"/>
      <w:marLeft w:val="0"/>
      <w:marRight w:val="0"/>
      <w:marTop w:val="0"/>
      <w:marBottom w:val="0"/>
      <w:divBdr>
        <w:top w:val="none" w:sz="0" w:space="0" w:color="auto"/>
        <w:left w:val="none" w:sz="0" w:space="0" w:color="auto"/>
        <w:bottom w:val="none" w:sz="0" w:space="0" w:color="auto"/>
        <w:right w:val="none" w:sz="0" w:space="0" w:color="auto"/>
      </w:divBdr>
    </w:div>
    <w:div w:id="569271573">
      <w:bodyDiv w:val="1"/>
      <w:marLeft w:val="300"/>
      <w:marRight w:val="0"/>
      <w:marTop w:val="0"/>
      <w:marBottom w:val="0"/>
      <w:divBdr>
        <w:top w:val="none" w:sz="0" w:space="0" w:color="auto"/>
        <w:left w:val="none" w:sz="0" w:space="0" w:color="auto"/>
        <w:bottom w:val="none" w:sz="0" w:space="0" w:color="auto"/>
        <w:right w:val="none" w:sz="0" w:space="0" w:color="auto"/>
      </w:divBdr>
    </w:div>
    <w:div w:id="573667261">
      <w:bodyDiv w:val="1"/>
      <w:marLeft w:val="0"/>
      <w:marRight w:val="0"/>
      <w:marTop w:val="0"/>
      <w:marBottom w:val="0"/>
      <w:divBdr>
        <w:top w:val="none" w:sz="0" w:space="0" w:color="auto"/>
        <w:left w:val="none" w:sz="0" w:space="0" w:color="auto"/>
        <w:bottom w:val="none" w:sz="0" w:space="0" w:color="auto"/>
        <w:right w:val="none" w:sz="0" w:space="0" w:color="auto"/>
      </w:divBdr>
    </w:div>
    <w:div w:id="573856408">
      <w:bodyDiv w:val="1"/>
      <w:marLeft w:val="0"/>
      <w:marRight w:val="0"/>
      <w:marTop w:val="0"/>
      <w:marBottom w:val="0"/>
      <w:divBdr>
        <w:top w:val="none" w:sz="0" w:space="0" w:color="auto"/>
        <w:left w:val="none" w:sz="0" w:space="0" w:color="auto"/>
        <w:bottom w:val="none" w:sz="0" w:space="0" w:color="auto"/>
        <w:right w:val="none" w:sz="0" w:space="0" w:color="auto"/>
      </w:divBdr>
    </w:div>
    <w:div w:id="584456063">
      <w:bodyDiv w:val="1"/>
      <w:marLeft w:val="0"/>
      <w:marRight w:val="0"/>
      <w:marTop w:val="0"/>
      <w:marBottom w:val="0"/>
      <w:divBdr>
        <w:top w:val="none" w:sz="0" w:space="0" w:color="auto"/>
        <w:left w:val="none" w:sz="0" w:space="0" w:color="auto"/>
        <w:bottom w:val="none" w:sz="0" w:space="0" w:color="auto"/>
        <w:right w:val="none" w:sz="0" w:space="0" w:color="auto"/>
      </w:divBdr>
    </w:div>
    <w:div w:id="586425322">
      <w:bodyDiv w:val="1"/>
      <w:marLeft w:val="0"/>
      <w:marRight w:val="0"/>
      <w:marTop w:val="0"/>
      <w:marBottom w:val="0"/>
      <w:divBdr>
        <w:top w:val="none" w:sz="0" w:space="0" w:color="auto"/>
        <w:left w:val="none" w:sz="0" w:space="0" w:color="auto"/>
        <w:bottom w:val="none" w:sz="0" w:space="0" w:color="auto"/>
        <w:right w:val="none" w:sz="0" w:space="0" w:color="auto"/>
      </w:divBdr>
    </w:div>
    <w:div w:id="591933083">
      <w:bodyDiv w:val="1"/>
      <w:marLeft w:val="0"/>
      <w:marRight w:val="0"/>
      <w:marTop w:val="0"/>
      <w:marBottom w:val="0"/>
      <w:divBdr>
        <w:top w:val="none" w:sz="0" w:space="0" w:color="auto"/>
        <w:left w:val="none" w:sz="0" w:space="0" w:color="auto"/>
        <w:bottom w:val="none" w:sz="0" w:space="0" w:color="auto"/>
        <w:right w:val="none" w:sz="0" w:space="0" w:color="auto"/>
      </w:divBdr>
    </w:div>
    <w:div w:id="597371271">
      <w:bodyDiv w:val="1"/>
      <w:marLeft w:val="0"/>
      <w:marRight w:val="0"/>
      <w:marTop w:val="0"/>
      <w:marBottom w:val="0"/>
      <w:divBdr>
        <w:top w:val="none" w:sz="0" w:space="0" w:color="auto"/>
        <w:left w:val="none" w:sz="0" w:space="0" w:color="auto"/>
        <w:bottom w:val="none" w:sz="0" w:space="0" w:color="auto"/>
        <w:right w:val="none" w:sz="0" w:space="0" w:color="auto"/>
      </w:divBdr>
    </w:div>
    <w:div w:id="599417433">
      <w:bodyDiv w:val="1"/>
      <w:marLeft w:val="0"/>
      <w:marRight w:val="0"/>
      <w:marTop w:val="0"/>
      <w:marBottom w:val="0"/>
      <w:divBdr>
        <w:top w:val="none" w:sz="0" w:space="0" w:color="auto"/>
        <w:left w:val="none" w:sz="0" w:space="0" w:color="auto"/>
        <w:bottom w:val="none" w:sz="0" w:space="0" w:color="auto"/>
        <w:right w:val="none" w:sz="0" w:space="0" w:color="auto"/>
      </w:divBdr>
    </w:div>
    <w:div w:id="600184794">
      <w:bodyDiv w:val="1"/>
      <w:marLeft w:val="0"/>
      <w:marRight w:val="0"/>
      <w:marTop w:val="0"/>
      <w:marBottom w:val="0"/>
      <w:divBdr>
        <w:top w:val="none" w:sz="0" w:space="0" w:color="auto"/>
        <w:left w:val="none" w:sz="0" w:space="0" w:color="auto"/>
        <w:bottom w:val="none" w:sz="0" w:space="0" w:color="auto"/>
        <w:right w:val="none" w:sz="0" w:space="0" w:color="auto"/>
      </w:divBdr>
    </w:div>
    <w:div w:id="602761941">
      <w:bodyDiv w:val="1"/>
      <w:marLeft w:val="0"/>
      <w:marRight w:val="0"/>
      <w:marTop w:val="0"/>
      <w:marBottom w:val="0"/>
      <w:divBdr>
        <w:top w:val="none" w:sz="0" w:space="0" w:color="auto"/>
        <w:left w:val="none" w:sz="0" w:space="0" w:color="auto"/>
        <w:bottom w:val="none" w:sz="0" w:space="0" w:color="auto"/>
        <w:right w:val="none" w:sz="0" w:space="0" w:color="auto"/>
      </w:divBdr>
    </w:div>
    <w:div w:id="609626673">
      <w:bodyDiv w:val="1"/>
      <w:marLeft w:val="0"/>
      <w:marRight w:val="0"/>
      <w:marTop w:val="0"/>
      <w:marBottom w:val="0"/>
      <w:divBdr>
        <w:top w:val="none" w:sz="0" w:space="0" w:color="auto"/>
        <w:left w:val="none" w:sz="0" w:space="0" w:color="auto"/>
        <w:bottom w:val="none" w:sz="0" w:space="0" w:color="auto"/>
        <w:right w:val="none" w:sz="0" w:space="0" w:color="auto"/>
      </w:divBdr>
    </w:div>
    <w:div w:id="615605683">
      <w:bodyDiv w:val="1"/>
      <w:marLeft w:val="0"/>
      <w:marRight w:val="0"/>
      <w:marTop w:val="0"/>
      <w:marBottom w:val="0"/>
      <w:divBdr>
        <w:top w:val="none" w:sz="0" w:space="0" w:color="auto"/>
        <w:left w:val="none" w:sz="0" w:space="0" w:color="auto"/>
        <w:bottom w:val="none" w:sz="0" w:space="0" w:color="auto"/>
        <w:right w:val="none" w:sz="0" w:space="0" w:color="auto"/>
      </w:divBdr>
    </w:div>
    <w:div w:id="619259181">
      <w:bodyDiv w:val="1"/>
      <w:marLeft w:val="0"/>
      <w:marRight w:val="0"/>
      <w:marTop w:val="0"/>
      <w:marBottom w:val="0"/>
      <w:divBdr>
        <w:top w:val="none" w:sz="0" w:space="0" w:color="auto"/>
        <w:left w:val="none" w:sz="0" w:space="0" w:color="auto"/>
        <w:bottom w:val="none" w:sz="0" w:space="0" w:color="auto"/>
        <w:right w:val="none" w:sz="0" w:space="0" w:color="auto"/>
      </w:divBdr>
    </w:div>
    <w:div w:id="628166909">
      <w:bodyDiv w:val="1"/>
      <w:marLeft w:val="0"/>
      <w:marRight w:val="0"/>
      <w:marTop w:val="0"/>
      <w:marBottom w:val="0"/>
      <w:divBdr>
        <w:top w:val="none" w:sz="0" w:space="0" w:color="auto"/>
        <w:left w:val="none" w:sz="0" w:space="0" w:color="auto"/>
        <w:bottom w:val="none" w:sz="0" w:space="0" w:color="auto"/>
        <w:right w:val="none" w:sz="0" w:space="0" w:color="auto"/>
      </w:divBdr>
    </w:div>
    <w:div w:id="634213202">
      <w:bodyDiv w:val="1"/>
      <w:marLeft w:val="0"/>
      <w:marRight w:val="0"/>
      <w:marTop w:val="0"/>
      <w:marBottom w:val="0"/>
      <w:divBdr>
        <w:top w:val="none" w:sz="0" w:space="0" w:color="auto"/>
        <w:left w:val="none" w:sz="0" w:space="0" w:color="auto"/>
        <w:bottom w:val="none" w:sz="0" w:space="0" w:color="auto"/>
        <w:right w:val="none" w:sz="0" w:space="0" w:color="auto"/>
      </w:divBdr>
    </w:div>
    <w:div w:id="640041433">
      <w:bodyDiv w:val="1"/>
      <w:marLeft w:val="0"/>
      <w:marRight w:val="0"/>
      <w:marTop w:val="0"/>
      <w:marBottom w:val="0"/>
      <w:divBdr>
        <w:top w:val="none" w:sz="0" w:space="0" w:color="auto"/>
        <w:left w:val="none" w:sz="0" w:space="0" w:color="auto"/>
        <w:bottom w:val="none" w:sz="0" w:space="0" w:color="auto"/>
        <w:right w:val="none" w:sz="0" w:space="0" w:color="auto"/>
      </w:divBdr>
    </w:div>
    <w:div w:id="640157712">
      <w:bodyDiv w:val="1"/>
      <w:marLeft w:val="0"/>
      <w:marRight w:val="0"/>
      <w:marTop w:val="0"/>
      <w:marBottom w:val="0"/>
      <w:divBdr>
        <w:top w:val="none" w:sz="0" w:space="0" w:color="auto"/>
        <w:left w:val="none" w:sz="0" w:space="0" w:color="auto"/>
        <w:bottom w:val="none" w:sz="0" w:space="0" w:color="auto"/>
        <w:right w:val="none" w:sz="0" w:space="0" w:color="auto"/>
      </w:divBdr>
    </w:div>
    <w:div w:id="647053269">
      <w:bodyDiv w:val="1"/>
      <w:marLeft w:val="0"/>
      <w:marRight w:val="0"/>
      <w:marTop w:val="0"/>
      <w:marBottom w:val="0"/>
      <w:divBdr>
        <w:top w:val="none" w:sz="0" w:space="0" w:color="auto"/>
        <w:left w:val="none" w:sz="0" w:space="0" w:color="auto"/>
        <w:bottom w:val="none" w:sz="0" w:space="0" w:color="auto"/>
        <w:right w:val="none" w:sz="0" w:space="0" w:color="auto"/>
      </w:divBdr>
    </w:div>
    <w:div w:id="650445545">
      <w:bodyDiv w:val="1"/>
      <w:marLeft w:val="0"/>
      <w:marRight w:val="0"/>
      <w:marTop w:val="0"/>
      <w:marBottom w:val="0"/>
      <w:divBdr>
        <w:top w:val="none" w:sz="0" w:space="0" w:color="auto"/>
        <w:left w:val="none" w:sz="0" w:space="0" w:color="auto"/>
        <w:bottom w:val="none" w:sz="0" w:space="0" w:color="auto"/>
        <w:right w:val="none" w:sz="0" w:space="0" w:color="auto"/>
      </w:divBdr>
    </w:div>
    <w:div w:id="654456727">
      <w:bodyDiv w:val="1"/>
      <w:marLeft w:val="0"/>
      <w:marRight w:val="0"/>
      <w:marTop w:val="0"/>
      <w:marBottom w:val="0"/>
      <w:divBdr>
        <w:top w:val="none" w:sz="0" w:space="0" w:color="auto"/>
        <w:left w:val="none" w:sz="0" w:space="0" w:color="auto"/>
        <w:bottom w:val="none" w:sz="0" w:space="0" w:color="auto"/>
        <w:right w:val="none" w:sz="0" w:space="0" w:color="auto"/>
      </w:divBdr>
    </w:div>
    <w:div w:id="659773009">
      <w:bodyDiv w:val="1"/>
      <w:marLeft w:val="300"/>
      <w:marRight w:val="0"/>
      <w:marTop w:val="0"/>
      <w:marBottom w:val="0"/>
      <w:divBdr>
        <w:top w:val="none" w:sz="0" w:space="0" w:color="auto"/>
        <w:left w:val="none" w:sz="0" w:space="0" w:color="auto"/>
        <w:bottom w:val="none" w:sz="0" w:space="0" w:color="auto"/>
        <w:right w:val="none" w:sz="0" w:space="0" w:color="auto"/>
      </w:divBdr>
    </w:div>
    <w:div w:id="661280239">
      <w:bodyDiv w:val="1"/>
      <w:marLeft w:val="0"/>
      <w:marRight w:val="0"/>
      <w:marTop w:val="0"/>
      <w:marBottom w:val="0"/>
      <w:divBdr>
        <w:top w:val="none" w:sz="0" w:space="0" w:color="auto"/>
        <w:left w:val="none" w:sz="0" w:space="0" w:color="auto"/>
        <w:bottom w:val="none" w:sz="0" w:space="0" w:color="auto"/>
        <w:right w:val="none" w:sz="0" w:space="0" w:color="auto"/>
      </w:divBdr>
    </w:div>
    <w:div w:id="661588305">
      <w:bodyDiv w:val="1"/>
      <w:marLeft w:val="0"/>
      <w:marRight w:val="0"/>
      <w:marTop w:val="0"/>
      <w:marBottom w:val="0"/>
      <w:divBdr>
        <w:top w:val="none" w:sz="0" w:space="0" w:color="auto"/>
        <w:left w:val="none" w:sz="0" w:space="0" w:color="auto"/>
        <w:bottom w:val="none" w:sz="0" w:space="0" w:color="auto"/>
        <w:right w:val="none" w:sz="0" w:space="0" w:color="auto"/>
      </w:divBdr>
    </w:div>
    <w:div w:id="665135688">
      <w:bodyDiv w:val="1"/>
      <w:marLeft w:val="0"/>
      <w:marRight w:val="0"/>
      <w:marTop w:val="0"/>
      <w:marBottom w:val="0"/>
      <w:divBdr>
        <w:top w:val="none" w:sz="0" w:space="0" w:color="auto"/>
        <w:left w:val="none" w:sz="0" w:space="0" w:color="auto"/>
        <w:bottom w:val="none" w:sz="0" w:space="0" w:color="auto"/>
        <w:right w:val="none" w:sz="0" w:space="0" w:color="auto"/>
      </w:divBdr>
    </w:div>
    <w:div w:id="684596096">
      <w:bodyDiv w:val="1"/>
      <w:marLeft w:val="0"/>
      <w:marRight w:val="0"/>
      <w:marTop w:val="0"/>
      <w:marBottom w:val="0"/>
      <w:divBdr>
        <w:top w:val="none" w:sz="0" w:space="0" w:color="auto"/>
        <w:left w:val="none" w:sz="0" w:space="0" w:color="auto"/>
        <w:bottom w:val="none" w:sz="0" w:space="0" w:color="auto"/>
        <w:right w:val="none" w:sz="0" w:space="0" w:color="auto"/>
      </w:divBdr>
    </w:div>
    <w:div w:id="685134345">
      <w:bodyDiv w:val="1"/>
      <w:marLeft w:val="0"/>
      <w:marRight w:val="0"/>
      <w:marTop w:val="0"/>
      <w:marBottom w:val="0"/>
      <w:divBdr>
        <w:top w:val="none" w:sz="0" w:space="0" w:color="auto"/>
        <w:left w:val="none" w:sz="0" w:space="0" w:color="auto"/>
        <w:bottom w:val="none" w:sz="0" w:space="0" w:color="auto"/>
        <w:right w:val="none" w:sz="0" w:space="0" w:color="auto"/>
      </w:divBdr>
    </w:div>
    <w:div w:id="685864887">
      <w:bodyDiv w:val="1"/>
      <w:marLeft w:val="0"/>
      <w:marRight w:val="0"/>
      <w:marTop w:val="0"/>
      <w:marBottom w:val="0"/>
      <w:divBdr>
        <w:top w:val="none" w:sz="0" w:space="0" w:color="auto"/>
        <w:left w:val="none" w:sz="0" w:space="0" w:color="auto"/>
        <w:bottom w:val="none" w:sz="0" w:space="0" w:color="auto"/>
        <w:right w:val="none" w:sz="0" w:space="0" w:color="auto"/>
      </w:divBdr>
    </w:div>
    <w:div w:id="707265594">
      <w:bodyDiv w:val="1"/>
      <w:marLeft w:val="0"/>
      <w:marRight w:val="0"/>
      <w:marTop w:val="0"/>
      <w:marBottom w:val="0"/>
      <w:divBdr>
        <w:top w:val="none" w:sz="0" w:space="0" w:color="auto"/>
        <w:left w:val="none" w:sz="0" w:space="0" w:color="auto"/>
        <w:bottom w:val="none" w:sz="0" w:space="0" w:color="auto"/>
        <w:right w:val="none" w:sz="0" w:space="0" w:color="auto"/>
      </w:divBdr>
    </w:div>
    <w:div w:id="712005434">
      <w:bodyDiv w:val="1"/>
      <w:marLeft w:val="0"/>
      <w:marRight w:val="0"/>
      <w:marTop w:val="0"/>
      <w:marBottom w:val="0"/>
      <w:divBdr>
        <w:top w:val="none" w:sz="0" w:space="0" w:color="auto"/>
        <w:left w:val="none" w:sz="0" w:space="0" w:color="auto"/>
        <w:bottom w:val="none" w:sz="0" w:space="0" w:color="auto"/>
        <w:right w:val="none" w:sz="0" w:space="0" w:color="auto"/>
      </w:divBdr>
    </w:div>
    <w:div w:id="714431168">
      <w:bodyDiv w:val="1"/>
      <w:marLeft w:val="0"/>
      <w:marRight w:val="0"/>
      <w:marTop w:val="0"/>
      <w:marBottom w:val="0"/>
      <w:divBdr>
        <w:top w:val="none" w:sz="0" w:space="0" w:color="auto"/>
        <w:left w:val="none" w:sz="0" w:space="0" w:color="auto"/>
        <w:bottom w:val="none" w:sz="0" w:space="0" w:color="auto"/>
        <w:right w:val="none" w:sz="0" w:space="0" w:color="auto"/>
      </w:divBdr>
    </w:div>
    <w:div w:id="724909227">
      <w:bodyDiv w:val="1"/>
      <w:marLeft w:val="0"/>
      <w:marRight w:val="0"/>
      <w:marTop w:val="0"/>
      <w:marBottom w:val="0"/>
      <w:divBdr>
        <w:top w:val="none" w:sz="0" w:space="0" w:color="auto"/>
        <w:left w:val="none" w:sz="0" w:space="0" w:color="auto"/>
        <w:bottom w:val="none" w:sz="0" w:space="0" w:color="auto"/>
        <w:right w:val="none" w:sz="0" w:space="0" w:color="auto"/>
      </w:divBdr>
    </w:div>
    <w:div w:id="743993802">
      <w:bodyDiv w:val="1"/>
      <w:marLeft w:val="0"/>
      <w:marRight w:val="0"/>
      <w:marTop w:val="0"/>
      <w:marBottom w:val="0"/>
      <w:divBdr>
        <w:top w:val="none" w:sz="0" w:space="0" w:color="auto"/>
        <w:left w:val="none" w:sz="0" w:space="0" w:color="auto"/>
        <w:bottom w:val="none" w:sz="0" w:space="0" w:color="auto"/>
        <w:right w:val="none" w:sz="0" w:space="0" w:color="auto"/>
      </w:divBdr>
    </w:div>
    <w:div w:id="762725306">
      <w:bodyDiv w:val="1"/>
      <w:marLeft w:val="0"/>
      <w:marRight w:val="0"/>
      <w:marTop w:val="0"/>
      <w:marBottom w:val="0"/>
      <w:divBdr>
        <w:top w:val="none" w:sz="0" w:space="0" w:color="auto"/>
        <w:left w:val="none" w:sz="0" w:space="0" w:color="auto"/>
        <w:bottom w:val="none" w:sz="0" w:space="0" w:color="auto"/>
        <w:right w:val="none" w:sz="0" w:space="0" w:color="auto"/>
      </w:divBdr>
    </w:div>
    <w:div w:id="764611019">
      <w:bodyDiv w:val="1"/>
      <w:marLeft w:val="0"/>
      <w:marRight w:val="0"/>
      <w:marTop w:val="0"/>
      <w:marBottom w:val="0"/>
      <w:divBdr>
        <w:top w:val="none" w:sz="0" w:space="0" w:color="auto"/>
        <w:left w:val="none" w:sz="0" w:space="0" w:color="auto"/>
        <w:bottom w:val="none" w:sz="0" w:space="0" w:color="auto"/>
        <w:right w:val="none" w:sz="0" w:space="0" w:color="auto"/>
      </w:divBdr>
    </w:div>
    <w:div w:id="769859651">
      <w:bodyDiv w:val="1"/>
      <w:marLeft w:val="0"/>
      <w:marRight w:val="0"/>
      <w:marTop w:val="0"/>
      <w:marBottom w:val="0"/>
      <w:divBdr>
        <w:top w:val="none" w:sz="0" w:space="0" w:color="auto"/>
        <w:left w:val="none" w:sz="0" w:space="0" w:color="auto"/>
        <w:bottom w:val="none" w:sz="0" w:space="0" w:color="auto"/>
        <w:right w:val="none" w:sz="0" w:space="0" w:color="auto"/>
      </w:divBdr>
    </w:div>
    <w:div w:id="781152979">
      <w:bodyDiv w:val="1"/>
      <w:marLeft w:val="0"/>
      <w:marRight w:val="0"/>
      <w:marTop w:val="0"/>
      <w:marBottom w:val="0"/>
      <w:divBdr>
        <w:top w:val="none" w:sz="0" w:space="0" w:color="auto"/>
        <w:left w:val="none" w:sz="0" w:space="0" w:color="auto"/>
        <w:bottom w:val="none" w:sz="0" w:space="0" w:color="auto"/>
        <w:right w:val="none" w:sz="0" w:space="0" w:color="auto"/>
      </w:divBdr>
    </w:div>
    <w:div w:id="786504262">
      <w:bodyDiv w:val="1"/>
      <w:marLeft w:val="0"/>
      <w:marRight w:val="0"/>
      <w:marTop w:val="0"/>
      <w:marBottom w:val="0"/>
      <w:divBdr>
        <w:top w:val="none" w:sz="0" w:space="0" w:color="auto"/>
        <w:left w:val="none" w:sz="0" w:space="0" w:color="auto"/>
        <w:bottom w:val="none" w:sz="0" w:space="0" w:color="auto"/>
        <w:right w:val="none" w:sz="0" w:space="0" w:color="auto"/>
      </w:divBdr>
    </w:div>
    <w:div w:id="791827424">
      <w:bodyDiv w:val="1"/>
      <w:marLeft w:val="150"/>
      <w:marRight w:val="0"/>
      <w:marTop w:val="150"/>
      <w:marBottom w:val="0"/>
      <w:divBdr>
        <w:top w:val="none" w:sz="0" w:space="0" w:color="auto"/>
        <w:left w:val="none" w:sz="0" w:space="0" w:color="auto"/>
        <w:bottom w:val="none" w:sz="0" w:space="0" w:color="auto"/>
        <w:right w:val="none" w:sz="0" w:space="0" w:color="auto"/>
      </w:divBdr>
      <w:divsChild>
        <w:div w:id="735662347">
          <w:marLeft w:val="0"/>
          <w:marRight w:val="0"/>
          <w:marTop w:val="75"/>
          <w:marBottom w:val="0"/>
          <w:divBdr>
            <w:top w:val="none" w:sz="0" w:space="0" w:color="auto"/>
            <w:left w:val="none" w:sz="0" w:space="0" w:color="auto"/>
            <w:bottom w:val="none" w:sz="0" w:space="0" w:color="auto"/>
            <w:right w:val="none" w:sz="0" w:space="0" w:color="auto"/>
          </w:divBdr>
          <w:divsChild>
            <w:div w:id="191104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16283">
      <w:bodyDiv w:val="1"/>
      <w:marLeft w:val="0"/>
      <w:marRight w:val="0"/>
      <w:marTop w:val="0"/>
      <w:marBottom w:val="0"/>
      <w:divBdr>
        <w:top w:val="none" w:sz="0" w:space="0" w:color="auto"/>
        <w:left w:val="none" w:sz="0" w:space="0" w:color="auto"/>
        <w:bottom w:val="none" w:sz="0" w:space="0" w:color="auto"/>
        <w:right w:val="none" w:sz="0" w:space="0" w:color="auto"/>
      </w:divBdr>
    </w:div>
    <w:div w:id="796948874">
      <w:bodyDiv w:val="1"/>
      <w:marLeft w:val="0"/>
      <w:marRight w:val="0"/>
      <w:marTop w:val="0"/>
      <w:marBottom w:val="0"/>
      <w:divBdr>
        <w:top w:val="none" w:sz="0" w:space="0" w:color="auto"/>
        <w:left w:val="none" w:sz="0" w:space="0" w:color="auto"/>
        <w:bottom w:val="none" w:sz="0" w:space="0" w:color="auto"/>
        <w:right w:val="none" w:sz="0" w:space="0" w:color="auto"/>
      </w:divBdr>
    </w:div>
    <w:div w:id="797838098">
      <w:bodyDiv w:val="1"/>
      <w:marLeft w:val="300"/>
      <w:marRight w:val="0"/>
      <w:marTop w:val="0"/>
      <w:marBottom w:val="0"/>
      <w:divBdr>
        <w:top w:val="none" w:sz="0" w:space="0" w:color="auto"/>
        <w:left w:val="none" w:sz="0" w:space="0" w:color="auto"/>
        <w:bottom w:val="none" w:sz="0" w:space="0" w:color="auto"/>
        <w:right w:val="none" w:sz="0" w:space="0" w:color="auto"/>
      </w:divBdr>
    </w:div>
    <w:div w:id="799109438">
      <w:bodyDiv w:val="1"/>
      <w:marLeft w:val="0"/>
      <w:marRight w:val="0"/>
      <w:marTop w:val="0"/>
      <w:marBottom w:val="0"/>
      <w:divBdr>
        <w:top w:val="none" w:sz="0" w:space="0" w:color="auto"/>
        <w:left w:val="none" w:sz="0" w:space="0" w:color="auto"/>
        <w:bottom w:val="none" w:sz="0" w:space="0" w:color="auto"/>
        <w:right w:val="none" w:sz="0" w:space="0" w:color="auto"/>
      </w:divBdr>
    </w:div>
    <w:div w:id="803349163">
      <w:bodyDiv w:val="1"/>
      <w:marLeft w:val="0"/>
      <w:marRight w:val="0"/>
      <w:marTop w:val="0"/>
      <w:marBottom w:val="0"/>
      <w:divBdr>
        <w:top w:val="none" w:sz="0" w:space="0" w:color="auto"/>
        <w:left w:val="none" w:sz="0" w:space="0" w:color="auto"/>
        <w:bottom w:val="none" w:sz="0" w:space="0" w:color="auto"/>
        <w:right w:val="none" w:sz="0" w:space="0" w:color="auto"/>
      </w:divBdr>
    </w:div>
    <w:div w:id="807745764">
      <w:bodyDiv w:val="1"/>
      <w:marLeft w:val="0"/>
      <w:marRight w:val="0"/>
      <w:marTop w:val="0"/>
      <w:marBottom w:val="0"/>
      <w:divBdr>
        <w:top w:val="none" w:sz="0" w:space="0" w:color="auto"/>
        <w:left w:val="none" w:sz="0" w:space="0" w:color="auto"/>
        <w:bottom w:val="none" w:sz="0" w:space="0" w:color="auto"/>
        <w:right w:val="none" w:sz="0" w:space="0" w:color="auto"/>
      </w:divBdr>
    </w:div>
    <w:div w:id="809834213">
      <w:bodyDiv w:val="1"/>
      <w:marLeft w:val="0"/>
      <w:marRight w:val="0"/>
      <w:marTop w:val="0"/>
      <w:marBottom w:val="0"/>
      <w:divBdr>
        <w:top w:val="none" w:sz="0" w:space="0" w:color="auto"/>
        <w:left w:val="none" w:sz="0" w:space="0" w:color="auto"/>
        <w:bottom w:val="none" w:sz="0" w:space="0" w:color="auto"/>
        <w:right w:val="none" w:sz="0" w:space="0" w:color="auto"/>
      </w:divBdr>
    </w:div>
    <w:div w:id="814107779">
      <w:bodyDiv w:val="1"/>
      <w:marLeft w:val="0"/>
      <w:marRight w:val="0"/>
      <w:marTop w:val="0"/>
      <w:marBottom w:val="0"/>
      <w:divBdr>
        <w:top w:val="none" w:sz="0" w:space="0" w:color="auto"/>
        <w:left w:val="none" w:sz="0" w:space="0" w:color="auto"/>
        <w:bottom w:val="none" w:sz="0" w:space="0" w:color="auto"/>
        <w:right w:val="none" w:sz="0" w:space="0" w:color="auto"/>
      </w:divBdr>
    </w:div>
    <w:div w:id="817457695">
      <w:bodyDiv w:val="1"/>
      <w:marLeft w:val="0"/>
      <w:marRight w:val="0"/>
      <w:marTop w:val="0"/>
      <w:marBottom w:val="0"/>
      <w:divBdr>
        <w:top w:val="none" w:sz="0" w:space="0" w:color="auto"/>
        <w:left w:val="none" w:sz="0" w:space="0" w:color="auto"/>
        <w:bottom w:val="none" w:sz="0" w:space="0" w:color="auto"/>
        <w:right w:val="none" w:sz="0" w:space="0" w:color="auto"/>
      </w:divBdr>
    </w:div>
    <w:div w:id="829633413">
      <w:bodyDiv w:val="1"/>
      <w:marLeft w:val="0"/>
      <w:marRight w:val="0"/>
      <w:marTop w:val="0"/>
      <w:marBottom w:val="0"/>
      <w:divBdr>
        <w:top w:val="none" w:sz="0" w:space="0" w:color="auto"/>
        <w:left w:val="none" w:sz="0" w:space="0" w:color="auto"/>
        <w:bottom w:val="none" w:sz="0" w:space="0" w:color="auto"/>
        <w:right w:val="none" w:sz="0" w:space="0" w:color="auto"/>
      </w:divBdr>
      <w:divsChild>
        <w:div w:id="971594312">
          <w:marLeft w:val="0"/>
          <w:marRight w:val="0"/>
          <w:marTop w:val="0"/>
          <w:marBottom w:val="0"/>
          <w:divBdr>
            <w:top w:val="none" w:sz="0" w:space="0" w:color="auto"/>
            <w:left w:val="none" w:sz="0" w:space="0" w:color="auto"/>
            <w:bottom w:val="none" w:sz="0" w:space="0" w:color="auto"/>
            <w:right w:val="none" w:sz="0" w:space="0" w:color="auto"/>
          </w:divBdr>
          <w:divsChild>
            <w:div w:id="1848902574">
              <w:marLeft w:val="0"/>
              <w:marRight w:val="0"/>
              <w:marTop w:val="150"/>
              <w:marBottom w:val="0"/>
              <w:divBdr>
                <w:top w:val="none" w:sz="0" w:space="0" w:color="auto"/>
                <w:left w:val="none" w:sz="0" w:space="0" w:color="auto"/>
                <w:bottom w:val="none" w:sz="0" w:space="0" w:color="auto"/>
                <w:right w:val="none" w:sz="0" w:space="0" w:color="auto"/>
              </w:divBdr>
              <w:divsChild>
                <w:div w:id="854998096">
                  <w:marLeft w:val="0"/>
                  <w:marRight w:val="-30"/>
                  <w:marTop w:val="0"/>
                  <w:marBottom w:val="0"/>
                  <w:divBdr>
                    <w:top w:val="single" w:sz="6" w:space="0" w:color="DFDFDF"/>
                    <w:left w:val="single" w:sz="6" w:space="0" w:color="DFDFDF"/>
                    <w:bottom w:val="single" w:sz="6" w:space="0" w:color="DFDFDF"/>
                    <w:right w:val="single" w:sz="6" w:space="0" w:color="DFDFDF"/>
                  </w:divBdr>
                  <w:divsChild>
                    <w:div w:id="1873641419">
                      <w:marLeft w:val="0"/>
                      <w:marRight w:val="0"/>
                      <w:marTop w:val="0"/>
                      <w:marBottom w:val="0"/>
                      <w:divBdr>
                        <w:top w:val="none" w:sz="0" w:space="0" w:color="auto"/>
                        <w:left w:val="none" w:sz="0" w:space="0" w:color="auto"/>
                        <w:bottom w:val="none" w:sz="0" w:space="0" w:color="auto"/>
                        <w:right w:val="none" w:sz="0" w:space="0" w:color="auto"/>
                      </w:divBdr>
                      <w:divsChild>
                        <w:div w:id="922567951">
                          <w:marLeft w:val="0"/>
                          <w:marRight w:val="0"/>
                          <w:marTop w:val="0"/>
                          <w:marBottom w:val="600"/>
                          <w:divBdr>
                            <w:top w:val="none" w:sz="0" w:space="0" w:color="auto"/>
                            <w:left w:val="none" w:sz="0" w:space="0" w:color="auto"/>
                            <w:bottom w:val="none" w:sz="0" w:space="0" w:color="auto"/>
                            <w:right w:val="none" w:sz="0" w:space="0" w:color="auto"/>
                          </w:divBdr>
                          <w:divsChild>
                            <w:div w:id="10199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831612">
      <w:bodyDiv w:val="1"/>
      <w:marLeft w:val="0"/>
      <w:marRight w:val="0"/>
      <w:marTop w:val="0"/>
      <w:marBottom w:val="0"/>
      <w:divBdr>
        <w:top w:val="none" w:sz="0" w:space="0" w:color="auto"/>
        <w:left w:val="none" w:sz="0" w:space="0" w:color="auto"/>
        <w:bottom w:val="none" w:sz="0" w:space="0" w:color="auto"/>
        <w:right w:val="none" w:sz="0" w:space="0" w:color="auto"/>
      </w:divBdr>
    </w:div>
    <w:div w:id="842818195">
      <w:bodyDiv w:val="1"/>
      <w:marLeft w:val="0"/>
      <w:marRight w:val="0"/>
      <w:marTop w:val="0"/>
      <w:marBottom w:val="0"/>
      <w:divBdr>
        <w:top w:val="none" w:sz="0" w:space="0" w:color="auto"/>
        <w:left w:val="none" w:sz="0" w:space="0" w:color="auto"/>
        <w:bottom w:val="none" w:sz="0" w:space="0" w:color="auto"/>
        <w:right w:val="none" w:sz="0" w:space="0" w:color="auto"/>
      </w:divBdr>
    </w:div>
    <w:div w:id="846407431">
      <w:bodyDiv w:val="1"/>
      <w:marLeft w:val="0"/>
      <w:marRight w:val="0"/>
      <w:marTop w:val="0"/>
      <w:marBottom w:val="0"/>
      <w:divBdr>
        <w:top w:val="none" w:sz="0" w:space="0" w:color="auto"/>
        <w:left w:val="none" w:sz="0" w:space="0" w:color="auto"/>
        <w:bottom w:val="none" w:sz="0" w:space="0" w:color="auto"/>
        <w:right w:val="none" w:sz="0" w:space="0" w:color="auto"/>
      </w:divBdr>
    </w:div>
    <w:div w:id="846673167">
      <w:bodyDiv w:val="1"/>
      <w:marLeft w:val="0"/>
      <w:marRight w:val="0"/>
      <w:marTop w:val="0"/>
      <w:marBottom w:val="0"/>
      <w:divBdr>
        <w:top w:val="none" w:sz="0" w:space="0" w:color="auto"/>
        <w:left w:val="none" w:sz="0" w:space="0" w:color="auto"/>
        <w:bottom w:val="none" w:sz="0" w:space="0" w:color="auto"/>
        <w:right w:val="none" w:sz="0" w:space="0" w:color="auto"/>
      </w:divBdr>
      <w:divsChild>
        <w:div w:id="830023030">
          <w:marLeft w:val="0"/>
          <w:marRight w:val="0"/>
          <w:marTop w:val="0"/>
          <w:marBottom w:val="0"/>
          <w:divBdr>
            <w:top w:val="none" w:sz="0" w:space="0" w:color="auto"/>
            <w:left w:val="none" w:sz="0" w:space="0" w:color="auto"/>
            <w:bottom w:val="none" w:sz="0" w:space="0" w:color="auto"/>
            <w:right w:val="none" w:sz="0" w:space="0" w:color="auto"/>
          </w:divBdr>
          <w:divsChild>
            <w:div w:id="1737627447">
              <w:marLeft w:val="0"/>
              <w:marRight w:val="0"/>
              <w:marTop w:val="0"/>
              <w:marBottom w:val="0"/>
              <w:divBdr>
                <w:top w:val="none" w:sz="0" w:space="0" w:color="auto"/>
                <w:left w:val="none" w:sz="0" w:space="0" w:color="auto"/>
                <w:bottom w:val="none" w:sz="0" w:space="0" w:color="auto"/>
                <w:right w:val="none" w:sz="0" w:space="0" w:color="auto"/>
              </w:divBdr>
              <w:divsChild>
                <w:div w:id="1397121524">
                  <w:marLeft w:val="0"/>
                  <w:marRight w:val="0"/>
                  <w:marTop w:val="0"/>
                  <w:marBottom w:val="0"/>
                  <w:divBdr>
                    <w:top w:val="none" w:sz="0" w:space="0" w:color="auto"/>
                    <w:left w:val="none" w:sz="0" w:space="0" w:color="auto"/>
                    <w:bottom w:val="none" w:sz="0" w:space="0" w:color="auto"/>
                    <w:right w:val="none" w:sz="0" w:space="0" w:color="auto"/>
                  </w:divBdr>
                  <w:divsChild>
                    <w:div w:id="1718777886">
                      <w:marLeft w:val="0"/>
                      <w:marRight w:val="0"/>
                      <w:marTop w:val="0"/>
                      <w:marBottom w:val="0"/>
                      <w:divBdr>
                        <w:top w:val="none" w:sz="0" w:space="0" w:color="auto"/>
                        <w:left w:val="none" w:sz="0" w:space="0" w:color="auto"/>
                        <w:bottom w:val="none" w:sz="0" w:space="0" w:color="auto"/>
                        <w:right w:val="none" w:sz="0" w:space="0" w:color="auto"/>
                      </w:divBdr>
                      <w:divsChild>
                        <w:div w:id="715619696">
                          <w:marLeft w:val="0"/>
                          <w:marRight w:val="0"/>
                          <w:marTop w:val="0"/>
                          <w:marBottom w:val="0"/>
                          <w:divBdr>
                            <w:top w:val="none" w:sz="0" w:space="0" w:color="auto"/>
                            <w:left w:val="none" w:sz="0" w:space="0" w:color="auto"/>
                            <w:bottom w:val="none" w:sz="0" w:space="0" w:color="auto"/>
                            <w:right w:val="none" w:sz="0" w:space="0" w:color="auto"/>
                          </w:divBdr>
                          <w:divsChild>
                            <w:div w:id="437915513">
                              <w:marLeft w:val="0"/>
                              <w:marRight w:val="0"/>
                              <w:marTop w:val="0"/>
                              <w:marBottom w:val="0"/>
                              <w:divBdr>
                                <w:top w:val="none" w:sz="0" w:space="0" w:color="auto"/>
                                <w:left w:val="none" w:sz="0" w:space="0" w:color="auto"/>
                                <w:bottom w:val="none" w:sz="0" w:space="0" w:color="auto"/>
                                <w:right w:val="none" w:sz="0" w:space="0" w:color="auto"/>
                              </w:divBdr>
                              <w:divsChild>
                                <w:div w:id="467668019">
                                  <w:marLeft w:val="0"/>
                                  <w:marRight w:val="0"/>
                                  <w:marTop w:val="0"/>
                                  <w:marBottom w:val="0"/>
                                  <w:divBdr>
                                    <w:top w:val="none" w:sz="0" w:space="0" w:color="auto"/>
                                    <w:left w:val="none" w:sz="0" w:space="0" w:color="auto"/>
                                    <w:bottom w:val="none" w:sz="0" w:space="0" w:color="auto"/>
                                    <w:right w:val="none" w:sz="0" w:space="0" w:color="auto"/>
                                  </w:divBdr>
                                  <w:divsChild>
                                    <w:div w:id="114909859">
                                      <w:marLeft w:val="0"/>
                                      <w:marRight w:val="0"/>
                                      <w:marTop w:val="0"/>
                                      <w:marBottom w:val="0"/>
                                      <w:divBdr>
                                        <w:top w:val="none" w:sz="0" w:space="0" w:color="auto"/>
                                        <w:left w:val="none" w:sz="0" w:space="0" w:color="auto"/>
                                        <w:bottom w:val="none" w:sz="0" w:space="0" w:color="auto"/>
                                        <w:right w:val="none" w:sz="0" w:space="0" w:color="auto"/>
                                      </w:divBdr>
                                      <w:divsChild>
                                        <w:div w:id="582296579">
                                          <w:marLeft w:val="0"/>
                                          <w:marRight w:val="0"/>
                                          <w:marTop w:val="0"/>
                                          <w:marBottom w:val="0"/>
                                          <w:divBdr>
                                            <w:top w:val="none" w:sz="0" w:space="0" w:color="auto"/>
                                            <w:left w:val="none" w:sz="0" w:space="0" w:color="auto"/>
                                            <w:bottom w:val="none" w:sz="0" w:space="0" w:color="auto"/>
                                            <w:right w:val="single" w:sz="6" w:space="19" w:color="E2E2E2"/>
                                          </w:divBdr>
                                          <w:divsChild>
                                            <w:div w:id="259144916">
                                              <w:marLeft w:val="0"/>
                                              <w:marRight w:val="0"/>
                                              <w:marTop w:val="0"/>
                                              <w:marBottom w:val="0"/>
                                              <w:divBdr>
                                                <w:top w:val="none" w:sz="0" w:space="0" w:color="auto"/>
                                                <w:left w:val="none" w:sz="0" w:space="0" w:color="auto"/>
                                                <w:bottom w:val="none" w:sz="0" w:space="0" w:color="auto"/>
                                                <w:right w:val="none" w:sz="0" w:space="0" w:color="auto"/>
                                              </w:divBdr>
                                              <w:divsChild>
                                                <w:div w:id="693925309">
                                                  <w:marLeft w:val="0"/>
                                                  <w:marRight w:val="0"/>
                                                  <w:marTop w:val="0"/>
                                                  <w:marBottom w:val="0"/>
                                                  <w:divBdr>
                                                    <w:top w:val="none" w:sz="0" w:space="0" w:color="auto"/>
                                                    <w:left w:val="none" w:sz="0" w:space="0" w:color="auto"/>
                                                    <w:bottom w:val="none" w:sz="0" w:space="0" w:color="auto"/>
                                                    <w:right w:val="none" w:sz="0" w:space="0" w:color="auto"/>
                                                  </w:divBdr>
                                                  <w:divsChild>
                                                    <w:div w:id="1131361715">
                                                      <w:marLeft w:val="0"/>
                                                      <w:marRight w:val="0"/>
                                                      <w:marTop w:val="0"/>
                                                      <w:marBottom w:val="0"/>
                                                      <w:divBdr>
                                                        <w:top w:val="none" w:sz="0" w:space="0" w:color="auto"/>
                                                        <w:left w:val="none" w:sz="0" w:space="0" w:color="auto"/>
                                                        <w:bottom w:val="none" w:sz="0" w:space="0" w:color="auto"/>
                                                        <w:right w:val="none" w:sz="0" w:space="0" w:color="auto"/>
                                                      </w:divBdr>
                                                      <w:divsChild>
                                                        <w:div w:id="4484392">
                                                          <w:marLeft w:val="0"/>
                                                          <w:marRight w:val="0"/>
                                                          <w:marTop w:val="0"/>
                                                          <w:marBottom w:val="0"/>
                                                          <w:divBdr>
                                                            <w:top w:val="none" w:sz="0" w:space="0" w:color="auto"/>
                                                            <w:left w:val="none" w:sz="0" w:space="0" w:color="auto"/>
                                                            <w:bottom w:val="none" w:sz="0" w:space="0" w:color="auto"/>
                                                            <w:right w:val="none" w:sz="0" w:space="0" w:color="auto"/>
                                                          </w:divBdr>
                                                          <w:divsChild>
                                                            <w:div w:id="137596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2300667">
      <w:bodyDiv w:val="1"/>
      <w:marLeft w:val="0"/>
      <w:marRight w:val="0"/>
      <w:marTop w:val="0"/>
      <w:marBottom w:val="0"/>
      <w:divBdr>
        <w:top w:val="none" w:sz="0" w:space="0" w:color="auto"/>
        <w:left w:val="none" w:sz="0" w:space="0" w:color="auto"/>
        <w:bottom w:val="none" w:sz="0" w:space="0" w:color="auto"/>
        <w:right w:val="none" w:sz="0" w:space="0" w:color="auto"/>
      </w:divBdr>
    </w:div>
    <w:div w:id="857306268">
      <w:bodyDiv w:val="1"/>
      <w:marLeft w:val="0"/>
      <w:marRight w:val="0"/>
      <w:marTop w:val="0"/>
      <w:marBottom w:val="0"/>
      <w:divBdr>
        <w:top w:val="none" w:sz="0" w:space="0" w:color="auto"/>
        <w:left w:val="none" w:sz="0" w:space="0" w:color="auto"/>
        <w:bottom w:val="none" w:sz="0" w:space="0" w:color="auto"/>
        <w:right w:val="none" w:sz="0" w:space="0" w:color="auto"/>
      </w:divBdr>
    </w:div>
    <w:div w:id="862017264">
      <w:bodyDiv w:val="1"/>
      <w:marLeft w:val="0"/>
      <w:marRight w:val="0"/>
      <w:marTop w:val="0"/>
      <w:marBottom w:val="0"/>
      <w:divBdr>
        <w:top w:val="none" w:sz="0" w:space="0" w:color="auto"/>
        <w:left w:val="none" w:sz="0" w:space="0" w:color="auto"/>
        <w:bottom w:val="none" w:sz="0" w:space="0" w:color="auto"/>
        <w:right w:val="none" w:sz="0" w:space="0" w:color="auto"/>
      </w:divBdr>
    </w:div>
    <w:div w:id="864558812">
      <w:bodyDiv w:val="1"/>
      <w:marLeft w:val="0"/>
      <w:marRight w:val="0"/>
      <w:marTop w:val="0"/>
      <w:marBottom w:val="0"/>
      <w:divBdr>
        <w:top w:val="none" w:sz="0" w:space="0" w:color="auto"/>
        <w:left w:val="none" w:sz="0" w:space="0" w:color="auto"/>
        <w:bottom w:val="none" w:sz="0" w:space="0" w:color="auto"/>
        <w:right w:val="none" w:sz="0" w:space="0" w:color="auto"/>
      </w:divBdr>
    </w:div>
    <w:div w:id="872304301">
      <w:bodyDiv w:val="1"/>
      <w:marLeft w:val="0"/>
      <w:marRight w:val="0"/>
      <w:marTop w:val="0"/>
      <w:marBottom w:val="0"/>
      <w:divBdr>
        <w:top w:val="none" w:sz="0" w:space="0" w:color="auto"/>
        <w:left w:val="none" w:sz="0" w:space="0" w:color="auto"/>
        <w:bottom w:val="none" w:sz="0" w:space="0" w:color="auto"/>
        <w:right w:val="none" w:sz="0" w:space="0" w:color="auto"/>
      </w:divBdr>
    </w:div>
    <w:div w:id="876165193">
      <w:bodyDiv w:val="1"/>
      <w:marLeft w:val="0"/>
      <w:marRight w:val="0"/>
      <w:marTop w:val="0"/>
      <w:marBottom w:val="0"/>
      <w:divBdr>
        <w:top w:val="none" w:sz="0" w:space="0" w:color="auto"/>
        <w:left w:val="none" w:sz="0" w:space="0" w:color="auto"/>
        <w:bottom w:val="none" w:sz="0" w:space="0" w:color="auto"/>
        <w:right w:val="none" w:sz="0" w:space="0" w:color="auto"/>
      </w:divBdr>
    </w:div>
    <w:div w:id="876702563">
      <w:bodyDiv w:val="1"/>
      <w:marLeft w:val="0"/>
      <w:marRight w:val="0"/>
      <w:marTop w:val="0"/>
      <w:marBottom w:val="0"/>
      <w:divBdr>
        <w:top w:val="none" w:sz="0" w:space="0" w:color="auto"/>
        <w:left w:val="none" w:sz="0" w:space="0" w:color="auto"/>
        <w:bottom w:val="none" w:sz="0" w:space="0" w:color="auto"/>
        <w:right w:val="none" w:sz="0" w:space="0" w:color="auto"/>
      </w:divBdr>
    </w:div>
    <w:div w:id="879587646">
      <w:bodyDiv w:val="1"/>
      <w:marLeft w:val="0"/>
      <w:marRight w:val="0"/>
      <w:marTop w:val="0"/>
      <w:marBottom w:val="0"/>
      <w:divBdr>
        <w:top w:val="none" w:sz="0" w:space="0" w:color="auto"/>
        <w:left w:val="none" w:sz="0" w:space="0" w:color="auto"/>
        <w:bottom w:val="none" w:sz="0" w:space="0" w:color="auto"/>
        <w:right w:val="none" w:sz="0" w:space="0" w:color="auto"/>
      </w:divBdr>
    </w:div>
    <w:div w:id="879707558">
      <w:bodyDiv w:val="1"/>
      <w:marLeft w:val="0"/>
      <w:marRight w:val="0"/>
      <w:marTop w:val="0"/>
      <w:marBottom w:val="0"/>
      <w:divBdr>
        <w:top w:val="none" w:sz="0" w:space="0" w:color="auto"/>
        <w:left w:val="none" w:sz="0" w:space="0" w:color="auto"/>
        <w:bottom w:val="none" w:sz="0" w:space="0" w:color="auto"/>
        <w:right w:val="none" w:sz="0" w:space="0" w:color="auto"/>
      </w:divBdr>
    </w:div>
    <w:div w:id="883904213">
      <w:bodyDiv w:val="1"/>
      <w:marLeft w:val="0"/>
      <w:marRight w:val="0"/>
      <w:marTop w:val="0"/>
      <w:marBottom w:val="0"/>
      <w:divBdr>
        <w:top w:val="none" w:sz="0" w:space="0" w:color="auto"/>
        <w:left w:val="none" w:sz="0" w:space="0" w:color="auto"/>
        <w:bottom w:val="none" w:sz="0" w:space="0" w:color="auto"/>
        <w:right w:val="none" w:sz="0" w:space="0" w:color="auto"/>
      </w:divBdr>
    </w:div>
    <w:div w:id="902521575">
      <w:bodyDiv w:val="1"/>
      <w:marLeft w:val="0"/>
      <w:marRight w:val="0"/>
      <w:marTop w:val="0"/>
      <w:marBottom w:val="0"/>
      <w:divBdr>
        <w:top w:val="none" w:sz="0" w:space="0" w:color="auto"/>
        <w:left w:val="none" w:sz="0" w:space="0" w:color="auto"/>
        <w:bottom w:val="none" w:sz="0" w:space="0" w:color="auto"/>
        <w:right w:val="none" w:sz="0" w:space="0" w:color="auto"/>
      </w:divBdr>
      <w:divsChild>
        <w:div w:id="525094929">
          <w:marLeft w:val="446"/>
          <w:marRight w:val="0"/>
          <w:marTop w:val="0"/>
          <w:marBottom w:val="0"/>
          <w:divBdr>
            <w:top w:val="none" w:sz="0" w:space="0" w:color="auto"/>
            <w:left w:val="none" w:sz="0" w:space="0" w:color="auto"/>
            <w:bottom w:val="none" w:sz="0" w:space="0" w:color="auto"/>
            <w:right w:val="none" w:sz="0" w:space="0" w:color="auto"/>
          </w:divBdr>
        </w:div>
      </w:divsChild>
    </w:div>
    <w:div w:id="905913504">
      <w:bodyDiv w:val="1"/>
      <w:marLeft w:val="0"/>
      <w:marRight w:val="0"/>
      <w:marTop w:val="0"/>
      <w:marBottom w:val="0"/>
      <w:divBdr>
        <w:top w:val="none" w:sz="0" w:space="0" w:color="auto"/>
        <w:left w:val="none" w:sz="0" w:space="0" w:color="auto"/>
        <w:bottom w:val="none" w:sz="0" w:space="0" w:color="auto"/>
        <w:right w:val="none" w:sz="0" w:space="0" w:color="auto"/>
      </w:divBdr>
    </w:div>
    <w:div w:id="917404441">
      <w:bodyDiv w:val="1"/>
      <w:marLeft w:val="0"/>
      <w:marRight w:val="0"/>
      <w:marTop w:val="0"/>
      <w:marBottom w:val="0"/>
      <w:divBdr>
        <w:top w:val="none" w:sz="0" w:space="0" w:color="auto"/>
        <w:left w:val="none" w:sz="0" w:space="0" w:color="auto"/>
        <w:bottom w:val="none" w:sz="0" w:space="0" w:color="auto"/>
        <w:right w:val="none" w:sz="0" w:space="0" w:color="auto"/>
      </w:divBdr>
    </w:div>
    <w:div w:id="920522539">
      <w:bodyDiv w:val="1"/>
      <w:marLeft w:val="0"/>
      <w:marRight w:val="0"/>
      <w:marTop w:val="0"/>
      <w:marBottom w:val="0"/>
      <w:divBdr>
        <w:top w:val="none" w:sz="0" w:space="0" w:color="auto"/>
        <w:left w:val="none" w:sz="0" w:space="0" w:color="auto"/>
        <w:bottom w:val="none" w:sz="0" w:space="0" w:color="auto"/>
        <w:right w:val="none" w:sz="0" w:space="0" w:color="auto"/>
      </w:divBdr>
    </w:div>
    <w:div w:id="921643622">
      <w:bodyDiv w:val="1"/>
      <w:marLeft w:val="0"/>
      <w:marRight w:val="0"/>
      <w:marTop w:val="0"/>
      <w:marBottom w:val="0"/>
      <w:divBdr>
        <w:top w:val="none" w:sz="0" w:space="0" w:color="auto"/>
        <w:left w:val="none" w:sz="0" w:space="0" w:color="auto"/>
        <w:bottom w:val="none" w:sz="0" w:space="0" w:color="auto"/>
        <w:right w:val="none" w:sz="0" w:space="0" w:color="auto"/>
      </w:divBdr>
    </w:div>
    <w:div w:id="932471590">
      <w:bodyDiv w:val="1"/>
      <w:marLeft w:val="0"/>
      <w:marRight w:val="0"/>
      <w:marTop w:val="0"/>
      <w:marBottom w:val="0"/>
      <w:divBdr>
        <w:top w:val="none" w:sz="0" w:space="0" w:color="auto"/>
        <w:left w:val="none" w:sz="0" w:space="0" w:color="auto"/>
        <w:bottom w:val="none" w:sz="0" w:space="0" w:color="auto"/>
        <w:right w:val="none" w:sz="0" w:space="0" w:color="auto"/>
      </w:divBdr>
    </w:div>
    <w:div w:id="961037150">
      <w:bodyDiv w:val="1"/>
      <w:marLeft w:val="0"/>
      <w:marRight w:val="0"/>
      <w:marTop w:val="0"/>
      <w:marBottom w:val="0"/>
      <w:divBdr>
        <w:top w:val="none" w:sz="0" w:space="0" w:color="auto"/>
        <w:left w:val="none" w:sz="0" w:space="0" w:color="auto"/>
        <w:bottom w:val="none" w:sz="0" w:space="0" w:color="auto"/>
        <w:right w:val="none" w:sz="0" w:space="0" w:color="auto"/>
      </w:divBdr>
    </w:div>
    <w:div w:id="962425947">
      <w:bodyDiv w:val="1"/>
      <w:marLeft w:val="0"/>
      <w:marRight w:val="0"/>
      <w:marTop w:val="0"/>
      <w:marBottom w:val="0"/>
      <w:divBdr>
        <w:top w:val="none" w:sz="0" w:space="0" w:color="auto"/>
        <w:left w:val="none" w:sz="0" w:space="0" w:color="auto"/>
        <w:bottom w:val="none" w:sz="0" w:space="0" w:color="auto"/>
        <w:right w:val="none" w:sz="0" w:space="0" w:color="auto"/>
      </w:divBdr>
    </w:div>
    <w:div w:id="963341139">
      <w:bodyDiv w:val="1"/>
      <w:marLeft w:val="0"/>
      <w:marRight w:val="0"/>
      <w:marTop w:val="0"/>
      <w:marBottom w:val="0"/>
      <w:divBdr>
        <w:top w:val="none" w:sz="0" w:space="0" w:color="auto"/>
        <w:left w:val="none" w:sz="0" w:space="0" w:color="auto"/>
        <w:bottom w:val="none" w:sz="0" w:space="0" w:color="auto"/>
        <w:right w:val="none" w:sz="0" w:space="0" w:color="auto"/>
      </w:divBdr>
    </w:div>
    <w:div w:id="967661700">
      <w:bodyDiv w:val="1"/>
      <w:marLeft w:val="0"/>
      <w:marRight w:val="0"/>
      <w:marTop w:val="0"/>
      <w:marBottom w:val="0"/>
      <w:divBdr>
        <w:top w:val="none" w:sz="0" w:space="0" w:color="auto"/>
        <w:left w:val="none" w:sz="0" w:space="0" w:color="auto"/>
        <w:bottom w:val="none" w:sz="0" w:space="0" w:color="auto"/>
        <w:right w:val="none" w:sz="0" w:space="0" w:color="auto"/>
      </w:divBdr>
    </w:div>
    <w:div w:id="968899198">
      <w:bodyDiv w:val="1"/>
      <w:marLeft w:val="0"/>
      <w:marRight w:val="0"/>
      <w:marTop w:val="0"/>
      <w:marBottom w:val="0"/>
      <w:divBdr>
        <w:top w:val="none" w:sz="0" w:space="0" w:color="auto"/>
        <w:left w:val="none" w:sz="0" w:space="0" w:color="auto"/>
        <w:bottom w:val="none" w:sz="0" w:space="0" w:color="auto"/>
        <w:right w:val="none" w:sz="0" w:space="0" w:color="auto"/>
      </w:divBdr>
    </w:div>
    <w:div w:id="977220204">
      <w:bodyDiv w:val="1"/>
      <w:marLeft w:val="0"/>
      <w:marRight w:val="0"/>
      <w:marTop w:val="0"/>
      <w:marBottom w:val="0"/>
      <w:divBdr>
        <w:top w:val="none" w:sz="0" w:space="0" w:color="auto"/>
        <w:left w:val="none" w:sz="0" w:space="0" w:color="auto"/>
        <w:bottom w:val="none" w:sz="0" w:space="0" w:color="auto"/>
        <w:right w:val="none" w:sz="0" w:space="0" w:color="auto"/>
      </w:divBdr>
      <w:divsChild>
        <w:div w:id="454832410">
          <w:marLeft w:val="0"/>
          <w:marRight w:val="0"/>
          <w:marTop w:val="0"/>
          <w:marBottom w:val="0"/>
          <w:divBdr>
            <w:top w:val="none" w:sz="0" w:space="0" w:color="auto"/>
            <w:left w:val="none" w:sz="0" w:space="0" w:color="auto"/>
            <w:bottom w:val="none" w:sz="0" w:space="0" w:color="auto"/>
            <w:right w:val="none" w:sz="0" w:space="0" w:color="auto"/>
          </w:divBdr>
          <w:divsChild>
            <w:div w:id="34700858">
              <w:marLeft w:val="0"/>
              <w:marRight w:val="0"/>
              <w:marTop w:val="150"/>
              <w:marBottom w:val="0"/>
              <w:divBdr>
                <w:top w:val="none" w:sz="0" w:space="0" w:color="auto"/>
                <w:left w:val="none" w:sz="0" w:space="0" w:color="auto"/>
                <w:bottom w:val="none" w:sz="0" w:space="0" w:color="auto"/>
                <w:right w:val="none" w:sz="0" w:space="0" w:color="auto"/>
              </w:divBdr>
              <w:divsChild>
                <w:div w:id="540215647">
                  <w:marLeft w:val="0"/>
                  <w:marRight w:val="-30"/>
                  <w:marTop w:val="0"/>
                  <w:marBottom w:val="0"/>
                  <w:divBdr>
                    <w:top w:val="single" w:sz="6" w:space="0" w:color="DFDFDF"/>
                    <w:left w:val="single" w:sz="6" w:space="0" w:color="DFDFDF"/>
                    <w:bottom w:val="single" w:sz="6" w:space="0" w:color="DFDFDF"/>
                    <w:right w:val="single" w:sz="6" w:space="0" w:color="DFDFDF"/>
                  </w:divBdr>
                  <w:divsChild>
                    <w:div w:id="1941253417">
                      <w:marLeft w:val="0"/>
                      <w:marRight w:val="0"/>
                      <w:marTop w:val="0"/>
                      <w:marBottom w:val="0"/>
                      <w:divBdr>
                        <w:top w:val="none" w:sz="0" w:space="0" w:color="auto"/>
                        <w:left w:val="none" w:sz="0" w:space="0" w:color="auto"/>
                        <w:bottom w:val="none" w:sz="0" w:space="0" w:color="auto"/>
                        <w:right w:val="none" w:sz="0" w:space="0" w:color="auto"/>
                      </w:divBdr>
                      <w:divsChild>
                        <w:div w:id="610280767">
                          <w:marLeft w:val="0"/>
                          <w:marRight w:val="0"/>
                          <w:marTop w:val="0"/>
                          <w:marBottom w:val="600"/>
                          <w:divBdr>
                            <w:top w:val="none" w:sz="0" w:space="0" w:color="auto"/>
                            <w:left w:val="none" w:sz="0" w:space="0" w:color="auto"/>
                            <w:bottom w:val="none" w:sz="0" w:space="0" w:color="auto"/>
                            <w:right w:val="none" w:sz="0" w:space="0" w:color="auto"/>
                          </w:divBdr>
                          <w:divsChild>
                            <w:div w:id="145976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432570">
      <w:bodyDiv w:val="1"/>
      <w:marLeft w:val="0"/>
      <w:marRight w:val="0"/>
      <w:marTop w:val="0"/>
      <w:marBottom w:val="0"/>
      <w:divBdr>
        <w:top w:val="none" w:sz="0" w:space="0" w:color="auto"/>
        <w:left w:val="none" w:sz="0" w:space="0" w:color="auto"/>
        <w:bottom w:val="none" w:sz="0" w:space="0" w:color="auto"/>
        <w:right w:val="none" w:sz="0" w:space="0" w:color="auto"/>
      </w:divBdr>
    </w:div>
    <w:div w:id="990137703">
      <w:bodyDiv w:val="1"/>
      <w:marLeft w:val="0"/>
      <w:marRight w:val="0"/>
      <w:marTop w:val="0"/>
      <w:marBottom w:val="0"/>
      <w:divBdr>
        <w:top w:val="none" w:sz="0" w:space="0" w:color="auto"/>
        <w:left w:val="none" w:sz="0" w:space="0" w:color="auto"/>
        <w:bottom w:val="none" w:sz="0" w:space="0" w:color="auto"/>
        <w:right w:val="none" w:sz="0" w:space="0" w:color="auto"/>
      </w:divBdr>
    </w:div>
    <w:div w:id="1004667327">
      <w:bodyDiv w:val="1"/>
      <w:marLeft w:val="0"/>
      <w:marRight w:val="0"/>
      <w:marTop w:val="0"/>
      <w:marBottom w:val="0"/>
      <w:divBdr>
        <w:top w:val="none" w:sz="0" w:space="0" w:color="auto"/>
        <w:left w:val="none" w:sz="0" w:space="0" w:color="auto"/>
        <w:bottom w:val="none" w:sz="0" w:space="0" w:color="auto"/>
        <w:right w:val="none" w:sz="0" w:space="0" w:color="auto"/>
      </w:divBdr>
    </w:div>
    <w:div w:id="1009483257">
      <w:bodyDiv w:val="1"/>
      <w:marLeft w:val="0"/>
      <w:marRight w:val="0"/>
      <w:marTop w:val="0"/>
      <w:marBottom w:val="0"/>
      <w:divBdr>
        <w:top w:val="none" w:sz="0" w:space="0" w:color="auto"/>
        <w:left w:val="none" w:sz="0" w:space="0" w:color="auto"/>
        <w:bottom w:val="none" w:sz="0" w:space="0" w:color="auto"/>
        <w:right w:val="none" w:sz="0" w:space="0" w:color="auto"/>
      </w:divBdr>
    </w:div>
    <w:div w:id="1009597878">
      <w:bodyDiv w:val="1"/>
      <w:marLeft w:val="0"/>
      <w:marRight w:val="0"/>
      <w:marTop w:val="0"/>
      <w:marBottom w:val="0"/>
      <w:divBdr>
        <w:top w:val="none" w:sz="0" w:space="0" w:color="auto"/>
        <w:left w:val="none" w:sz="0" w:space="0" w:color="auto"/>
        <w:bottom w:val="none" w:sz="0" w:space="0" w:color="auto"/>
        <w:right w:val="none" w:sz="0" w:space="0" w:color="auto"/>
      </w:divBdr>
    </w:div>
    <w:div w:id="1024984476">
      <w:bodyDiv w:val="1"/>
      <w:marLeft w:val="0"/>
      <w:marRight w:val="0"/>
      <w:marTop w:val="0"/>
      <w:marBottom w:val="0"/>
      <w:divBdr>
        <w:top w:val="none" w:sz="0" w:space="0" w:color="auto"/>
        <w:left w:val="none" w:sz="0" w:space="0" w:color="auto"/>
        <w:bottom w:val="none" w:sz="0" w:space="0" w:color="auto"/>
        <w:right w:val="none" w:sz="0" w:space="0" w:color="auto"/>
      </w:divBdr>
    </w:div>
    <w:div w:id="1027828393">
      <w:bodyDiv w:val="1"/>
      <w:marLeft w:val="0"/>
      <w:marRight w:val="0"/>
      <w:marTop w:val="0"/>
      <w:marBottom w:val="0"/>
      <w:divBdr>
        <w:top w:val="none" w:sz="0" w:space="0" w:color="auto"/>
        <w:left w:val="none" w:sz="0" w:space="0" w:color="auto"/>
        <w:bottom w:val="none" w:sz="0" w:space="0" w:color="auto"/>
        <w:right w:val="none" w:sz="0" w:space="0" w:color="auto"/>
      </w:divBdr>
      <w:divsChild>
        <w:div w:id="1428116150">
          <w:marLeft w:val="0"/>
          <w:marRight w:val="0"/>
          <w:marTop w:val="0"/>
          <w:marBottom w:val="0"/>
          <w:divBdr>
            <w:top w:val="none" w:sz="0" w:space="0" w:color="auto"/>
            <w:left w:val="none" w:sz="0" w:space="0" w:color="auto"/>
            <w:bottom w:val="none" w:sz="0" w:space="0" w:color="auto"/>
            <w:right w:val="none" w:sz="0" w:space="0" w:color="auto"/>
          </w:divBdr>
          <w:divsChild>
            <w:div w:id="440489959">
              <w:marLeft w:val="0"/>
              <w:marRight w:val="0"/>
              <w:marTop w:val="0"/>
              <w:marBottom w:val="0"/>
              <w:divBdr>
                <w:top w:val="none" w:sz="0" w:space="0" w:color="auto"/>
                <w:left w:val="none" w:sz="0" w:space="0" w:color="auto"/>
                <w:bottom w:val="none" w:sz="0" w:space="0" w:color="auto"/>
                <w:right w:val="none" w:sz="0" w:space="0" w:color="auto"/>
              </w:divBdr>
              <w:divsChild>
                <w:div w:id="1613587360">
                  <w:marLeft w:val="0"/>
                  <w:marRight w:val="0"/>
                  <w:marTop w:val="0"/>
                  <w:marBottom w:val="0"/>
                  <w:divBdr>
                    <w:top w:val="none" w:sz="0" w:space="0" w:color="auto"/>
                    <w:left w:val="none" w:sz="0" w:space="0" w:color="auto"/>
                    <w:bottom w:val="none" w:sz="0" w:space="0" w:color="auto"/>
                    <w:right w:val="none" w:sz="0" w:space="0" w:color="auto"/>
                  </w:divBdr>
                  <w:divsChild>
                    <w:div w:id="2095011255">
                      <w:marLeft w:val="0"/>
                      <w:marRight w:val="0"/>
                      <w:marTop w:val="0"/>
                      <w:marBottom w:val="0"/>
                      <w:divBdr>
                        <w:top w:val="none" w:sz="0" w:space="0" w:color="auto"/>
                        <w:left w:val="none" w:sz="0" w:space="0" w:color="auto"/>
                        <w:bottom w:val="none" w:sz="0" w:space="0" w:color="auto"/>
                        <w:right w:val="none" w:sz="0" w:space="0" w:color="auto"/>
                      </w:divBdr>
                      <w:divsChild>
                        <w:div w:id="380522748">
                          <w:marLeft w:val="0"/>
                          <w:marRight w:val="0"/>
                          <w:marTop w:val="0"/>
                          <w:marBottom w:val="0"/>
                          <w:divBdr>
                            <w:top w:val="none" w:sz="0" w:space="0" w:color="auto"/>
                            <w:left w:val="none" w:sz="0" w:space="0" w:color="auto"/>
                            <w:bottom w:val="none" w:sz="0" w:space="0" w:color="auto"/>
                            <w:right w:val="none" w:sz="0" w:space="0" w:color="auto"/>
                          </w:divBdr>
                          <w:divsChild>
                            <w:div w:id="528110235">
                              <w:marLeft w:val="0"/>
                              <w:marRight w:val="0"/>
                              <w:marTop w:val="0"/>
                              <w:marBottom w:val="0"/>
                              <w:divBdr>
                                <w:top w:val="none" w:sz="0" w:space="0" w:color="auto"/>
                                <w:left w:val="none" w:sz="0" w:space="0" w:color="auto"/>
                                <w:bottom w:val="none" w:sz="0" w:space="0" w:color="auto"/>
                                <w:right w:val="none" w:sz="0" w:space="0" w:color="auto"/>
                              </w:divBdr>
                              <w:divsChild>
                                <w:div w:id="1749034281">
                                  <w:marLeft w:val="0"/>
                                  <w:marRight w:val="0"/>
                                  <w:marTop w:val="0"/>
                                  <w:marBottom w:val="0"/>
                                  <w:divBdr>
                                    <w:top w:val="none" w:sz="0" w:space="0" w:color="auto"/>
                                    <w:left w:val="none" w:sz="0" w:space="0" w:color="auto"/>
                                    <w:bottom w:val="none" w:sz="0" w:space="0" w:color="auto"/>
                                    <w:right w:val="none" w:sz="0" w:space="0" w:color="auto"/>
                                  </w:divBdr>
                                  <w:divsChild>
                                    <w:div w:id="1906453053">
                                      <w:marLeft w:val="0"/>
                                      <w:marRight w:val="0"/>
                                      <w:marTop w:val="0"/>
                                      <w:marBottom w:val="0"/>
                                      <w:divBdr>
                                        <w:top w:val="none" w:sz="0" w:space="0" w:color="auto"/>
                                        <w:left w:val="none" w:sz="0" w:space="0" w:color="auto"/>
                                        <w:bottom w:val="none" w:sz="0" w:space="0" w:color="auto"/>
                                        <w:right w:val="none" w:sz="0" w:space="0" w:color="auto"/>
                                      </w:divBdr>
                                      <w:divsChild>
                                        <w:div w:id="23092320">
                                          <w:marLeft w:val="0"/>
                                          <w:marRight w:val="0"/>
                                          <w:marTop w:val="0"/>
                                          <w:marBottom w:val="0"/>
                                          <w:divBdr>
                                            <w:top w:val="none" w:sz="0" w:space="0" w:color="auto"/>
                                            <w:left w:val="none" w:sz="0" w:space="0" w:color="auto"/>
                                            <w:bottom w:val="none" w:sz="0" w:space="0" w:color="auto"/>
                                            <w:right w:val="single" w:sz="6" w:space="19" w:color="E2E2E2"/>
                                          </w:divBdr>
                                          <w:divsChild>
                                            <w:div w:id="244388825">
                                              <w:marLeft w:val="0"/>
                                              <w:marRight w:val="0"/>
                                              <w:marTop w:val="0"/>
                                              <w:marBottom w:val="0"/>
                                              <w:divBdr>
                                                <w:top w:val="none" w:sz="0" w:space="0" w:color="auto"/>
                                                <w:left w:val="none" w:sz="0" w:space="0" w:color="auto"/>
                                                <w:bottom w:val="none" w:sz="0" w:space="0" w:color="auto"/>
                                                <w:right w:val="none" w:sz="0" w:space="0" w:color="auto"/>
                                              </w:divBdr>
                                              <w:divsChild>
                                                <w:div w:id="1807701015">
                                                  <w:marLeft w:val="0"/>
                                                  <w:marRight w:val="0"/>
                                                  <w:marTop w:val="0"/>
                                                  <w:marBottom w:val="0"/>
                                                  <w:divBdr>
                                                    <w:top w:val="none" w:sz="0" w:space="0" w:color="auto"/>
                                                    <w:left w:val="none" w:sz="0" w:space="0" w:color="auto"/>
                                                    <w:bottom w:val="none" w:sz="0" w:space="0" w:color="auto"/>
                                                    <w:right w:val="none" w:sz="0" w:space="0" w:color="auto"/>
                                                  </w:divBdr>
                                                  <w:divsChild>
                                                    <w:div w:id="1525442717">
                                                      <w:marLeft w:val="0"/>
                                                      <w:marRight w:val="0"/>
                                                      <w:marTop w:val="0"/>
                                                      <w:marBottom w:val="0"/>
                                                      <w:divBdr>
                                                        <w:top w:val="none" w:sz="0" w:space="0" w:color="auto"/>
                                                        <w:left w:val="none" w:sz="0" w:space="0" w:color="auto"/>
                                                        <w:bottom w:val="none" w:sz="0" w:space="0" w:color="auto"/>
                                                        <w:right w:val="none" w:sz="0" w:space="0" w:color="auto"/>
                                                      </w:divBdr>
                                                      <w:divsChild>
                                                        <w:div w:id="303432076">
                                                          <w:marLeft w:val="0"/>
                                                          <w:marRight w:val="0"/>
                                                          <w:marTop w:val="0"/>
                                                          <w:marBottom w:val="0"/>
                                                          <w:divBdr>
                                                            <w:top w:val="none" w:sz="0" w:space="0" w:color="auto"/>
                                                            <w:left w:val="none" w:sz="0" w:space="0" w:color="auto"/>
                                                            <w:bottom w:val="none" w:sz="0" w:space="0" w:color="auto"/>
                                                            <w:right w:val="none" w:sz="0" w:space="0" w:color="auto"/>
                                                          </w:divBdr>
                                                          <w:divsChild>
                                                            <w:div w:id="169804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9139170">
      <w:bodyDiv w:val="1"/>
      <w:marLeft w:val="0"/>
      <w:marRight w:val="0"/>
      <w:marTop w:val="0"/>
      <w:marBottom w:val="0"/>
      <w:divBdr>
        <w:top w:val="none" w:sz="0" w:space="0" w:color="auto"/>
        <w:left w:val="none" w:sz="0" w:space="0" w:color="auto"/>
        <w:bottom w:val="none" w:sz="0" w:space="0" w:color="auto"/>
        <w:right w:val="none" w:sz="0" w:space="0" w:color="auto"/>
      </w:divBdr>
    </w:div>
    <w:div w:id="1037580710">
      <w:bodyDiv w:val="1"/>
      <w:marLeft w:val="0"/>
      <w:marRight w:val="0"/>
      <w:marTop w:val="0"/>
      <w:marBottom w:val="0"/>
      <w:divBdr>
        <w:top w:val="none" w:sz="0" w:space="0" w:color="auto"/>
        <w:left w:val="none" w:sz="0" w:space="0" w:color="auto"/>
        <w:bottom w:val="none" w:sz="0" w:space="0" w:color="auto"/>
        <w:right w:val="none" w:sz="0" w:space="0" w:color="auto"/>
      </w:divBdr>
    </w:div>
    <w:div w:id="1040086416">
      <w:bodyDiv w:val="1"/>
      <w:marLeft w:val="0"/>
      <w:marRight w:val="0"/>
      <w:marTop w:val="0"/>
      <w:marBottom w:val="0"/>
      <w:divBdr>
        <w:top w:val="none" w:sz="0" w:space="0" w:color="auto"/>
        <w:left w:val="none" w:sz="0" w:space="0" w:color="auto"/>
        <w:bottom w:val="none" w:sz="0" w:space="0" w:color="auto"/>
        <w:right w:val="none" w:sz="0" w:space="0" w:color="auto"/>
      </w:divBdr>
    </w:div>
    <w:div w:id="1042166846">
      <w:bodyDiv w:val="1"/>
      <w:marLeft w:val="0"/>
      <w:marRight w:val="0"/>
      <w:marTop w:val="0"/>
      <w:marBottom w:val="0"/>
      <w:divBdr>
        <w:top w:val="none" w:sz="0" w:space="0" w:color="auto"/>
        <w:left w:val="none" w:sz="0" w:space="0" w:color="auto"/>
        <w:bottom w:val="none" w:sz="0" w:space="0" w:color="auto"/>
        <w:right w:val="none" w:sz="0" w:space="0" w:color="auto"/>
      </w:divBdr>
    </w:div>
    <w:div w:id="1070234627">
      <w:bodyDiv w:val="1"/>
      <w:marLeft w:val="0"/>
      <w:marRight w:val="0"/>
      <w:marTop w:val="0"/>
      <w:marBottom w:val="0"/>
      <w:divBdr>
        <w:top w:val="none" w:sz="0" w:space="0" w:color="auto"/>
        <w:left w:val="none" w:sz="0" w:space="0" w:color="auto"/>
        <w:bottom w:val="none" w:sz="0" w:space="0" w:color="auto"/>
        <w:right w:val="none" w:sz="0" w:space="0" w:color="auto"/>
      </w:divBdr>
    </w:div>
    <w:div w:id="1088767697">
      <w:bodyDiv w:val="1"/>
      <w:marLeft w:val="0"/>
      <w:marRight w:val="0"/>
      <w:marTop w:val="0"/>
      <w:marBottom w:val="0"/>
      <w:divBdr>
        <w:top w:val="none" w:sz="0" w:space="0" w:color="auto"/>
        <w:left w:val="none" w:sz="0" w:space="0" w:color="auto"/>
        <w:bottom w:val="none" w:sz="0" w:space="0" w:color="auto"/>
        <w:right w:val="none" w:sz="0" w:space="0" w:color="auto"/>
      </w:divBdr>
    </w:div>
    <w:div w:id="1107388810">
      <w:bodyDiv w:val="1"/>
      <w:marLeft w:val="0"/>
      <w:marRight w:val="0"/>
      <w:marTop w:val="0"/>
      <w:marBottom w:val="0"/>
      <w:divBdr>
        <w:top w:val="none" w:sz="0" w:space="0" w:color="auto"/>
        <w:left w:val="none" w:sz="0" w:space="0" w:color="auto"/>
        <w:bottom w:val="none" w:sz="0" w:space="0" w:color="auto"/>
        <w:right w:val="none" w:sz="0" w:space="0" w:color="auto"/>
      </w:divBdr>
    </w:div>
    <w:div w:id="1111508234">
      <w:bodyDiv w:val="1"/>
      <w:marLeft w:val="0"/>
      <w:marRight w:val="0"/>
      <w:marTop w:val="0"/>
      <w:marBottom w:val="0"/>
      <w:divBdr>
        <w:top w:val="none" w:sz="0" w:space="0" w:color="auto"/>
        <w:left w:val="none" w:sz="0" w:space="0" w:color="auto"/>
        <w:bottom w:val="none" w:sz="0" w:space="0" w:color="auto"/>
        <w:right w:val="none" w:sz="0" w:space="0" w:color="auto"/>
      </w:divBdr>
    </w:div>
    <w:div w:id="1113784944">
      <w:bodyDiv w:val="1"/>
      <w:marLeft w:val="0"/>
      <w:marRight w:val="0"/>
      <w:marTop w:val="0"/>
      <w:marBottom w:val="0"/>
      <w:divBdr>
        <w:top w:val="none" w:sz="0" w:space="0" w:color="auto"/>
        <w:left w:val="none" w:sz="0" w:space="0" w:color="auto"/>
        <w:bottom w:val="none" w:sz="0" w:space="0" w:color="auto"/>
        <w:right w:val="none" w:sz="0" w:space="0" w:color="auto"/>
      </w:divBdr>
    </w:div>
    <w:div w:id="1123306581">
      <w:bodyDiv w:val="1"/>
      <w:marLeft w:val="0"/>
      <w:marRight w:val="0"/>
      <w:marTop w:val="0"/>
      <w:marBottom w:val="0"/>
      <w:divBdr>
        <w:top w:val="none" w:sz="0" w:space="0" w:color="auto"/>
        <w:left w:val="none" w:sz="0" w:space="0" w:color="auto"/>
        <w:bottom w:val="none" w:sz="0" w:space="0" w:color="auto"/>
        <w:right w:val="none" w:sz="0" w:space="0" w:color="auto"/>
      </w:divBdr>
    </w:div>
    <w:div w:id="1126122015">
      <w:bodyDiv w:val="1"/>
      <w:marLeft w:val="0"/>
      <w:marRight w:val="0"/>
      <w:marTop w:val="0"/>
      <w:marBottom w:val="0"/>
      <w:divBdr>
        <w:top w:val="none" w:sz="0" w:space="0" w:color="auto"/>
        <w:left w:val="none" w:sz="0" w:space="0" w:color="auto"/>
        <w:bottom w:val="none" w:sz="0" w:space="0" w:color="auto"/>
        <w:right w:val="none" w:sz="0" w:space="0" w:color="auto"/>
      </w:divBdr>
    </w:div>
    <w:div w:id="1137575539">
      <w:bodyDiv w:val="1"/>
      <w:marLeft w:val="0"/>
      <w:marRight w:val="0"/>
      <w:marTop w:val="0"/>
      <w:marBottom w:val="0"/>
      <w:divBdr>
        <w:top w:val="none" w:sz="0" w:space="0" w:color="auto"/>
        <w:left w:val="none" w:sz="0" w:space="0" w:color="auto"/>
        <w:bottom w:val="none" w:sz="0" w:space="0" w:color="auto"/>
        <w:right w:val="none" w:sz="0" w:space="0" w:color="auto"/>
      </w:divBdr>
    </w:div>
    <w:div w:id="1140926359">
      <w:bodyDiv w:val="1"/>
      <w:marLeft w:val="0"/>
      <w:marRight w:val="0"/>
      <w:marTop w:val="0"/>
      <w:marBottom w:val="0"/>
      <w:divBdr>
        <w:top w:val="none" w:sz="0" w:space="0" w:color="auto"/>
        <w:left w:val="none" w:sz="0" w:space="0" w:color="auto"/>
        <w:bottom w:val="none" w:sz="0" w:space="0" w:color="auto"/>
        <w:right w:val="none" w:sz="0" w:space="0" w:color="auto"/>
      </w:divBdr>
    </w:div>
    <w:div w:id="1145505764">
      <w:bodyDiv w:val="1"/>
      <w:marLeft w:val="0"/>
      <w:marRight w:val="0"/>
      <w:marTop w:val="0"/>
      <w:marBottom w:val="0"/>
      <w:divBdr>
        <w:top w:val="none" w:sz="0" w:space="0" w:color="auto"/>
        <w:left w:val="none" w:sz="0" w:space="0" w:color="auto"/>
        <w:bottom w:val="none" w:sz="0" w:space="0" w:color="auto"/>
        <w:right w:val="none" w:sz="0" w:space="0" w:color="auto"/>
      </w:divBdr>
    </w:div>
    <w:div w:id="1147745579">
      <w:bodyDiv w:val="1"/>
      <w:marLeft w:val="0"/>
      <w:marRight w:val="0"/>
      <w:marTop w:val="0"/>
      <w:marBottom w:val="0"/>
      <w:divBdr>
        <w:top w:val="none" w:sz="0" w:space="0" w:color="auto"/>
        <w:left w:val="none" w:sz="0" w:space="0" w:color="auto"/>
        <w:bottom w:val="none" w:sz="0" w:space="0" w:color="auto"/>
        <w:right w:val="none" w:sz="0" w:space="0" w:color="auto"/>
      </w:divBdr>
    </w:div>
    <w:div w:id="1149712856">
      <w:bodyDiv w:val="1"/>
      <w:marLeft w:val="0"/>
      <w:marRight w:val="0"/>
      <w:marTop w:val="0"/>
      <w:marBottom w:val="0"/>
      <w:divBdr>
        <w:top w:val="none" w:sz="0" w:space="0" w:color="auto"/>
        <w:left w:val="none" w:sz="0" w:space="0" w:color="auto"/>
        <w:bottom w:val="none" w:sz="0" w:space="0" w:color="auto"/>
        <w:right w:val="none" w:sz="0" w:space="0" w:color="auto"/>
      </w:divBdr>
    </w:div>
    <w:div w:id="1152722770">
      <w:bodyDiv w:val="1"/>
      <w:marLeft w:val="0"/>
      <w:marRight w:val="0"/>
      <w:marTop w:val="0"/>
      <w:marBottom w:val="0"/>
      <w:divBdr>
        <w:top w:val="none" w:sz="0" w:space="0" w:color="auto"/>
        <w:left w:val="none" w:sz="0" w:space="0" w:color="auto"/>
        <w:bottom w:val="none" w:sz="0" w:space="0" w:color="auto"/>
        <w:right w:val="none" w:sz="0" w:space="0" w:color="auto"/>
      </w:divBdr>
    </w:div>
    <w:div w:id="1157038343">
      <w:bodyDiv w:val="1"/>
      <w:marLeft w:val="0"/>
      <w:marRight w:val="0"/>
      <w:marTop w:val="0"/>
      <w:marBottom w:val="0"/>
      <w:divBdr>
        <w:top w:val="none" w:sz="0" w:space="0" w:color="auto"/>
        <w:left w:val="none" w:sz="0" w:space="0" w:color="auto"/>
        <w:bottom w:val="none" w:sz="0" w:space="0" w:color="auto"/>
        <w:right w:val="none" w:sz="0" w:space="0" w:color="auto"/>
      </w:divBdr>
    </w:div>
    <w:div w:id="1164857360">
      <w:bodyDiv w:val="1"/>
      <w:marLeft w:val="0"/>
      <w:marRight w:val="0"/>
      <w:marTop w:val="0"/>
      <w:marBottom w:val="0"/>
      <w:divBdr>
        <w:top w:val="none" w:sz="0" w:space="0" w:color="auto"/>
        <w:left w:val="none" w:sz="0" w:space="0" w:color="auto"/>
        <w:bottom w:val="none" w:sz="0" w:space="0" w:color="auto"/>
        <w:right w:val="none" w:sz="0" w:space="0" w:color="auto"/>
      </w:divBdr>
    </w:div>
    <w:div w:id="1167284999">
      <w:bodyDiv w:val="1"/>
      <w:marLeft w:val="0"/>
      <w:marRight w:val="0"/>
      <w:marTop w:val="0"/>
      <w:marBottom w:val="0"/>
      <w:divBdr>
        <w:top w:val="none" w:sz="0" w:space="0" w:color="auto"/>
        <w:left w:val="none" w:sz="0" w:space="0" w:color="auto"/>
        <w:bottom w:val="none" w:sz="0" w:space="0" w:color="auto"/>
        <w:right w:val="none" w:sz="0" w:space="0" w:color="auto"/>
      </w:divBdr>
    </w:div>
    <w:div w:id="1173686352">
      <w:bodyDiv w:val="1"/>
      <w:marLeft w:val="0"/>
      <w:marRight w:val="0"/>
      <w:marTop w:val="0"/>
      <w:marBottom w:val="0"/>
      <w:divBdr>
        <w:top w:val="none" w:sz="0" w:space="0" w:color="auto"/>
        <w:left w:val="none" w:sz="0" w:space="0" w:color="auto"/>
        <w:bottom w:val="none" w:sz="0" w:space="0" w:color="auto"/>
        <w:right w:val="none" w:sz="0" w:space="0" w:color="auto"/>
      </w:divBdr>
    </w:div>
    <w:div w:id="1186333315">
      <w:bodyDiv w:val="1"/>
      <w:marLeft w:val="0"/>
      <w:marRight w:val="0"/>
      <w:marTop w:val="0"/>
      <w:marBottom w:val="0"/>
      <w:divBdr>
        <w:top w:val="none" w:sz="0" w:space="0" w:color="auto"/>
        <w:left w:val="none" w:sz="0" w:space="0" w:color="auto"/>
        <w:bottom w:val="none" w:sz="0" w:space="0" w:color="auto"/>
        <w:right w:val="none" w:sz="0" w:space="0" w:color="auto"/>
      </w:divBdr>
    </w:div>
    <w:div w:id="1187408836">
      <w:bodyDiv w:val="1"/>
      <w:marLeft w:val="0"/>
      <w:marRight w:val="0"/>
      <w:marTop w:val="0"/>
      <w:marBottom w:val="0"/>
      <w:divBdr>
        <w:top w:val="none" w:sz="0" w:space="0" w:color="auto"/>
        <w:left w:val="none" w:sz="0" w:space="0" w:color="auto"/>
        <w:bottom w:val="none" w:sz="0" w:space="0" w:color="auto"/>
        <w:right w:val="none" w:sz="0" w:space="0" w:color="auto"/>
      </w:divBdr>
    </w:div>
    <w:div w:id="1191256651">
      <w:bodyDiv w:val="1"/>
      <w:marLeft w:val="0"/>
      <w:marRight w:val="0"/>
      <w:marTop w:val="0"/>
      <w:marBottom w:val="0"/>
      <w:divBdr>
        <w:top w:val="none" w:sz="0" w:space="0" w:color="auto"/>
        <w:left w:val="none" w:sz="0" w:space="0" w:color="auto"/>
        <w:bottom w:val="none" w:sz="0" w:space="0" w:color="auto"/>
        <w:right w:val="none" w:sz="0" w:space="0" w:color="auto"/>
      </w:divBdr>
    </w:div>
    <w:div w:id="1191526047">
      <w:bodyDiv w:val="1"/>
      <w:marLeft w:val="0"/>
      <w:marRight w:val="0"/>
      <w:marTop w:val="0"/>
      <w:marBottom w:val="0"/>
      <w:divBdr>
        <w:top w:val="none" w:sz="0" w:space="0" w:color="auto"/>
        <w:left w:val="none" w:sz="0" w:space="0" w:color="auto"/>
        <w:bottom w:val="none" w:sz="0" w:space="0" w:color="auto"/>
        <w:right w:val="none" w:sz="0" w:space="0" w:color="auto"/>
      </w:divBdr>
    </w:div>
    <w:div w:id="1200122193">
      <w:bodyDiv w:val="1"/>
      <w:marLeft w:val="0"/>
      <w:marRight w:val="0"/>
      <w:marTop w:val="0"/>
      <w:marBottom w:val="0"/>
      <w:divBdr>
        <w:top w:val="none" w:sz="0" w:space="0" w:color="auto"/>
        <w:left w:val="none" w:sz="0" w:space="0" w:color="auto"/>
        <w:bottom w:val="none" w:sz="0" w:space="0" w:color="auto"/>
        <w:right w:val="none" w:sz="0" w:space="0" w:color="auto"/>
      </w:divBdr>
    </w:div>
    <w:div w:id="1202085292">
      <w:bodyDiv w:val="1"/>
      <w:marLeft w:val="0"/>
      <w:marRight w:val="0"/>
      <w:marTop w:val="0"/>
      <w:marBottom w:val="0"/>
      <w:divBdr>
        <w:top w:val="none" w:sz="0" w:space="0" w:color="auto"/>
        <w:left w:val="none" w:sz="0" w:space="0" w:color="auto"/>
        <w:bottom w:val="none" w:sz="0" w:space="0" w:color="auto"/>
        <w:right w:val="none" w:sz="0" w:space="0" w:color="auto"/>
      </w:divBdr>
    </w:div>
    <w:div w:id="1210192128">
      <w:bodyDiv w:val="1"/>
      <w:marLeft w:val="0"/>
      <w:marRight w:val="0"/>
      <w:marTop w:val="0"/>
      <w:marBottom w:val="0"/>
      <w:divBdr>
        <w:top w:val="none" w:sz="0" w:space="0" w:color="auto"/>
        <w:left w:val="none" w:sz="0" w:space="0" w:color="auto"/>
        <w:bottom w:val="none" w:sz="0" w:space="0" w:color="auto"/>
        <w:right w:val="none" w:sz="0" w:space="0" w:color="auto"/>
      </w:divBdr>
    </w:div>
    <w:div w:id="1222133333">
      <w:bodyDiv w:val="1"/>
      <w:marLeft w:val="0"/>
      <w:marRight w:val="0"/>
      <w:marTop w:val="0"/>
      <w:marBottom w:val="0"/>
      <w:divBdr>
        <w:top w:val="none" w:sz="0" w:space="0" w:color="auto"/>
        <w:left w:val="none" w:sz="0" w:space="0" w:color="auto"/>
        <w:bottom w:val="none" w:sz="0" w:space="0" w:color="auto"/>
        <w:right w:val="none" w:sz="0" w:space="0" w:color="auto"/>
      </w:divBdr>
    </w:div>
    <w:div w:id="1223980879">
      <w:bodyDiv w:val="1"/>
      <w:marLeft w:val="0"/>
      <w:marRight w:val="0"/>
      <w:marTop w:val="0"/>
      <w:marBottom w:val="0"/>
      <w:divBdr>
        <w:top w:val="none" w:sz="0" w:space="0" w:color="auto"/>
        <w:left w:val="none" w:sz="0" w:space="0" w:color="auto"/>
        <w:bottom w:val="none" w:sz="0" w:space="0" w:color="auto"/>
        <w:right w:val="none" w:sz="0" w:space="0" w:color="auto"/>
      </w:divBdr>
    </w:div>
    <w:div w:id="1224366892">
      <w:bodyDiv w:val="1"/>
      <w:marLeft w:val="0"/>
      <w:marRight w:val="0"/>
      <w:marTop w:val="0"/>
      <w:marBottom w:val="0"/>
      <w:divBdr>
        <w:top w:val="none" w:sz="0" w:space="0" w:color="auto"/>
        <w:left w:val="none" w:sz="0" w:space="0" w:color="auto"/>
        <w:bottom w:val="none" w:sz="0" w:space="0" w:color="auto"/>
        <w:right w:val="none" w:sz="0" w:space="0" w:color="auto"/>
      </w:divBdr>
    </w:div>
    <w:div w:id="1226338791">
      <w:bodyDiv w:val="1"/>
      <w:marLeft w:val="0"/>
      <w:marRight w:val="0"/>
      <w:marTop w:val="0"/>
      <w:marBottom w:val="0"/>
      <w:divBdr>
        <w:top w:val="none" w:sz="0" w:space="0" w:color="auto"/>
        <w:left w:val="none" w:sz="0" w:space="0" w:color="auto"/>
        <w:bottom w:val="none" w:sz="0" w:space="0" w:color="auto"/>
        <w:right w:val="none" w:sz="0" w:space="0" w:color="auto"/>
      </w:divBdr>
    </w:div>
    <w:div w:id="1226836138">
      <w:bodyDiv w:val="1"/>
      <w:marLeft w:val="0"/>
      <w:marRight w:val="0"/>
      <w:marTop w:val="0"/>
      <w:marBottom w:val="0"/>
      <w:divBdr>
        <w:top w:val="none" w:sz="0" w:space="0" w:color="auto"/>
        <w:left w:val="none" w:sz="0" w:space="0" w:color="auto"/>
        <w:bottom w:val="none" w:sz="0" w:space="0" w:color="auto"/>
        <w:right w:val="none" w:sz="0" w:space="0" w:color="auto"/>
      </w:divBdr>
    </w:div>
    <w:div w:id="1229919791">
      <w:bodyDiv w:val="1"/>
      <w:marLeft w:val="0"/>
      <w:marRight w:val="0"/>
      <w:marTop w:val="0"/>
      <w:marBottom w:val="0"/>
      <w:divBdr>
        <w:top w:val="none" w:sz="0" w:space="0" w:color="auto"/>
        <w:left w:val="none" w:sz="0" w:space="0" w:color="auto"/>
        <w:bottom w:val="none" w:sz="0" w:space="0" w:color="auto"/>
        <w:right w:val="none" w:sz="0" w:space="0" w:color="auto"/>
      </w:divBdr>
      <w:divsChild>
        <w:div w:id="1518346057">
          <w:marLeft w:val="0"/>
          <w:marRight w:val="0"/>
          <w:marTop w:val="0"/>
          <w:marBottom w:val="0"/>
          <w:divBdr>
            <w:top w:val="none" w:sz="0" w:space="0" w:color="auto"/>
            <w:left w:val="none" w:sz="0" w:space="0" w:color="auto"/>
            <w:bottom w:val="none" w:sz="0" w:space="0" w:color="auto"/>
            <w:right w:val="none" w:sz="0" w:space="0" w:color="auto"/>
          </w:divBdr>
          <w:divsChild>
            <w:div w:id="1871651484">
              <w:marLeft w:val="0"/>
              <w:marRight w:val="0"/>
              <w:marTop w:val="0"/>
              <w:marBottom w:val="0"/>
              <w:divBdr>
                <w:top w:val="none" w:sz="0" w:space="0" w:color="auto"/>
                <w:left w:val="none" w:sz="0" w:space="0" w:color="auto"/>
                <w:bottom w:val="none" w:sz="0" w:space="0" w:color="auto"/>
                <w:right w:val="none" w:sz="0" w:space="0" w:color="auto"/>
              </w:divBdr>
              <w:divsChild>
                <w:div w:id="634988079">
                  <w:marLeft w:val="0"/>
                  <w:marRight w:val="0"/>
                  <w:marTop w:val="0"/>
                  <w:marBottom w:val="0"/>
                  <w:divBdr>
                    <w:top w:val="none" w:sz="0" w:space="0" w:color="auto"/>
                    <w:left w:val="none" w:sz="0" w:space="0" w:color="auto"/>
                    <w:bottom w:val="none" w:sz="0" w:space="0" w:color="auto"/>
                    <w:right w:val="none" w:sz="0" w:space="0" w:color="auto"/>
                  </w:divBdr>
                  <w:divsChild>
                    <w:div w:id="124873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739751">
      <w:bodyDiv w:val="1"/>
      <w:marLeft w:val="0"/>
      <w:marRight w:val="0"/>
      <w:marTop w:val="0"/>
      <w:marBottom w:val="0"/>
      <w:divBdr>
        <w:top w:val="none" w:sz="0" w:space="0" w:color="auto"/>
        <w:left w:val="none" w:sz="0" w:space="0" w:color="auto"/>
        <w:bottom w:val="none" w:sz="0" w:space="0" w:color="auto"/>
        <w:right w:val="none" w:sz="0" w:space="0" w:color="auto"/>
      </w:divBdr>
    </w:div>
    <w:div w:id="1241982015">
      <w:bodyDiv w:val="1"/>
      <w:marLeft w:val="0"/>
      <w:marRight w:val="0"/>
      <w:marTop w:val="0"/>
      <w:marBottom w:val="0"/>
      <w:divBdr>
        <w:top w:val="none" w:sz="0" w:space="0" w:color="auto"/>
        <w:left w:val="none" w:sz="0" w:space="0" w:color="auto"/>
        <w:bottom w:val="none" w:sz="0" w:space="0" w:color="auto"/>
        <w:right w:val="none" w:sz="0" w:space="0" w:color="auto"/>
      </w:divBdr>
    </w:div>
    <w:div w:id="1242713733">
      <w:bodyDiv w:val="1"/>
      <w:marLeft w:val="0"/>
      <w:marRight w:val="0"/>
      <w:marTop w:val="0"/>
      <w:marBottom w:val="0"/>
      <w:divBdr>
        <w:top w:val="none" w:sz="0" w:space="0" w:color="auto"/>
        <w:left w:val="none" w:sz="0" w:space="0" w:color="auto"/>
        <w:bottom w:val="none" w:sz="0" w:space="0" w:color="auto"/>
        <w:right w:val="none" w:sz="0" w:space="0" w:color="auto"/>
      </w:divBdr>
    </w:div>
    <w:div w:id="1245802062">
      <w:bodyDiv w:val="1"/>
      <w:marLeft w:val="0"/>
      <w:marRight w:val="0"/>
      <w:marTop w:val="0"/>
      <w:marBottom w:val="0"/>
      <w:divBdr>
        <w:top w:val="none" w:sz="0" w:space="0" w:color="auto"/>
        <w:left w:val="none" w:sz="0" w:space="0" w:color="auto"/>
        <w:bottom w:val="none" w:sz="0" w:space="0" w:color="auto"/>
        <w:right w:val="none" w:sz="0" w:space="0" w:color="auto"/>
      </w:divBdr>
    </w:div>
    <w:div w:id="1249801735">
      <w:bodyDiv w:val="1"/>
      <w:marLeft w:val="0"/>
      <w:marRight w:val="0"/>
      <w:marTop w:val="0"/>
      <w:marBottom w:val="0"/>
      <w:divBdr>
        <w:top w:val="none" w:sz="0" w:space="0" w:color="auto"/>
        <w:left w:val="none" w:sz="0" w:space="0" w:color="auto"/>
        <w:bottom w:val="none" w:sz="0" w:space="0" w:color="auto"/>
        <w:right w:val="none" w:sz="0" w:space="0" w:color="auto"/>
      </w:divBdr>
    </w:div>
    <w:div w:id="1270546807">
      <w:bodyDiv w:val="1"/>
      <w:marLeft w:val="0"/>
      <w:marRight w:val="0"/>
      <w:marTop w:val="0"/>
      <w:marBottom w:val="0"/>
      <w:divBdr>
        <w:top w:val="none" w:sz="0" w:space="0" w:color="auto"/>
        <w:left w:val="none" w:sz="0" w:space="0" w:color="auto"/>
        <w:bottom w:val="none" w:sz="0" w:space="0" w:color="auto"/>
        <w:right w:val="none" w:sz="0" w:space="0" w:color="auto"/>
      </w:divBdr>
    </w:div>
    <w:div w:id="1295519747">
      <w:bodyDiv w:val="1"/>
      <w:marLeft w:val="0"/>
      <w:marRight w:val="0"/>
      <w:marTop w:val="0"/>
      <w:marBottom w:val="0"/>
      <w:divBdr>
        <w:top w:val="none" w:sz="0" w:space="0" w:color="auto"/>
        <w:left w:val="none" w:sz="0" w:space="0" w:color="auto"/>
        <w:bottom w:val="none" w:sz="0" w:space="0" w:color="auto"/>
        <w:right w:val="none" w:sz="0" w:space="0" w:color="auto"/>
      </w:divBdr>
    </w:div>
    <w:div w:id="1298728883">
      <w:bodyDiv w:val="1"/>
      <w:marLeft w:val="0"/>
      <w:marRight w:val="0"/>
      <w:marTop w:val="0"/>
      <w:marBottom w:val="0"/>
      <w:divBdr>
        <w:top w:val="none" w:sz="0" w:space="0" w:color="auto"/>
        <w:left w:val="none" w:sz="0" w:space="0" w:color="auto"/>
        <w:bottom w:val="none" w:sz="0" w:space="0" w:color="auto"/>
        <w:right w:val="none" w:sz="0" w:space="0" w:color="auto"/>
      </w:divBdr>
    </w:div>
    <w:div w:id="1300528434">
      <w:bodyDiv w:val="1"/>
      <w:marLeft w:val="0"/>
      <w:marRight w:val="0"/>
      <w:marTop w:val="0"/>
      <w:marBottom w:val="0"/>
      <w:divBdr>
        <w:top w:val="none" w:sz="0" w:space="0" w:color="auto"/>
        <w:left w:val="none" w:sz="0" w:space="0" w:color="auto"/>
        <w:bottom w:val="none" w:sz="0" w:space="0" w:color="auto"/>
        <w:right w:val="none" w:sz="0" w:space="0" w:color="auto"/>
      </w:divBdr>
    </w:div>
    <w:div w:id="1301572227">
      <w:bodyDiv w:val="1"/>
      <w:marLeft w:val="300"/>
      <w:marRight w:val="0"/>
      <w:marTop w:val="0"/>
      <w:marBottom w:val="0"/>
      <w:divBdr>
        <w:top w:val="none" w:sz="0" w:space="0" w:color="auto"/>
        <w:left w:val="none" w:sz="0" w:space="0" w:color="auto"/>
        <w:bottom w:val="none" w:sz="0" w:space="0" w:color="auto"/>
        <w:right w:val="none" w:sz="0" w:space="0" w:color="auto"/>
      </w:divBdr>
    </w:div>
    <w:div w:id="1307660653">
      <w:bodyDiv w:val="1"/>
      <w:marLeft w:val="0"/>
      <w:marRight w:val="0"/>
      <w:marTop w:val="0"/>
      <w:marBottom w:val="0"/>
      <w:divBdr>
        <w:top w:val="none" w:sz="0" w:space="0" w:color="auto"/>
        <w:left w:val="none" w:sz="0" w:space="0" w:color="auto"/>
        <w:bottom w:val="none" w:sz="0" w:space="0" w:color="auto"/>
        <w:right w:val="none" w:sz="0" w:space="0" w:color="auto"/>
      </w:divBdr>
    </w:div>
    <w:div w:id="1307782233">
      <w:bodyDiv w:val="1"/>
      <w:marLeft w:val="0"/>
      <w:marRight w:val="0"/>
      <w:marTop w:val="0"/>
      <w:marBottom w:val="0"/>
      <w:divBdr>
        <w:top w:val="none" w:sz="0" w:space="0" w:color="auto"/>
        <w:left w:val="none" w:sz="0" w:space="0" w:color="auto"/>
        <w:bottom w:val="none" w:sz="0" w:space="0" w:color="auto"/>
        <w:right w:val="none" w:sz="0" w:space="0" w:color="auto"/>
      </w:divBdr>
    </w:div>
    <w:div w:id="1315908666">
      <w:bodyDiv w:val="1"/>
      <w:marLeft w:val="0"/>
      <w:marRight w:val="0"/>
      <w:marTop w:val="0"/>
      <w:marBottom w:val="0"/>
      <w:divBdr>
        <w:top w:val="none" w:sz="0" w:space="0" w:color="auto"/>
        <w:left w:val="none" w:sz="0" w:space="0" w:color="auto"/>
        <w:bottom w:val="none" w:sz="0" w:space="0" w:color="auto"/>
        <w:right w:val="none" w:sz="0" w:space="0" w:color="auto"/>
      </w:divBdr>
    </w:div>
    <w:div w:id="1321933495">
      <w:bodyDiv w:val="1"/>
      <w:marLeft w:val="0"/>
      <w:marRight w:val="0"/>
      <w:marTop w:val="0"/>
      <w:marBottom w:val="0"/>
      <w:divBdr>
        <w:top w:val="none" w:sz="0" w:space="0" w:color="auto"/>
        <w:left w:val="none" w:sz="0" w:space="0" w:color="auto"/>
        <w:bottom w:val="none" w:sz="0" w:space="0" w:color="auto"/>
        <w:right w:val="none" w:sz="0" w:space="0" w:color="auto"/>
      </w:divBdr>
    </w:div>
    <w:div w:id="1341129068">
      <w:bodyDiv w:val="1"/>
      <w:marLeft w:val="0"/>
      <w:marRight w:val="0"/>
      <w:marTop w:val="0"/>
      <w:marBottom w:val="0"/>
      <w:divBdr>
        <w:top w:val="none" w:sz="0" w:space="0" w:color="auto"/>
        <w:left w:val="none" w:sz="0" w:space="0" w:color="auto"/>
        <w:bottom w:val="none" w:sz="0" w:space="0" w:color="auto"/>
        <w:right w:val="none" w:sz="0" w:space="0" w:color="auto"/>
      </w:divBdr>
    </w:div>
    <w:div w:id="1348292856">
      <w:bodyDiv w:val="1"/>
      <w:marLeft w:val="0"/>
      <w:marRight w:val="0"/>
      <w:marTop w:val="0"/>
      <w:marBottom w:val="0"/>
      <w:divBdr>
        <w:top w:val="none" w:sz="0" w:space="0" w:color="auto"/>
        <w:left w:val="none" w:sz="0" w:space="0" w:color="auto"/>
        <w:bottom w:val="none" w:sz="0" w:space="0" w:color="auto"/>
        <w:right w:val="none" w:sz="0" w:space="0" w:color="auto"/>
      </w:divBdr>
    </w:div>
    <w:div w:id="1350177048">
      <w:bodyDiv w:val="1"/>
      <w:marLeft w:val="0"/>
      <w:marRight w:val="0"/>
      <w:marTop w:val="0"/>
      <w:marBottom w:val="0"/>
      <w:divBdr>
        <w:top w:val="none" w:sz="0" w:space="0" w:color="auto"/>
        <w:left w:val="none" w:sz="0" w:space="0" w:color="auto"/>
        <w:bottom w:val="none" w:sz="0" w:space="0" w:color="auto"/>
        <w:right w:val="none" w:sz="0" w:space="0" w:color="auto"/>
      </w:divBdr>
    </w:div>
    <w:div w:id="1357845562">
      <w:bodyDiv w:val="1"/>
      <w:marLeft w:val="0"/>
      <w:marRight w:val="0"/>
      <w:marTop w:val="0"/>
      <w:marBottom w:val="0"/>
      <w:divBdr>
        <w:top w:val="none" w:sz="0" w:space="0" w:color="auto"/>
        <w:left w:val="none" w:sz="0" w:space="0" w:color="auto"/>
        <w:bottom w:val="none" w:sz="0" w:space="0" w:color="auto"/>
        <w:right w:val="none" w:sz="0" w:space="0" w:color="auto"/>
      </w:divBdr>
    </w:div>
    <w:div w:id="1358391684">
      <w:bodyDiv w:val="1"/>
      <w:marLeft w:val="0"/>
      <w:marRight w:val="0"/>
      <w:marTop w:val="0"/>
      <w:marBottom w:val="0"/>
      <w:divBdr>
        <w:top w:val="none" w:sz="0" w:space="0" w:color="auto"/>
        <w:left w:val="none" w:sz="0" w:space="0" w:color="auto"/>
        <w:bottom w:val="none" w:sz="0" w:space="0" w:color="auto"/>
        <w:right w:val="none" w:sz="0" w:space="0" w:color="auto"/>
      </w:divBdr>
    </w:div>
    <w:div w:id="1360354713">
      <w:bodyDiv w:val="1"/>
      <w:marLeft w:val="0"/>
      <w:marRight w:val="0"/>
      <w:marTop w:val="0"/>
      <w:marBottom w:val="0"/>
      <w:divBdr>
        <w:top w:val="none" w:sz="0" w:space="0" w:color="auto"/>
        <w:left w:val="none" w:sz="0" w:space="0" w:color="auto"/>
        <w:bottom w:val="none" w:sz="0" w:space="0" w:color="auto"/>
        <w:right w:val="none" w:sz="0" w:space="0" w:color="auto"/>
      </w:divBdr>
    </w:div>
    <w:div w:id="1361663206">
      <w:bodyDiv w:val="1"/>
      <w:marLeft w:val="0"/>
      <w:marRight w:val="0"/>
      <w:marTop w:val="0"/>
      <w:marBottom w:val="0"/>
      <w:divBdr>
        <w:top w:val="none" w:sz="0" w:space="0" w:color="auto"/>
        <w:left w:val="none" w:sz="0" w:space="0" w:color="auto"/>
        <w:bottom w:val="none" w:sz="0" w:space="0" w:color="auto"/>
        <w:right w:val="none" w:sz="0" w:space="0" w:color="auto"/>
      </w:divBdr>
    </w:div>
    <w:div w:id="1374421759">
      <w:bodyDiv w:val="1"/>
      <w:marLeft w:val="0"/>
      <w:marRight w:val="0"/>
      <w:marTop w:val="0"/>
      <w:marBottom w:val="0"/>
      <w:divBdr>
        <w:top w:val="none" w:sz="0" w:space="0" w:color="auto"/>
        <w:left w:val="none" w:sz="0" w:space="0" w:color="auto"/>
        <w:bottom w:val="none" w:sz="0" w:space="0" w:color="auto"/>
        <w:right w:val="none" w:sz="0" w:space="0" w:color="auto"/>
      </w:divBdr>
    </w:div>
    <w:div w:id="1376662378">
      <w:bodyDiv w:val="1"/>
      <w:marLeft w:val="0"/>
      <w:marRight w:val="0"/>
      <w:marTop w:val="0"/>
      <w:marBottom w:val="0"/>
      <w:divBdr>
        <w:top w:val="none" w:sz="0" w:space="0" w:color="auto"/>
        <w:left w:val="none" w:sz="0" w:space="0" w:color="auto"/>
        <w:bottom w:val="none" w:sz="0" w:space="0" w:color="auto"/>
        <w:right w:val="none" w:sz="0" w:space="0" w:color="auto"/>
      </w:divBdr>
    </w:div>
    <w:div w:id="1378772541">
      <w:bodyDiv w:val="1"/>
      <w:marLeft w:val="0"/>
      <w:marRight w:val="0"/>
      <w:marTop w:val="0"/>
      <w:marBottom w:val="0"/>
      <w:divBdr>
        <w:top w:val="none" w:sz="0" w:space="0" w:color="auto"/>
        <w:left w:val="none" w:sz="0" w:space="0" w:color="auto"/>
        <w:bottom w:val="none" w:sz="0" w:space="0" w:color="auto"/>
        <w:right w:val="none" w:sz="0" w:space="0" w:color="auto"/>
      </w:divBdr>
    </w:div>
    <w:div w:id="1392387719">
      <w:bodyDiv w:val="1"/>
      <w:marLeft w:val="0"/>
      <w:marRight w:val="0"/>
      <w:marTop w:val="0"/>
      <w:marBottom w:val="0"/>
      <w:divBdr>
        <w:top w:val="none" w:sz="0" w:space="0" w:color="auto"/>
        <w:left w:val="none" w:sz="0" w:space="0" w:color="auto"/>
        <w:bottom w:val="none" w:sz="0" w:space="0" w:color="auto"/>
        <w:right w:val="none" w:sz="0" w:space="0" w:color="auto"/>
      </w:divBdr>
    </w:div>
    <w:div w:id="1399405204">
      <w:bodyDiv w:val="1"/>
      <w:marLeft w:val="0"/>
      <w:marRight w:val="0"/>
      <w:marTop w:val="0"/>
      <w:marBottom w:val="0"/>
      <w:divBdr>
        <w:top w:val="none" w:sz="0" w:space="0" w:color="auto"/>
        <w:left w:val="none" w:sz="0" w:space="0" w:color="auto"/>
        <w:bottom w:val="none" w:sz="0" w:space="0" w:color="auto"/>
        <w:right w:val="none" w:sz="0" w:space="0" w:color="auto"/>
      </w:divBdr>
    </w:div>
    <w:div w:id="1407805429">
      <w:bodyDiv w:val="1"/>
      <w:marLeft w:val="0"/>
      <w:marRight w:val="0"/>
      <w:marTop w:val="0"/>
      <w:marBottom w:val="0"/>
      <w:divBdr>
        <w:top w:val="none" w:sz="0" w:space="0" w:color="auto"/>
        <w:left w:val="none" w:sz="0" w:space="0" w:color="auto"/>
        <w:bottom w:val="none" w:sz="0" w:space="0" w:color="auto"/>
        <w:right w:val="none" w:sz="0" w:space="0" w:color="auto"/>
      </w:divBdr>
    </w:div>
    <w:div w:id="1410229975">
      <w:bodyDiv w:val="1"/>
      <w:marLeft w:val="0"/>
      <w:marRight w:val="0"/>
      <w:marTop w:val="0"/>
      <w:marBottom w:val="0"/>
      <w:divBdr>
        <w:top w:val="none" w:sz="0" w:space="0" w:color="auto"/>
        <w:left w:val="none" w:sz="0" w:space="0" w:color="auto"/>
        <w:bottom w:val="none" w:sz="0" w:space="0" w:color="auto"/>
        <w:right w:val="none" w:sz="0" w:space="0" w:color="auto"/>
      </w:divBdr>
    </w:div>
    <w:div w:id="1417827505">
      <w:bodyDiv w:val="1"/>
      <w:marLeft w:val="0"/>
      <w:marRight w:val="0"/>
      <w:marTop w:val="0"/>
      <w:marBottom w:val="0"/>
      <w:divBdr>
        <w:top w:val="none" w:sz="0" w:space="0" w:color="auto"/>
        <w:left w:val="none" w:sz="0" w:space="0" w:color="auto"/>
        <w:bottom w:val="none" w:sz="0" w:space="0" w:color="auto"/>
        <w:right w:val="none" w:sz="0" w:space="0" w:color="auto"/>
      </w:divBdr>
    </w:div>
    <w:div w:id="1418480915">
      <w:bodyDiv w:val="1"/>
      <w:marLeft w:val="0"/>
      <w:marRight w:val="0"/>
      <w:marTop w:val="0"/>
      <w:marBottom w:val="0"/>
      <w:divBdr>
        <w:top w:val="none" w:sz="0" w:space="0" w:color="auto"/>
        <w:left w:val="none" w:sz="0" w:space="0" w:color="auto"/>
        <w:bottom w:val="none" w:sz="0" w:space="0" w:color="auto"/>
        <w:right w:val="none" w:sz="0" w:space="0" w:color="auto"/>
      </w:divBdr>
    </w:div>
    <w:div w:id="1419017001">
      <w:bodyDiv w:val="1"/>
      <w:marLeft w:val="0"/>
      <w:marRight w:val="0"/>
      <w:marTop w:val="0"/>
      <w:marBottom w:val="0"/>
      <w:divBdr>
        <w:top w:val="none" w:sz="0" w:space="0" w:color="auto"/>
        <w:left w:val="none" w:sz="0" w:space="0" w:color="auto"/>
        <w:bottom w:val="none" w:sz="0" w:space="0" w:color="auto"/>
        <w:right w:val="none" w:sz="0" w:space="0" w:color="auto"/>
      </w:divBdr>
    </w:div>
    <w:div w:id="1421680768">
      <w:bodyDiv w:val="1"/>
      <w:marLeft w:val="300"/>
      <w:marRight w:val="0"/>
      <w:marTop w:val="0"/>
      <w:marBottom w:val="0"/>
      <w:divBdr>
        <w:top w:val="none" w:sz="0" w:space="0" w:color="auto"/>
        <w:left w:val="none" w:sz="0" w:space="0" w:color="auto"/>
        <w:bottom w:val="none" w:sz="0" w:space="0" w:color="auto"/>
        <w:right w:val="none" w:sz="0" w:space="0" w:color="auto"/>
      </w:divBdr>
    </w:div>
    <w:div w:id="1429227673">
      <w:bodyDiv w:val="1"/>
      <w:marLeft w:val="0"/>
      <w:marRight w:val="0"/>
      <w:marTop w:val="0"/>
      <w:marBottom w:val="0"/>
      <w:divBdr>
        <w:top w:val="none" w:sz="0" w:space="0" w:color="auto"/>
        <w:left w:val="none" w:sz="0" w:space="0" w:color="auto"/>
        <w:bottom w:val="none" w:sz="0" w:space="0" w:color="auto"/>
        <w:right w:val="none" w:sz="0" w:space="0" w:color="auto"/>
      </w:divBdr>
    </w:div>
    <w:div w:id="1433864128">
      <w:bodyDiv w:val="1"/>
      <w:marLeft w:val="0"/>
      <w:marRight w:val="0"/>
      <w:marTop w:val="0"/>
      <w:marBottom w:val="0"/>
      <w:divBdr>
        <w:top w:val="none" w:sz="0" w:space="0" w:color="auto"/>
        <w:left w:val="none" w:sz="0" w:space="0" w:color="auto"/>
        <w:bottom w:val="none" w:sz="0" w:space="0" w:color="auto"/>
        <w:right w:val="none" w:sz="0" w:space="0" w:color="auto"/>
      </w:divBdr>
    </w:div>
    <w:div w:id="1454638674">
      <w:bodyDiv w:val="1"/>
      <w:marLeft w:val="0"/>
      <w:marRight w:val="0"/>
      <w:marTop w:val="0"/>
      <w:marBottom w:val="0"/>
      <w:divBdr>
        <w:top w:val="none" w:sz="0" w:space="0" w:color="auto"/>
        <w:left w:val="none" w:sz="0" w:space="0" w:color="auto"/>
        <w:bottom w:val="none" w:sz="0" w:space="0" w:color="auto"/>
        <w:right w:val="none" w:sz="0" w:space="0" w:color="auto"/>
      </w:divBdr>
    </w:div>
    <w:div w:id="1457068644">
      <w:bodyDiv w:val="1"/>
      <w:marLeft w:val="0"/>
      <w:marRight w:val="0"/>
      <w:marTop w:val="0"/>
      <w:marBottom w:val="0"/>
      <w:divBdr>
        <w:top w:val="none" w:sz="0" w:space="0" w:color="auto"/>
        <w:left w:val="none" w:sz="0" w:space="0" w:color="auto"/>
        <w:bottom w:val="none" w:sz="0" w:space="0" w:color="auto"/>
        <w:right w:val="none" w:sz="0" w:space="0" w:color="auto"/>
      </w:divBdr>
    </w:div>
    <w:div w:id="1459452835">
      <w:bodyDiv w:val="1"/>
      <w:marLeft w:val="0"/>
      <w:marRight w:val="0"/>
      <w:marTop w:val="0"/>
      <w:marBottom w:val="0"/>
      <w:divBdr>
        <w:top w:val="none" w:sz="0" w:space="0" w:color="auto"/>
        <w:left w:val="none" w:sz="0" w:space="0" w:color="auto"/>
        <w:bottom w:val="none" w:sz="0" w:space="0" w:color="auto"/>
        <w:right w:val="none" w:sz="0" w:space="0" w:color="auto"/>
      </w:divBdr>
    </w:div>
    <w:div w:id="1468085722">
      <w:bodyDiv w:val="1"/>
      <w:marLeft w:val="300"/>
      <w:marRight w:val="0"/>
      <w:marTop w:val="0"/>
      <w:marBottom w:val="0"/>
      <w:divBdr>
        <w:top w:val="none" w:sz="0" w:space="0" w:color="auto"/>
        <w:left w:val="none" w:sz="0" w:space="0" w:color="auto"/>
        <w:bottom w:val="none" w:sz="0" w:space="0" w:color="auto"/>
        <w:right w:val="none" w:sz="0" w:space="0" w:color="auto"/>
      </w:divBdr>
    </w:div>
    <w:div w:id="1475760670">
      <w:bodyDiv w:val="1"/>
      <w:marLeft w:val="0"/>
      <w:marRight w:val="0"/>
      <w:marTop w:val="0"/>
      <w:marBottom w:val="0"/>
      <w:divBdr>
        <w:top w:val="none" w:sz="0" w:space="0" w:color="auto"/>
        <w:left w:val="none" w:sz="0" w:space="0" w:color="auto"/>
        <w:bottom w:val="none" w:sz="0" w:space="0" w:color="auto"/>
        <w:right w:val="none" w:sz="0" w:space="0" w:color="auto"/>
      </w:divBdr>
    </w:div>
    <w:div w:id="1481077772">
      <w:bodyDiv w:val="1"/>
      <w:marLeft w:val="0"/>
      <w:marRight w:val="0"/>
      <w:marTop w:val="0"/>
      <w:marBottom w:val="0"/>
      <w:divBdr>
        <w:top w:val="none" w:sz="0" w:space="0" w:color="auto"/>
        <w:left w:val="none" w:sz="0" w:space="0" w:color="auto"/>
        <w:bottom w:val="none" w:sz="0" w:space="0" w:color="auto"/>
        <w:right w:val="none" w:sz="0" w:space="0" w:color="auto"/>
      </w:divBdr>
    </w:div>
    <w:div w:id="1485125706">
      <w:bodyDiv w:val="1"/>
      <w:marLeft w:val="0"/>
      <w:marRight w:val="0"/>
      <w:marTop w:val="0"/>
      <w:marBottom w:val="0"/>
      <w:divBdr>
        <w:top w:val="none" w:sz="0" w:space="0" w:color="auto"/>
        <w:left w:val="none" w:sz="0" w:space="0" w:color="auto"/>
        <w:bottom w:val="none" w:sz="0" w:space="0" w:color="auto"/>
        <w:right w:val="none" w:sz="0" w:space="0" w:color="auto"/>
      </w:divBdr>
    </w:div>
    <w:div w:id="1489245245">
      <w:bodyDiv w:val="1"/>
      <w:marLeft w:val="0"/>
      <w:marRight w:val="0"/>
      <w:marTop w:val="0"/>
      <w:marBottom w:val="0"/>
      <w:divBdr>
        <w:top w:val="none" w:sz="0" w:space="0" w:color="auto"/>
        <w:left w:val="none" w:sz="0" w:space="0" w:color="auto"/>
        <w:bottom w:val="none" w:sz="0" w:space="0" w:color="auto"/>
        <w:right w:val="none" w:sz="0" w:space="0" w:color="auto"/>
      </w:divBdr>
      <w:divsChild>
        <w:div w:id="1690139058">
          <w:marLeft w:val="0"/>
          <w:marRight w:val="0"/>
          <w:marTop w:val="0"/>
          <w:marBottom w:val="0"/>
          <w:divBdr>
            <w:top w:val="none" w:sz="0" w:space="0" w:color="auto"/>
            <w:left w:val="none" w:sz="0" w:space="0" w:color="auto"/>
            <w:bottom w:val="none" w:sz="0" w:space="0" w:color="auto"/>
            <w:right w:val="none" w:sz="0" w:space="0" w:color="auto"/>
          </w:divBdr>
        </w:div>
      </w:divsChild>
    </w:div>
    <w:div w:id="1493181988">
      <w:bodyDiv w:val="1"/>
      <w:marLeft w:val="0"/>
      <w:marRight w:val="0"/>
      <w:marTop w:val="0"/>
      <w:marBottom w:val="0"/>
      <w:divBdr>
        <w:top w:val="none" w:sz="0" w:space="0" w:color="auto"/>
        <w:left w:val="none" w:sz="0" w:space="0" w:color="auto"/>
        <w:bottom w:val="none" w:sz="0" w:space="0" w:color="auto"/>
        <w:right w:val="none" w:sz="0" w:space="0" w:color="auto"/>
      </w:divBdr>
    </w:div>
    <w:div w:id="1493793622">
      <w:bodyDiv w:val="1"/>
      <w:marLeft w:val="0"/>
      <w:marRight w:val="0"/>
      <w:marTop w:val="0"/>
      <w:marBottom w:val="0"/>
      <w:divBdr>
        <w:top w:val="none" w:sz="0" w:space="0" w:color="auto"/>
        <w:left w:val="none" w:sz="0" w:space="0" w:color="auto"/>
        <w:bottom w:val="none" w:sz="0" w:space="0" w:color="auto"/>
        <w:right w:val="none" w:sz="0" w:space="0" w:color="auto"/>
      </w:divBdr>
    </w:div>
    <w:div w:id="1496800813">
      <w:bodyDiv w:val="1"/>
      <w:marLeft w:val="0"/>
      <w:marRight w:val="0"/>
      <w:marTop w:val="0"/>
      <w:marBottom w:val="0"/>
      <w:divBdr>
        <w:top w:val="none" w:sz="0" w:space="0" w:color="auto"/>
        <w:left w:val="none" w:sz="0" w:space="0" w:color="auto"/>
        <w:bottom w:val="none" w:sz="0" w:space="0" w:color="auto"/>
        <w:right w:val="none" w:sz="0" w:space="0" w:color="auto"/>
      </w:divBdr>
    </w:div>
    <w:div w:id="1499884350">
      <w:bodyDiv w:val="1"/>
      <w:marLeft w:val="0"/>
      <w:marRight w:val="0"/>
      <w:marTop w:val="0"/>
      <w:marBottom w:val="0"/>
      <w:divBdr>
        <w:top w:val="none" w:sz="0" w:space="0" w:color="auto"/>
        <w:left w:val="none" w:sz="0" w:space="0" w:color="auto"/>
        <w:bottom w:val="none" w:sz="0" w:space="0" w:color="auto"/>
        <w:right w:val="none" w:sz="0" w:space="0" w:color="auto"/>
      </w:divBdr>
    </w:div>
    <w:div w:id="1505051858">
      <w:bodyDiv w:val="1"/>
      <w:marLeft w:val="0"/>
      <w:marRight w:val="0"/>
      <w:marTop w:val="0"/>
      <w:marBottom w:val="0"/>
      <w:divBdr>
        <w:top w:val="none" w:sz="0" w:space="0" w:color="auto"/>
        <w:left w:val="none" w:sz="0" w:space="0" w:color="auto"/>
        <w:bottom w:val="none" w:sz="0" w:space="0" w:color="auto"/>
        <w:right w:val="none" w:sz="0" w:space="0" w:color="auto"/>
      </w:divBdr>
    </w:div>
    <w:div w:id="1511137206">
      <w:bodyDiv w:val="1"/>
      <w:marLeft w:val="0"/>
      <w:marRight w:val="0"/>
      <w:marTop w:val="0"/>
      <w:marBottom w:val="0"/>
      <w:divBdr>
        <w:top w:val="none" w:sz="0" w:space="0" w:color="auto"/>
        <w:left w:val="none" w:sz="0" w:space="0" w:color="auto"/>
        <w:bottom w:val="none" w:sz="0" w:space="0" w:color="auto"/>
        <w:right w:val="none" w:sz="0" w:space="0" w:color="auto"/>
      </w:divBdr>
    </w:div>
    <w:div w:id="1526363623">
      <w:bodyDiv w:val="1"/>
      <w:marLeft w:val="0"/>
      <w:marRight w:val="0"/>
      <w:marTop w:val="0"/>
      <w:marBottom w:val="0"/>
      <w:divBdr>
        <w:top w:val="none" w:sz="0" w:space="0" w:color="auto"/>
        <w:left w:val="none" w:sz="0" w:space="0" w:color="auto"/>
        <w:bottom w:val="none" w:sz="0" w:space="0" w:color="auto"/>
        <w:right w:val="none" w:sz="0" w:space="0" w:color="auto"/>
      </w:divBdr>
    </w:div>
    <w:div w:id="1527328044">
      <w:bodyDiv w:val="1"/>
      <w:marLeft w:val="0"/>
      <w:marRight w:val="0"/>
      <w:marTop w:val="0"/>
      <w:marBottom w:val="0"/>
      <w:divBdr>
        <w:top w:val="none" w:sz="0" w:space="0" w:color="auto"/>
        <w:left w:val="none" w:sz="0" w:space="0" w:color="auto"/>
        <w:bottom w:val="none" w:sz="0" w:space="0" w:color="auto"/>
        <w:right w:val="none" w:sz="0" w:space="0" w:color="auto"/>
      </w:divBdr>
    </w:div>
    <w:div w:id="1528106691">
      <w:bodyDiv w:val="1"/>
      <w:marLeft w:val="0"/>
      <w:marRight w:val="0"/>
      <w:marTop w:val="0"/>
      <w:marBottom w:val="0"/>
      <w:divBdr>
        <w:top w:val="none" w:sz="0" w:space="0" w:color="auto"/>
        <w:left w:val="none" w:sz="0" w:space="0" w:color="auto"/>
        <w:bottom w:val="none" w:sz="0" w:space="0" w:color="auto"/>
        <w:right w:val="none" w:sz="0" w:space="0" w:color="auto"/>
      </w:divBdr>
    </w:div>
    <w:div w:id="1545870539">
      <w:bodyDiv w:val="1"/>
      <w:marLeft w:val="0"/>
      <w:marRight w:val="0"/>
      <w:marTop w:val="0"/>
      <w:marBottom w:val="0"/>
      <w:divBdr>
        <w:top w:val="none" w:sz="0" w:space="0" w:color="auto"/>
        <w:left w:val="none" w:sz="0" w:space="0" w:color="auto"/>
        <w:bottom w:val="none" w:sz="0" w:space="0" w:color="auto"/>
        <w:right w:val="none" w:sz="0" w:space="0" w:color="auto"/>
      </w:divBdr>
    </w:div>
    <w:div w:id="1547375286">
      <w:bodyDiv w:val="1"/>
      <w:marLeft w:val="0"/>
      <w:marRight w:val="0"/>
      <w:marTop w:val="0"/>
      <w:marBottom w:val="0"/>
      <w:divBdr>
        <w:top w:val="none" w:sz="0" w:space="0" w:color="auto"/>
        <w:left w:val="none" w:sz="0" w:space="0" w:color="auto"/>
        <w:bottom w:val="none" w:sz="0" w:space="0" w:color="auto"/>
        <w:right w:val="none" w:sz="0" w:space="0" w:color="auto"/>
      </w:divBdr>
      <w:divsChild>
        <w:div w:id="1797064794">
          <w:marLeft w:val="288"/>
          <w:marRight w:val="0"/>
          <w:marTop w:val="25"/>
          <w:marBottom w:val="0"/>
          <w:divBdr>
            <w:top w:val="none" w:sz="0" w:space="0" w:color="auto"/>
            <w:left w:val="none" w:sz="0" w:space="0" w:color="auto"/>
            <w:bottom w:val="none" w:sz="0" w:space="0" w:color="auto"/>
            <w:right w:val="none" w:sz="0" w:space="0" w:color="auto"/>
          </w:divBdr>
        </w:div>
      </w:divsChild>
    </w:div>
    <w:div w:id="1568959612">
      <w:bodyDiv w:val="1"/>
      <w:marLeft w:val="0"/>
      <w:marRight w:val="0"/>
      <w:marTop w:val="0"/>
      <w:marBottom w:val="0"/>
      <w:divBdr>
        <w:top w:val="none" w:sz="0" w:space="0" w:color="auto"/>
        <w:left w:val="none" w:sz="0" w:space="0" w:color="auto"/>
        <w:bottom w:val="none" w:sz="0" w:space="0" w:color="auto"/>
        <w:right w:val="none" w:sz="0" w:space="0" w:color="auto"/>
      </w:divBdr>
    </w:div>
    <w:div w:id="1570117128">
      <w:bodyDiv w:val="1"/>
      <w:marLeft w:val="300"/>
      <w:marRight w:val="0"/>
      <w:marTop w:val="0"/>
      <w:marBottom w:val="0"/>
      <w:divBdr>
        <w:top w:val="none" w:sz="0" w:space="0" w:color="auto"/>
        <w:left w:val="none" w:sz="0" w:space="0" w:color="auto"/>
        <w:bottom w:val="none" w:sz="0" w:space="0" w:color="auto"/>
        <w:right w:val="none" w:sz="0" w:space="0" w:color="auto"/>
      </w:divBdr>
    </w:div>
    <w:div w:id="1572160035">
      <w:bodyDiv w:val="1"/>
      <w:marLeft w:val="0"/>
      <w:marRight w:val="0"/>
      <w:marTop w:val="0"/>
      <w:marBottom w:val="0"/>
      <w:divBdr>
        <w:top w:val="none" w:sz="0" w:space="0" w:color="auto"/>
        <w:left w:val="none" w:sz="0" w:space="0" w:color="auto"/>
        <w:bottom w:val="none" w:sz="0" w:space="0" w:color="auto"/>
        <w:right w:val="none" w:sz="0" w:space="0" w:color="auto"/>
      </w:divBdr>
    </w:div>
    <w:div w:id="1579317908">
      <w:bodyDiv w:val="1"/>
      <w:marLeft w:val="0"/>
      <w:marRight w:val="0"/>
      <w:marTop w:val="0"/>
      <w:marBottom w:val="0"/>
      <w:divBdr>
        <w:top w:val="none" w:sz="0" w:space="0" w:color="auto"/>
        <w:left w:val="none" w:sz="0" w:space="0" w:color="auto"/>
        <w:bottom w:val="none" w:sz="0" w:space="0" w:color="auto"/>
        <w:right w:val="none" w:sz="0" w:space="0" w:color="auto"/>
      </w:divBdr>
    </w:div>
    <w:div w:id="1582450395">
      <w:bodyDiv w:val="1"/>
      <w:marLeft w:val="0"/>
      <w:marRight w:val="0"/>
      <w:marTop w:val="0"/>
      <w:marBottom w:val="0"/>
      <w:divBdr>
        <w:top w:val="none" w:sz="0" w:space="0" w:color="auto"/>
        <w:left w:val="none" w:sz="0" w:space="0" w:color="auto"/>
        <w:bottom w:val="none" w:sz="0" w:space="0" w:color="auto"/>
        <w:right w:val="none" w:sz="0" w:space="0" w:color="auto"/>
      </w:divBdr>
    </w:div>
    <w:div w:id="1584611096">
      <w:bodyDiv w:val="1"/>
      <w:marLeft w:val="0"/>
      <w:marRight w:val="0"/>
      <w:marTop w:val="0"/>
      <w:marBottom w:val="0"/>
      <w:divBdr>
        <w:top w:val="none" w:sz="0" w:space="0" w:color="auto"/>
        <w:left w:val="none" w:sz="0" w:space="0" w:color="auto"/>
        <w:bottom w:val="none" w:sz="0" w:space="0" w:color="auto"/>
        <w:right w:val="none" w:sz="0" w:space="0" w:color="auto"/>
      </w:divBdr>
    </w:div>
    <w:div w:id="1585410540">
      <w:bodyDiv w:val="1"/>
      <w:marLeft w:val="0"/>
      <w:marRight w:val="0"/>
      <w:marTop w:val="0"/>
      <w:marBottom w:val="0"/>
      <w:divBdr>
        <w:top w:val="none" w:sz="0" w:space="0" w:color="auto"/>
        <w:left w:val="none" w:sz="0" w:space="0" w:color="auto"/>
        <w:bottom w:val="none" w:sz="0" w:space="0" w:color="auto"/>
        <w:right w:val="none" w:sz="0" w:space="0" w:color="auto"/>
      </w:divBdr>
    </w:div>
    <w:div w:id="1589576917">
      <w:bodyDiv w:val="1"/>
      <w:marLeft w:val="0"/>
      <w:marRight w:val="0"/>
      <w:marTop w:val="0"/>
      <w:marBottom w:val="0"/>
      <w:divBdr>
        <w:top w:val="none" w:sz="0" w:space="0" w:color="auto"/>
        <w:left w:val="none" w:sz="0" w:space="0" w:color="auto"/>
        <w:bottom w:val="none" w:sz="0" w:space="0" w:color="auto"/>
        <w:right w:val="none" w:sz="0" w:space="0" w:color="auto"/>
      </w:divBdr>
    </w:div>
    <w:div w:id="1594436408">
      <w:bodyDiv w:val="1"/>
      <w:marLeft w:val="0"/>
      <w:marRight w:val="0"/>
      <w:marTop w:val="0"/>
      <w:marBottom w:val="0"/>
      <w:divBdr>
        <w:top w:val="none" w:sz="0" w:space="0" w:color="auto"/>
        <w:left w:val="none" w:sz="0" w:space="0" w:color="auto"/>
        <w:bottom w:val="none" w:sz="0" w:space="0" w:color="auto"/>
        <w:right w:val="none" w:sz="0" w:space="0" w:color="auto"/>
      </w:divBdr>
    </w:div>
    <w:div w:id="1594513501">
      <w:bodyDiv w:val="1"/>
      <w:marLeft w:val="0"/>
      <w:marRight w:val="0"/>
      <w:marTop w:val="0"/>
      <w:marBottom w:val="0"/>
      <w:divBdr>
        <w:top w:val="none" w:sz="0" w:space="0" w:color="auto"/>
        <w:left w:val="none" w:sz="0" w:space="0" w:color="auto"/>
        <w:bottom w:val="none" w:sz="0" w:space="0" w:color="auto"/>
        <w:right w:val="none" w:sz="0" w:space="0" w:color="auto"/>
      </w:divBdr>
    </w:div>
    <w:div w:id="1596405613">
      <w:bodyDiv w:val="1"/>
      <w:marLeft w:val="0"/>
      <w:marRight w:val="0"/>
      <w:marTop w:val="0"/>
      <w:marBottom w:val="0"/>
      <w:divBdr>
        <w:top w:val="none" w:sz="0" w:space="0" w:color="auto"/>
        <w:left w:val="none" w:sz="0" w:space="0" w:color="auto"/>
        <w:bottom w:val="none" w:sz="0" w:space="0" w:color="auto"/>
        <w:right w:val="none" w:sz="0" w:space="0" w:color="auto"/>
      </w:divBdr>
    </w:div>
    <w:div w:id="1599557822">
      <w:bodyDiv w:val="1"/>
      <w:marLeft w:val="0"/>
      <w:marRight w:val="0"/>
      <w:marTop w:val="0"/>
      <w:marBottom w:val="0"/>
      <w:divBdr>
        <w:top w:val="none" w:sz="0" w:space="0" w:color="auto"/>
        <w:left w:val="none" w:sz="0" w:space="0" w:color="auto"/>
        <w:bottom w:val="none" w:sz="0" w:space="0" w:color="auto"/>
        <w:right w:val="none" w:sz="0" w:space="0" w:color="auto"/>
      </w:divBdr>
    </w:div>
    <w:div w:id="1613247561">
      <w:bodyDiv w:val="1"/>
      <w:marLeft w:val="0"/>
      <w:marRight w:val="0"/>
      <w:marTop w:val="0"/>
      <w:marBottom w:val="0"/>
      <w:divBdr>
        <w:top w:val="none" w:sz="0" w:space="0" w:color="auto"/>
        <w:left w:val="none" w:sz="0" w:space="0" w:color="auto"/>
        <w:bottom w:val="none" w:sz="0" w:space="0" w:color="auto"/>
        <w:right w:val="none" w:sz="0" w:space="0" w:color="auto"/>
      </w:divBdr>
    </w:div>
    <w:div w:id="1618755919">
      <w:bodyDiv w:val="1"/>
      <w:marLeft w:val="0"/>
      <w:marRight w:val="0"/>
      <w:marTop w:val="0"/>
      <w:marBottom w:val="0"/>
      <w:divBdr>
        <w:top w:val="none" w:sz="0" w:space="0" w:color="auto"/>
        <w:left w:val="none" w:sz="0" w:space="0" w:color="auto"/>
        <w:bottom w:val="none" w:sz="0" w:space="0" w:color="auto"/>
        <w:right w:val="none" w:sz="0" w:space="0" w:color="auto"/>
      </w:divBdr>
    </w:div>
    <w:div w:id="1620453839">
      <w:bodyDiv w:val="1"/>
      <w:marLeft w:val="0"/>
      <w:marRight w:val="0"/>
      <w:marTop w:val="0"/>
      <w:marBottom w:val="0"/>
      <w:divBdr>
        <w:top w:val="none" w:sz="0" w:space="0" w:color="auto"/>
        <w:left w:val="none" w:sz="0" w:space="0" w:color="auto"/>
        <w:bottom w:val="none" w:sz="0" w:space="0" w:color="auto"/>
        <w:right w:val="none" w:sz="0" w:space="0" w:color="auto"/>
      </w:divBdr>
    </w:div>
    <w:div w:id="1621258678">
      <w:bodyDiv w:val="1"/>
      <w:marLeft w:val="0"/>
      <w:marRight w:val="0"/>
      <w:marTop w:val="0"/>
      <w:marBottom w:val="0"/>
      <w:divBdr>
        <w:top w:val="none" w:sz="0" w:space="0" w:color="auto"/>
        <w:left w:val="none" w:sz="0" w:space="0" w:color="auto"/>
        <w:bottom w:val="none" w:sz="0" w:space="0" w:color="auto"/>
        <w:right w:val="none" w:sz="0" w:space="0" w:color="auto"/>
      </w:divBdr>
    </w:div>
    <w:div w:id="1621915524">
      <w:bodyDiv w:val="1"/>
      <w:marLeft w:val="0"/>
      <w:marRight w:val="0"/>
      <w:marTop w:val="0"/>
      <w:marBottom w:val="0"/>
      <w:divBdr>
        <w:top w:val="none" w:sz="0" w:space="0" w:color="auto"/>
        <w:left w:val="none" w:sz="0" w:space="0" w:color="auto"/>
        <w:bottom w:val="none" w:sz="0" w:space="0" w:color="auto"/>
        <w:right w:val="none" w:sz="0" w:space="0" w:color="auto"/>
      </w:divBdr>
    </w:div>
    <w:div w:id="1632320930">
      <w:bodyDiv w:val="1"/>
      <w:marLeft w:val="0"/>
      <w:marRight w:val="0"/>
      <w:marTop w:val="0"/>
      <w:marBottom w:val="0"/>
      <w:divBdr>
        <w:top w:val="none" w:sz="0" w:space="0" w:color="auto"/>
        <w:left w:val="none" w:sz="0" w:space="0" w:color="auto"/>
        <w:bottom w:val="none" w:sz="0" w:space="0" w:color="auto"/>
        <w:right w:val="none" w:sz="0" w:space="0" w:color="auto"/>
      </w:divBdr>
    </w:div>
    <w:div w:id="1647394799">
      <w:bodyDiv w:val="1"/>
      <w:marLeft w:val="0"/>
      <w:marRight w:val="0"/>
      <w:marTop w:val="0"/>
      <w:marBottom w:val="0"/>
      <w:divBdr>
        <w:top w:val="none" w:sz="0" w:space="0" w:color="auto"/>
        <w:left w:val="none" w:sz="0" w:space="0" w:color="auto"/>
        <w:bottom w:val="none" w:sz="0" w:space="0" w:color="auto"/>
        <w:right w:val="none" w:sz="0" w:space="0" w:color="auto"/>
      </w:divBdr>
    </w:div>
    <w:div w:id="1647467261">
      <w:bodyDiv w:val="1"/>
      <w:marLeft w:val="0"/>
      <w:marRight w:val="0"/>
      <w:marTop w:val="0"/>
      <w:marBottom w:val="0"/>
      <w:divBdr>
        <w:top w:val="none" w:sz="0" w:space="0" w:color="auto"/>
        <w:left w:val="none" w:sz="0" w:space="0" w:color="auto"/>
        <w:bottom w:val="none" w:sz="0" w:space="0" w:color="auto"/>
        <w:right w:val="none" w:sz="0" w:space="0" w:color="auto"/>
      </w:divBdr>
    </w:div>
    <w:div w:id="1652248926">
      <w:bodyDiv w:val="1"/>
      <w:marLeft w:val="0"/>
      <w:marRight w:val="0"/>
      <w:marTop w:val="0"/>
      <w:marBottom w:val="0"/>
      <w:divBdr>
        <w:top w:val="none" w:sz="0" w:space="0" w:color="auto"/>
        <w:left w:val="none" w:sz="0" w:space="0" w:color="auto"/>
        <w:bottom w:val="none" w:sz="0" w:space="0" w:color="auto"/>
        <w:right w:val="none" w:sz="0" w:space="0" w:color="auto"/>
      </w:divBdr>
      <w:divsChild>
        <w:div w:id="967709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5358957">
      <w:bodyDiv w:val="1"/>
      <w:marLeft w:val="0"/>
      <w:marRight w:val="0"/>
      <w:marTop w:val="0"/>
      <w:marBottom w:val="0"/>
      <w:divBdr>
        <w:top w:val="none" w:sz="0" w:space="0" w:color="auto"/>
        <w:left w:val="none" w:sz="0" w:space="0" w:color="auto"/>
        <w:bottom w:val="none" w:sz="0" w:space="0" w:color="auto"/>
        <w:right w:val="none" w:sz="0" w:space="0" w:color="auto"/>
      </w:divBdr>
    </w:div>
    <w:div w:id="1676954665">
      <w:bodyDiv w:val="1"/>
      <w:marLeft w:val="0"/>
      <w:marRight w:val="0"/>
      <w:marTop w:val="0"/>
      <w:marBottom w:val="0"/>
      <w:divBdr>
        <w:top w:val="none" w:sz="0" w:space="0" w:color="auto"/>
        <w:left w:val="none" w:sz="0" w:space="0" w:color="auto"/>
        <w:bottom w:val="none" w:sz="0" w:space="0" w:color="auto"/>
        <w:right w:val="none" w:sz="0" w:space="0" w:color="auto"/>
      </w:divBdr>
    </w:div>
    <w:div w:id="1686857863">
      <w:bodyDiv w:val="1"/>
      <w:marLeft w:val="0"/>
      <w:marRight w:val="0"/>
      <w:marTop w:val="0"/>
      <w:marBottom w:val="0"/>
      <w:divBdr>
        <w:top w:val="none" w:sz="0" w:space="0" w:color="auto"/>
        <w:left w:val="none" w:sz="0" w:space="0" w:color="auto"/>
        <w:bottom w:val="none" w:sz="0" w:space="0" w:color="auto"/>
        <w:right w:val="none" w:sz="0" w:space="0" w:color="auto"/>
      </w:divBdr>
    </w:div>
    <w:div w:id="1692413948">
      <w:bodyDiv w:val="1"/>
      <w:marLeft w:val="0"/>
      <w:marRight w:val="0"/>
      <w:marTop w:val="0"/>
      <w:marBottom w:val="0"/>
      <w:divBdr>
        <w:top w:val="none" w:sz="0" w:space="0" w:color="auto"/>
        <w:left w:val="none" w:sz="0" w:space="0" w:color="auto"/>
        <w:bottom w:val="none" w:sz="0" w:space="0" w:color="auto"/>
        <w:right w:val="none" w:sz="0" w:space="0" w:color="auto"/>
      </w:divBdr>
    </w:div>
    <w:div w:id="1698043457">
      <w:bodyDiv w:val="1"/>
      <w:marLeft w:val="0"/>
      <w:marRight w:val="0"/>
      <w:marTop w:val="0"/>
      <w:marBottom w:val="0"/>
      <w:divBdr>
        <w:top w:val="none" w:sz="0" w:space="0" w:color="auto"/>
        <w:left w:val="none" w:sz="0" w:space="0" w:color="auto"/>
        <w:bottom w:val="none" w:sz="0" w:space="0" w:color="auto"/>
        <w:right w:val="none" w:sz="0" w:space="0" w:color="auto"/>
      </w:divBdr>
    </w:div>
    <w:div w:id="1699967794">
      <w:bodyDiv w:val="1"/>
      <w:marLeft w:val="0"/>
      <w:marRight w:val="0"/>
      <w:marTop w:val="0"/>
      <w:marBottom w:val="0"/>
      <w:divBdr>
        <w:top w:val="none" w:sz="0" w:space="0" w:color="auto"/>
        <w:left w:val="none" w:sz="0" w:space="0" w:color="auto"/>
        <w:bottom w:val="none" w:sz="0" w:space="0" w:color="auto"/>
        <w:right w:val="none" w:sz="0" w:space="0" w:color="auto"/>
      </w:divBdr>
      <w:divsChild>
        <w:div w:id="1474829982">
          <w:marLeft w:val="0"/>
          <w:marRight w:val="0"/>
          <w:marTop w:val="0"/>
          <w:marBottom w:val="0"/>
          <w:divBdr>
            <w:top w:val="none" w:sz="0" w:space="0" w:color="auto"/>
            <w:left w:val="none" w:sz="0" w:space="0" w:color="auto"/>
            <w:bottom w:val="none" w:sz="0" w:space="0" w:color="auto"/>
            <w:right w:val="none" w:sz="0" w:space="0" w:color="auto"/>
          </w:divBdr>
        </w:div>
        <w:div w:id="355040499">
          <w:marLeft w:val="0"/>
          <w:marRight w:val="0"/>
          <w:marTop w:val="0"/>
          <w:marBottom w:val="0"/>
          <w:divBdr>
            <w:top w:val="none" w:sz="0" w:space="0" w:color="auto"/>
            <w:left w:val="none" w:sz="0" w:space="0" w:color="auto"/>
            <w:bottom w:val="none" w:sz="0" w:space="0" w:color="auto"/>
            <w:right w:val="none" w:sz="0" w:space="0" w:color="auto"/>
          </w:divBdr>
        </w:div>
        <w:div w:id="819423960">
          <w:marLeft w:val="0"/>
          <w:marRight w:val="0"/>
          <w:marTop w:val="0"/>
          <w:marBottom w:val="0"/>
          <w:divBdr>
            <w:top w:val="none" w:sz="0" w:space="0" w:color="auto"/>
            <w:left w:val="none" w:sz="0" w:space="0" w:color="auto"/>
            <w:bottom w:val="none" w:sz="0" w:space="0" w:color="auto"/>
            <w:right w:val="none" w:sz="0" w:space="0" w:color="auto"/>
          </w:divBdr>
        </w:div>
        <w:div w:id="149180507">
          <w:marLeft w:val="0"/>
          <w:marRight w:val="0"/>
          <w:marTop w:val="0"/>
          <w:marBottom w:val="0"/>
          <w:divBdr>
            <w:top w:val="none" w:sz="0" w:space="0" w:color="auto"/>
            <w:left w:val="none" w:sz="0" w:space="0" w:color="auto"/>
            <w:bottom w:val="none" w:sz="0" w:space="0" w:color="auto"/>
            <w:right w:val="none" w:sz="0" w:space="0" w:color="auto"/>
          </w:divBdr>
        </w:div>
      </w:divsChild>
    </w:div>
    <w:div w:id="1705474878">
      <w:bodyDiv w:val="1"/>
      <w:marLeft w:val="0"/>
      <w:marRight w:val="0"/>
      <w:marTop w:val="0"/>
      <w:marBottom w:val="0"/>
      <w:divBdr>
        <w:top w:val="none" w:sz="0" w:space="0" w:color="auto"/>
        <w:left w:val="none" w:sz="0" w:space="0" w:color="auto"/>
        <w:bottom w:val="none" w:sz="0" w:space="0" w:color="auto"/>
        <w:right w:val="none" w:sz="0" w:space="0" w:color="auto"/>
      </w:divBdr>
    </w:div>
    <w:div w:id="1707608183">
      <w:bodyDiv w:val="1"/>
      <w:marLeft w:val="0"/>
      <w:marRight w:val="0"/>
      <w:marTop w:val="0"/>
      <w:marBottom w:val="0"/>
      <w:divBdr>
        <w:top w:val="none" w:sz="0" w:space="0" w:color="auto"/>
        <w:left w:val="none" w:sz="0" w:space="0" w:color="auto"/>
        <w:bottom w:val="none" w:sz="0" w:space="0" w:color="auto"/>
        <w:right w:val="none" w:sz="0" w:space="0" w:color="auto"/>
      </w:divBdr>
    </w:div>
    <w:div w:id="1710452155">
      <w:bodyDiv w:val="1"/>
      <w:marLeft w:val="0"/>
      <w:marRight w:val="0"/>
      <w:marTop w:val="0"/>
      <w:marBottom w:val="0"/>
      <w:divBdr>
        <w:top w:val="none" w:sz="0" w:space="0" w:color="auto"/>
        <w:left w:val="none" w:sz="0" w:space="0" w:color="auto"/>
        <w:bottom w:val="none" w:sz="0" w:space="0" w:color="auto"/>
        <w:right w:val="none" w:sz="0" w:space="0" w:color="auto"/>
      </w:divBdr>
    </w:div>
    <w:div w:id="1711683022">
      <w:bodyDiv w:val="1"/>
      <w:marLeft w:val="0"/>
      <w:marRight w:val="0"/>
      <w:marTop w:val="0"/>
      <w:marBottom w:val="0"/>
      <w:divBdr>
        <w:top w:val="none" w:sz="0" w:space="0" w:color="auto"/>
        <w:left w:val="none" w:sz="0" w:space="0" w:color="auto"/>
        <w:bottom w:val="none" w:sz="0" w:space="0" w:color="auto"/>
        <w:right w:val="none" w:sz="0" w:space="0" w:color="auto"/>
      </w:divBdr>
    </w:div>
    <w:div w:id="1717315063">
      <w:bodyDiv w:val="1"/>
      <w:marLeft w:val="300"/>
      <w:marRight w:val="0"/>
      <w:marTop w:val="0"/>
      <w:marBottom w:val="0"/>
      <w:divBdr>
        <w:top w:val="none" w:sz="0" w:space="0" w:color="auto"/>
        <w:left w:val="none" w:sz="0" w:space="0" w:color="auto"/>
        <w:bottom w:val="none" w:sz="0" w:space="0" w:color="auto"/>
        <w:right w:val="none" w:sz="0" w:space="0" w:color="auto"/>
      </w:divBdr>
    </w:div>
    <w:div w:id="1717730229">
      <w:bodyDiv w:val="1"/>
      <w:marLeft w:val="0"/>
      <w:marRight w:val="0"/>
      <w:marTop w:val="0"/>
      <w:marBottom w:val="0"/>
      <w:divBdr>
        <w:top w:val="none" w:sz="0" w:space="0" w:color="auto"/>
        <w:left w:val="none" w:sz="0" w:space="0" w:color="auto"/>
        <w:bottom w:val="none" w:sz="0" w:space="0" w:color="auto"/>
        <w:right w:val="none" w:sz="0" w:space="0" w:color="auto"/>
      </w:divBdr>
    </w:div>
    <w:div w:id="1725442078">
      <w:bodyDiv w:val="1"/>
      <w:marLeft w:val="0"/>
      <w:marRight w:val="0"/>
      <w:marTop w:val="0"/>
      <w:marBottom w:val="0"/>
      <w:divBdr>
        <w:top w:val="none" w:sz="0" w:space="0" w:color="auto"/>
        <w:left w:val="none" w:sz="0" w:space="0" w:color="auto"/>
        <w:bottom w:val="none" w:sz="0" w:space="0" w:color="auto"/>
        <w:right w:val="none" w:sz="0" w:space="0" w:color="auto"/>
      </w:divBdr>
    </w:div>
    <w:div w:id="1726250144">
      <w:bodyDiv w:val="1"/>
      <w:marLeft w:val="0"/>
      <w:marRight w:val="0"/>
      <w:marTop w:val="0"/>
      <w:marBottom w:val="0"/>
      <w:divBdr>
        <w:top w:val="none" w:sz="0" w:space="0" w:color="auto"/>
        <w:left w:val="none" w:sz="0" w:space="0" w:color="auto"/>
        <w:bottom w:val="none" w:sz="0" w:space="0" w:color="auto"/>
        <w:right w:val="none" w:sz="0" w:space="0" w:color="auto"/>
      </w:divBdr>
    </w:div>
    <w:div w:id="1732998706">
      <w:bodyDiv w:val="1"/>
      <w:marLeft w:val="0"/>
      <w:marRight w:val="0"/>
      <w:marTop w:val="0"/>
      <w:marBottom w:val="0"/>
      <w:divBdr>
        <w:top w:val="none" w:sz="0" w:space="0" w:color="auto"/>
        <w:left w:val="none" w:sz="0" w:space="0" w:color="auto"/>
        <w:bottom w:val="none" w:sz="0" w:space="0" w:color="auto"/>
        <w:right w:val="none" w:sz="0" w:space="0" w:color="auto"/>
      </w:divBdr>
    </w:div>
    <w:div w:id="1733692728">
      <w:bodyDiv w:val="1"/>
      <w:marLeft w:val="0"/>
      <w:marRight w:val="0"/>
      <w:marTop w:val="0"/>
      <w:marBottom w:val="0"/>
      <w:divBdr>
        <w:top w:val="none" w:sz="0" w:space="0" w:color="auto"/>
        <w:left w:val="none" w:sz="0" w:space="0" w:color="auto"/>
        <w:bottom w:val="none" w:sz="0" w:space="0" w:color="auto"/>
        <w:right w:val="none" w:sz="0" w:space="0" w:color="auto"/>
      </w:divBdr>
    </w:div>
    <w:div w:id="1741174539">
      <w:bodyDiv w:val="1"/>
      <w:marLeft w:val="0"/>
      <w:marRight w:val="0"/>
      <w:marTop w:val="0"/>
      <w:marBottom w:val="0"/>
      <w:divBdr>
        <w:top w:val="none" w:sz="0" w:space="0" w:color="auto"/>
        <w:left w:val="none" w:sz="0" w:space="0" w:color="auto"/>
        <w:bottom w:val="none" w:sz="0" w:space="0" w:color="auto"/>
        <w:right w:val="none" w:sz="0" w:space="0" w:color="auto"/>
      </w:divBdr>
    </w:div>
    <w:div w:id="1745688582">
      <w:bodyDiv w:val="1"/>
      <w:marLeft w:val="0"/>
      <w:marRight w:val="0"/>
      <w:marTop w:val="0"/>
      <w:marBottom w:val="0"/>
      <w:divBdr>
        <w:top w:val="none" w:sz="0" w:space="0" w:color="auto"/>
        <w:left w:val="none" w:sz="0" w:space="0" w:color="auto"/>
        <w:bottom w:val="none" w:sz="0" w:space="0" w:color="auto"/>
        <w:right w:val="none" w:sz="0" w:space="0" w:color="auto"/>
      </w:divBdr>
    </w:div>
    <w:div w:id="1747263039">
      <w:bodyDiv w:val="1"/>
      <w:marLeft w:val="0"/>
      <w:marRight w:val="0"/>
      <w:marTop w:val="0"/>
      <w:marBottom w:val="0"/>
      <w:divBdr>
        <w:top w:val="none" w:sz="0" w:space="0" w:color="auto"/>
        <w:left w:val="none" w:sz="0" w:space="0" w:color="auto"/>
        <w:bottom w:val="none" w:sz="0" w:space="0" w:color="auto"/>
        <w:right w:val="none" w:sz="0" w:space="0" w:color="auto"/>
      </w:divBdr>
    </w:div>
    <w:div w:id="1751266842">
      <w:bodyDiv w:val="1"/>
      <w:marLeft w:val="0"/>
      <w:marRight w:val="0"/>
      <w:marTop w:val="0"/>
      <w:marBottom w:val="0"/>
      <w:divBdr>
        <w:top w:val="none" w:sz="0" w:space="0" w:color="auto"/>
        <w:left w:val="none" w:sz="0" w:space="0" w:color="auto"/>
        <w:bottom w:val="none" w:sz="0" w:space="0" w:color="auto"/>
        <w:right w:val="none" w:sz="0" w:space="0" w:color="auto"/>
      </w:divBdr>
    </w:div>
    <w:div w:id="1755204804">
      <w:bodyDiv w:val="1"/>
      <w:marLeft w:val="0"/>
      <w:marRight w:val="0"/>
      <w:marTop w:val="0"/>
      <w:marBottom w:val="0"/>
      <w:divBdr>
        <w:top w:val="none" w:sz="0" w:space="0" w:color="auto"/>
        <w:left w:val="none" w:sz="0" w:space="0" w:color="auto"/>
        <w:bottom w:val="none" w:sz="0" w:space="0" w:color="auto"/>
        <w:right w:val="none" w:sz="0" w:space="0" w:color="auto"/>
      </w:divBdr>
      <w:divsChild>
        <w:div w:id="410740949">
          <w:marLeft w:val="0"/>
          <w:marRight w:val="0"/>
          <w:marTop w:val="0"/>
          <w:marBottom w:val="0"/>
          <w:divBdr>
            <w:top w:val="none" w:sz="0" w:space="0" w:color="auto"/>
            <w:left w:val="none" w:sz="0" w:space="0" w:color="auto"/>
            <w:bottom w:val="none" w:sz="0" w:space="0" w:color="auto"/>
            <w:right w:val="none" w:sz="0" w:space="0" w:color="auto"/>
          </w:divBdr>
        </w:div>
      </w:divsChild>
    </w:div>
    <w:div w:id="1759251123">
      <w:bodyDiv w:val="1"/>
      <w:marLeft w:val="0"/>
      <w:marRight w:val="0"/>
      <w:marTop w:val="0"/>
      <w:marBottom w:val="0"/>
      <w:divBdr>
        <w:top w:val="none" w:sz="0" w:space="0" w:color="auto"/>
        <w:left w:val="none" w:sz="0" w:space="0" w:color="auto"/>
        <w:bottom w:val="none" w:sz="0" w:space="0" w:color="auto"/>
        <w:right w:val="none" w:sz="0" w:space="0" w:color="auto"/>
      </w:divBdr>
      <w:divsChild>
        <w:div w:id="1199006529">
          <w:marLeft w:val="0"/>
          <w:marRight w:val="0"/>
          <w:marTop w:val="0"/>
          <w:marBottom w:val="0"/>
          <w:divBdr>
            <w:top w:val="none" w:sz="0" w:space="0" w:color="auto"/>
            <w:left w:val="none" w:sz="0" w:space="0" w:color="auto"/>
            <w:bottom w:val="none" w:sz="0" w:space="0" w:color="auto"/>
            <w:right w:val="none" w:sz="0" w:space="0" w:color="auto"/>
          </w:divBdr>
          <w:divsChild>
            <w:div w:id="129439677">
              <w:marLeft w:val="0"/>
              <w:marRight w:val="0"/>
              <w:marTop w:val="0"/>
              <w:marBottom w:val="0"/>
              <w:divBdr>
                <w:top w:val="single" w:sz="2" w:space="0" w:color="FFFFFF"/>
                <w:left w:val="single" w:sz="2" w:space="0" w:color="FFFFFF"/>
                <w:bottom w:val="single" w:sz="2" w:space="0" w:color="FFFFFF"/>
                <w:right w:val="single" w:sz="2" w:space="0" w:color="FFFFFF"/>
              </w:divBdr>
              <w:divsChild>
                <w:div w:id="831531381">
                  <w:marLeft w:val="0"/>
                  <w:marRight w:val="0"/>
                  <w:marTop w:val="0"/>
                  <w:marBottom w:val="0"/>
                  <w:divBdr>
                    <w:top w:val="none" w:sz="0" w:space="0" w:color="auto"/>
                    <w:left w:val="none" w:sz="0" w:space="0" w:color="auto"/>
                    <w:bottom w:val="none" w:sz="0" w:space="0" w:color="auto"/>
                    <w:right w:val="none" w:sz="0" w:space="0" w:color="auto"/>
                  </w:divBdr>
                  <w:divsChild>
                    <w:div w:id="1752778668">
                      <w:marLeft w:val="0"/>
                      <w:marRight w:val="0"/>
                      <w:marTop w:val="0"/>
                      <w:marBottom w:val="0"/>
                      <w:divBdr>
                        <w:top w:val="none" w:sz="0" w:space="0" w:color="auto"/>
                        <w:left w:val="none" w:sz="0" w:space="0" w:color="auto"/>
                        <w:bottom w:val="none" w:sz="0" w:space="0" w:color="auto"/>
                        <w:right w:val="none" w:sz="0" w:space="0" w:color="auto"/>
                      </w:divBdr>
                      <w:divsChild>
                        <w:div w:id="1752963009">
                          <w:marLeft w:val="0"/>
                          <w:marRight w:val="0"/>
                          <w:marTop w:val="0"/>
                          <w:marBottom w:val="0"/>
                          <w:divBdr>
                            <w:top w:val="none" w:sz="0" w:space="0" w:color="auto"/>
                            <w:left w:val="none" w:sz="0" w:space="0" w:color="auto"/>
                            <w:bottom w:val="none" w:sz="0" w:space="0" w:color="auto"/>
                            <w:right w:val="none" w:sz="0" w:space="0" w:color="auto"/>
                          </w:divBdr>
                          <w:divsChild>
                            <w:div w:id="1915165210">
                              <w:marLeft w:val="0"/>
                              <w:marRight w:val="0"/>
                              <w:marTop w:val="60"/>
                              <w:marBottom w:val="0"/>
                              <w:divBdr>
                                <w:top w:val="none" w:sz="0" w:space="0" w:color="auto"/>
                                <w:left w:val="none" w:sz="0" w:space="0" w:color="auto"/>
                                <w:bottom w:val="none" w:sz="0" w:space="0" w:color="auto"/>
                                <w:right w:val="none" w:sz="0" w:space="0" w:color="auto"/>
                              </w:divBdr>
                              <w:divsChild>
                                <w:div w:id="518277899">
                                  <w:marLeft w:val="0"/>
                                  <w:marRight w:val="0"/>
                                  <w:marTop w:val="0"/>
                                  <w:marBottom w:val="0"/>
                                  <w:divBdr>
                                    <w:top w:val="none" w:sz="0" w:space="0" w:color="auto"/>
                                    <w:left w:val="none" w:sz="0" w:space="0" w:color="auto"/>
                                    <w:bottom w:val="none" w:sz="0" w:space="0" w:color="auto"/>
                                    <w:right w:val="none" w:sz="0" w:space="0" w:color="auto"/>
                                  </w:divBdr>
                                  <w:divsChild>
                                    <w:div w:id="355009350">
                                      <w:marLeft w:val="0"/>
                                      <w:marRight w:val="0"/>
                                      <w:marTop w:val="0"/>
                                      <w:marBottom w:val="0"/>
                                      <w:divBdr>
                                        <w:top w:val="none" w:sz="0" w:space="0" w:color="auto"/>
                                        <w:left w:val="none" w:sz="0" w:space="0" w:color="auto"/>
                                        <w:bottom w:val="none" w:sz="0" w:space="0" w:color="auto"/>
                                        <w:right w:val="none" w:sz="0" w:space="0" w:color="auto"/>
                                      </w:divBdr>
                                      <w:divsChild>
                                        <w:div w:id="794174687">
                                          <w:marLeft w:val="0"/>
                                          <w:marRight w:val="0"/>
                                          <w:marTop w:val="0"/>
                                          <w:marBottom w:val="0"/>
                                          <w:divBdr>
                                            <w:top w:val="single" w:sz="2" w:space="0" w:color="FFFFFF"/>
                                            <w:left w:val="single" w:sz="2" w:space="0" w:color="FFFFFF"/>
                                            <w:bottom w:val="single" w:sz="2" w:space="0" w:color="FFFFFF"/>
                                            <w:right w:val="single" w:sz="2" w:space="0" w:color="FFFFFF"/>
                                          </w:divBdr>
                                          <w:divsChild>
                                            <w:div w:id="1162233208">
                                              <w:marLeft w:val="0"/>
                                              <w:marRight w:val="0"/>
                                              <w:marTop w:val="0"/>
                                              <w:marBottom w:val="0"/>
                                              <w:divBdr>
                                                <w:top w:val="none" w:sz="0" w:space="0" w:color="auto"/>
                                                <w:left w:val="none" w:sz="0" w:space="0" w:color="auto"/>
                                                <w:bottom w:val="none" w:sz="0" w:space="0" w:color="auto"/>
                                                <w:right w:val="none" w:sz="0" w:space="0" w:color="auto"/>
                                              </w:divBdr>
                                              <w:divsChild>
                                                <w:div w:id="1962489350">
                                                  <w:marLeft w:val="0"/>
                                                  <w:marRight w:val="0"/>
                                                  <w:marTop w:val="0"/>
                                                  <w:marBottom w:val="0"/>
                                                  <w:divBdr>
                                                    <w:top w:val="none" w:sz="0" w:space="0" w:color="auto"/>
                                                    <w:left w:val="none" w:sz="0" w:space="0" w:color="auto"/>
                                                    <w:bottom w:val="none" w:sz="0" w:space="0" w:color="auto"/>
                                                    <w:right w:val="none" w:sz="0" w:space="0" w:color="auto"/>
                                                  </w:divBdr>
                                                  <w:divsChild>
                                                    <w:div w:id="1230923526">
                                                      <w:marLeft w:val="0"/>
                                                      <w:marRight w:val="0"/>
                                                      <w:marTop w:val="0"/>
                                                      <w:marBottom w:val="225"/>
                                                      <w:divBdr>
                                                        <w:top w:val="none" w:sz="0" w:space="0" w:color="auto"/>
                                                        <w:left w:val="none" w:sz="0" w:space="0" w:color="auto"/>
                                                        <w:bottom w:val="none" w:sz="0" w:space="0" w:color="auto"/>
                                                        <w:right w:val="none" w:sz="0" w:space="0" w:color="auto"/>
                                                      </w:divBdr>
                                                      <w:divsChild>
                                                        <w:div w:id="1448936560">
                                                          <w:marLeft w:val="0"/>
                                                          <w:marRight w:val="0"/>
                                                          <w:marTop w:val="0"/>
                                                          <w:marBottom w:val="0"/>
                                                          <w:divBdr>
                                                            <w:top w:val="none" w:sz="0" w:space="0" w:color="auto"/>
                                                            <w:left w:val="none" w:sz="0" w:space="0" w:color="auto"/>
                                                            <w:bottom w:val="none" w:sz="0" w:space="0" w:color="auto"/>
                                                            <w:right w:val="none" w:sz="0" w:space="0" w:color="auto"/>
                                                          </w:divBdr>
                                                          <w:divsChild>
                                                            <w:div w:id="79587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9523354">
      <w:bodyDiv w:val="1"/>
      <w:marLeft w:val="0"/>
      <w:marRight w:val="0"/>
      <w:marTop w:val="0"/>
      <w:marBottom w:val="0"/>
      <w:divBdr>
        <w:top w:val="none" w:sz="0" w:space="0" w:color="auto"/>
        <w:left w:val="none" w:sz="0" w:space="0" w:color="auto"/>
        <w:bottom w:val="none" w:sz="0" w:space="0" w:color="auto"/>
        <w:right w:val="none" w:sz="0" w:space="0" w:color="auto"/>
      </w:divBdr>
    </w:div>
    <w:div w:id="1802532770">
      <w:bodyDiv w:val="1"/>
      <w:marLeft w:val="0"/>
      <w:marRight w:val="0"/>
      <w:marTop w:val="0"/>
      <w:marBottom w:val="0"/>
      <w:divBdr>
        <w:top w:val="none" w:sz="0" w:space="0" w:color="auto"/>
        <w:left w:val="none" w:sz="0" w:space="0" w:color="auto"/>
        <w:bottom w:val="none" w:sz="0" w:space="0" w:color="auto"/>
        <w:right w:val="none" w:sz="0" w:space="0" w:color="auto"/>
      </w:divBdr>
    </w:div>
    <w:div w:id="1810245357">
      <w:bodyDiv w:val="1"/>
      <w:marLeft w:val="0"/>
      <w:marRight w:val="0"/>
      <w:marTop w:val="0"/>
      <w:marBottom w:val="0"/>
      <w:divBdr>
        <w:top w:val="none" w:sz="0" w:space="0" w:color="auto"/>
        <w:left w:val="none" w:sz="0" w:space="0" w:color="auto"/>
        <w:bottom w:val="none" w:sz="0" w:space="0" w:color="auto"/>
        <w:right w:val="none" w:sz="0" w:space="0" w:color="auto"/>
      </w:divBdr>
      <w:divsChild>
        <w:div w:id="799569164">
          <w:marLeft w:val="288"/>
          <w:marRight w:val="0"/>
          <w:marTop w:val="25"/>
          <w:marBottom w:val="0"/>
          <w:divBdr>
            <w:top w:val="none" w:sz="0" w:space="0" w:color="auto"/>
            <w:left w:val="none" w:sz="0" w:space="0" w:color="auto"/>
            <w:bottom w:val="none" w:sz="0" w:space="0" w:color="auto"/>
            <w:right w:val="none" w:sz="0" w:space="0" w:color="auto"/>
          </w:divBdr>
        </w:div>
      </w:divsChild>
    </w:div>
    <w:div w:id="1833132198">
      <w:bodyDiv w:val="1"/>
      <w:marLeft w:val="0"/>
      <w:marRight w:val="0"/>
      <w:marTop w:val="0"/>
      <w:marBottom w:val="0"/>
      <w:divBdr>
        <w:top w:val="none" w:sz="0" w:space="0" w:color="auto"/>
        <w:left w:val="none" w:sz="0" w:space="0" w:color="auto"/>
        <w:bottom w:val="none" w:sz="0" w:space="0" w:color="auto"/>
        <w:right w:val="none" w:sz="0" w:space="0" w:color="auto"/>
      </w:divBdr>
    </w:div>
    <w:div w:id="1836416147">
      <w:bodyDiv w:val="1"/>
      <w:marLeft w:val="0"/>
      <w:marRight w:val="0"/>
      <w:marTop w:val="0"/>
      <w:marBottom w:val="0"/>
      <w:divBdr>
        <w:top w:val="none" w:sz="0" w:space="0" w:color="auto"/>
        <w:left w:val="none" w:sz="0" w:space="0" w:color="auto"/>
        <w:bottom w:val="none" w:sz="0" w:space="0" w:color="auto"/>
        <w:right w:val="none" w:sz="0" w:space="0" w:color="auto"/>
      </w:divBdr>
    </w:div>
    <w:div w:id="1840465810">
      <w:bodyDiv w:val="1"/>
      <w:marLeft w:val="0"/>
      <w:marRight w:val="0"/>
      <w:marTop w:val="0"/>
      <w:marBottom w:val="0"/>
      <w:divBdr>
        <w:top w:val="none" w:sz="0" w:space="0" w:color="auto"/>
        <w:left w:val="none" w:sz="0" w:space="0" w:color="auto"/>
        <w:bottom w:val="none" w:sz="0" w:space="0" w:color="auto"/>
        <w:right w:val="none" w:sz="0" w:space="0" w:color="auto"/>
      </w:divBdr>
    </w:div>
    <w:div w:id="1841002281">
      <w:bodyDiv w:val="1"/>
      <w:marLeft w:val="0"/>
      <w:marRight w:val="0"/>
      <w:marTop w:val="0"/>
      <w:marBottom w:val="0"/>
      <w:divBdr>
        <w:top w:val="none" w:sz="0" w:space="0" w:color="auto"/>
        <w:left w:val="none" w:sz="0" w:space="0" w:color="auto"/>
        <w:bottom w:val="none" w:sz="0" w:space="0" w:color="auto"/>
        <w:right w:val="none" w:sz="0" w:space="0" w:color="auto"/>
      </w:divBdr>
      <w:divsChild>
        <w:div w:id="453714119">
          <w:marLeft w:val="0"/>
          <w:marRight w:val="0"/>
          <w:marTop w:val="0"/>
          <w:marBottom w:val="0"/>
          <w:divBdr>
            <w:top w:val="none" w:sz="0" w:space="0" w:color="auto"/>
            <w:left w:val="none" w:sz="0" w:space="0" w:color="auto"/>
            <w:bottom w:val="none" w:sz="0" w:space="0" w:color="auto"/>
            <w:right w:val="none" w:sz="0" w:space="0" w:color="auto"/>
          </w:divBdr>
        </w:div>
        <w:div w:id="647244742">
          <w:marLeft w:val="0"/>
          <w:marRight w:val="0"/>
          <w:marTop w:val="0"/>
          <w:marBottom w:val="0"/>
          <w:divBdr>
            <w:top w:val="none" w:sz="0" w:space="0" w:color="auto"/>
            <w:left w:val="none" w:sz="0" w:space="0" w:color="auto"/>
            <w:bottom w:val="none" w:sz="0" w:space="0" w:color="auto"/>
            <w:right w:val="none" w:sz="0" w:space="0" w:color="auto"/>
          </w:divBdr>
        </w:div>
        <w:div w:id="1534725881">
          <w:marLeft w:val="0"/>
          <w:marRight w:val="0"/>
          <w:marTop w:val="0"/>
          <w:marBottom w:val="0"/>
          <w:divBdr>
            <w:top w:val="none" w:sz="0" w:space="0" w:color="auto"/>
            <w:left w:val="none" w:sz="0" w:space="0" w:color="auto"/>
            <w:bottom w:val="none" w:sz="0" w:space="0" w:color="auto"/>
            <w:right w:val="none" w:sz="0" w:space="0" w:color="auto"/>
          </w:divBdr>
        </w:div>
        <w:div w:id="106850360">
          <w:marLeft w:val="0"/>
          <w:marRight w:val="0"/>
          <w:marTop w:val="0"/>
          <w:marBottom w:val="0"/>
          <w:divBdr>
            <w:top w:val="none" w:sz="0" w:space="0" w:color="auto"/>
            <w:left w:val="none" w:sz="0" w:space="0" w:color="auto"/>
            <w:bottom w:val="none" w:sz="0" w:space="0" w:color="auto"/>
            <w:right w:val="none" w:sz="0" w:space="0" w:color="auto"/>
          </w:divBdr>
        </w:div>
        <w:div w:id="1278290345">
          <w:marLeft w:val="0"/>
          <w:marRight w:val="0"/>
          <w:marTop w:val="0"/>
          <w:marBottom w:val="0"/>
          <w:divBdr>
            <w:top w:val="none" w:sz="0" w:space="0" w:color="auto"/>
            <w:left w:val="none" w:sz="0" w:space="0" w:color="auto"/>
            <w:bottom w:val="none" w:sz="0" w:space="0" w:color="auto"/>
            <w:right w:val="none" w:sz="0" w:space="0" w:color="auto"/>
          </w:divBdr>
        </w:div>
        <w:div w:id="1491562455">
          <w:marLeft w:val="0"/>
          <w:marRight w:val="0"/>
          <w:marTop w:val="0"/>
          <w:marBottom w:val="0"/>
          <w:divBdr>
            <w:top w:val="none" w:sz="0" w:space="0" w:color="auto"/>
            <w:left w:val="none" w:sz="0" w:space="0" w:color="auto"/>
            <w:bottom w:val="none" w:sz="0" w:space="0" w:color="auto"/>
            <w:right w:val="none" w:sz="0" w:space="0" w:color="auto"/>
          </w:divBdr>
        </w:div>
        <w:div w:id="1077169684">
          <w:marLeft w:val="0"/>
          <w:marRight w:val="0"/>
          <w:marTop w:val="0"/>
          <w:marBottom w:val="0"/>
          <w:divBdr>
            <w:top w:val="none" w:sz="0" w:space="0" w:color="auto"/>
            <w:left w:val="none" w:sz="0" w:space="0" w:color="auto"/>
            <w:bottom w:val="none" w:sz="0" w:space="0" w:color="auto"/>
            <w:right w:val="none" w:sz="0" w:space="0" w:color="auto"/>
          </w:divBdr>
        </w:div>
        <w:div w:id="1881698467">
          <w:marLeft w:val="0"/>
          <w:marRight w:val="0"/>
          <w:marTop w:val="0"/>
          <w:marBottom w:val="0"/>
          <w:divBdr>
            <w:top w:val="none" w:sz="0" w:space="0" w:color="auto"/>
            <w:left w:val="none" w:sz="0" w:space="0" w:color="auto"/>
            <w:bottom w:val="none" w:sz="0" w:space="0" w:color="auto"/>
            <w:right w:val="none" w:sz="0" w:space="0" w:color="auto"/>
          </w:divBdr>
        </w:div>
        <w:div w:id="1493836922">
          <w:marLeft w:val="0"/>
          <w:marRight w:val="0"/>
          <w:marTop w:val="0"/>
          <w:marBottom w:val="0"/>
          <w:divBdr>
            <w:top w:val="none" w:sz="0" w:space="0" w:color="auto"/>
            <w:left w:val="none" w:sz="0" w:space="0" w:color="auto"/>
            <w:bottom w:val="none" w:sz="0" w:space="0" w:color="auto"/>
            <w:right w:val="none" w:sz="0" w:space="0" w:color="auto"/>
          </w:divBdr>
        </w:div>
      </w:divsChild>
    </w:div>
    <w:div w:id="1844516884">
      <w:bodyDiv w:val="1"/>
      <w:marLeft w:val="0"/>
      <w:marRight w:val="0"/>
      <w:marTop w:val="0"/>
      <w:marBottom w:val="0"/>
      <w:divBdr>
        <w:top w:val="none" w:sz="0" w:space="0" w:color="auto"/>
        <w:left w:val="none" w:sz="0" w:space="0" w:color="auto"/>
        <w:bottom w:val="none" w:sz="0" w:space="0" w:color="auto"/>
        <w:right w:val="none" w:sz="0" w:space="0" w:color="auto"/>
      </w:divBdr>
      <w:divsChild>
        <w:div w:id="208494905">
          <w:marLeft w:val="0"/>
          <w:marRight w:val="0"/>
          <w:marTop w:val="0"/>
          <w:marBottom w:val="0"/>
          <w:divBdr>
            <w:top w:val="none" w:sz="0" w:space="0" w:color="auto"/>
            <w:left w:val="none" w:sz="0" w:space="0" w:color="auto"/>
            <w:bottom w:val="none" w:sz="0" w:space="0" w:color="auto"/>
            <w:right w:val="none" w:sz="0" w:space="0" w:color="auto"/>
          </w:divBdr>
          <w:divsChild>
            <w:div w:id="153223328">
              <w:marLeft w:val="0"/>
              <w:marRight w:val="0"/>
              <w:marTop w:val="150"/>
              <w:marBottom w:val="0"/>
              <w:divBdr>
                <w:top w:val="none" w:sz="0" w:space="0" w:color="auto"/>
                <w:left w:val="none" w:sz="0" w:space="0" w:color="auto"/>
                <w:bottom w:val="none" w:sz="0" w:space="0" w:color="auto"/>
                <w:right w:val="none" w:sz="0" w:space="0" w:color="auto"/>
              </w:divBdr>
              <w:divsChild>
                <w:div w:id="1502309270">
                  <w:marLeft w:val="0"/>
                  <w:marRight w:val="-30"/>
                  <w:marTop w:val="0"/>
                  <w:marBottom w:val="0"/>
                  <w:divBdr>
                    <w:top w:val="single" w:sz="6" w:space="0" w:color="DFDFDF"/>
                    <w:left w:val="single" w:sz="6" w:space="0" w:color="DFDFDF"/>
                    <w:bottom w:val="single" w:sz="6" w:space="0" w:color="DFDFDF"/>
                    <w:right w:val="single" w:sz="6" w:space="0" w:color="DFDFDF"/>
                  </w:divBdr>
                  <w:divsChild>
                    <w:div w:id="1257904959">
                      <w:marLeft w:val="0"/>
                      <w:marRight w:val="0"/>
                      <w:marTop w:val="0"/>
                      <w:marBottom w:val="0"/>
                      <w:divBdr>
                        <w:top w:val="none" w:sz="0" w:space="0" w:color="auto"/>
                        <w:left w:val="none" w:sz="0" w:space="0" w:color="auto"/>
                        <w:bottom w:val="none" w:sz="0" w:space="0" w:color="auto"/>
                        <w:right w:val="none" w:sz="0" w:space="0" w:color="auto"/>
                      </w:divBdr>
                      <w:divsChild>
                        <w:div w:id="137842615">
                          <w:marLeft w:val="0"/>
                          <w:marRight w:val="0"/>
                          <w:marTop w:val="0"/>
                          <w:marBottom w:val="600"/>
                          <w:divBdr>
                            <w:top w:val="none" w:sz="0" w:space="0" w:color="auto"/>
                            <w:left w:val="none" w:sz="0" w:space="0" w:color="auto"/>
                            <w:bottom w:val="none" w:sz="0" w:space="0" w:color="auto"/>
                            <w:right w:val="none" w:sz="0" w:space="0" w:color="auto"/>
                          </w:divBdr>
                          <w:divsChild>
                            <w:div w:id="2134245600">
                              <w:marLeft w:val="0"/>
                              <w:marRight w:val="0"/>
                              <w:marTop w:val="0"/>
                              <w:marBottom w:val="0"/>
                              <w:divBdr>
                                <w:top w:val="none" w:sz="0" w:space="0" w:color="auto"/>
                                <w:left w:val="none" w:sz="0" w:space="0" w:color="auto"/>
                                <w:bottom w:val="none" w:sz="0" w:space="0" w:color="auto"/>
                                <w:right w:val="none" w:sz="0" w:space="0" w:color="auto"/>
                              </w:divBdr>
                              <w:divsChild>
                                <w:div w:id="145420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1971949">
      <w:bodyDiv w:val="1"/>
      <w:marLeft w:val="0"/>
      <w:marRight w:val="0"/>
      <w:marTop w:val="0"/>
      <w:marBottom w:val="0"/>
      <w:divBdr>
        <w:top w:val="none" w:sz="0" w:space="0" w:color="auto"/>
        <w:left w:val="none" w:sz="0" w:space="0" w:color="auto"/>
        <w:bottom w:val="none" w:sz="0" w:space="0" w:color="auto"/>
        <w:right w:val="none" w:sz="0" w:space="0" w:color="auto"/>
      </w:divBdr>
    </w:div>
    <w:div w:id="1872375797">
      <w:bodyDiv w:val="1"/>
      <w:marLeft w:val="0"/>
      <w:marRight w:val="0"/>
      <w:marTop w:val="0"/>
      <w:marBottom w:val="0"/>
      <w:divBdr>
        <w:top w:val="none" w:sz="0" w:space="0" w:color="auto"/>
        <w:left w:val="none" w:sz="0" w:space="0" w:color="auto"/>
        <w:bottom w:val="none" w:sz="0" w:space="0" w:color="auto"/>
        <w:right w:val="none" w:sz="0" w:space="0" w:color="auto"/>
      </w:divBdr>
    </w:div>
    <w:div w:id="1878346584">
      <w:bodyDiv w:val="1"/>
      <w:marLeft w:val="0"/>
      <w:marRight w:val="0"/>
      <w:marTop w:val="0"/>
      <w:marBottom w:val="0"/>
      <w:divBdr>
        <w:top w:val="none" w:sz="0" w:space="0" w:color="auto"/>
        <w:left w:val="none" w:sz="0" w:space="0" w:color="auto"/>
        <w:bottom w:val="none" w:sz="0" w:space="0" w:color="auto"/>
        <w:right w:val="none" w:sz="0" w:space="0" w:color="auto"/>
      </w:divBdr>
    </w:div>
    <w:div w:id="1879780823">
      <w:bodyDiv w:val="1"/>
      <w:marLeft w:val="0"/>
      <w:marRight w:val="0"/>
      <w:marTop w:val="0"/>
      <w:marBottom w:val="0"/>
      <w:divBdr>
        <w:top w:val="none" w:sz="0" w:space="0" w:color="auto"/>
        <w:left w:val="none" w:sz="0" w:space="0" w:color="auto"/>
        <w:bottom w:val="none" w:sz="0" w:space="0" w:color="auto"/>
        <w:right w:val="none" w:sz="0" w:space="0" w:color="auto"/>
      </w:divBdr>
    </w:div>
    <w:div w:id="1880315205">
      <w:bodyDiv w:val="1"/>
      <w:marLeft w:val="0"/>
      <w:marRight w:val="0"/>
      <w:marTop w:val="0"/>
      <w:marBottom w:val="0"/>
      <w:divBdr>
        <w:top w:val="none" w:sz="0" w:space="0" w:color="auto"/>
        <w:left w:val="none" w:sz="0" w:space="0" w:color="auto"/>
        <w:bottom w:val="none" w:sz="0" w:space="0" w:color="auto"/>
        <w:right w:val="none" w:sz="0" w:space="0" w:color="auto"/>
      </w:divBdr>
    </w:div>
    <w:div w:id="1897427853">
      <w:bodyDiv w:val="1"/>
      <w:marLeft w:val="0"/>
      <w:marRight w:val="0"/>
      <w:marTop w:val="0"/>
      <w:marBottom w:val="0"/>
      <w:divBdr>
        <w:top w:val="none" w:sz="0" w:space="0" w:color="auto"/>
        <w:left w:val="none" w:sz="0" w:space="0" w:color="auto"/>
        <w:bottom w:val="none" w:sz="0" w:space="0" w:color="auto"/>
        <w:right w:val="none" w:sz="0" w:space="0" w:color="auto"/>
      </w:divBdr>
    </w:div>
    <w:div w:id="1898391772">
      <w:bodyDiv w:val="1"/>
      <w:marLeft w:val="0"/>
      <w:marRight w:val="0"/>
      <w:marTop w:val="0"/>
      <w:marBottom w:val="0"/>
      <w:divBdr>
        <w:top w:val="none" w:sz="0" w:space="0" w:color="auto"/>
        <w:left w:val="none" w:sz="0" w:space="0" w:color="auto"/>
        <w:bottom w:val="none" w:sz="0" w:space="0" w:color="auto"/>
        <w:right w:val="none" w:sz="0" w:space="0" w:color="auto"/>
      </w:divBdr>
    </w:div>
    <w:div w:id="1903830559">
      <w:bodyDiv w:val="1"/>
      <w:marLeft w:val="0"/>
      <w:marRight w:val="0"/>
      <w:marTop w:val="0"/>
      <w:marBottom w:val="0"/>
      <w:divBdr>
        <w:top w:val="none" w:sz="0" w:space="0" w:color="auto"/>
        <w:left w:val="none" w:sz="0" w:space="0" w:color="auto"/>
        <w:bottom w:val="none" w:sz="0" w:space="0" w:color="auto"/>
        <w:right w:val="none" w:sz="0" w:space="0" w:color="auto"/>
      </w:divBdr>
    </w:div>
    <w:div w:id="1906064563">
      <w:bodyDiv w:val="1"/>
      <w:marLeft w:val="0"/>
      <w:marRight w:val="0"/>
      <w:marTop w:val="0"/>
      <w:marBottom w:val="0"/>
      <w:divBdr>
        <w:top w:val="none" w:sz="0" w:space="0" w:color="auto"/>
        <w:left w:val="none" w:sz="0" w:space="0" w:color="auto"/>
        <w:bottom w:val="none" w:sz="0" w:space="0" w:color="auto"/>
        <w:right w:val="none" w:sz="0" w:space="0" w:color="auto"/>
      </w:divBdr>
    </w:div>
    <w:div w:id="1918514174">
      <w:bodyDiv w:val="1"/>
      <w:marLeft w:val="0"/>
      <w:marRight w:val="0"/>
      <w:marTop w:val="0"/>
      <w:marBottom w:val="0"/>
      <w:divBdr>
        <w:top w:val="none" w:sz="0" w:space="0" w:color="auto"/>
        <w:left w:val="none" w:sz="0" w:space="0" w:color="auto"/>
        <w:bottom w:val="none" w:sz="0" w:space="0" w:color="auto"/>
        <w:right w:val="none" w:sz="0" w:space="0" w:color="auto"/>
      </w:divBdr>
    </w:div>
    <w:div w:id="1922715452">
      <w:bodyDiv w:val="1"/>
      <w:marLeft w:val="0"/>
      <w:marRight w:val="0"/>
      <w:marTop w:val="0"/>
      <w:marBottom w:val="0"/>
      <w:divBdr>
        <w:top w:val="none" w:sz="0" w:space="0" w:color="auto"/>
        <w:left w:val="none" w:sz="0" w:space="0" w:color="auto"/>
        <w:bottom w:val="none" w:sz="0" w:space="0" w:color="auto"/>
        <w:right w:val="none" w:sz="0" w:space="0" w:color="auto"/>
      </w:divBdr>
    </w:div>
    <w:div w:id="1926957786">
      <w:bodyDiv w:val="1"/>
      <w:marLeft w:val="0"/>
      <w:marRight w:val="0"/>
      <w:marTop w:val="0"/>
      <w:marBottom w:val="0"/>
      <w:divBdr>
        <w:top w:val="none" w:sz="0" w:space="0" w:color="auto"/>
        <w:left w:val="none" w:sz="0" w:space="0" w:color="auto"/>
        <w:bottom w:val="none" w:sz="0" w:space="0" w:color="auto"/>
        <w:right w:val="none" w:sz="0" w:space="0" w:color="auto"/>
      </w:divBdr>
    </w:div>
    <w:div w:id="1929345208">
      <w:bodyDiv w:val="1"/>
      <w:marLeft w:val="0"/>
      <w:marRight w:val="0"/>
      <w:marTop w:val="0"/>
      <w:marBottom w:val="0"/>
      <w:divBdr>
        <w:top w:val="none" w:sz="0" w:space="0" w:color="auto"/>
        <w:left w:val="none" w:sz="0" w:space="0" w:color="auto"/>
        <w:bottom w:val="none" w:sz="0" w:space="0" w:color="auto"/>
        <w:right w:val="none" w:sz="0" w:space="0" w:color="auto"/>
      </w:divBdr>
    </w:div>
    <w:div w:id="1932591716">
      <w:bodyDiv w:val="1"/>
      <w:marLeft w:val="0"/>
      <w:marRight w:val="0"/>
      <w:marTop w:val="0"/>
      <w:marBottom w:val="0"/>
      <w:divBdr>
        <w:top w:val="none" w:sz="0" w:space="0" w:color="auto"/>
        <w:left w:val="none" w:sz="0" w:space="0" w:color="auto"/>
        <w:bottom w:val="none" w:sz="0" w:space="0" w:color="auto"/>
        <w:right w:val="none" w:sz="0" w:space="0" w:color="auto"/>
      </w:divBdr>
    </w:div>
    <w:div w:id="1933707468">
      <w:bodyDiv w:val="1"/>
      <w:marLeft w:val="0"/>
      <w:marRight w:val="0"/>
      <w:marTop w:val="0"/>
      <w:marBottom w:val="0"/>
      <w:divBdr>
        <w:top w:val="none" w:sz="0" w:space="0" w:color="auto"/>
        <w:left w:val="none" w:sz="0" w:space="0" w:color="auto"/>
        <w:bottom w:val="none" w:sz="0" w:space="0" w:color="auto"/>
        <w:right w:val="none" w:sz="0" w:space="0" w:color="auto"/>
      </w:divBdr>
    </w:div>
    <w:div w:id="1939025838">
      <w:bodyDiv w:val="1"/>
      <w:marLeft w:val="0"/>
      <w:marRight w:val="0"/>
      <w:marTop w:val="0"/>
      <w:marBottom w:val="0"/>
      <w:divBdr>
        <w:top w:val="none" w:sz="0" w:space="0" w:color="auto"/>
        <w:left w:val="none" w:sz="0" w:space="0" w:color="auto"/>
        <w:bottom w:val="none" w:sz="0" w:space="0" w:color="auto"/>
        <w:right w:val="none" w:sz="0" w:space="0" w:color="auto"/>
      </w:divBdr>
    </w:div>
    <w:div w:id="1944000000">
      <w:bodyDiv w:val="1"/>
      <w:marLeft w:val="0"/>
      <w:marRight w:val="0"/>
      <w:marTop w:val="0"/>
      <w:marBottom w:val="0"/>
      <w:divBdr>
        <w:top w:val="none" w:sz="0" w:space="0" w:color="auto"/>
        <w:left w:val="none" w:sz="0" w:space="0" w:color="auto"/>
        <w:bottom w:val="none" w:sz="0" w:space="0" w:color="auto"/>
        <w:right w:val="none" w:sz="0" w:space="0" w:color="auto"/>
      </w:divBdr>
    </w:div>
    <w:div w:id="1949895196">
      <w:bodyDiv w:val="1"/>
      <w:marLeft w:val="0"/>
      <w:marRight w:val="0"/>
      <w:marTop w:val="0"/>
      <w:marBottom w:val="0"/>
      <w:divBdr>
        <w:top w:val="none" w:sz="0" w:space="0" w:color="auto"/>
        <w:left w:val="none" w:sz="0" w:space="0" w:color="auto"/>
        <w:bottom w:val="none" w:sz="0" w:space="0" w:color="auto"/>
        <w:right w:val="none" w:sz="0" w:space="0" w:color="auto"/>
      </w:divBdr>
    </w:div>
    <w:div w:id="1955822882">
      <w:bodyDiv w:val="1"/>
      <w:marLeft w:val="0"/>
      <w:marRight w:val="0"/>
      <w:marTop w:val="0"/>
      <w:marBottom w:val="0"/>
      <w:divBdr>
        <w:top w:val="none" w:sz="0" w:space="0" w:color="auto"/>
        <w:left w:val="none" w:sz="0" w:space="0" w:color="auto"/>
        <w:bottom w:val="none" w:sz="0" w:space="0" w:color="auto"/>
        <w:right w:val="none" w:sz="0" w:space="0" w:color="auto"/>
      </w:divBdr>
    </w:div>
    <w:div w:id="1964000844">
      <w:bodyDiv w:val="1"/>
      <w:marLeft w:val="0"/>
      <w:marRight w:val="0"/>
      <w:marTop w:val="0"/>
      <w:marBottom w:val="0"/>
      <w:divBdr>
        <w:top w:val="none" w:sz="0" w:space="0" w:color="auto"/>
        <w:left w:val="none" w:sz="0" w:space="0" w:color="auto"/>
        <w:bottom w:val="none" w:sz="0" w:space="0" w:color="auto"/>
        <w:right w:val="none" w:sz="0" w:space="0" w:color="auto"/>
      </w:divBdr>
    </w:div>
    <w:div w:id="1977298174">
      <w:bodyDiv w:val="1"/>
      <w:marLeft w:val="0"/>
      <w:marRight w:val="0"/>
      <w:marTop w:val="0"/>
      <w:marBottom w:val="0"/>
      <w:divBdr>
        <w:top w:val="none" w:sz="0" w:space="0" w:color="auto"/>
        <w:left w:val="none" w:sz="0" w:space="0" w:color="auto"/>
        <w:bottom w:val="none" w:sz="0" w:space="0" w:color="auto"/>
        <w:right w:val="none" w:sz="0" w:space="0" w:color="auto"/>
      </w:divBdr>
    </w:div>
    <w:div w:id="1990593856">
      <w:bodyDiv w:val="1"/>
      <w:marLeft w:val="0"/>
      <w:marRight w:val="0"/>
      <w:marTop w:val="0"/>
      <w:marBottom w:val="0"/>
      <w:divBdr>
        <w:top w:val="none" w:sz="0" w:space="0" w:color="auto"/>
        <w:left w:val="none" w:sz="0" w:space="0" w:color="auto"/>
        <w:bottom w:val="none" w:sz="0" w:space="0" w:color="auto"/>
        <w:right w:val="none" w:sz="0" w:space="0" w:color="auto"/>
      </w:divBdr>
    </w:div>
    <w:div w:id="1996373574">
      <w:bodyDiv w:val="1"/>
      <w:marLeft w:val="0"/>
      <w:marRight w:val="0"/>
      <w:marTop w:val="0"/>
      <w:marBottom w:val="0"/>
      <w:divBdr>
        <w:top w:val="none" w:sz="0" w:space="0" w:color="auto"/>
        <w:left w:val="none" w:sz="0" w:space="0" w:color="auto"/>
        <w:bottom w:val="none" w:sz="0" w:space="0" w:color="auto"/>
        <w:right w:val="none" w:sz="0" w:space="0" w:color="auto"/>
      </w:divBdr>
    </w:div>
    <w:div w:id="2002198920">
      <w:bodyDiv w:val="1"/>
      <w:marLeft w:val="0"/>
      <w:marRight w:val="0"/>
      <w:marTop w:val="0"/>
      <w:marBottom w:val="0"/>
      <w:divBdr>
        <w:top w:val="none" w:sz="0" w:space="0" w:color="auto"/>
        <w:left w:val="none" w:sz="0" w:space="0" w:color="auto"/>
        <w:bottom w:val="none" w:sz="0" w:space="0" w:color="auto"/>
        <w:right w:val="none" w:sz="0" w:space="0" w:color="auto"/>
      </w:divBdr>
    </w:div>
    <w:div w:id="2006127489">
      <w:bodyDiv w:val="1"/>
      <w:marLeft w:val="0"/>
      <w:marRight w:val="0"/>
      <w:marTop w:val="0"/>
      <w:marBottom w:val="0"/>
      <w:divBdr>
        <w:top w:val="none" w:sz="0" w:space="0" w:color="auto"/>
        <w:left w:val="none" w:sz="0" w:space="0" w:color="auto"/>
        <w:bottom w:val="none" w:sz="0" w:space="0" w:color="auto"/>
        <w:right w:val="none" w:sz="0" w:space="0" w:color="auto"/>
      </w:divBdr>
    </w:div>
    <w:div w:id="2012683670">
      <w:bodyDiv w:val="1"/>
      <w:marLeft w:val="0"/>
      <w:marRight w:val="0"/>
      <w:marTop w:val="0"/>
      <w:marBottom w:val="0"/>
      <w:divBdr>
        <w:top w:val="none" w:sz="0" w:space="0" w:color="auto"/>
        <w:left w:val="none" w:sz="0" w:space="0" w:color="auto"/>
        <w:bottom w:val="none" w:sz="0" w:space="0" w:color="auto"/>
        <w:right w:val="none" w:sz="0" w:space="0" w:color="auto"/>
      </w:divBdr>
      <w:divsChild>
        <w:div w:id="1678926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7824345">
      <w:bodyDiv w:val="1"/>
      <w:marLeft w:val="0"/>
      <w:marRight w:val="0"/>
      <w:marTop w:val="0"/>
      <w:marBottom w:val="0"/>
      <w:divBdr>
        <w:top w:val="none" w:sz="0" w:space="0" w:color="auto"/>
        <w:left w:val="none" w:sz="0" w:space="0" w:color="auto"/>
        <w:bottom w:val="none" w:sz="0" w:space="0" w:color="auto"/>
        <w:right w:val="none" w:sz="0" w:space="0" w:color="auto"/>
      </w:divBdr>
    </w:div>
    <w:div w:id="2034572452">
      <w:bodyDiv w:val="1"/>
      <w:marLeft w:val="0"/>
      <w:marRight w:val="0"/>
      <w:marTop w:val="0"/>
      <w:marBottom w:val="0"/>
      <w:divBdr>
        <w:top w:val="none" w:sz="0" w:space="0" w:color="auto"/>
        <w:left w:val="none" w:sz="0" w:space="0" w:color="auto"/>
        <w:bottom w:val="none" w:sz="0" w:space="0" w:color="auto"/>
        <w:right w:val="none" w:sz="0" w:space="0" w:color="auto"/>
      </w:divBdr>
    </w:div>
    <w:div w:id="2046632058">
      <w:bodyDiv w:val="1"/>
      <w:marLeft w:val="0"/>
      <w:marRight w:val="0"/>
      <w:marTop w:val="0"/>
      <w:marBottom w:val="0"/>
      <w:divBdr>
        <w:top w:val="none" w:sz="0" w:space="0" w:color="auto"/>
        <w:left w:val="none" w:sz="0" w:space="0" w:color="auto"/>
        <w:bottom w:val="none" w:sz="0" w:space="0" w:color="auto"/>
        <w:right w:val="none" w:sz="0" w:space="0" w:color="auto"/>
      </w:divBdr>
      <w:divsChild>
        <w:div w:id="1882209356">
          <w:marLeft w:val="418"/>
          <w:marRight w:val="0"/>
          <w:marTop w:val="0"/>
          <w:marBottom w:val="0"/>
          <w:divBdr>
            <w:top w:val="none" w:sz="0" w:space="0" w:color="auto"/>
            <w:left w:val="none" w:sz="0" w:space="0" w:color="auto"/>
            <w:bottom w:val="none" w:sz="0" w:space="0" w:color="auto"/>
            <w:right w:val="none" w:sz="0" w:space="0" w:color="auto"/>
          </w:divBdr>
        </w:div>
        <w:div w:id="646974958">
          <w:marLeft w:val="418"/>
          <w:marRight w:val="0"/>
          <w:marTop w:val="13"/>
          <w:marBottom w:val="0"/>
          <w:divBdr>
            <w:top w:val="none" w:sz="0" w:space="0" w:color="auto"/>
            <w:left w:val="none" w:sz="0" w:space="0" w:color="auto"/>
            <w:bottom w:val="none" w:sz="0" w:space="0" w:color="auto"/>
            <w:right w:val="none" w:sz="0" w:space="0" w:color="auto"/>
          </w:divBdr>
        </w:div>
        <w:div w:id="1390959401">
          <w:marLeft w:val="418"/>
          <w:marRight w:val="0"/>
          <w:marTop w:val="12"/>
          <w:marBottom w:val="0"/>
          <w:divBdr>
            <w:top w:val="none" w:sz="0" w:space="0" w:color="auto"/>
            <w:left w:val="none" w:sz="0" w:space="0" w:color="auto"/>
            <w:bottom w:val="none" w:sz="0" w:space="0" w:color="auto"/>
            <w:right w:val="none" w:sz="0" w:space="0" w:color="auto"/>
          </w:divBdr>
        </w:div>
        <w:div w:id="1377269532">
          <w:marLeft w:val="418"/>
          <w:marRight w:val="0"/>
          <w:marTop w:val="0"/>
          <w:marBottom w:val="0"/>
          <w:divBdr>
            <w:top w:val="none" w:sz="0" w:space="0" w:color="auto"/>
            <w:left w:val="none" w:sz="0" w:space="0" w:color="auto"/>
            <w:bottom w:val="none" w:sz="0" w:space="0" w:color="auto"/>
            <w:right w:val="none" w:sz="0" w:space="0" w:color="auto"/>
          </w:divBdr>
        </w:div>
        <w:div w:id="385490912">
          <w:marLeft w:val="418"/>
          <w:marRight w:val="0"/>
          <w:marTop w:val="1"/>
          <w:marBottom w:val="0"/>
          <w:divBdr>
            <w:top w:val="none" w:sz="0" w:space="0" w:color="auto"/>
            <w:left w:val="none" w:sz="0" w:space="0" w:color="auto"/>
            <w:bottom w:val="none" w:sz="0" w:space="0" w:color="auto"/>
            <w:right w:val="none" w:sz="0" w:space="0" w:color="auto"/>
          </w:divBdr>
        </w:div>
        <w:div w:id="1774789204">
          <w:marLeft w:val="418"/>
          <w:marRight w:val="0"/>
          <w:marTop w:val="12"/>
          <w:marBottom w:val="0"/>
          <w:divBdr>
            <w:top w:val="none" w:sz="0" w:space="0" w:color="auto"/>
            <w:left w:val="none" w:sz="0" w:space="0" w:color="auto"/>
            <w:bottom w:val="none" w:sz="0" w:space="0" w:color="auto"/>
            <w:right w:val="none" w:sz="0" w:space="0" w:color="auto"/>
          </w:divBdr>
        </w:div>
        <w:div w:id="171917477">
          <w:marLeft w:val="418"/>
          <w:marRight w:val="0"/>
          <w:marTop w:val="13"/>
          <w:marBottom w:val="0"/>
          <w:divBdr>
            <w:top w:val="none" w:sz="0" w:space="0" w:color="auto"/>
            <w:left w:val="none" w:sz="0" w:space="0" w:color="auto"/>
            <w:bottom w:val="none" w:sz="0" w:space="0" w:color="auto"/>
            <w:right w:val="none" w:sz="0" w:space="0" w:color="auto"/>
          </w:divBdr>
        </w:div>
      </w:divsChild>
    </w:div>
    <w:div w:id="2054961469">
      <w:bodyDiv w:val="1"/>
      <w:marLeft w:val="0"/>
      <w:marRight w:val="0"/>
      <w:marTop w:val="0"/>
      <w:marBottom w:val="0"/>
      <w:divBdr>
        <w:top w:val="none" w:sz="0" w:space="0" w:color="auto"/>
        <w:left w:val="none" w:sz="0" w:space="0" w:color="auto"/>
        <w:bottom w:val="none" w:sz="0" w:space="0" w:color="auto"/>
        <w:right w:val="none" w:sz="0" w:space="0" w:color="auto"/>
      </w:divBdr>
    </w:div>
    <w:div w:id="2057240858">
      <w:bodyDiv w:val="1"/>
      <w:marLeft w:val="0"/>
      <w:marRight w:val="0"/>
      <w:marTop w:val="0"/>
      <w:marBottom w:val="0"/>
      <w:divBdr>
        <w:top w:val="none" w:sz="0" w:space="0" w:color="auto"/>
        <w:left w:val="none" w:sz="0" w:space="0" w:color="auto"/>
        <w:bottom w:val="none" w:sz="0" w:space="0" w:color="auto"/>
        <w:right w:val="none" w:sz="0" w:space="0" w:color="auto"/>
      </w:divBdr>
    </w:div>
    <w:div w:id="2064206215">
      <w:bodyDiv w:val="1"/>
      <w:marLeft w:val="0"/>
      <w:marRight w:val="0"/>
      <w:marTop w:val="0"/>
      <w:marBottom w:val="0"/>
      <w:divBdr>
        <w:top w:val="none" w:sz="0" w:space="0" w:color="auto"/>
        <w:left w:val="none" w:sz="0" w:space="0" w:color="auto"/>
        <w:bottom w:val="none" w:sz="0" w:space="0" w:color="auto"/>
        <w:right w:val="none" w:sz="0" w:space="0" w:color="auto"/>
      </w:divBdr>
    </w:div>
    <w:div w:id="2066298906">
      <w:bodyDiv w:val="1"/>
      <w:marLeft w:val="0"/>
      <w:marRight w:val="0"/>
      <w:marTop w:val="0"/>
      <w:marBottom w:val="0"/>
      <w:divBdr>
        <w:top w:val="none" w:sz="0" w:space="0" w:color="auto"/>
        <w:left w:val="none" w:sz="0" w:space="0" w:color="auto"/>
        <w:bottom w:val="none" w:sz="0" w:space="0" w:color="auto"/>
        <w:right w:val="none" w:sz="0" w:space="0" w:color="auto"/>
      </w:divBdr>
    </w:div>
    <w:div w:id="2074690579">
      <w:bodyDiv w:val="1"/>
      <w:marLeft w:val="0"/>
      <w:marRight w:val="0"/>
      <w:marTop w:val="0"/>
      <w:marBottom w:val="0"/>
      <w:divBdr>
        <w:top w:val="none" w:sz="0" w:space="0" w:color="auto"/>
        <w:left w:val="none" w:sz="0" w:space="0" w:color="auto"/>
        <w:bottom w:val="none" w:sz="0" w:space="0" w:color="auto"/>
        <w:right w:val="none" w:sz="0" w:space="0" w:color="auto"/>
      </w:divBdr>
    </w:div>
    <w:div w:id="2074769919">
      <w:bodyDiv w:val="1"/>
      <w:marLeft w:val="0"/>
      <w:marRight w:val="0"/>
      <w:marTop w:val="0"/>
      <w:marBottom w:val="0"/>
      <w:divBdr>
        <w:top w:val="none" w:sz="0" w:space="0" w:color="auto"/>
        <w:left w:val="none" w:sz="0" w:space="0" w:color="auto"/>
        <w:bottom w:val="none" w:sz="0" w:space="0" w:color="auto"/>
        <w:right w:val="none" w:sz="0" w:space="0" w:color="auto"/>
      </w:divBdr>
    </w:div>
    <w:div w:id="2078939276">
      <w:bodyDiv w:val="1"/>
      <w:marLeft w:val="0"/>
      <w:marRight w:val="0"/>
      <w:marTop w:val="0"/>
      <w:marBottom w:val="0"/>
      <w:divBdr>
        <w:top w:val="none" w:sz="0" w:space="0" w:color="auto"/>
        <w:left w:val="none" w:sz="0" w:space="0" w:color="auto"/>
        <w:bottom w:val="none" w:sz="0" w:space="0" w:color="auto"/>
        <w:right w:val="none" w:sz="0" w:space="0" w:color="auto"/>
      </w:divBdr>
    </w:div>
    <w:div w:id="2081249611">
      <w:bodyDiv w:val="1"/>
      <w:marLeft w:val="0"/>
      <w:marRight w:val="0"/>
      <w:marTop w:val="0"/>
      <w:marBottom w:val="0"/>
      <w:divBdr>
        <w:top w:val="none" w:sz="0" w:space="0" w:color="auto"/>
        <w:left w:val="none" w:sz="0" w:space="0" w:color="auto"/>
        <w:bottom w:val="none" w:sz="0" w:space="0" w:color="auto"/>
        <w:right w:val="none" w:sz="0" w:space="0" w:color="auto"/>
      </w:divBdr>
    </w:div>
    <w:div w:id="2112554537">
      <w:bodyDiv w:val="1"/>
      <w:marLeft w:val="0"/>
      <w:marRight w:val="0"/>
      <w:marTop w:val="0"/>
      <w:marBottom w:val="0"/>
      <w:divBdr>
        <w:top w:val="none" w:sz="0" w:space="0" w:color="auto"/>
        <w:left w:val="none" w:sz="0" w:space="0" w:color="auto"/>
        <w:bottom w:val="none" w:sz="0" w:space="0" w:color="auto"/>
        <w:right w:val="none" w:sz="0" w:space="0" w:color="auto"/>
      </w:divBdr>
    </w:div>
    <w:div w:id="2117096768">
      <w:bodyDiv w:val="1"/>
      <w:marLeft w:val="0"/>
      <w:marRight w:val="0"/>
      <w:marTop w:val="0"/>
      <w:marBottom w:val="0"/>
      <w:divBdr>
        <w:top w:val="none" w:sz="0" w:space="0" w:color="auto"/>
        <w:left w:val="none" w:sz="0" w:space="0" w:color="auto"/>
        <w:bottom w:val="none" w:sz="0" w:space="0" w:color="auto"/>
        <w:right w:val="none" w:sz="0" w:space="0" w:color="auto"/>
      </w:divBdr>
    </w:div>
    <w:div w:id="2122407580">
      <w:bodyDiv w:val="1"/>
      <w:marLeft w:val="0"/>
      <w:marRight w:val="0"/>
      <w:marTop w:val="0"/>
      <w:marBottom w:val="0"/>
      <w:divBdr>
        <w:top w:val="none" w:sz="0" w:space="0" w:color="auto"/>
        <w:left w:val="none" w:sz="0" w:space="0" w:color="auto"/>
        <w:bottom w:val="none" w:sz="0" w:space="0" w:color="auto"/>
        <w:right w:val="none" w:sz="0" w:space="0" w:color="auto"/>
      </w:divBdr>
    </w:div>
    <w:div w:id="2125266954">
      <w:bodyDiv w:val="1"/>
      <w:marLeft w:val="0"/>
      <w:marRight w:val="0"/>
      <w:marTop w:val="0"/>
      <w:marBottom w:val="0"/>
      <w:divBdr>
        <w:top w:val="none" w:sz="0" w:space="0" w:color="auto"/>
        <w:left w:val="none" w:sz="0" w:space="0" w:color="auto"/>
        <w:bottom w:val="none" w:sz="0" w:space="0" w:color="auto"/>
        <w:right w:val="none" w:sz="0" w:space="0" w:color="auto"/>
      </w:divBdr>
    </w:div>
    <w:div w:id="2129004663">
      <w:bodyDiv w:val="1"/>
      <w:marLeft w:val="0"/>
      <w:marRight w:val="0"/>
      <w:marTop w:val="0"/>
      <w:marBottom w:val="0"/>
      <w:divBdr>
        <w:top w:val="none" w:sz="0" w:space="0" w:color="auto"/>
        <w:left w:val="none" w:sz="0" w:space="0" w:color="auto"/>
        <w:bottom w:val="none" w:sz="0" w:space="0" w:color="auto"/>
        <w:right w:val="none" w:sz="0" w:space="0" w:color="auto"/>
      </w:divBdr>
    </w:div>
    <w:div w:id="2131388846">
      <w:bodyDiv w:val="1"/>
      <w:marLeft w:val="0"/>
      <w:marRight w:val="0"/>
      <w:marTop w:val="0"/>
      <w:marBottom w:val="0"/>
      <w:divBdr>
        <w:top w:val="none" w:sz="0" w:space="0" w:color="auto"/>
        <w:left w:val="none" w:sz="0" w:space="0" w:color="auto"/>
        <w:bottom w:val="none" w:sz="0" w:space="0" w:color="auto"/>
        <w:right w:val="none" w:sz="0" w:space="0" w:color="auto"/>
      </w:divBdr>
    </w:div>
    <w:div w:id="2132939803">
      <w:bodyDiv w:val="1"/>
      <w:marLeft w:val="0"/>
      <w:marRight w:val="0"/>
      <w:marTop w:val="0"/>
      <w:marBottom w:val="0"/>
      <w:divBdr>
        <w:top w:val="none" w:sz="0" w:space="0" w:color="auto"/>
        <w:left w:val="none" w:sz="0" w:space="0" w:color="auto"/>
        <w:bottom w:val="none" w:sz="0" w:space="0" w:color="auto"/>
        <w:right w:val="none" w:sz="0" w:space="0" w:color="auto"/>
      </w:divBdr>
    </w:div>
    <w:div w:id="2133938692">
      <w:bodyDiv w:val="1"/>
      <w:marLeft w:val="0"/>
      <w:marRight w:val="0"/>
      <w:marTop w:val="0"/>
      <w:marBottom w:val="0"/>
      <w:divBdr>
        <w:top w:val="none" w:sz="0" w:space="0" w:color="auto"/>
        <w:left w:val="none" w:sz="0" w:space="0" w:color="auto"/>
        <w:bottom w:val="none" w:sz="0" w:space="0" w:color="auto"/>
        <w:right w:val="none" w:sz="0" w:space="0" w:color="auto"/>
      </w:divBdr>
    </w:div>
    <w:div w:id="2134979121">
      <w:bodyDiv w:val="1"/>
      <w:marLeft w:val="0"/>
      <w:marRight w:val="0"/>
      <w:marTop w:val="0"/>
      <w:marBottom w:val="0"/>
      <w:divBdr>
        <w:top w:val="none" w:sz="0" w:space="0" w:color="auto"/>
        <w:left w:val="none" w:sz="0" w:space="0" w:color="auto"/>
        <w:bottom w:val="none" w:sz="0" w:space="0" w:color="auto"/>
        <w:right w:val="none" w:sz="0" w:space="0" w:color="auto"/>
      </w:divBdr>
    </w:div>
    <w:div w:id="2137602118">
      <w:bodyDiv w:val="1"/>
      <w:marLeft w:val="0"/>
      <w:marRight w:val="0"/>
      <w:marTop w:val="0"/>
      <w:marBottom w:val="0"/>
      <w:divBdr>
        <w:top w:val="none" w:sz="0" w:space="0" w:color="auto"/>
        <w:left w:val="none" w:sz="0" w:space="0" w:color="auto"/>
        <w:bottom w:val="none" w:sz="0" w:space="0" w:color="auto"/>
        <w:right w:val="none" w:sz="0" w:space="0" w:color="auto"/>
      </w:divBdr>
    </w:div>
    <w:div w:id="2137868524">
      <w:bodyDiv w:val="1"/>
      <w:marLeft w:val="150"/>
      <w:marRight w:val="0"/>
      <w:marTop w:val="150"/>
      <w:marBottom w:val="0"/>
      <w:divBdr>
        <w:top w:val="none" w:sz="0" w:space="0" w:color="auto"/>
        <w:left w:val="none" w:sz="0" w:space="0" w:color="auto"/>
        <w:bottom w:val="none" w:sz="0" w:space="0" w:color="auto"/>
        <w:right w:val="none" w:sz="0" w:space="0" w:color="auto"/>
      </w:divBdr>
      <w:divsChild>
        <w:div w:id="530148423">
          <w:marLeft w:val="0"/>
          <w:marRight w:val="0"/>
          <w:marTop w:val="75"/>
          <w:marBottom w:val="0"/>
          <w:divBdr>
            <w:top w:val="none" w:sz="0" w:space="0" w:color="auto"/>
            <w:left w:val="none" w:sz="0" w:space="0" w:color="auto"/>
            <w:bottom w:val="none" w:sz="0" w:space="0" w:color="auto"/>
            <w:right w:val="none" w:sz="0" w:space="0" w:color="auto"/>
          </w:divBdr>
          <w:divsChild>
            <w:div w:id="545332103">
              <w:marLeft w:val="0"/>
              <w:marRight w:val="0"/>
              <w:marTop w:val="0"/>
              <w:marBottom w:val="0"/>
              <w:divBdr>
                <w:top w:val="none" w:sz="0" w:space="0" w:color="auto"/>
                <w:left w:val="none" w:sz="0" w:space="0" w:color="auto"/>
                <w:bottom w:val="none" w:sz="0" w:space="0" w:color="auto"/>
                <w:right w:val="none" w:sz="0" w:space="0" w:color="auto"/>
              </w:divBdr>
              <w:divsChild>
                <w:div w:id="195605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101045">
      <w:bodyDiv w:val="1"/>
      <w:marLeft w:val="0"/>
      <w:marRight w:val="0"/>
      <w:marTop w:val="0"/>
      <w:marBottom w:val="0"/>
      <w:divBdr>
        <w:top w:val="none" w:sz="0" w:space="0" w:color="auto"/>
        <w:left w:val="none" w:sz="0" w:space="0" w:color="auto"/>
        <w:bottom w:val="none" w:sz="0" w:space="0" w:color="auto"/>
        <w:right w:val="none" w:sz="0" w:space="0" w:color="auto"/>
      </w:divBdr>
    </w:div>
    <w:div w:id="2142111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C52E4CA-CDDD-40F5-8C19-C68EF93BB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1519</Words>
  <Characters>8664</Characters>
  <Application>Microsoft Office Word</Application>
  <DocSecurity>0</DocSecurity>
  <Lines>72</Lines>
  <Paragraphs>20</Paragraphs>
  <ScaleCrop>false</ScaleCrop>
  <HeadingPairs>
    <vt:vector size="2" baseType="variant">
      <vt:variant>
        <vt:lpstr>제목</vt:lpstr>
      </vt:variant>
      <vt:variant>
        <vt:i4>1</vt:i4>
      </vt:variant>
    </vt:vector>
  </HeadingPairs>
  <TitlesOfParts>
    <vt:vector size="1" baseType="lpstr">
      <vt:lpstr/>
    </vt:vector>
  </TitlesOfParts>
  <Company>Woori</Company>
  <LinksUpToDate>false</LinksUpToDate>
  <CharactersWithSpaces>10163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woori</dc:creator>
  <cp:keywords/>
  <dc:description/>
  <cp:lastModifiedBy>안 용현(Yonghyeon,Ahn)</cp:lastModifiedBy>
  <cp:revision>3</cp:revision>
  <cp:lastPrinted>2026-09-02T07:34:00Z</cp:lastPrinted>
  <dcterms:created xsi:type="dcterms:W3CDTF">2026-09-14T05:17:00Z</dcterms:created>
  <dcterms:modified xsi:type="dcterms:W3CDTF">2026-09-16T00:43:00Z</dcterms:modified>
</cp:coreProperties>
</file>