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9C7" w14:textId="4EBE9C50" w:rsidR="00516186" w:rsidRPr="00380FB2" w:rsidRDefault="00516186" w:rsidP="007008A0">
      <w:pPr>
        <w:snapToGrid w:val="0"/>
        <w:jc w:val="center"/>
        <w:rPr>
          <w:b/>
          <w:sz w:val="32"/>
          <w:szCs w:val="32"/>
        </w:rPr>
      </w:pPr>
      <w:r w:rsidRPr="00380FB2">
        <w:rPr>
          <w:b/>
          <w:sz w:val="32"/>
          <w:szCs w:val="32"/>
        </w:rPr>
        <w:t>부동산매매계약서</w:t>
      </w:r>
    </w:p>
    <w:p w14:paraId="0415A073" w14:textId="77777777" w:rsidR="00516186" w:rsidRPr="00380FB2" w:rsidRDefault="00516186" w:rsidP="007008A0">
      <w:pPr>
        <w:pStyle w:val="ae"/>
        <w:suppressAutoHyphens w:val="0"/>
        <w:wordWrap w:val="0"/>
        <w:autoSpaceDE w:val="0"/>
        <w:autoSpaceDN w:val="0"/>
        <w:snapToGrid w:val="0"/>
        <w:spacing w:line="360" w:lineRule="auto"/>
        <w:jc w:val="both"/>
        <w:rPr>
          <w:rFonts w:ascii="Times New Roman" w:hAnsi="Times New Roman"/>
          <w:sz w:val="22"/>
          <w:szCs w:val="22"/>
        </w:rPr>
      </w:pPr>
    </w:p>
    <w:p w14:paraId="4CB9031D" w14:textId="7DB826F1" w:rsidR="00516186" w:rsidRPr="00380FB2" w:rsidRDefault="00516186" w:rsidP="007008A0">
      <w:pPr>
        <w:snapToGrid w:val="0"/>
        <w:rPr>
          <w:spacing w:val="-3"/>
          <w:szCs w:val="22"/>
        </w:rPr>
      </w:pPr>
      <w:r w:rsidRPr="00380FB2">
        <w:rPr>
          <w:spacing w:val="-3"/>
          <w:szCs w:val="22"/>
        </w:rPr>
        <w:t>본</w:t>
      </w:r>
      <w:r w:rsidRPr="00380FB2">
        <w:rPr>
          <w:spacing w:val="-3"/>
          <w:szCs w:val="22"/>
        </w:rPr>
        <w:t xml:space="preserve"> </w:t>
      </w:r>
      <w:r w:rsidRPr="00380FB2">
        <w:rPr>
          <w:spacing w:val="-3"/>
          <w:szCs w:val="22"/>
        </w:rPr>
        <w:t>부동산매매계약</w:t>
      </w:r>
      <w:r w:rsidR="003575AD" w:rsidRPr="00380FB2">
        <w:rPr>
          <w:spacing w:val="-3"/>
          <w:szCs w:val="22"/>
        </w:rPr>
        <w:t>(</w:t>
      </w:r>
      <w:r w:rsidR="003575AD" w:rsidRPr="00380FB2">
        <w:rPr>
          <w:spacing w:val="-3"/>
          <w:szCs w:val="22"/>
        </w:rPr>
        <w:t>서</w:t>
      </w:r>
      <w:r w:rsidR="003575AD" w:rsidRPr="00380FB2">
        <w:rPr>
          <w:spacing w:val="-3"/>
          <w:szCs w:val="22"/>
        </w:rPr>
        <w:t>)</w:t>
      </w:r>
      <w:r w:rsidRPr="00380FB2">
        <w:rPr>
          <w:spacing w:val="-3"/>
          <w:szCs w:val="22"/>
        </w:rPr>
        <w:t>(</w:t>
      </w:r>
      <w:r w:rsidRPr="00380FB2">
        <w:rPr>
          <w:spacing w:val="-3"/>
          <w:szCs w:val="22"/>
        </w:rPr>
        <w:t>이하</w:t>
      </w:r>
      <w:r w:rsidRPr="00380FB2">
        <w:rPr>
          <w:spacing w:val="-3"/>
          <w:szCs w:val="22"/>
        </w:rPr>
        <w:t xml:space="preserve"> “</w:t>
      </w:r>
      <w:r w:rsidRPr="00380FB2">
        <w:rPr>
          <w:spacing w:val="-3"/>
          <w:szCs w:val="22"/>
          <w:u w:val="single"/>
        </w:rPr>
        <w:t>본</w:t>
      </w:r>
      <w:r w:rsidRPr="00380FB2">
        <w:rPr>
          <w:spacing w:val="-3"/>
          <w:szCs w:val="22"/>
          <w:u w:val="single"/>
        </w:rPr>
        <w:t xml:space="preserve"> </w:t>
      </w:r>
      <w:r w:rsidRPr="00380FB2">
        <w:rPr>
          <w:spacing w:val="-3"/>
          <w:szCs w:val="22"/>
          <w:u w:val="single"/>
        </w:rPr>
        <w:t>계약</w:t>
      </w:r>
      <w:r w:rsidR="003575AD" w:rsidRPr="00380FB2">
        <w:rPr>
          <w:spacing w:val="-3"/>
          <w:szCs w:val="22"/>
          <w:u w:val="single"/>
        </w:rPr>
        <w:t>(</w:t>
      </w:r>
      <w:r w:rsidR="003575AD" w:rsidRPr="00380FB2">
        <w:rPr>
          <w:spacing w:val="-3"/>
          <w:szCs w:val="22"/>
          <w:u w:val="single"/>
        </w:rPr>
        <w:t>서</w:t>
      </w:r>
      <w:r w:rsidR="003575AD" w:rsidRPr="00380FB2">
        <w:rPr>
          <w:spacing w:val="-3"/>
          <w:szCs w:val="22"/>
          <w:u w:val="single"/>
        </w:rPr>
        <w:t>)</w:t>
      </w:r>
      <w:r w:rsidRPr="00380FB2">
        <w:rPr>
          <w:spacing w:val="-3"/>
          <w:szCs w:val="22"/>
        </w:rPr>
        <w:t>”)</w:t>
      </w:r>
      <w:r w:rsidRPr="00380FB2">
        <w:rPr>
          <w:spacing w:val="-3"/>
          <w:szCs w:val="22"/>
        </w:rPr>
        <w:t>은</w:t>
      </w:r>
      <w:r w:rsidRPr="00380FB2">
        <w:rPr>
          <w:spacing w:val="-3"/>
          <w:szCs w:val="22"/>
        </w:rPr>
        <w:t xml:space="preserve"> </w:t>
      </w:r>
      <w:r w:rsidRPr="00380FB2">
        <w:rPr>
          <w:spacing w:val="-3"/>
          <w:szCs w:val="22"/>
        </w:rPr>
        <w:t>다음의</w:t>
      </w:r>
      <w:r w:rsidRPr="00380FB2">
        <w:rPr>
          <w:spacing w:val="-3"/>
          <w:szCs w:val="22"/>
        </w:rPr>
        <w:t xml:space="preserve"> </w:t>
      </w:r>
      <w:r w:rsidRPr="00380FB2">
        <w:rPr>
          <w:spacing w:val="-3"/>
          <w:szCs w:val="22"/>
        </w:rPr>
        <w:t>당사자들</w:t>
      </w:r>
      <w:r w:rsidRPr="00380FB2">
        <w:rPr>
          <w:spacing w:val="-3"/>
          <w:szCs w:val="22"/>
        </w:rPr>
        <w:t xml:space="preserve"> </w:t>
      </w:r>
      <w:r w:rsidRPr="00380FB2">
        <w:rPr>
          <w:spacing w:val="-3"/>
          <w:szCs w:val="22"/>
        </w:rPr>
        <w:t>사이에</w:t>
      </w:r>
      <w:r w:rsidR="00CB52E9" w:rsidRPr="00380FB2">
        <w:rPr>
          <w:spacing w:val="-3"/>
          <w:szCs w:val="22"/>
        </w:rPr>
        <w:t>서</w:t>
      </w:r>
      <w:r w:rsidR="004116EC">
        <w:rPr>
          <w:spacing w:val="-3"/>
          <w:szCs w:val="22"/>
        </w:rPr>
        <w:t xml:space="preserve"> 202</w:t>
      </w:r>
      <w:r w:rsidR="002D1568">
        <w:rPr>
          <w:rFonts w:hint="eastAsia"/>
          <w:spacing w:val="-3"/>
          <w:szCs w:val="22"/>
        </w:rPr>
        <w:t>6</w:t>
      </w:r>
      <w:r w:rsidRPr="00380FB2">
        <w:rPr>
          <w:spacing w:val="-3"/>
          <w:szCs w:val="22"/>
        </w:rPr>
        <w:t>년</w:t>
      </w:r>
      <w:r w:rsidRPr="00380FB2">
        <w:rPr>
          <w:spacing w:val="-3"/>
          <w:szCs w:val="22"/>
        </w:rPr>
        <w:t xml:space="preserve"> </w:t>
      </w:r>
      <w:r w:rsidR="003E2A2A">
        <w:rPr>
          <w:rFonts w:hint="eastAsia"/>
          <w:spacing w:val="-3"/>
          <w:szCs w:val="22"/>
        </w:rPr>
        <w:t>10</w:t>
      </w:r>
      <w:r w:rsidRPr="00380FB2">
        <w:rPr>
          <w:spacing w:val="-3"/>
          <w:szCs w:val="22"/>
        </w:rPr>
        <w:t>월</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일에</w:t>
      </w:r>
      <w:r w:rsidRPr="00380FB2">
        <w:rPr>
          <w:spacing w:val="-3"/>
          <w:szCs w:val="22"/>
        </w:rPr>
        <w:t xml:space="preserve"> </w:t>
      </w:r>
      <w:r w:rsidRPr="00380FB2">
        <w:rPr>
          <w:spacing w:val="-3"/>
          <w:szCs w:val="22"/>
        </w:rPr>
        <w:t>체결된다</w:t>
      </w:r>
      <w:r w:rsidRPr="00380FB2">
        <w:rPr>
          <w:spacing w:val="-3"/>
          <w:szCs w:val="22"/>
        </w:rPr>
        <w:t xml:space="preserve">. </w:t>
      </w:r>
    </w:p>
    <w:p w14:paraId="70B9573C" w14:textId="77777777" w:rsidR="009555EE" w:rsidRPr="00380FB2" w:rsidRDefault="009555EE" w:rsidP="007008A0">
      <w:pPr>
        <w:snapToGrid w:val="0"/>
        <w:rPr>
          <w:spacing w:val="-3"/>
          <w:szCs w:val="22"/>
        </w:rPr>
      </w:pPr>
    </w:p>
    <w:p w14:paraId="66DDD046" w14:textId="39E54FF1" w:rsidR="004116EC" w:rsidRPr="00BF10C1" w:rsidRDefault="00BE481E" w:rsidP="00AF5E56">
      <w:pPr>
        <w:numPr>
          <w:ilvl w:val="0"/>
          <w:numId w:val="3"/>
        </w:numPr>
        <w:snapToGrid w:val="0"/>
        <w:rPr>
          <w:bCs w:val="0"/>
          <w:spacing w:val="-3"/>
          <w:szCs w:val="22"/>
        </w:rPr>
      </w:pPr>
      <w:r>
        <w:rPr>
          <w:rFonts w:hint="eastAsia"/>
          <w:b/>
        </w:rPr>
        <w:t>코크렙안양</w:t>
      </w:r>
      <w:r>
        <w:rPr>
          <w:rFonts w:hint="eastAsia"/>
          <w:b/>
        </w:rPr>
        <w:t xml:space="preserve"> </w:t>
      </w:r>
      <w:r>
        <w:rPr>
          <w:rFonts w:hint="eastAsia"/>
          <w:b/>
        </w:rPr>
        <w:t>주식회사</w:t>
      </w:r>
      <w:r w:rsidR="004116EC" w:rsidRPr="00BF10C1">
        <w:rPr>
          <w:szCs w:val="22"/>
        </w:rPr>
        <w:t>(</w:t>
      </w:r>
      <w:r w:rsidR="004116EC" w:rsidRPr="00BF10C1">
        <w:t>이하</w:t>
      </w:r>
      <w:r w:rsidR="004116EC" w:rsidRPr="00BF10C1">
        <w:rPr>
          <w:szCs w:val="22"/>
        </w:rPr>
        <w:t xml:space="preserve"> </w:t>
      </w:r>
      <w:r w:rsidR="004116EC" w:rsidRPr="00BF10C1">
        <w:rPr>
          <w:bCs w:val="0"/>
          <w:szCs w:val="22"/>
        </w:rPr>
        <w:t>“</w:t>
      </w:r>
      <w:r w:rsidR="004116EC" w:rsidRPr="00BF10C1">
        <w:rPr>
          <w:u w:val="single"/>
        </w:rPr>
        <w:t>매도인</w:t>
      </w:r>
      <w:r w:rsidR="004116EC" w:rsidRPr="00BF10C1">
        <w:rPr>
          <w:bCs w:val="0"/>
          <w:szCs w:val="22"/>
        </w:rPr>
        <w:t>”</w:t>
      </w:r>
      <w:r w:rsidR="004116EC" w:rsidRPr="00BF10C1">
        <w:rPr>
          <w:szCs w:val="22"/>
        </w:rPr>
        <w:t>)</w:t>
      </w:r>
    </w:p>
    <w:p w14:paraId="668BF7C0" w14:textId="003AF0B4" w:rsidR="004116EC" w:rsidRPr="00BF10C1" w:rsidRDefault="00BE481E" w:rsidP="007008A0">
      <w:pPr>
        <w:snapToGrid w:val="0"/>
        <w:ind w:left="567"/>
        <w:rPr>
          <w:bCs w:val="0"/>
          <w:spacing w:val="-3"/>
          <w:szCs w:val="22"/>
        </w:rPr>
      </w:pPr>
      <w:r w:rsidRPr="000F1690">
        <w:rPr>
          <w:color w:val="000000" w:themeColor="text1"/>
          <w:szCs w:val="22"/>
        </w:rPr>
        <w:t>서울특별시</w:t>
      </w:r>
      <w:r w:rsidRPr="000F1690">
        <w:rPr>
          <w:color w:val="000000" w:themeColor="text1"/>
          <w:szCs w:val="22"/>
        </w:rPr>
        <w:t xml:space="preserve"> </w:t>
      </w:r>
      <w:r w:rsidRPr="000F1690">
        <w:rPr>
          <w:color w:val="000000" w:themeColor="text1"/>
          <w:szCs w:val="22"/>
        </w:rPr>
        <w:t>강남구</w:t>
      </w:r>
      <w:r w:rsidRPr="000F1690">
        <w:rPr>
          <w:color w:val="000000" w:themeColor="text1"/>
          <w:szCs w:val="22"/>
        </w:rPr>
        <w:t xml:space="preserve"> </w:t>
      </w:r>
      <w:r w:rsidRPr="000F1690">
        <w:rPr>
          <w:color w:val="000000" w:themeColor="text1"/>
          <w:szCs w:val="22"/>
        </w:rPr>
        <w:t>삼성로</w:t>
      </w:r>
      <w:r w:rsidRPr="000F1690">
        <w:rPr>
          <w:color w:val="000000" w:themeColor="text1"/>
          <w:szCs w:val="22"/>
        </w:rPr>
        <w:t xml:space="preserve"> 511, </w:t>
      </w:r>
      <w:r w:rsidRPr="000F1690">
        <w:rPr>
          <w:color w:val="000000" w:themeColor="text1"/>
          <w:szCs w:val="22"/>
        </w:rPr>
        <w:t>코람코자산신탁</w:t>
      </w:r>
      <w:r w:rsidRPr="000F1690">
        <w:rPr>
          <w:color w:val="000000" w:themeColor="text1"/>
          <w:szCs w:val="22"/>
        </w:rPr>
        <w:t xml:space="preserve"> </w:t>
      </w:r>
      <w:r w:rsidRPr="000F1690">
        <w:rPr>
          <w:color w:val="000000" w:themeColor="text1"/>
          <w:szCs w:val="22"/>
        </w:rPr>
        <w:t>내</w:t>
      </w:r>
      <w:r w:rsidRPr="000F1690">
        <w:rPr>
          <w:color w:val="000000" w:themeColor="text1"/>
          <w:szCs w:val="22"/>
        </w:rPr>
        <w:t>(</w:t>
      </w:r>
      <w:r w:rsidRPr="000F1690">
        <w:rPr>
          <w:color w:val="000000" w:themeColor="text1"/>
          <w:szCs w:val="22"/>
        </w:rPr>
        <w:t>삼성동</w:t>
      </w:r>
      <w:r w:rsidRPr="000F1690">
        <w:rPr>
          <w:color w:val="000000" w:themeColor="text1"/>
          <w:szCs w:val="22"/>
        </w:rPr>
        <w:t xml:space="preserve">, </w:t>
      </w:r>
      <w:r w:rsidRPr="000F1690">
        <w:rPr>
          <w:color w:val="000000" w:themeColor="text1"/>
          <w:szCs w:val="22"/>
        </w:rPr>
        <w:t>골든타워</w:t>
      </w:r>
      <w:r w:rsidRPr="000F1690">
        <w:rPr>
          <w:color w:val="000000" w:themeColor="text1"/>
          <w:szCs w:val="22"/>
        </w:rPr>
        <w:t>)</w:t>
      </w:r>
    </w:p>
    <w:p w14:paraId="27677FDC" w14:textId="77777777" w:rsidR="00516186" w:rsidRPr="00380FB2" w:rsidRDefault="00516186" w:rsidP="007008A0">
      <w:pPr>
        <w:snapToGrid w:val="0"/>
        <w:rPr>
          <w:bCs w:val="0"/>
          <w:spacing w:val="-3"/>
          <w:szCs w:val="22"/>
        </w:rPr>
      </w:pPr>
    </w:p>
    <w:p w14:paraId="48A0E361" w14:textId="03DF5E51" w:rsidR="00516186" w:rsidRPr="004A67F5" w:rsidRDefault="0054786B" w:rsidP="00AF5E56">
      <w:pPr>
        <w:numPr>
          <w:ilvl w:val="0"/>
          <w:numId w:val="3"/>
        </w:numPr>
        <w:snapToGrid w:val="0"/>
        <w:rPr>
          <w:spacing w:val="-3"/>
          <w:szCs w:val="22"/>
        </w:rPr>
      </w:pPr>
      <w:r w:rsidRPr="0054786B">
        <w:rPr>
          <w:b/>
          <w:szCs w:val="22"/>
        </w:rPr>
        <w:t>주식회사</w:t>
      </w:r>
      <w:r w:rsidRPr="0054786B">
        <w:rPr>
          <w:b/>
          <w:szCs w:val="22"/>
        </w:rPr>
        <w:t xml:space="preserve"> </w:t>
      </w:r>
      <w:r w:rsidRPr="0054786B">
        <w:rPr>
          <w:b/>
          <w:szCs w:val="22"/>
        </w:rPr>
        <w:t>코람코라이프로지스위탁관리부동산투자회사</w:t>
      </w:r>
      <w:r w:rsidR="00516186" w:rsidRPr="004A67F5">
        <w:t>(</w:t>
      </w:r>
      <w:r w:rsidR="00516186" w:rsidRPr="004A67F5">
        <w:rPr>
          <w:rFonts w:hint="eastAsia"/>
        </w:rPr>
        <w:t>이하</w:t>
      </w:r>
      <w:r w:rsidR="00516186" w:rsidRPr="004A67F5">
        <w:t xml:space="preserve"> “</w:t>
      </w:r>
      <w:r w:rsidR="00516186" w:rsidRPr="004A67F5">
        <w:rPr>
          <w:rFonts w:hint="eastAsia"/>
          <w:u w:val="single"/>
        </w:rPr>
        <w:t>매수인</w:t>
      </w:r>
      <w:r w:rsidR="00516186" w:rsidRPr="004A67F5">
        <w:t>”)</w:t>
      </w:r>
    </w:p>
    <w:p w14:paraId="2D95BA59" w14:textId="33E2B4E6" w:rsidR="009555EE" w:rsidRPr="00890A3B" w:rsidRDefault="0054786B" w:rsidP="007008A0">
      <w:pPr>
        <w:pStyle w:val="ac"/>
        <w:snapToGrid w:val="0"/>
        <w:ind w:leftChars="0" w:left="567"/>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41AAC5D" w14:textId="77777777" w:rsidR="00423396" w:rsidRPr="00380FB2" w:rsidRDefault="00423396" w:rsidP="007008A0">
      <w:pPr>
        <w:snapToGrid w:val="0"/>
        <w:rPr>
          <w:szCs w:val="22"/>
        </w:rPr>
      </w:pPr>
    </w:p>
    <w:p w14:paraId="6E53694A" w14:textId="0E76386E" w:rsidR="00516186" w:rsidRPr="00380FB2" w:rsidRDefault="00516186" w:rsidP="007008A0">
      <w:pPr>
        <w:snapToGrid w:val="0"/>
        <w:ind w:firstLine="2"/>
        <w:rPr>
          <w:spacing w:val="-3"/>
          <w:szCs w:val="22"/>
        </w:rPr>
      </w:pPr>
      <w:r w:rsidRPr="00380FB2">
        <w:rPr>
          <w:spacing w:val="-3"/>
          <w:szCs w:val="22"/>
        </w:rPr>
        <w:t>본</w:t>
      </w:r>
      <w:r w:rsidRPr="00380FB2">
        <w:rPr>
          <w:spacing w:val="-3"/>
          <w:szCs w:val="22"/>
        </w:rPr>
        <w:t xml:space="preserve"> </w:t>
      </w:r>
      <w:r w:rsidRPr="00380FB2">
        <w:rPr>
          <w:spacing w:val="-3"/>
          <w:szCs w:val="22"/>
        </w:rPr>
        <w:t>계약에서</w:t>
      </w:r>
      <w:r w:rsidRPr="00380FB2">
        <w:rPr>
          <w:spacing w:val="-3"/>
          <w:szCs w:val="22"/>
        </w:rPr>
        <w:t xml:space="preserve"> </w:t>
      </w:r>
      <w:r w:rsidR="002F5329" w:rsidRPr="00380FB2">
        <w:rPr>
          <w:spacing w:val="-3"/>
          <w:szCs w:val="22"/>
        </w:rPr>
        <w:t>매도인</w:t>
      </w:r>
      <w:r w:rsidR="002F5329" w:rsidRPr="00380FB2">
        <w:rPr>
          <w:spacing w:val="-3"/>
          <w:szCs w:val="22"/>
        </w:rPr>
        <w:t xml:space="preserve">, </w:t>
      </w:r>
      <w:r w:rsidR="002F5329" w:rsidRPr="00380FB2">
        <w:rPr>
          <w:spacing w:val="-3"/>
          <w:szCs w:val="22"/>
        </w:rPr>
        <w:t>매수인</w:t>
      </w:r>
      <w:r w:rsidR="0071138F" w:rsidRPr="00380FB2">
        <w:rPr>
          <w:spacing w:val="-3"/>
          <w:szCs w:val="22"/>
        </w:rPr>
        <w:t>은</w:t>
      </w:r>
      <w:r w:rsidRPr="00380FB2">
        <w:rPr>
          <w:spacing w:val="-3"/>
          <w:szCs w:val="22"/>
        </w:rPr>
        <w:t xml:space="preserve"> </w:t>
      </w:r>
      <w:r w:rsidRPr="00380FB2">
        <w:rPr>
          <w:spacing w:val="-3"/>
          <w:szCs w:val="22"/>
        </w:rPr>
        <w:t>개별적으로</w:t>
      </w:r>
      <w:r w:rsidRPr="00380FB2">
        <w:rPr>
          <w:spacing w:val="-3"/>
          <w:szCs w:val="22"/>
        </w:rPr>
        <w:t xml:space="preserve"> “</w:t>
      </w:r>
      <w:r w:rsidRPr="00380FB2">
        <w:rPr>
          <w:spacing w:val="-3"/>
          <w:szCs w:val="22"/>
          <w:u w:val="single"/>
        </w:rPr>
        <w:t>당사자</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지칭하며</w:t>
      </w:r>
      <w:r w:rsidRPr="00380FB2">
        <w:rPr>
          <w:spacing w:val="-3"/>
          <w:szCs w:val="22"/>
        </w:rPr>
        <w:t xml:space="preserve"> </w:t>
      </w:r>
      <w:r w:rsidRPr="00380FB2">
        <w:rPr>
          <w:spacing w:val="-3"/>
          <w:szCs w:val="22"/>
        </w:rPr>
        <w:t>집합적으로</w:t>
      </w:r>
      <w:r w:rsidRPr="00380FB2">
        <w:rPr>
          <w:spacing w:val="-3"/>
          <w:szCs w:val="22"/>
        </w:rPr>
        <w:t xml:space="preserve"> “</w:t>
      </w:r>
      <w:r w:rsidRPr="00380FB2">
        <w:rPr>
          <w:spacing w:val="-3"/>
          <w:szCs w:val="22"/>
          <w:u w:val="single"/>
        </w:rPr>
        <w:t>당사자들</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총칭한다</w:t>
      </w:r>
      <w:r w:rsidRPr="00380FB2">
        <w:rPr>
          <w:spacing w:val="-3"/>
          <w:szCs w:val="22"/>
        </w:rPr>
        <w:t xml:space="preserve">. </w:t>
      </w:r>
      <w:r w:rsidRPr="00380FB2">
        <w:rPr>
          <w:spacing w:val="-3"/>
          <w:szCs w:val="22"/>
        </w:rPr>
        <w:t>또한</w:t>
      </w:r>
      <w:r w:rsidRPr="00380FB2">
        <w:rPr>
          <w:spacing w:val="-3"/>
          <w:szCs w:val="22"/>
        </w:rPr>
        <w:t xml:space="preserve"> “</w:t>
      </w:r>
      <w:r w:rsidRPr="00380FB2">
        <w:rPr>
          <w:spacing w:val="-3"/>
          <w:szCs w:val="22"/>
          <w:u w:val="single"/>
        </w:rPr>
        <w:t>상대</w:t>
      </w:r>
      <w:r w:rsidRPr="00380FB2">
        <w:rPr>
          <w:spacing w:val="-3"/>
          <w:szCs w:val="22"/>
          <w:u w:val="single"/>
        </w:rPr>
        <w:t xml:space="preserve"> </w:t>
      </w:r>
      <w:r w:rsidRPr="00380FB2">
        <w:rPr>
          <w:spacing w:val="-3"/>
          <w:szCs w:val="22"/>
          <w:u w:val="single"/>
        </w:rPr>
        <w:t>당사자</w:t>
      </w:r>
      <w:r w:rsidRPr="00380FB2">
        <w:rPr>
          <w:spacing w:val="-3"/>
          <w:szCs w:val="22"/>
        </w:rPr>
        <w:t>”</w:t>
      </w:r>
      <w:r w:rsidRPr="00380FB2">
        <w:rPr>
          <w:spacing w:val="-3"/>
          <w:szCs w:val="22"/>
        </w:rPr>
        <w:t>라</w:t>
      </w:r>
      <w:r w:rsidRPr="00380FB2">
        <w:rPr>
          <w:spacing w:val="-3"/>
          <w:szCs w:val="22"/>
        </w:rPr>
        <w:t xml:space="preserve"> </w:t>
      </w:r>
      <w:r w:rsidRPr="00380FB2">
        <w:rPr>
          <w:spacing w:val="-3"/>
          <w:szCs w:val="22"/>
        </w:rPr>
        <w:t>함은</w:t>
      </w:r>
      <w:r w:rsidRPr="00380FB2">
        <w:rPr>
          <w:spacing w:val="-3"/>
          <w:szCs w:val="22"/>
        </w:rPr>
        <w:t xml:space="preserve">, </w:t>
      </w:r>
      <w:r w:rsidRPr="00380FB2">
        <w:rPr>
          <w:spacing w:val="-3"/>
          <w:szCs w:val="22"/>
        </w:rPr>
        <w:t>매도인에</w:t>
      </w:r>
      <w:r w:rsidRPr="00380FB2">
        <w:rPr>
          <w:spacing w:val="-3"/>
          <w:szCs w:val="22"/>
        </w:rPr>
        <w:t xml:space="preserve"> </w:t>
      </w:r>
      <w:r w:rsidRPr="00380FB2">
        <w:rPr>
          <w:spacing w:val="-3"/>
          <w:szCs w:val="22"/>
        </w:rPr>
        <w:t>대하여는</w:t>
      </w:r>
      <w:r w:rsidRPr="00380FB2">
        <w:rPr>
          <w:spacing w:val="-3"/>
          <w:szCs w:val="22"/>
        </w:rPr>
        <w:t xml:space="preserve"> </w:t>
      </w:r>
      <w:r w:rsidRPr="00380FB2">
        <w:rPr>
          <w:spacing w:val="-3"/>
          <w:szCs w:val="22"/>
        </w:rPr>
        <w:t>매수인</w:t>
      </w:r>
      <w:r w:rsidR="0071138F" w:rsidRPr="00380FB2">
        <w:rPr>
          <w:spacing w:val="-3"/>
          <w:szCs w:val="22"/>
        </w:rPr>
        <w:t>을</w:t>
      </w:r>
      <w:r w:rsidR="0071138F" w:rsidRPr="00380FB2">
        <w:rPr>
          <w:spacing w:val="-3"/>
          <w:szCs w:val="22"/>
        </w:rPr>
        <w:t xml:space="preserve"> </w:t>
      </w:r>
      <w:r w:rsidRPr="00380FB2">
        <w:rPr>
          <w:spacing w:val="-3"/>
          <w:szCs w:val="22"/>
        </w:rPr>
        <w:t>의미하고</w:t>
      </w:r>
      <w:r w:rsidRPr="00380FB2">
        <w:rPr>
          <w:spacing w:val="-3"/>
          <w:szCs w:val="22"/>
        </w:rPr>
        <w:t xml:space="preserve">, </w:t>
      </w:r>
      <w:r w:rsidRPr="00380FB2">
        <w:rPr>
          <w:spacing w:val="-3"/>
          <w:szCs w:val="22"/>
        </w:rPr>
        <w:t>매수인에</w:t>
      </w:r>
      <w:r w:rsidRPr="00380FB2">
        <w:rPr>
          <w:spacing w:val="-3"/>
          <w:szCs w:val="22"/>
        </w:rPr>
        <w:t xml:space="preserve"> </w:t>
      </w:r>
      <w:r w:rsidRPr="00380FB2">
        <w:rPr>
          <w:spacing w:val="-3"/>
          <w:szCs w:val="22"/>
        </w:rPr>
        <w:t>대하여서는</w:t>
      </w:r>
      <w:r w:rsidRPr="00380FB2">
        <w:rPr>
          <w:spacing w:val="-3"/>
          <w:szCs w:val="22"/>
        </w:rPr>
        <w:t xml:space="preserve"> </w:t>
      </w:r>
      <w:r w:rsidRPr="00380FB2">
        <w:rPr>
          <w:spacing w:val="-3"/>
          <w:szCs w:val="22"/>
        </w:rPr>
        <w:t>매도인</w:t>
      </w:r>
      <w:r w:rsidR="0071138F" w:rsidRPr="00380FB2">
        <w:rPr>
          <w:spacing w:val="-3"/>
          <w:szCs w:val="22"/>
        </w:rPr>
        <w:t>을</w:t>
      </w:r>
      <w:r w:rsidRPr="00380FB2">
        <w:rPr>
          <w:spacing w:val="-3"/>
          <w:szCs w:val="22"/>
        </w:rPr>
        <w:t xml:space="preserve"> </w:t>
      </w:r>
      <w:r w:rsidRPr="00380FB2">
        <w:rPr>
          <w:spacing w:val="-3"/>
          <w:szCs w:val="22"/>
        </w:rPr>
        <w:t>의미한다</w:t>
      </w:r>
      <w:r w:rsidRPr="00380FB2">
        <w:rPr>
          <w:spacing w:val="-3"/>
          <w:szCs w:val="22"/>
        </w:rPr>
        <w:t>.</w:t>
      </w:r>
    </w:p>
    <w:p w14:paraId="10FB1F3E" w14:textId="77777777" w:rsidR="00516186" w:rsidRPr="00380FB2" w:rsidRDefault="00516186" w:rsidP="007008A0">
      <w:pPr>
        <w:snapToGrid w:val="0"/>
        <w:rPr>
          <w:szCs w:val="22"/>
        </w:rPr>
      </w:pPr>
    </w:p>
    <w:p w14:paraId="0CEA3B9C" w14:textId="77777777" w:rsidR="00516186" w:rsidRPr="00380FB2" w:rsidRDefault="00516186" w:rsidP="007008A0">
      <w:pPr>
        <w:pStyle w:val="5"/>
        <w:keepNext w:val="0"/>
        <w:snapToGrid w:val="0"/>
        <w:ind w:leftChars="0" w:left="2" w:firstLineChars="0" w:firstLine="0"/>
        <w:jc w:val="center"/>
        <w:rPr>
          <w:rFonts w:ascii="Times New Roman" w:eastAsia="바탕" w:hAnsi="Times New Roman" w:cs="Times New Roman"/>
          <w:b/>
          <w:szCs w:val="22"/>
        </w:rPr>
      </w:pPr>
      <w:r w:rsidRPr="00380FB2">
        <w:rPr>
          <w:rFonts w:ascii="Times New Roman" w:eastAsia="바탕" w:hAnsi="Times New Roman" w:cs="Times New Roman"/>
          <w:b/>
          <w:szCs w:val="22"/>
        </w:rPr>
        <w:t>전</w:t>
      </w:r>
      <w:r w:rsidRPr="00380FB2">
        <w:rPr>
          <w:rFonts w:ascii="Times New Roman" w:eastAsia="바탕" w:hAnsi="Times New Roman" w:cs="Times New Roman"/>
          <w:b/>
          <w:szCs w:val="22"/>
        </w:rPr>
        <w:tab/>
      </w:r>
      <w:r w:rsidRPr="00380FB2">
        <w:rPr>
          <w:rFonts w:ascii="Times New Roman" w:eastAsia="바탕" w:hAnsi="Times New Roman" w:cs="Times New Roman"/>
          <w:b/>
          <w:szCs w:val="22"/>
        </w:rPr>
        <w:t>문</w:t>
      </w:r>
    </w:p>
    <w:p w14:paraId="10FD77FD" w14:textId="77777777" w:rsidR="00516186" w:rsidRPr="00380FB2" w:rsidRDefault="00516186" w:rsidP="007008A0">
      <w:pPr>
        <w:snapToGrid w:val="0"/>
        <w:rPr>
          <w:spacing w:val="-3"/>
          <w:szCs w:val="22"/>
        </w:rPr>
      </w:pPr>
    </w:p>
    <w:p w14:paraId="66F0CDBE" w14:textId="50686F69" w:rsidR="00516186" w:rsidRPr="00380FB2" w:rsidRDefault="00516186" w:rsidP="007008A0">
      <w:pPr>
        <w:snapToGrid w:val="0"/>
        <w:rPr>
          <w:szCs w:val="22"/>
        </w:rPr>
      </w:pPr>
      <w:r w:rsidRPr="00380FB2">
        <w:rPr>
          <w:szCs w:val="22"/>
        </w:rPr>
        <w:t>매도인은</w:t>
      </w:r>
      <w:r w:rsidRPr="00380FB2">
        <w:rPr>
          <w:szCs w:val="22"/>
        </w:rPr>
        <w:t xml:space="preserve"> </w:t>
      </w:r>
      <w:r w:rsidR="00830530">
        <w:rPr>
          <w:szCs w:val="22"/>
        </w:rPr>
        <w:t>매매목적물</w:t>
      </w:r>
      <w:r w:rsidRPr="00380FB2">
        <w:rPr>
          <w:bCs w:val="0"/>
          <w:szCs w:val="22"/>
        </w:rPr>
        <w:t>(</w:t>
      </w:r>
      <w:r w:rsidRPr="00380FB2">
        <w:rPr>
          <w:bCs w:val="0"/>
          <w:szCs w:val="22"/>
        </w:rPr>
        <w:t>본</w:t>
      </w:r>
      <w:r w:rsidRPr="00380FB2">
        <w:rPr>
          <w:bCs w:val="0"/>
          <w:szCs w:val="22"/>
        </w:rPr>
        <w:t xml:space="preserve"> </w:t>
      </w:r>
      <w:r w:rsidRPr="00380FB2">
        <w:rPr>
          <w:bCs w:val="0"/>
          <w:szCs w:val="22"/>
        </w:rPr>
        <w:t>계약</w:t>
      </w:r>
      <w:r w:rsidRPr="00380FB2">
        <w:rPr>
          <w:bCs w:val="0"/>
          <w:szCs w:val="22"/>
        </w:rPr>
        <w:t xml:space="preserve"> </w:t>
      </w:r>
      <w:r w:rsidRPr="00380FB2">
        <w:rPr>
          <w:bCs w:val="0"/>
          <w:szCs w:val="22"/>
        </w:rPr>
        <w:t>제</w:t>
      </w:r>
      <w:r w:rsidRPr="00380FB2">
        <w:rPr>
          <w:bCs w:val="0"/>
          <w:szCs w:val="22"/>
        </w:rPr>
        <w:t>1.1</w:t>
      </w:r>
      <w:r w:rsidRPr="00380FB2">
        <w:rPr>
          <w:bCs w:val="0"/>
          <w:szCs w:val="22"/>
        </w:rPr>
        <w:t>조에서</w:t>
      </w:r>
      <w:r w:rsidRPr="00380FB2">
        <w:rPr>
          <w:bCs w:val="0"/>
          <w:szCs w:val="22"/>
        </w:rPr>
        <w:t xml:space="preserve"> </w:t>
      </w:r>
      <w:r w:rsidRPr="00380FB2">
        <w:rPr>
          <w:bCs w:val="0"/>
          <w:szCs w:val="22"/>
        </w:rPr>
        <w:t>정의됨</w:t>
      </w:r>
      <w:r w:rsidRPr="00380FB2">
        <w:rPr>
          <w:bCs w:val="0"/>
          <w:szCs w:val="22"/>
        </w:rPr>
        <w:t>)</w:t>
      </w:r>
      <w:r w:rsidR="0054786B" w:rsidRPr="0054786B">
        <w:rPr>
          <w:rFonts w:hint="eastAsia"/>
        </w:rPr>
        <w:t xml:space="preserve"> </w:t>
      </w:r>
      <w:r w:rsidR="0054786B" w:rsidRPr="0054786B">
        <w:rPr>
          <w:bCs w:val="0"/>
          <w:szCs w:val="22"/>
        </w:rPr>
        <w:t>중</w:t>
      </w:r>
      <w:r w:rsidR="0054786B" w:rsidRPr="0054786B">
        <w:rPr>
          <w:bCs w:val="0"/>
          <w:szCs w:val="22"/>
        </w:rPr>
        <w:t xml:space="preserve"> </w:t>
      </w:r>
      <w:r w:rsidR="0054786B" w:rsidRPr="0054786B">
        <w:rPr>
          <w:bCs w:val="0"/>
          <w:szCs w:val="22"/>
        </w:rPr>
        <w:t>본건</w:t>
      </w:r>
      <w:r w:rsidR="0054786B" w:rsidRPr="0054786B">
        <w:rPr>
          <w:bCs w:val="0"/>
          <w:szCs w:val="22"/>
        </w:rPr>
        <w:t xml:space="preserve"> </w:t>
      </w:r>
      <w:r w:rsidR="0054786B" w:rsidRPr="0054786B">
        <w:rPr>
          <w:bCs w:val="0"/>
          <w:szCs w:val="22"/>
        </w:rPr>
        <w:t>부동산을</w:t>
      </w:r>
      <w:r w:rsidR="0054786B" w:rsidRPr="0054786B">
        <w:rPr>
          <w:bCs w:val="0"/>
          <w:szCs w:val="22"/>
        </w:rPr>
        <w:t xml:space="preserve"> </w:t>
      </w:r>
      <w:r w:rsidR="0054786B" w:rsidRPr="0054786B">
        <w:rPr>
          <w:bCs w:val="0"/>
          <w:szCs w:val="22"/>
        </w:rPr>
        <w:t>한국투자부동산신탁</w:t>
      </w:r>
      <w:r w:rsidR="0054786B" w:rsidRPr="0054786B">
        <w:rPr>
          <w:bCs w:val="0"/>
          <w:szCs w:val="22"/>
        </w:rPr>
        <w:t xml:space="preserve"> </w:t>
      </w:r>
      <w:r w:rsidR="0054786B" w:rsidRPr="0054786B">
        <w:rPr>
          <w:bCs w:val="0"/>
          <w:szCs w:val="22"/>
        </w:rPr>
        <w:t>주식회사</w:t>
      </w:r>
      <w:r w:rsidR="0054786B" w:rsidRPr="0054786B">
        <w:rPr>
          <w:bCs w:val="0"/>
          <w:szCs w:val="22"/>
        </w:rPr>
        <w:t>(</w:t>
      </w:r>
      <w:r w:rsidR="0054786B" w:rsidRPr="0054786B">
        <w:rPr>
          <w:bCs w:val="0"/>
          <w:szCs w:val="22"/>
        </w:rPr>
        <w:t>이하</w:t>
      </w:r>
      <w:r w:rsidR="0054786B" w:rsidRPr="0054786B">
        <w:rPr>
          <w:bCs w:val="0"/>
          <w:szCs w:val="22"/>
        </w:rPr>
        <w:t xml:space="preserve"> “</w:t>
      </w:r>
      <w:r w:rsidR="0054786B" w:rsidRPr="0054786B">
        <w:rPr>
          <w:bCs w:val="0"/>
          <w:szCs w:val="22"/>
          <w:u w:val="single"/>
        </w:rPr>
        <w:t>수탁자</w:t>
      </w:r>
      <w:r w:rsidR="0054786B" w:rsidRPr="0054786B">
        <w:rPr>
          <w:bCs w:val="0"/>
          <w:szCs w:val="22"/>
        </w:rPr>
        <w:t>”)</w:t>
      </w:r>
      <w:r w:rsidR="0054786B" w:rsidRPr="0054786B">
        <w:rPr>
          <w:bCs w:val="0"/>
          <w:szCs w:val="22"/>
        </w:rPr>
        <w:t>에</w:t>
      </w:r>
      <w:r w:rsidR="0054786B" w:rsidRPr="0054786B">
        <w:rPr>
          <w:bCs w:val="0"/>
          <w:szCs w:val="22"/>
        </w:rPr>
        <w:t xml:space="preserve"> </w:t>
      </w:r>
      <w:r w:rsidR="0054786B" w:rsidRPr="0054786B">
        <w:rPr>
          <w:bCs w:val="0"/>
          <w:szCs w:val="22"/>
        </w:rPr>
        <w:t>신탁하는</w:t>
      </w:r>
      <w:r w:rsidR="0054786B" w:rsidRPr="0054786B">
        <w:rPr>
          <w:bCs w:val="0"/>
          <w:szCs w:val="22"/>
        </w:rPr>
        <w:t xml:space="preserve"> </w:t>
      </w:r>
      <w:r w:rsidR="0054786B" w:rsidRPr="0054786B">
        <w:rPr>
          <w:bCs w:val="0"/>
          <w:szCs w:val="22"/>
        </w:rPr>
        <w:t>방식으로</w:t>
      </w:r>
      <w:r w:rsidR="0054786B" w:rsidRPr="0054786B">
        <w:rPr>
          <w:bCs w:val="0"/>
          <w:szCs w:val="22"/>
        </w:rPr>
        <w:t xml:space="preserve"> </w:t>
      </w:r>
      <w:r w:rsidR="0054786B" w:rsidRPr="0054786B">
        <w:rPr>
          <w:bCs w:val="0"/>
          <w:szCs w:val="22"/>
        </w:rPr>
        <w:t>보유</w:t>
      </w:r>
      <w:r w:rsidRPr="00380FB2">
        <w:rPr>
          <w:szCs w:val="22"/>
        </w:rPr>
        <w:t>하고</w:t>
      </w:r>
      <w:r w:rsidRPr="00380FB2">
        <w:rPr>
          <w:szCs w:val="22"/>
        </w:rPr>
        <w:t xml:space="preserve"> </w:t>
      </w:r>
      <w:r w:rsidRPr="00380FB2">
        <w:rPr>
          <w:szCs w:val="22"/>
        </w:rPr>
        <w:t>있다</w:t>
      </w:r>
      <w:r w:rsidRPr="00380FB2">
        <w:rPr>
          <w:szCs w:val="22"/>
        </w:rPr>
        <w:t xml:space="preserve">. </w:t>
      </w:r>
    </w:p>
    <w:p w14:paraId="3F11F200" w14:textId="77777777" w:rsidR="00516186" w:rsidRPr="00380FB2" w:rsidRDefault="00516186" w:rsidP="007008A0">
      <w:pPr>
        <w:snapToGrid w:val="0"/>
        <w:rPr>
          <w:b/>
          <w:spacing w:val="-3"/>
          <w:szCs w:val="22"/>
        </w:rPr>
      </w:pPr>
    </w:p>
    <w:p w14:paraId="2E7DCD22" w14:textId="26970363" w:rsidR="00516186" w:rsidRPr="00380FB2" w:rsidRDefault="00516186" w:rsidP="007008A0">
      <w:pPr>
        <w:snapToGrid w:val="0"/>
        <w:ind w:firstLine="2"/>
        <w:rPr>
          <w:spacing w:val="-3"/>
          <w:szCs w:val="22"/>
        </w:rPr>
      </w:pPr>
      <w:r w:rsidRPr="00380FB2">
        <w:rPr>
          <w:spacing w:val="-3"/>
          <w:szCs w:val="22"/>
        </w:rPr>
        <w:t>매도인은</w:t>
      </w:r>
      <w:r w:rsidRPr="00380FB2">
        <w:rPr>
          <w:spacing w:val="-3"/>
          <w:szCs w:val="22"/>
        </w:rPr>
        <w:t xml:space="preserve"> </w:t>
      </w:r>
      <w:r w:rsidR="00830530">
        <w:rPr>
          <w:spacing w:val="-3"/>
          <w:szCs w:val="22"/>
        </w:rPr>
        <w:t>매매목적물</w:t>
      </w:r>
      <w:r w:rsidRPr="00380FB2">
        <w:rPr>
          <w:spacing w:val="-3"/>
          <w:szCs w:val="22"/>
        </w:rPr>
        <w:t>을</w:t>
      </w:r>
      <w:r w:rsidRPr="00380FB2">
        <w:rPr>
          <w:spacing w:val="-3"/>
          <w:szCs w:val="22"/>
        </w:rPr>
        <w:t xml:space="preserve"> </w:t>
      </w:r>
      <w:r w:rsidRPr="00380FB2">
        <w:rPr>
          <w:spacing w:val="-3"/>
          <w:szCs w:val="22"/>
        </w:rPr>
        <w:t>매수인에게</w:t>
      </w:r>
      <w:r w:rsidRPr="00380FB2">
        <w:rPr>
          <w:spacing w:val="-3"/>
          <w:szCs w:val="22"/>
        </w:rPr>
        <w:t xml:space="preserve"> </w:t>
      </w:r>
      <w:r w:rsidRPr="00380FB2">
        <w:rPr>
          <w:spacing w:val="-3"/>
          <w:szCs w:val="22"/>
        </w:rPr>
        <w:t>매도하고자</w:t>
      </w:r>
      <w:r w:rsidRPr="00380FB2">
        <w:rPr>
          <w:spacing w:val="-3"/>
          <w:szCs w:val="22"/>
        </w:rPr>
        <w:t xml:space="preserve"> </w:t>
      </w:r>
      <w:r w:rsidRPr="00380FB2">
        <w:rPr>
          <w:spacing w:val="-3"/>
          <w:szCs w:val="22"/>
        </w:rPr>
        <w:t>하며</w:t>
      </w:r>
      <w:r w:rsidRPr="00380FB2">
        <w:rPr>
          <w:spacing w:val="-3"/>
          <w:szCs w:val="22"/>
        </w:rPr>
        <w:t xml:space="preserve">, </w:t>
      </w:r>
      <w:r w:rsidR="00D079C4" w:rsidRPr="00380FB2">
        <w:rPr>
          <w:szCs w:val="22"/>
        </w:rPr>
        <w:t>매수인은</w:t>
      </w:r>
      <w:r w:rsidR="00D079C4" w:rsidRPr="00380FB2">
        <w:rPr>
          <w:szCs w:val="22"/>
        </w:rPr>
        <w:t xml:space="preserve"> </w:t>
      </w:r>
      <w:r w:rsidRPr="00380FB2">
        <w:rPr>
          <w:spacing w:val="-3"/>
          <w:szCs w:val="22"/>
        </w:rPr>
        <w:t>매도인으로부터</w:t>
      </w:r>
      <w:r w:rsidRPr="00380FB2">
        <w:rPr>
          <w:spacing w:val="-3"/>
          <w:szCs w:val="22"/>
        </w:rPr>
        <w:t xml:space="preserve"> </w:t>
      </w:r>
      <w:r w:rsidRPr="00380FB2">
        <w:rPr>
          <w:spacing w:val="-3"/>
          <w:szCs w:val="22"/>
        </w:rPr>
        <w:t>이를</w:t>
      </w:r>
      <w:r w:rsidRPr="00380FB2">
        <w:rPr>
          <w:spacing w:val="-3"/>
          <w:szCs w:val="22"/>
        </w:rPr>
        <w:t xml:space="preserve"> </w:t>
      </w:r>
      <w:r w:rsidRPr="00380FB2">
        <w:rPr>
          <w:spacing w:val="-3"/>
          <w:szCs w:val="22"/>
        </w:rPr>
        <w:t>매수하고자</w:t>
      </w:r>
      <w:r w:rsidRPr="00380FB2">
        <w:rPr>
          <w:spacing w:val="-3"/>
          <w:szCs w:val="22"/>
        </w:rPr>
        <w:t xml:space="preserve"> </w:t>
      </w:r>
      <w:r w:rsidRPr="00380FB2">
        <w:rPr>
          <w:spacing w:val="-3"/>
          <w:szCs w:val="22"/>
        </w:rPr>
        <w:t>한다</w:t>
      </w:r>
      <w:r w:rsidR="009B3F45" w:rsidRPr="00380FB2">
        <w:rPr>
          <w:spacing w:val="-3"/>
          <w:szCs w:val="22"/>
        </w:rPr>
        <w:t>(</w:t>
      </w:r>
      <w:r w:rsidR="009B3F45" w:rsidRPr="00380FB2">
        <w:rPr>
          <w:spacing w:val="-3"/>
          <w:szCs w:val="22"/>
        </w:rPr>
        <w:t>이하</w:t>
      </w:r>
      <w:r w:rsidR="009B3F45" w:rsidRPr="00380FB2">
        <w:rPr>
          <w:spacing w:val="-3"/>
          <w:szCs w:val="22"/>
        </w:rPr>
        <w:t xml:space="preserve"> </w:t>
      </w:r>
      <w:r w:rsidR="004C3685">
        <w:rPr>
          <w:rFonts w:hint="eastAsia"/>
          <w:spacing w:val="-3"/>
          <w:szCs w:val="22"/>
        </w:rPr>
        <w:t>이러한</w:t>
      </w:r>
      <w:r w:rsidR="004C3685">
        <w:rPr>
          <w:rFonts w:hint="eastAsia"/>
          <w:spacing w:val="-3"/>
          <w:szCs w:val="22"/>
        </w:rPr>
        <w:t xml:space="preserve"> </w:t>
      </w:r>
      <w:r w:rsidR="004C3685">
        <w:rPr>
          <w:rFonts w:hint="eastAsia"/>
          <w:spacing w:val="-3"/>
          <w:szCs w:val="22"/>
        </w:rPr>
        <w:t>거래를</w:t>
      </w:r>
      <w:r w:rsidR="004C3685">
        <w:rPr>
          <w:rFonts w:hint="eastAsia"/>
          <w:spacing w:val="-3"/>
          <w:szCs w:val="22"/>
        </w:rPr>
        <w:t xml:space="preserve"> </w:t>
      </w:r>
      <w:r w:rsidR="009B3F45" w:rsidRPr="00380FB2">
        <w:rPr>
          <w:spacing w:val="-3"/>
          <w:szCs w:val="22"/>
        </w:rPr>
        <w:t>“</w:t>
      </w:r>
      <w:r w:rsidR="009B3F45" w:rsidRPr="00380FB2">
        <w:rPr>
          <w:spacing w:val="-3"/>
          <w:szCs w:val="22"/>
          <w:u w:val="single"/>
        </w:rPr>
        <w:t>본건</w:t>
      </w:r>
      <w:r w:rsidR="009B3F45" w:rsidRPr="00380FB2">
        <w:rPr>
          <w:spacing w:val="-3"/>
          <w:szCs w:val="22"/>
          <w:u w:val="single"/>
        </w:rPr>
        <w:t xml:space="preserve"> </w:t>
      </w:r>
      <w:r w:rsidR="009B3F45" w:rsidRPr="00380FB2">
        <w:rPr>
          <w:spacing w:val="-3"/>
          <w:szCs w:val="22"/>
          <w:u w:val="single"/>
        </w:rPr>
        <w:t>거래</w:t>
      </w:r>
      <w:r w:rsidR="009B3F45" w:rsidRPr="00380FB2">
        <w:rPr>
          <w:spacing w:val="-3"/>
          <w:szCs w:val="22"/>
        </w:rPr>
        <w:t>”).</w:t>
      </w:r>
    </w:p>
    <w:p w14:paraId="2B3350BE" w14:textId="77777777" w:rsidR="00516186" w:rsidRPr="00380FB2" w:rsidRDefault="00516186" w:rsidP="007008A0">
      <w:pPr>
        <w:snapToGrid w:val="0"/>
        <w:ind w:firstLine="2"/>
        <w:rPr>
          <w:spacing w:val="-3"/>
          <w:szCs w:val="22"/>
        </w:rPr>
      </w:pPr>
    </w:p>
    <w:p w14:paraId="6AAD561F" w14:textId="77777777" w:rsidR="00516186" w:rsidRPr="00380FB2" w:rsidRDefault="00D866F6" w:rsidP="007008A0">
      <w:pPr>
        <w:snapToGrid w:val="0"/>
        <w:ind w:firstLine="2"/>
        <w:rPr>
          <w:spacing w:val="-3"/>
          <w:szCs w:val="22"/>
        </w:rPr>
      </w:pPr>
      <w:r w:rsidRPr="00380FB2">
        <w:rPr>
          <w:spacing w:val="-3"/>
          <w:szCs w:val="22"/>
        </w:rPr>
        <w:t>이에</w:t>
      </w:r>
      <w:r w:rsidR="00516186" w:rsidRPr="00380FB2">
        <w:rPr>
          <w:spacing w:val="-3"/>
          <w:szCs w:val="22"/>
        </w:rPr>
        <w:t xml:space="preserve">, </w:t>
      </w:r>
      <w:r w:rsidR="00D079C4" w:rsidRPr="00380FB2">
        <w:rPr>
          <w:spacing w:val="-3"/>
          <w:szCs w:val="22"/>
        </w:rPr>
        <w:t>본</w:t>
      </w:r>
      <w:r w:rsidR="00D079C4" w:rsidRPr="00380FB2">
        <w:rPr>
          <w:spacing w:val="-3"/>
          <w:szCs w:val="22"/>
        </w:rPr>
        <w:t xml:space="preserve"> </w:t>
      </w:r>
      <w:r w:rsidR="00D079C4" w:rsidRPr="00380FB2">
        <w:rPr>
          <w:spacing w:val="-3"/>
          <w:szCs w:val="22"/>
        </w:rPr>
        <w:t>계약의</w:t>
      </w:r>
      <w:r w:rsidR="00D079C4" w:rsidRPr="00380FB2">
        <w:rPr>
          <w:spacing w:val="-3"/>
          <w:szCs w:val="22"/>
        </w:rPr>
        <w:t xml:space="preserve"> </w:t>
      </w:r>
      <w:r w:rsidR="00D079C4" w:rsidRPr="00380FB2">
        <w:rPr>
          <w:spacing w:val="-3"/>
          <w:szCs w:val="22"/>
        </w:rPr>
        <w:t>당사자들은</w:t>
      </w:r>
      <w:r w:rsidR="00D079C4" w:rsidRPr="00380FB2">
        <w:rPr>
          <w:spacing w:val="-3"/>
          <w:szCs w:val="22"/>
        </w:rPr>
        <w:t xml:space="preserve"> </w:t>
      </w:r>
      <w:r w:rsidR="00D079C4" w:rsidRPr="00380FB2">
        <w:rPr>
          <w:spacing w:val="-3"/>
          <w:szCs w:val="22"/>
        </w:rPr>
        <w:t>본건</w:t>
      </w:r>
      <w:r w:rsidR="00D079C4" w:rsidRPr="00380FB2">
        <w:rPr>
          <w:spacing w:val="-3"/>
          <w:szCs w:val="22"/>
        </w:rPr>
        <w:t xml:space="preserve"> </w:t>
      </w:r>
      <w:r w:rsidR="00D079C4" w:rsidRPr="00380FB2">
        <w:rPr>
          <w:spacing w:val="-3"/>
          <w:szCs w:val="22"/>
        </w:rPr>
        <w:t>거래에</w:t>
      </w:r>
      <w:r w:rsidR="00D079C4" w:rsidRPr="00380FB2">
        <w:rPr>
          <w:spacing w:val="-3"/>
          <w:szCs w:val="22"/>
        </w:rPr>
        <w:t xml:space="preserve"> </w:t>
      </w:r>
      <w:r w:rsidR="00D079C4" w:rsidRPr="00380FB2">
        <w:rPr>
          <w:spacing w:val="-3"/>
          <w:szCs w:val="22"/>
        </w:rPr>
        <w:t>대하여</w:t>
      </w:r>
      <w:r w:rsidR="00D079C4" w:rsidRPr="00380FB2">
        <w:rPr>
          <w:spacing w:val="-3"/>
          <w:szCs w:val="22"/>
        </w:rPr>
        <w:t xml:space="preserve"> </w:t>
      </w:r>
      <w:r w:rsidR="00D079C4" w:rsidRPr="00380FB2">
        <w:rPr>
          <w:spacing w:val="-3"/>
          <w:szCs w:val="22"/>
        </w:rPr>
        <w:t>다음과</w:t>
      </w:r>
      <w:r w:rsidR="00D079C4" w:rsidRPr="00380FB2">
        <w:rPr>
          <w:spacing w:val="-3"/>
          <w:szCs w:val="22"/>
        </w:rPr>
        <w:t xml:space="preserve"> </w:t>
      </w:r>
      <w:r w:rsidR="00D079C4" w:rsidRPr="00380FB2">
        <w:rPr>
          <w:spacing w:val="-3"/>
          <w:szCs w:val="22"/>
        </w:rPr>
        <w:t>같이</w:t>
      </w:r>
      <w:r w:rsidR="00D079C4" w:rsidRPr="00380FB2">
        <w:rPr>
          <w:spacing w:val="-3"/>
          <w:szCs w:val="22"/>
        </w:rPr>
        <w:t xml:space="preserve"> </w:t>
      </w:r>
      <w:r w:rsidR="00D079C4" w:rsidRPr="00380FB2">
        <w:rPr>
          <w:spacing w:val="-3"/>
          <w:szCs w:val="22"/>
        </w:rPr>
        <w:t>합의한다</w:t>
      </w:r>
      <w:r w:rsidR="00D079C4" w:rsidRPr="00380FB2">
        <w:rPr>
          <w:spacing w:val="-3"/>
          <w:szCs w:val="22"/>
        </w:rPr>
        <w:t>.</w:t>
      </w:r>
    </w:p>
    <w:p w14:paraId="16CDDFF2" w14:textId="77777777" w:rsidR="00516186" w:rsidRPr="00380FB2" w:rsidRDefault="00516186" w:rsidP="007008A0">
      <w:pPr>
        <w:snapToGrid w:val="0"/>
        <w:rPr>
          <w:spacing w:val="-3"/>
          <w:szCs w:val="22"/>
        </w:rPr>
      </w:pPr>
    </w:p>
    <w:p w14:paraId="731503FA"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8468F73" w14:textId="07FB310B" w:rsidR="00516186" w:rsidRPr="00380FB2" w:rsidRDefault="00516186" w:rsidP="007008A0">
      <w:pPr>
        <w:pStyle w:val="1"/>
        <w:keepNext w:val="0"/>
        <w:overflowPunct/>
        <w:jc w:val="both"/>
      </w:pPr>
      <w:r w:rsidRPr="00380FB2">
        <w:t>제</w:t>
      </w:r>
      <w:r w:rsidRPr="00380FB2">
        <w:t>1</w:t>
      </w:r>
      <w:r w:rsidRPr="00380FB2">
        <w:t>조</w:t>
      </w:r>
      <w:r w:rsidRPr="00380FB2">
        <w:t xml:space="preserve">   </w:t>
      </w:r>
      <w:r w:rsidR="00830530">
        <w:t>매매목적물</w:t>
      </w:r>
      <w:r w:rsidRPr="00380FB2">
        <w:t>의</w:t>
      </w:r>
      <w:r w:rsidRPr="00380FB2">
        <w:t xml:space="preserve"> </w:t>
      </w:r>
      <w:r w:rsidRPr="00380FB2">
        <w:t>매매</w:t>
      </w:r>
      <w:r w:rsidRPr="00380FB2">
        <w:t xml:space="preserve">; </w:t>
      </w:r>
      <w:r w:rsidRPr="00380FB2">
        <w:t>매매대금</w:t>
      </w:r>
    </w:p>
    <w:p w14:paraId="15F9EB8C"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0AB795B" w14:textId="7674D89E" w:rsidR="00516186" w:rsidRPr="00380FB2"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sz w:val="22"/>
          <w:szCs w:val="22"/>
        </w:rPr>
      </w:pPr>
      <w:r w:rsidRPr="00380FB2">
        <w:rPr>
          <w:rFonts w:ascii="Times New Roman" w:hAnsi="Times New Roman"/>
          <w:sz w:val="22"/>
          <w:szCs w:val="22"/>
          <w:u w:val="single"/>
        </w:rPr>
        <w:t>매매</w:t>
      </w:r>
      <w:r w:rsidRPr="00380FB2">
        <w:rPr>
          <w:rFonts w:ascii="Times New Roman" w:hAnsi="Times New Roman"/>
          <w:sz w:val="22"/>
          <w:szCs w:val="22"/>
        </w:rPr>
        <w:t xml:space="preserve">: </w:t>
      </w:r>
      <w:r w:rsidRPr="00380FB2">
        <w:rPr>
          <w:rFonts w:ascii="Times New Roman" w:eastAsia="바탕" w:hAnsi="Times New Roman"/>
          <w:sz w:val="22"/>
          <w:szCs w:val="22"/>
        </w:rPr>
        <w:t>본</w:t>
      </w:r>
      <w:r w:rsidRPr="00380FB2">
        <w:rPr>
          <w:rFonts w:ascii="Times New Roman" w:eastAsia="바탕" w:hAnsi="Times New Roman"/>
          <w:sz w:val="22"/>
          <w:szCs w:val="22"/>
        </w:rPr>
        <w:t xml:space="preserve"> </w:t>
      </w:r>
      <w:r w:rsidRPr="00380FB2">
        <w:rPr>
          <w:rFonts w:ascii="Times New Roman" w:eastAsia="바탕" w:hAnsi="Times New Roman"/>
          <w:sz w:val="22"/>
          <w:szCs w:val="22"/>
        </w:rPr>
        <w:t>계약의</w:t>
      </w:r>
      <w:r w:rsidRPr="00380FB2">
        <w:rPr>
          <w:rFonts w:ascii="Times New Roman" w:eastAsia="바탕" w:hAnsi="Times New Roman"/>
          <w:sz w:val="22"/>
          <w:szCs w:val="22"/>
        </w:rPr>
        <w:t xml:space="preserve"> </w:t>
      </w:r>
      <w:r w:rsidRPr="00380FB2">
        <w:rPr>
          <w:rFonts w:ascii="Times New Roman" w:eastAsia="바탕" w:hAnsi="Times New Roman"/>
          <w:sz w:val="22"/>
          <w:szCs w:val="22"/>
        </w:rPr>
        <w:t>조건에</w:t>
      </w:r>
      <w:r w:rsidRPr="00380FB2">
        <w:rPr>
          <w:rFonts w:ascii="Times New Roman" w:eastAsia="바탕" w:hAnsi="Times New Roman"/>
          <w:sz w:val="22"/>
          <w:szCs w:val="22"/>
        </w:rPr>
        <w:t xml:space="preserve"> </w:t>
      </w:r>
      <w:r w:rsidRPr="00380FB2">
        <w:rPr>
          <w:rFonts w:ascii="Times New Roman" w:eastAsia="바탕" w:hAnsi="Times New Roman"/>
          <w:sz w:val="22"/>
          <w:szCs w:val="22"/>
        </w:rPr>
        <w:t>따라</w:t>
      </w:r>
      <w:r w:rsidR="006A3163">
        <w:rPr>
          <w:rFonts w:ascii="Times New Roman" w:eastAsia="바탕" w:hAnsi="Times New Roman" w:hint="eastAsia"/>
          <w:sz w:val="22"/>
          <w:szCs w:val="22"/>
        </w:rPr>
        <w:t>,</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매도인은</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매수인에게</w:t>
      </w:r>
      <w:r w:rsidRPr="00380FB2">
        <w:rPr>
          <w:rFonts w:ascii="Times New Roman" w:eastAsia="바탕" w:hAnsi="Times New Roman"/>
          <w:sz w:val="22"/>
          <w:szCs w:val="22"/>
        </w:rPr>
        <w:t xml:space="preserve"> </w:t>
      </w:r>
      <w:r w:rsidRPr="00380FB2">
        <w:rPr>
          <w:rFonts w:ascii="Times New Roman" w:eastAsia="바탕" w:hAnsi="Times New Roman"/>
          <w:sz w:val="22"/>
          <w:szCs w:val="22"/>
        </w:rPr>
        <w:t>그</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내역이</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u w:val="single"/>
        </w:rPr>
        <w:t>별첨</w:t>
      </w:r>
      <w:r w:rsidRPr="00380FB2">
        <w:rPr>
          <w:rFonts w:ascii="Times New Roman" w:eastAsia="바탕" w:hAnsi="Times New Roman"/>
          <w:bCs/>
          <w:sz w:val="22"/>
          <w:szCs w:val="22"/>
          <w:u w:val="single"/>
        </w:rPr>
        <w:t xml:space="preserve"> 1</w:t>
      </w:r>
      <w:r w:rsidRPr="00380FB2">
        <w:rPr>
          <w:rFonts w:ascii="Times New Roman" w:eastAsia="바탕" w:hAnsi="Times New Roman"/>
          <w:bCs/>
          <w:sz w:val="22"/>
          <w:szCs w:val="22"/>
        </w:rPr>
        <w:t>에</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기재된</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DD5A9E">
        <w:rPr>
          <w:rFonts w:ascii="Times New Roman" w:eastAsia="바탕" w:hAnsi="Times New Roman" w:hint="eastAsia"/>
          <w:bCs/>
          <w:sz w:val="22"/>
          <w:szCs w:val="22"/>
        </w:rPr>
        <w:t>(</w:t>
      </w:r>
      <w:r w:rsidR="00DD5A9E">
        <w:rPr>
          <w:rFonts w:ascii="Times New Roman" w:eastAsia="바탕" w:hAnsi="Times New Roman" w:hint="eastAsia"/>
          <w:bCs/>
          <w:sz w:val="22"/>
          <w:szCs w:val="22"/>
        </w:rPr>
        <w:t>이하</w:t>
      </w:r>
      <w:r w:rsidR="00DD5A9E">
        <w:rPr>
          <w:rFonts w:ascii="Times New Roman" w:eastAsia="바탕" w:hAnsi="Times New Roman" w:hint="eastAsia"/>
          <w:bCs/>
          <w:sz w:val="22"/>
          <w:szCs w:val="22"/>
        </w:rPr>
        <w:t xml:space="preserve"> </w:t>
      </w:r>
      <w:r w:rsidR="00DD5A9E">
        <w:rPr>
          <w:rFonts w:ascii="Times New Roman" w:eastAsia="바탕" w:hAnsi="Times New Roman"/>
          <w:bCs/>
          <w:sz w:val="22"/>
          <w:szCs w:val="22"/>
        </w:rPr>
        <w:t>“</w:t>
      </w:r>
      <w:r w:rsidR="00DD5A9E" w:rsidRPr="00DD5A9E">
        <w:rPr>
          <w:rFonts w:ascii="Times New Roman" w:eastAsia="바탕" w:hAnsi="Times New Roman" w:hint="eastAsia"/>
          <w:bCs/>
          <w:sz w:val="22"/>
          <w:szCs w:val="22"/>
          <w:u w:val="single"/>
        </w:rPr>
        <w:t>본건</w:t>
      </w:r>
      <w:r w:rsidR="00DD5A9E" w:rsidRPr="00DD5A9E">
        <w:rPr>
          <w:rFonts w:ascii="Times New Roman" w:eastAsia="바탕" w:hAnsi="Times New Roman" w:hint="eastAsia"/>
          <w:bCs/>
          <w:sz w:val="22"/>
          <w:szCs w:val="22"/>
          <w:u w:val="single"/>
        </w:rPr>
        <w:t xml:space="preserve"> </w:t>
      </w:r>
      <w:r w:rsidR="00DD5A9E" w:rsidRPr="00DD5A9E">
        <w:rPr>
          <w:rFonts w:ascii="Times New Roman" w:eastAsia="바탕" w:hAnsi="Times New Roman" w:hint="eastAsia"/>
          <w:bCs/>
          <w:sz w:val="22"/>
          <w:szCs w:val="22"/>
          <w:u w:val="single"/>
        </w:rPr>
        <w:t>토지</w:t>
      </w:r>
      <w:r w:rsidR="00DD5A9E">
        <w:rPr>
          <w:rFonts w:ascii="Times New Roman" w:eastAsia="바탕" w:hAnsi="Times New Roman"/>
          <w:bCs/>
          <w:sz w:val="22"/>
          <w:szCs w:val="22"/>
        </w:rPr>
        <w:t>”</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및</w:t>
      </w:r>
      <w:r w:rsidR="00B6661A">
        <w:rPr>
          <w:rFonts w:ascii="Times New Roman" w:eastAsia="바탕" w:hAnsi="Times New Roman" w:hint="eastAsia"/>
          <w:bCs/>
          <w:sz w:val="22"/>
          <w:szCs w:val="22"/>
        </w:rPr>
        <w:t xml:space="preserve"> </w:t>
      </w:r>
      <w:r w:rsidR="0070497E" w:rsidRPr="00380FB2">
        <w:rPr>
          <w:rFonts w:ascii="Times New Roman" w:eastAsia="바탕" w:hAnsi="Times New Roman"/>
          <w:bCs/>
          <w:sz w:val="22"/>
          <w:szCs w:val="22"/>
        </w:rPr>
        <w:t>건물</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이하</w:t>
      </w:r>
      <w:r w:rsidR="007F77DF">
        <w:rPr>
          <w:rFonts w:ascii="Times New Roman" w:eastAsia="바탕" w:hAnsi="Times New Roman" w:hint="eastAsia"/>
          <w:bCs/>
          <w:sz w:val="22"/>
          <w:szCs w:val="22"/>
        </w:rPr>
        <w:t xml:space="preserve"> </w:t>
      </w:r>
      <w:r w:rsidR="007F77DF">
        <w:rPr>
          <w:rFonts w:ascii="Times New Roman" w:eastAsia="바탕" w:hAnsi="Times New Roman"/>
          <w:bCs/>
          <w:sz w:val="22"/>
          <w:szCs w:val="22"/>
        </w:rPr>
        <w:t>“</w:t>
      </w:r>
      <w:r w:rsidR="007F77DF" w:rsidRPr="007F77DF">
        <w:rPr>
          <w:rFonts w:ascii="Times New Roman" w:eastAsia="바탕" w:hAnsi="Times New Roman" w:hint="eastAsia"/>
          <w:bCs/>
          <w:sz w:val="22"/>
          <w:szCs w:val="22"/>
          <w:u w:val="single"/>
        </w:rPr>
        <w:t>본건</w:t>
      </w:r>
      <w:r w:rsidR="007F77DF" w:rsidRPr="007F77DF">
        <w:rPr>
          <w:rFonts w:ascii="Times New Roman" w:eastAsia="바탕" w:hAnsi="Times New Roman" w:hint="eastAsia"/>
          <w:bCs/>
          <w:sz w:val="22"/>
          <w:szCs w:val="22"/>
          <w:u w:val="single"/>
        </w:rPr>
        <w:t xml:space="preserve"> </w:t>
      </w:r>
      <w:r w:rsidR="007F77DF" w:rsidRPr="007F77DF">
        <w:rPr>
          <w:rFonts w:ascii="Times New Roman" w:eastAsia="바탕" w:hAnsi="Times New Roman" w:hint="eastAsia"/>
          <w:bCs/>
          <w:sz w:val="22"/>
          <w:szCs w:val="22"/>
          <w:u w:val="single"/>
        </w:rPr>
        <w:t>건물</w:t>
      </w:r>
      <w:r w:rsidR="007F77DF">
        <w:rPr>
          <w:rFonts w:ascii="Times New Roman" w:eastAsia="바탕" w:hAnsi="Times New Roman"/>
          <w:bCs/>
          <w:sz w:val="22"/>
          <w:szCs w:val="22"/>
        </w:rPr>
        <w:t>”</w:t>
      </w:r>
      <w:r w:rsidR="007F77DF">
        <w:rPr>
          <w:rFonts w:ascii="Times New Roman" w:eastAsia="바탕" w:hAnsi="Times New Roman" w:hint="eastAsia"/>
          <w:bCs/>
          <w:sz w:val="22"/>
          <w:szCs w:val="22"/>
        </w:rPr>
        <w:t>이라</w:t>
      </w:r>
      <w:r w:rsidR="007F77DF">
        <w:rPr>
          <w:rFonts w:ascii="Times New Roman" w:eastAsia="바탕" w:hAnsi="Times New Roman" w:hint="eastAsia"/>
          <w:bCs/>
          <w:sz w:val="22"/>
          <w:szCs w:val="22"/>
        </w:rPr>
        <w:t xml:space="preserve"> </w:t>
      </w:r>
      <w:r w:rsidR="007F77DF">
        <w:rPr>
          <w:rFonts w:ascii="Times New Roman" w:eastAsia="바탕" w:hAnsi="Times New Roman" w:hint="eastAsia"/>
          <w:bCs/>
          <w:sz w:val="22"/>
          <w:szCs w:val="22"/>
        </w:rPr>
        <w:t>하며</w:t>
      </w:r>
      <w:r w:rsidR="00DD5A9E">
        <w:rPr>
          <w:rFonts w:ascii="Times New Roman" w:eastAsia="바탕" w:hAnsi="Times New Roman" w:hint="eastAsia"/>
          <w:bCs/>
          <w:sz w:val="22"/>
          <w:szCs w:val="22"/>
        </w:rPr>
        <w:t>,</w:t>
      </w:r>
      <w:r w:rsidR="007F77DF">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및</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건물</w:t>
      </w:r>
      <w:r w:rsidR="00BE481E">
        <w:rPr>
          <w:rFonts w:ascii="Times New Roman" w:eastAsia="바탕" w:hAnsi="Times New Roman" w:hint="eastAsia"/>
          <w:bCs/>
          <w:sz w:val="22"/>
          <w:szCs w:val="22"/>
        </w:rPr>
        <w:t>을</w:t>
      </w:r>
      <w:r w:rsidR="004C3685">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총칭</w:t>
      </w:r>
      <w:r w:rsidR="006A3163">
        <w:rPr>
          <w:rFonts w:ascii="Times New Roman" w:eastAsia="바탕" w:hAnsi="Times New Roman" w:hint="eastAsia"/>
          <w:bCs/>
          <w:sz w:val="22"/>
          <w:szCs w:val="22"/>
        </w:rPr>
        <w:t>하여</w:t>
      </w:r>
      <w:r w:rsidR="0070497E"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w:t>
      </w:r>
      <w:r w:rsidR="00830530">
        <w:rPr>
          <w:rFonts w:ascii="Times New Roman" w:eastAsia="바탕" w:hAnsi="Times New Roman" w:hint="eastAsia"/>
          <w:bCs/>
          <w:sz w:val="22"/>
          <w:szCs w:val="22"/>
          <w:u w:val="single"/>
        </w:rPr>
        <w:t>본건</w:t>
      </w:r>
      <w:r w:rsidR="00830530">
        <w:rPr>
          <w:rFonts w:ascii="Times New Roman" w:eastAsia="바탕" w:hAnsi="Times New Roman" w:hint="eastAsia"/>
          <w:bCs/>
          <w:sz w:val="22"/>
          <w:szCs w:val="22"/>
          <w:u w:val="single"/>
        </w:rPr>
        <w:t xml:space="preserve"> </w:t>
      </w:r>
      <w:r w:rsidR="00830530">
        <w:rPr>
          <w:rFonts w:ascii="Times New Roman" w:eastAsia="바탕" w:hAnsi="Times New Roman" w:hint="eastAsia"/>
          <w:bCs/>
          <w:sz w:val="22"/>
          <w:szCs w:val="22"/>
          <w:u w:val="single"/>
        </w:rPr>
        <w:t>부동산</w:t>
      </w:r>
      <w:r w:rsidRPr="00380FB2">
        <w:rPr>
          <w:rFonts w:ascii="Times New Roman" w:eastAsia="바탕" w:hAnsi="Times New Roman"/>
          <w:bCs/>
          <w:sz w:val="22"/>
          <w:szCs w:val="22"/>
        </w:rPr>
        <w:t>”</w:t>
      </w:r>
      <w:r w:rsidR="006A3163">
        <w:rPr>
          <w:rFonts w:ascii="Times New Roman" w:eastAsia="바탕" w:hAnsi="Times New Roman" w:hint="eastAsia"/>
          <w:bCs/>
          <w:sz w:val="22"/>
          <w:szCs w:val="22"/>
        </w:rPr>
        <w:t>이라</w:t>
      </w:r>
      <w:r w:rsidR="006A3163">
        <w:rPr>
          <w:rFonts w:ascii="Times New Roman" w:eastAsia="바탕" w:hAnsi="Times New Roman" w:hint="eastAsia"/>
          <w:bCs/>
          <w:sz w:val="22"/>
          <w:szCs w:val="22"/>
        </w:rPr>
        <w:t xml:space="preserve"> </w:t>
      </w:r>
      <w:r w:rsidR="004C3685">
        <w:rPr>
          <w:rFonts w:ascii="Times New Roman" w:eastAsia="바탕" w:hAnsi="Times New Roman" w:hint="eastAsia"/>
          <w:bCs/>
          <w:sz w:val="22"/>
          <w:szCs w:val="22"/>
        </w:rPr>
        <w:t>함</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w:t>
      </w:r>
      <w:r w:rsidR="009C0115" w:rsidRPr="00380FB2">
        <w:rPr>
          <w:rFonts w:ascii="Times New Roman" w:eastAsia="바탕" w:hAnsi="Times New Roman"/>
          <w:bCs/>
          <w:sz w:val="22"/>
          <w:szCs w:val="22"/>
        </w:rPr>
        <w:t xml:space="preserve"> </w:t>
      </w:r>
      <w:r w:rsidR="008E1A7D" w:rsidRPr="002D2A33">
        <w:rPr>
          <w:rFonts w:ascii="Times New Roman" w:eastAsia="바탕" w:hAnsi="Times New Roman"/>
          <w:bCs/>
          <w:sz w:val="22"/>
          <w:szCs w:val="22"/>
          <w:u w:val="single"/>
        </w:rPr>
        <w:t>별첨</w:t>
      </w:r>
      <w:r w:rsidR="008E1A7D" w:rsidRPr="002D2A33">
        <w:rPr>
          <w:rFonts w:ascii="Times New Roman" w:eastAsia="바탕" w:hAnsi="Times New Roman"/>
          <w:bCs/>
          <w:sz w:val="22"/>
          <w:szCs w:val="22"/>
          <w:u w:val="single"/>
        </w:rPr>
        <w:t xml:space="preserve"> 1</w:t>
      </w:r>
      <w:r w:rsidR="008E1A7D" w:rsidRPr="008E1A7D">
        <w:rPr>
          <w:rFonts w:ascii="Times New Roman" w:eastAsia="바탕" w:hAnsi="Times New Roman"/>
          <w:bCs/>
          <w:sz w:val="22"/>
          <w:szCs w:val="22"/>
        </w:rPr>
        <w:t>에</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기재된</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가설건축물</w:t>
      </w:r>
      <w:r w:rsidR="008E1A7D" w:rsidRPr="008E1A7D">
        <w:rPr>
          <w:rFonts w:ascii="Times New Roman" w:eastAsia="바탕" w:hAnsi="Times New Roman"/>
          <w:bCs/>
          <w:sz w:val="22"/>
          <w:szCs w:val="22"/>
        </w:rPr>
        <w:t>(</w:t>
      </w:r>
      <w:r w:rsidR="008E1A7D" w:rsidRPr="008E1A7D">
        <w:rPr>
          <w:rFonts w:ascii="Times New Roman" w:eastAsia="바탕" w:hAnsi="Times New Roman"/>
          <w:bCs/>
          <w:sz w:val="22"/>
          <w:szCs w:val="22"/>
        </w:rPr>
        <w:t>이하</w:t>
      </w:r>
      <w:r w:rsidR="008E1A7D" w:rsidRPr="008E1A7D">
        <w:rPr>
          <w:rFonts w:ascii="Times New Roman" w:eastAsia="바탕" w:hAnsi="Times New Roman"/>
          <w:bCs/>
          <w:sz w:val="22"/>
          <w:szCs w:val="22"/>
        </w:rPr>
        <w:t xml:space="preserve"> </w:t>
      </w:r>
      <w:r w:rsidR="008E1A7D">
        <w:rPr>
          <w:rFonts w:ascii="Times New Roman" w:eastAsia="바탕" w:hAnsi="Times New Roman"/>
          <w:bCs/>
          <w:sz w:val="22"/>
          <w:szCs w:val="22"/>
        </w:rPr>
        <w:t>“</w:t>
      </w:r>
      <w:r w:rsidR="008E1A7D" w:rsidRPr="008E1A7D">
        <w:rPr>
          <w:rFonts w:ascii="Times New Roman" w:eastAsia="바탕" w:hAnsi="Times New Roman"/>
          <w:bCs/>
          <w:sz w:val="22"/>
          <w:szCs w:val="22"/>
          <w:u w:val="single"/>
        </w:rPr>
        <w:t>본건</w:t>
      </w:r>
      <w:r w:rsidR="008E1A7D" w:rsidRPr="008E1A7D">
        <w:rPr>
          <w:rFonts w:ascii="Times New Roman" w:eastAsia="바탕" w:hAnsi="Times New Roman"/>
          <w:bCs/>
          <w:sz w:val="22"/>
          <w:szCs w:val="22"/>
          <w:u w:val="single"/>
        </w:rPr>
        <w:t xml:space="preserve"> </w:t>
      </w:r>
      <w:r w:rsidR="008E1A7D" w:rsidRPr="008E1A7D">
        <w:rPr>
          <w:rFonts w:ascii="Times New Roman" w:eastAsia="바탕" w:hAnsi="Times New Roman"/>
          <w:bCs/>
          <w:sz w:val="22"/>
          <w:szCs w:val="22"/>
          <w:u w:val="single"/>
        </w:rPr>
        <w:t>가설건축물</w:t>
      </w:r>
      <w:r w:rsidR="008E1A7D" w:rsidRPr="008E1A7D">
        <w:rPr>
          <w:rFonts w:ascii="Times New Roman" w:eastAsia="바탕" w:hAnsi="Times New Roman"/>
          <w:bCs/>
          <w:sz w:val="22"/>
          <w:szCs w:val="22"/>
        </w:rPr>
        <w:t xml:space="preserve">”), </w:t>
      </w:r>
      <w:r w:rsidR="00830530">
        <w:rPr>
          <w:rFonts w:ascii="Times New Roman" w:eastAsia="바탕" w:hAnsi="Times New Roman" w:hint="eastAsia"/>
          <w:bCs/>
          <w:sz w:val="22"/>
          <w:szCs w:val="22"/>
        </w:rPr>
        <w:t>매도인</w:t>
      </w:r>
      <w:r w:rsidR="00830530">
        <w:rPr>
          <w:rFonts w:ascii="Times New Roman" w:eastAsia="바탕" w:hAnsi="Times New Roman" w:hint="eastAsia"/>
          <w:bCs/>
          <w:sz w:val="22"/>
          <w:szCs w:val="22"/>
        </w:rPr>
        <w:t xml:space="preserve"> </w:t>
      </w:r>
      <w:r w:rsidR="00830530">
        <w:rPr>
          <w:rFonts w:ascii="Times New Roman" w:eastAsia="바탕" w:hAnsi="Times New Roman" w:hint="eastAsia"/>
          <w:bCs/>
          <w:sz w:val="22"/>
          <w:szCs w:val="22"/>
        </w:rPr>
        <w:t>소유인</w:t>
      </w:r>
      <w:r w:rsidR="00830530">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부동산</w:t>
      </w:r>
      <w:r w:rsidR="00BE481E">
        <w:rPr>
          <w:rFonts w:ascii="Times New Roman" w:eastAsia="바탕" w:hAnsi="Times New Roman" w:hint="eastAsia"/>
          <w:bCs/>
          <w:sz w:val="22"/>
          <w:szCs w:val="22"/>
        </w:rPr>
        <w:t>에</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부합</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또는</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부속하거나</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설치된</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동산</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시설</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설비</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lastRenderedPageBreak/>
        <w:t>일체</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등</w:t>
      </w:r>
      <w:r w:rsidR="000A3A74" w:rsidRPr="00380FB2">
        <w:rPr>
          <w:rFonts w:ascii="Times New Roman" w:eastAsia="바탕" w:hAnsi="Times New Roman"/>
          <w:bCs/>
          <w:sz w:val="22"/>
          <w:szCs w:val="22"/>
        </w:rPr>
        <w:t>(</w:t>
      </w:r>
      <w:r w:rsidR="000A3A74" w:rsidRPr="00380FB2">
        <w:rPr>
          <w:rFonts w:ascii="Times New Roman" w:eastAsia="바탕" w:hAnsi="Times New Roman"/>
          <w:bCs/>
          <w:sz w:val="22"/>
          <w:szCs w:val="22"/>
        </w:rPr>
        <w:t>이하</w:t>
      </w:r>
      <w:r w:rsidR="000A3A74" w:rsidRPr="00380FB2">
        <w:rPr>
          <w:rFonts w:ascii="Times New Roman" w:eastAsia="바탕" w:hAnsi="Times New Roman"/>
          <w:bCs/>
          <w:sz w:val="22"/>
          <w:szCs w:val="22"/>
        </w:rPr>
        <w:t xml:space="preserve"> “</w:t>
      </w:r>
      <w:r w:rsidR="00F87A9E">
        <w:rPr>
          <w:rFonts w:ascii="Times New Roman" w:eastAsia="바탕" w:hAnsi="Times New Roman" w:hint="eastAsia"/>
          <w:bCs/>
          <w:sz w:val="22"/>
          <w:szCs w:val="22"/>
          <w:u w:val="single"/>
        </w:rPr>
        <w:t>본건</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동산</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등</w:t>
      </w:r>
      <w:r w:rsidR="000A3A74" w:rsidRPr="00380FB2">
        <w:rPr>
          <w:rFonts w:ascii="Times New Roman" w:eastAsia="바탕" w:hAnsi="Times New Roman"/>
          <w:bCs/>
          <w:sz w:val="22"/>
          <w:szCs w:val="22"/>
        </w:rPr>
        <w:t>”</w:t>
      </w:r>
      <w:r w:rsidR="00B6661A">
        <w:rPr>
          <w:rFonts w:ascii="Times New Roman" w:eastAsia="바탕" w:hAnsi="Times New Roman" w:hint="eastAsia"/>
          <w:bCs/>
          <w:sz w:val="22"/>
          <w:szCs w:val="22"/>
        </w:rPr>
        <w:t>이라</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하며</w:t>
      </w:r>
      <w:r w:rsidR="00B6661A">
        <w:rPr>
          <w:rFonts w:ascii="Times New Roman" w:eastAsia="바탕" w:hAnsi="Times New Roman" w:hint="eastAsia"/>
          <w:bCs/>
          <w:sz w:val="22"/>
          <w:szCs w:val="22"/>
        </w:rPr>
        <w:t>,</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본건</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부동산</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본건</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w:t>
      </w:r>
      <w:r w:rsidR="00A512ED">
        <w:rPr>
          <w:rFonts w:ascii="Times New Roman" w:eastAsia="바탕" w:hAnsi="Times New Roman" w:hint="eastAsia"/>
          <w:bCs/>
          <w:sz w:val="22"/>
          <w:szCs w:val="22"/>
        </w:rPr>
        <w:t xml:space="preserve"> </w:t>
      </w:r>
      <w:r w:rsidR="008E1A7D" w:rsidRPr="008E1A7D">
        <w:rPr>
          <w:rFonts w:ascii="Times New Roman" w:eastAsia="바탕" w:hAnsi="Times New Roman"/>
          <w:bCs/>
          <w:sz w:val="22"/>
          <w:szCs w:val="22"/>
        </w:rPr>
        <w:t>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및</w:t>
      </w:r>
      <w:r w:rsidR="00830530" w:rsidRPr="00830530">
        <w:rPr>
          <w:rFonts w:ascii="Times New Roman" w:eastAsia="바탕" w:hAnsi="Times New Roman" w:hint="eastAsia"/>
          <w:bCs/>
          <w:sz w:val="22"/>
          <w:szCs w:val="22"/>
        </w:rPr>
        <w:t xml:space="preserve"> </w:t>
      </w:r>
      <w:r w:rsidR="00F87A9E">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동산</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등</w:t>
      </w:r>
      <w:r w:rsidR="00830530" w:rsidRPr="00830530">
        <w:rPr>
          <w:rFonts w:ascii="Times New Roman" w:eastAsia="바탕" w:hAnsi="Times New Roman" w:hint="eastAsia"/>
          <w:bCs/>
          <w:sz w:val="22"/>
          <w:szCs w:val="22"/>
        </w:rPr>
        <w:t>을</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총칭하여</w:t>
      </w:r>
      <w:r w:rsidR="00830530" w:rsidRPr="00830530">
        <w:rPr>
          <w:rFonts w:ascii="Times New Roman" w:eastAsia="바탕" w:hAnsi="Times New Roman" w:hint="eastAsia"/>
          <w:bCs/>
          <w:sz w:val="22"/>
          <w:szCs w:val="22"/>
        </w:rPr>
        <w:t xml:space="preserve"> </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u w:val="single"/>
        </w:rPr>
        <w:t>매매목적물</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rPr>
        <w:t>이라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함</w:t>
      </w:r>
      <w:r w:rsidR="00830530" w:rsidRPr="00830530">
        <w:rPr>
          <w:rFonts w:ascii="Times New Roman" w:eastAsia="바탕" w:hAnsi="Times New Roman" w:hint="eastAsia"/>
          <w:bCs/>
          <w:sz w:val="22"/>
          <w:szCs w:val="22"/>
        </w:rPr>
        <w:t>)</w:t>
      </w:r>
      <w:r w:rsidR="00F23D75">
        <w:rPr>
          <w:rFonts w:ascii="Times New Roman" w:eastAsia="바탕" w:hAnsi="Times New Roman" w:hint="eastAsia"/>
          <w:bCs/>
          <w:sz w:val="22"/>
          <w:szCs w:val="22"/>
        </w:rPr>
        <w:t>을</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매도하고</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매수인은</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이를</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매수한다</w:t>
      </w:r>
      <w:r w:rsidR="00D330DC" w:rsidRPr="00380FB2">
        <w:rPr>
          <w:rFonts w:ascii="Times New Roman" w:eastAsia="바탕" w:hAnsi="Times New Roman"/>
          <w:bCs/>
          <w:sz w:val="22"/>
          <w:szCs w:val="22"/>
        </w:rPr>
        <w:t>.</w:t>
      </w:r>
      <w:r w:rsid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계약에서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명시적으로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달리</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부분을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제외하고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본건</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부동산을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거래종결일</w:t>
      </w:r>
      <w:r w:rsidR="00124B0D" w:rsidRPr="00124B0D">
        <w:rPr>
          <w:rFonts w:ascii="Times New Roman" w:eastAsia="바탕" w:hAnsi="Times New Roman" w:hint="eastAsia"/>
          <w:bCs/>
          <w:sz w:val="22"/>
          <w:szCs w:val="22"/>
        </w:rPr>
        <w:t>(</w:t>
      </w:r>
      <w:r w:rsidR="00124B0D">
        <w:rPr>
          <w:rFonts w:ascii="Times New Roman" w:eastAsia="바탕" w:hAnsi="Times New Roman" w:hint="eastAsia"/>
          <w:bCs/>
          <w:sz w:val="22"/>
          <w:szCs w:val="22"/>
        </w:rPr>
        <w:t>본</w:t>
      </w:r>
      <w:r w:rsidR="00124B0D">
        <w:rPr>
          <w:rFonts w:ascii="Times New Roman" w:eastAsia="바탕" w:hAnsi="Times New Roman" w:hint="eastAsia"/>
          <w:bCs/>
          <w:sz w:val="22"/>
          <w:szCs w:val="22"/>
        </w:rPr>
        <w:t xml:space="preserve"> </w:t>
      </w:r>
      <w:r w:rsidR="00124B0D">
        <w:rPr>
          <w:rFonts w:ascii="Times New Roman" w:eastAsia="바탕" w:hAnsi="Times New Roman" w:hint="eastAsia"/>
          <w:bCs/>
          <w:sz w:val="22"/>
          <w:szCs w:val="22"/>
        </w:rPr>
        <w:t>계약</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w:t>
      </w:r>
      <w:r w:rsidR="00124B0D">
        <w:rPr>
          <w:rFonts w:ascii="Times New Roman" w:eastAsia="바탕" w:hAnsi="Times New Roman" w:hint="eastAsia"/>
          <w:bCs/>
          <w:sz w:val="22"/>
          <w:szCs w:val="22"/>
        </w:rPr>
        <w:t>2.1</w:t>
      </w:r>
      <w:r w:rsidR="00124B0D" w:rsidRPr="00124B0D">
        <w:rPr>
          <w:rFonts w:ascii="Times New Roman" w:eastAsia="바탕" w:hAnsi="Times New Roman" w:hint="eastAsia"/>
          <w:bCs/>
          <w:sz w:val="22"/>
          <w:szCs w:val="22"/>
        </w:rPr>
        <w:t>조에서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정의</w:t>
      </w:r>
      <w:r w:rsidR="00124B0D">
        <w:rPr>
          <w:rFonts w:ascii="Times New Roman" w:eastAsia="바탕" w:hAnsi="Times New Roman" w:hint="eastAsia"/>
          <w:bCs/>
          <w:sz w:val="22"/>
          <w:szCs w:val="22"/>
        </w:rPr>
        <w:t>됨</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현재의</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법률상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사실상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현황</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그대로</w:t>
      </w:r>
      <w:r w:rsidR="00124B0D" w:rsidRPr="00124B0D">
        <w:rPr>
          <w:rFonts w:ascii="Times New Roman" w:eastAsia="바탕" w:hAnsi="Times New Roman" w:hint="eastAsia"/>
          <w:bCs/>
          <w:sz w:val="22"/>
          <w:szCs w:val="22"/>
        </w:rPr>
        <w:t xml:space="preserve">(as-is, where-is basis) </w:t>
      </w:r>
      <w:r w:rsidR="00124B0D" w:rsidRPr="00124B0D">
        <w:rPr>
          <w:rFonts w:ascii="Times New Roman" w:eastAsia="바탕" w:hAnsi="Times New Roman" w:hint="eastAsia"/>
          <w:bCs/>
          <w:sz w:val="22"/>
          <w:szCs w:val="22"/>
        </w:rPr>
        <w:t>매수인에게</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이를</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매수한다</w:t>
      </w:r>
      <w:r w:rsidR="00124B0D" w:rsidRPr="00124B0D">
        <w:rPr>
          <w:rFonts w:ascii="Times New Roman" w:eastAsia="바탕" w:hAnsi="Times New Roman" w:hint="eastAsia"/>
          <w:bCs/>
          <w:sz w:val="22"/>
          <w:szCs w:val="22"/>
        </w:rPr>
        <w:t>.</w:t>
      </w:r>
    </w:p>
    <w:p w14:paraId="032D5FA1" w14:textId="77777777" w:rsidR="00D330DC" w:rsidRPr="00380FB2" w:rsidRDefault="00D330DC" w:rsidP="007008A0">
      <w:pPr>
        <w:pStyle w:val="11"/>
        <w:tabs>
          <w:tab w:val="clear" w:pos="1554"/>
          <w:tab w:val="clear" w:pos="8766"/>
          <w:tab w:val="left" w:pos="-720"/>
        </w:tabs>
        <w:suppressAutoHyphens w:val="0"/>
        <w:wordWrap w:val="0"/>
        <w:adjustRightInd/>
        <w:snapToGrid w:val="0"/>
        <w:spacing w:line="360" w:lineRule="auto"/>
        <w:rPr>
          <w:rFonts w:ascii="Times New Roman" w:eastAsia="바탕" w:hAnsi="Times New Roman"/>
          <w:sz w:val="22"/>
          <w:szCs w:val="22"/>
        </w:rPr>
      </w:pPr>
    </w:p>
    <w:p w14:paraId="7ACB6579" w14:textId="52B34401" w:rsidR="00A82D8A" w:rsidRPr="00A82D8A"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6C4BE4">
        <w:rPr>
          <w:rFonts w:ascii="Times New Roman" w:hAnsi="Times New Roman"/>
          <w:sz w:val="22"/>
          <w:szCs w:val="22"/>
          <w:u w:val="single"/>
        </w:rPr>
        <w:t>매매대금</w:t>
      </w:r>
      <w:r w:rsidRPr="006C4BE4">
        <w:rPr>
          <w:rFonts w:ascii="Times New Roman" w:hAnsi="Times New Roman"/>
          <w:sz w:val="22"/>
          <w:szCs w:val="22"/>
        </w:rPr>
        <w:t xml:space="preserve">: </w:t>
      </w:r>
      <w:r w:rsidRPr="006C4BE4">
        <w:rPr>
          <w:rFonts w:ascii="Times New Roman" w:hAnsi="Times New Roman"/>
          <w:sz w:val="22"/>
          <w:szCs w:val="22"/>
        </w:rPr>
        <w:t>매</w:t>
      </w:r>
      <w:r w:rsidR="001B228A" w:rsidRPr="006C4BE4">
        <w:rPr>
          <w:rFonts w:ascii="Times New Roman" w:hAnsi="Times New Roman" w:hint="eastAsia"/>
          <w:sz w:val="22"/>
          <w:szCs w:val="22"/>
        </w:rPr>
        <w:t>매목적물의</w:t>
      </w:r>
      <w:r w:rsidR="001B228A" w:rsidRPr="006C4BE4">
        <w:rPr>
          <w:rFonts w:ascii="Times New Roman" w:hAnsi="Times New Roman" w:hint="eastAsia"/>
          <w:sz w:val="22"/>
          <w:szCs w:val="22"/>
        </w:rPr>
        <w:t xml:space="preserve"> </w:t>
      </w:r>
      <w:r w:rsidR="001B228A" w:rsidRPr="006C4BE4">
        <w:rPr>
          <w:rFonts w:ascii="Times New Roman" w:hAnsi="Times New Roman" w:hint="eastAsia"/>
          <w:sz w:val="22"/>
          <w:szCs w:val="22"/>
        </w:rPr>
        <w:t>매매대금</w:t>
      </w:r>
      <w:r w:rsidRPr="006C4BE4">
        <w:rPr>
          <w:rFonts w:ascii="Times New Roman" w:hAnsi="Times New Roman"/>
          <w:sz w:val="22"/>
          <w:szCs w:val="22"/>
        </w:rPr>
        <w:t>은</w:t>
      </w:r>
      <w:r w:rsidRPr="006C4BE4">
        <w:rPr>
          <w:rFonts w:ascii="Times New Roman" w:hAnsi="Times New Roman"/>
          <w:sz w:val="22"/>
          <w:szCs w:val="22"/>
        </w:rPr>
        <w:t xml:space="preserve"> </w:t>
      </w:r>
      <w:r w:rsidR="001D4817" w:rsidRPr="006C4BE4">
        <w:rPr>
          <w:rFonts w:ascii="Times New Roman" w:hAnsi="Times New Roman"/>
          <w:bCs/>
          <w:sz w:val="22"/>
          <w:szCs w:val="22"/>
        </w:rPr>
        <w:t>금</w:t>
      </w:r>
      <w:r w:rsidR="001D4817" w:rsidRPr="006C4BE4">
        <w:rPr>
          <w:rFonts w:ascii="Times New Roman" w:hAnsi="Times New Roman"/>
          <w:bCs/>
          <w:sz w:val="22"/>
          <w:szCs w:val="22"/>
        </w:rPr>
        <w:t xml:space="preserve"> </w:t>
      </w:r>
      <w:r w:rsidR="00813697" w:rsidRPr="006C4BE4">
        <w:rPr>
          <w:rFonts w:ascii="Times New Roman" w:hAnsi="Times New Roman" w:hint="eastAsia"/>
          <w:bCs/>
          <w:sz w:val="22"/>
          <w:szCs w:val="22"/>
        </w:rPr>
        <w:t>이천칠백억</w:t>
      </w:r>
      <w:r w:rsidR="00142E9C" w:rsidRPr="006C4BE4">
        <w:rPr>
          <w:rFonts w:ascii="Times New Roman" w:hAnsi="Times New Roman"/>
          <w:bCs/>
          <w:sz w:val="22"/>
          <w:szCs w:val="22"/>
        </w:rPr>
        <w:t>원</w:t>
      </w:r>
      <w:r w:rsidR="006E7C91" w:rsidRPr="006C4BE4">
        <w:rPr>
          <w:rFonts w:ascii="Times New Roman" w:hAnsi="Times New Roman"/>
          <w:bCs/>
          <w:sz w:val="22"/>
          <w:szCs w:val="22"/>
        </w:rPr>
        <w:t>(</w:t>
      </w:r>
      <w:r w:rsidR="006E7C91" w:rsidRPr="006C4BE4">
        <w:rPr>
          <w:rFonts w:ascii="Times New Roman" w:hAnsi="Times New Roman"/>
          <w:bCs/>
          <w:sz w:val="22"/>
          <w:szCs w:val="22"/>
        </w:rPr>
        <w:t>￦</w:t>
      </w:r>
      <w:r w:rsidR="00813697" w:rsidRPr="006C4BE4">
        <w:rPr>
          <w:rFonts w:ascii="Times New Roman" w:hAnsi="Times New Roman" w:hint="eastAsia"/>
          <w:bCs/>
          <w:sz w:val="22"/>
          <w:szCs w:val="22"/>
        </w:rPr>
        <w:t>270,000,000,000</w:t>
      </w:r>
      <w:r w:rsidR="006A3163" w:rsidRPr="006C4BE4">
        <w:rPr>
          <w:rFonts w:ascii="Times New Roman" w:hAnsi="Times New Roman"/>
          <w:bCs/>
          <w:sz w:val="22"/>
          <w:szCs w:val="22"/>
        </w:rPr>
        <w:t>)</w:t>
      </w:r>
      <w:r w:rsidR="009167D6" w:rsidRPr="006C4BE4">
        <w:rPr>
          <w:rFonts w:ascii="Times New Roman" w:hAnsi="Times New Roman" w:hint="eastAsia"/>
          <w:sz w:val="22"/>
          <w:szCs w:val="22"/>
        </w:rPr>
        <w:t>(</w:t>
      </w:r>
      <w:r w:rsidRPr="006C4BE4">
        <w:rPr>
          <w:rFonts w:ascii="Times New Roman" w:hAnsi="Times New Roman"/>
          <w:sz w:val="22"/>
          <w:szCs w:val="22"/>
        </w:rPr>
        <w:t>이하</w:t>
      </w:r>
      <w:r w:rsidRPr="006C4BE4">
        <w:rPr>
          <w:rFonts w:ascii="Times New Roman" w:hAnsi="Times New Roman"/>
          <w:sz w:val="22"/>
          <w:szCs w:val="22"/>
        </w:rPr>
        <w:t xml:space="preserve"> “</w:t>
      </w:r>
      <w:r w:rsidRPr="006C4BE4">
        <w:rPr>
          <w:rFonts w:ascii="Times New Roman" w:hAnsi="Times New Roman"/>
          <w:sz w:val="22"/>
          <w:szCs w:val="22"/>
          <w:u w:val="single"/>
        </w:rPr>
        <w:t>매</w:t>
      </w:r>
      <w:r w:rsidRPr="00380FB2">
        <w:rPr>
          <w:rFonts w:ascii="Times New Roman" w:hAnsi="Times New Roman"/>
          <w:sz w:val="22"/>
          <w:szCs w:val="22"/>
          <w:u w:val="single"/>
        </w:rPr>
        <w:t>매대금</w:t>
      </w:r>
      <w:r w:rsidRPr="00380FB2">
        <w:rPr>
          <w:rFonts w:ascii="Times New Roman" w:hAnsi="Times New Roman"/>
          <w:sz w:val="22"/>
          <w:szCs w:val="22"/>
        </w:rPr>
        <w:t>”</w:t>
      </w:r>
      <w:r w:rsidR="000A3A74" w:rsidRPr="00380FB2">
        <w:rPr>
          <w:rFonts w:ascii="Times New Roman" w:hAnsi="Times New Roman"/>
          <w:sz w:val="22"/>
          <w:szCs w:val="22"/>
        </w:rPr>
        <w:t xml:space="preserve">; </w:t>
      </w:r>
      <w:r w:rsidR="007F77DF">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건물</w:t>
      </w:r>
      <w:r w:rsidR="007F77DF">
        <w:rPr>
          <w:rFonts w:ascii="Times New Roman" w:hAnsi="Times New Roman" w:hint="eastAsia"/>
          <w:sz w:val="22"/>
          <w:szCs w:val="22"/>
        </w:rPr>
        <w:t xml:space="preserve"> </w:t>
      </w:r>
      <w:r w:rsidR="007F77DF">
        <w:rPr>
          <w:rFonts w:ascii="Times New Roman" w:hAnsi="Times New Roman" w:hint="eastAsia"/>
          <w:sz w:val="22"/>
          <w:szCs w:val="22"/>
        </w:rPr>
        <w:t>및</w:t>
      </w:r>
      <w:r w:rsidR="007F77DF">
        <w:rPr>
          <w:rFonts w:ascii="Times New Roman" w:hAnsi="Times New Roman" w:hint="eastAsia"/>
          <w:sz w:val="22"/>
          <w:szCs w:val="22"/>
        </w:rPr>
        <w:t xml:space="preserve"> </w:t>
      </w:r>
      <w:r w:rsidR="00F87A9E">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동산</w:t>
      </w:r>
      <w:r w:rsidR="007F77DF">
        <w:rPr>
          <w:rFonts w:ascii="Times New Roman" w:hAnsi="Times New Roman" w:hint="eastAsia"/>
          <w:sz w:val="22"/>
          <w:szCs w:val="22"/>
        </w:rPr>
        <w:t xml:space="preserve"> </w:t>
      </w:r>
      <w:r w:rsidR="007F77DF">
        <w:rPr>
          <w:rFonts w:ascii="Times New Roman" w:hAnsi="Times New Roman" w:hint="eastAsia"/>
          <w:sz w:val="22"/>
          <w:szCs w:val="22"/>
        </w:rPr>
        <w:t>등에</w:t>
      </w:r>
      <w:r w:rsidR="007F77DF">
        <w:rPr>
          <w:rFonts w:ascii="Times New Roman" w:hAnsi="Times New Roman" w:hint="eastAsia"/>
          <w:sz w:val="22"/>
          <w:szCs w:val="22"/>
        </w:rPr>
        <w:t xml:space="preserve"> </w:t>
      </w:r>
      <w:r w:rsidR="007F77DF">
        <w:rPr>
          <w:rFonts w:ascii="Times New Roman" w:hAnsi="Times New Roman" w:hint="eastAsia"/>
          <w:sz w:val="22"/>
          <w:szCs w:val="22"/>
        </w:rPr>
        <w:t>대한</w:t>
      </w:r>
      <w:r w:rsidR="001B228A">
        <w:rPr>
          <w:rFonts w:ascii="Times New Roman" w:hAnsi="Times New Roman" w:hint="eastAsia"/>
          <w:sz w:val="22"/>
          <w:szCs w:val="22"/>
        </w:rPr>
        <w:t xml:space="preserve"> </w:t>
      </w:r>
      <w:r w:rsidR="001B228A">
        <w:rPr>
          <w:rFonts w:ascii="Times New Roman" w:hAnsi="Times New Roman" w:hint="eastAsia"/>
          <w:sz w:val="22"/>
          <w:szCs w:val="22"/>
        </w:rPr>
        <w:t>부가가치세</w:t>
      </w:r>
      <w:r w:rsidR="000A3A74" w:rsidRPr="00380FB2">
        <w:rPr>
          <w:rFonts w:ascii="Times New Roman" w:hAnsi="Times New Roman"/>
          <w:sz w:val="22"/>
          <w:szCs w:val="22"/>
        </w:rPr>
        <w:t xml:space="preserve"> </w:t>
      </w:r>
      <w:r w:rsidR="000A3A74" w:rsidRPr="00380FB2">
        <w:rPr>
          <w:rFonts w:ascii="Times New Roman" w:hAnsi="Times New Roman"/>
          <w:sz w:val="22"/>
          <w:szCs w:val="22"/>
        </w:rPr>
        <w:t>별도</w:t>
      </w:r>
      <w:r w:rsidR="009167D6">
        <w:rPr>
          <w:rFonts w:ascii="Times New Roman" w:hAnsi="Times New Roman" w:hint="eastAsia"/>
          <w:sz w:val="22"/>
          <w:szCs w:val="22"/>
        </w:rPr>
        <w:t>)</w:t>
      </w:r>
      <w:r w:rsidR="001B228A">
        <w:rPr>
          <w:rFonts w:ascii="Times New Roman" w:hAnsi="Times New Roman" w:hint="eastAsia"/>
          <w:sz w:val="22"/>
          <w:szCs w:val="22"/>
        </w:rPr>
        <w:t>으로</w:t>
      </w:r>
      <w:r w:rsidR="001B228A">
        <w:rPr>
          <w:rFonts w:ascii="Times New Roman" w:hAnsi="Times New Roman" w:hint="eastAsia"/>
          <w:sz w:val="22"/>
          <w:szCs w:val="22"/>
        </w:rPr>
        <w:t xml:space="preserve"> </w:t>
      </w:r>
      <w:r w:rsidR="001B228A">
        <w:rPr>
          <w:rFonts w:ascii="Times New Roman" w:hAnsi="Times New Roman" w:hint="eastAsia"/>
          <w:sz w:val="22"/>
          <w:szCs w:val="22"/>
        </w:rPr>
        <w:t>하며</w:t>
      </w:r>
      <w:r w:rsidR="001B228A">
        <w:rPr>
          <w:rFonts w:ascii="Times New Roman" w:hAnsi="Times New Roman" w:hint="eastAsia"/>
          <w:sz w:val="22"/>
          <w:szCs w:val="22"/>
        </w:rPr>
        <w:t>,</w:t>
      </w:r>
      <w:r w:rsidRPr="00380FB2">
        <w:rPr>
          <w:rFonts w:ascii="Times New Roman" w:hAnsi="Times New Roman"/>
          <w:sz w:val="22"/>
          <w:szCs w:val="22"/>
        </w:rPr>
        <w:t xml:space="preserve"> </w:t>
      </w:r>
      <w:r w:rsidR="000A3A74" w:rsidRPr="00380FB2">
        <w:rPr>
          <w:rFonts w:ascii="Times New Roman" w:hAnsi="Times New Roman"/>
          <w:sz w:val="22"/>
          <w:szCs w:val="22"/>
        </w:rPr>
        <w:t>매매대금의</w:t>
      </w:r>
      <w:r w:rsidR="000A3A74" w:rsidRPr="00380FB2">
        <w:rPr>
          <w:rFonts w:ascii="Times New Roman" w:hAnsi="Times New Roman"/>
          <w:sz w:val="22"/>
          <w:szCs w:val="22"/>
        </w:rPr>
        <w:t xml:space="preserve"> </w:t>
      </w:r>
      <w:r w:rsidR="000A3A74" w:rsidRPr="00380FB2">
        <w:rPr>
          <w:rFonts w:ascii="Times New Roman" w:hAnsi="Times New Roman"/>
          <w:sz w:val="22"/>
          <w:szCs w:val="22"/>
        </w:rPr>
        <w:t>상세한</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내역은</w:t>
      </w:r>
      <w:r w:rsidR="000A3A74" w:rsidRPr="00380FB2">
        <w:rPr>
          <w:rFonts w:ascii="Times New Roman" w:hAnsi="Times New Roman"/>
          <w:sz w:val="22"/>
          <w:szCs w:val="22"/>
        </w:rPr>
        <w:t xml:space="preserve"> </w:t>
      </w:r>
      <w:r w:rsidR="000A3A74" w:rsidRPr="00380FB2">
        <w:rPr>
          <w:rFonts w:ascii="Times New Roman" w:hAnsi="Times New Roman"/>
          <w:sz w:val="22"/>
          <w:szCs w:val="22"/>
          <w:u w:val="single"/>
        </w:rPr>
        <w:t>별첨</w:t>
      </w:r>
      <w:r w:rsidR="000A3A74" w:rsidRPr="00380FB2">
        <w:rPr>
          <w:rFonts w:ascii="Times New Roman" w:hAnsi="Times New Roman"/>
          <w:sz w:val="22"/>
          <w:szCs w:val="22"/>
          <w:u w:val="single"/>
        </w:rPr>
        <w:t xml:space="preserve"> 2</w:t>
      </w:r>
      <w:r w:rsidR="000A3A74" w:rsidRPr="00380FB2">
        <w:rPr>
          <w:rFonts w:ascii="Times New Roman" w:hAnsi="Times New Roman"/>
          <w:sz w:val="22"/>
          <w:szCs w:val="22"/>
        </w:rPr>
        <w:t xml:space="preserve"> </w:t>
      </w:r>
      <w:r w:rsidR="000A3A74" w:rsidRPr="00380FB2">
        <w:rPr>
          <w:rFonts w:ascii="Times New Roman" w:hAnsi="Times New Roman"/>
          <w:sz w:val="22"/>
          <w:szCs w:val="22"/>
        </w:rPr>
        <w:t>매매대금</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w:t>
      </w:r>
      <w:r w:rsidR="000A3A74" w:rsidRPr="00380FB2">
        <w:rPr>
          <w:rFonts w:ascii="Times New Roman" w:hAnsi="Times New Roman"/>
          <w:sz w:val="22"/>
          <w:szCs w:val="22"/>
        </w:rPr>
        <w:t xml:space="preserve"> </w:t>
      </w:r>
      <w:r w:rsidR="000A3A74" w:rsidRPr="00380FB2">
        <w:rPr>
          <w:rFonts w:ascii="Times New Roman" w:hAnsi="Times New Roman"/>
          <w:sz w:val="22"/>
          <w:szCs w:val="22"/>
        </w:rPr>
        <w:t>기재와</w:t>
      </w:r>
      <w:r w:rsidR="000A3A74" w:rsidRPr="00380FB2">
        <w:rPr>
          <w:rFonts w:ascii="Times New Roman" w:hAnsi="Times New Roman"/>
          <w:sz w:val="22"/>
          <w:szCs w:val="22"/>
        </w:rPr>
        <w:t xml:space="preserve"> </w:t>
      </w:r>
      <w:r w:rsidR="000A3A74" w:rsidRPr="00380FB2">
        <w:rPr>
          <w:rFonts w:ascii="Times New Roman" w:hAnsi="Times New Roman"/>
          <w:sz w:val="22"/>
          <w:szCs w:val="22"/>
        </w:rPr>
        <w:t>같</w:t>
      </w:r>
      <w:r w:rsidR="001B228A">
        <w:rPr>
          <w:rFonts w:ascii="Times New Roman" w:hAnsi="Times New Roman" w:hint="eastAsia"/>
          <w:sz w:val="22"/>
          <w:szCs w:val="22"/>
        </w:rPr>
        <w:t>다</w:t>
      </w:r>
      <w:r w:rsidR="001B228A">
        <w:rPr>
          <w:rFonts w:ascii="Times New Roman" w:hAnsi="Times New Roman" w:hint="eastAsia"/>
          <w:sz w:val="22"/>
          <w:szCs w:val="22"/>
        </w:rPr>
        <w:t>.</w:t>
      </w:r>
      <w:r w:rsidR="000A3A74" w:rsidRPr="00380FB2">
        <w:rPr>
          <w:rFonts w:ascii="Times New Roman" w:hAnsi="Times New Roman"/>
          <w:sz w:val="22"/>
          <w:szCs w:val="22"/>
        </w:rPr>
        <w:t xml:space="preserve"> </w:t>
      </w:r>
    </w:p>
    <w:p w14:paraId="51E67E85" w14:textId="77777777" w:rsidR="00AD0BA0" w:rsidRPr="009167D6" w:rsidRDefault="00AD0BA0" w:rsidP="007008A0">
      <w:pPr>
        <w:pStyle w:val="ac"/>
        <w:snapToGrid w:val="0"/>
        <w:ind w:left="880"/>
        <w:rPr>
          <w:szCs w:val="22"/>
        </w:rPr>
      </w:pPr>
    </w:p>
    <w:p w14:paraId="50A6A632" w14:textId="2B8F02AC" w:rsidR="00F919C9" w:rsidRPr="00F919C9" w:rsidRDefault="00AD0BA0"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iCs/>
          <w:szCs w:val="22"/>
        </w:rPr>
      </w:pPr>
      <w:r w:rsidRPr="00380FB2">
        <w:rPr>
          <w:rFonts w:ascii="Times New Roman" w:hAnsi="Times New Roman"/>
          <w:sz w:val="22"/>
          <w:szCs w:val="22"/>
          <w:u w:val="single"/>
        </w:rPr>
        <w:t>매매대금의</w:t>
      </w:r>
      <w:r w:rsidRPr="00380FB2">
        <w:rPr>
          <w:rFonts w:ascii="Times New Roman" w:hAnsi="Times New Roman"/>
          <w:sz w:val="22"/>
          <w:szCs w:val="22"/>
          <w:u w:val="single"/>
        </w:rPr>
        <w:t xml:space="preserve"> </w:t>
      </w:r>
      <w:r w:rsidRPr="00380FB2">
        <w:rPr>
          <w:rFonts w:ascii="Times New Roman" w:hAnsi="Times New Roman"/>
          <w:sz w:val="22"/>
          <w:szCs w:val="22"/>
          <w:u w:val="single"/>
        </w:rPr>
        <w:t>지급</w:t>
      </w:r>
      <w:r w:rsidRPr="00380FB2">
        <w:rPr>
          <w:rFonts w:ascii="Times New Roman" w:hAnsi="Times New Roman"/>
          <w:sz w:val="22"/>
          <w:szCs w:val="22"/>
        </w:rPr>
        <w:t xml:space="preserve">: </w:t>
      </w:r>
      <w:r w:rsidR="00F919C9" w:rsidRPr="00F919C9">
        <w:rPr>
          <w:rFonts w:ascii="Times New Roman" w:hAnsi="Times New Roman"/>
          <w:sz w:val="22"/>
          <w:szCs w:val="22"/>
        </w:rPr>
        <w:t>매수인은</w:t>
      </w:r>
      <w:r w:rsidR="00F919C9" w:rsidRPr="00F919C9">
        <w:rPr>
          <w:rFonts w:ascii="Times New Roman" w:hAnsi="Times New Roman"/>
          <w:sz w:val="22"/>
          <w:szCs w:val="22"/>
        </w:rPr>
        <w:t xml:space="preserve"> </w:t>
      </w:r>
      <w:r w:rsidR="00F919C9" w:rsidRPr="00F919C9">
        <w:rPr>
          <w:rFonts w:ascii="Times New Roman" w:hAnsi="Times New Roman"/>
          <w:sz w:val="22"/>
          <w:szCs w:val="22"/>
        </w:rPr>
        <w:t>매매대금을</w:t>
      </w:r>
      <w:r w:rsidR="00F919C9" w:rsidRPr="00F919C9">
        <w:rPr>
          <w:rFonts w:ascii="Times New Roman" w:hAnsi="Times New Roman"/>
          <w:sz w:val="22"/>
          <w:szCs w:val="22"/>
        </w:rPr>
        <w:t xml:space="preserve"> </w:t>
      </w:r>
      <w:r w:rsidR="00F919C9" w:rsidRPr="00F919C9">
        <w:rPr>
          <w:rFonts w:ascii="Times New Roman" w:hAnsi="Times New Roman"/>
          <w:sz w:val="22"/>
          <w:szCs w:val="22"/>
        </w:rPr>
        <w:t>다음</w:t>
      </w:r>
      <w:r w:rsidR="00F919C9" w:rsidRPr="00F919C9">
        <w:rPr>
          <w:rFonts w:ascii="Times New Roman" w:hAnsi="Times New Roman"/>
          <w:sz w:val="22"/>
          <w:szCs w:val="22"/>
        </w:rPr>
        <w:t xml:space="preserve"> </w:t>
      </w:r>
      <w:r w:rsidR="00F919C9" w:rsidRPr="00F919C9">
        <w:rPr>
          <w:rFonts w:ascii="Times New Roman" w:hAnsi="Times New Roman"/>
          <w:sz w:val="22"/>
          <w:szCs w:val="22"/>
        </w:rPr>
        <w:t>각</w:t>
      </w:r>
      <w:r w:rsidR="00F919C9" w:rsidRPr="00F919C9">
        <w:rPr>
          <w:rFonts w:ascii="Times New Roman" w:hAnsi="Times New Roman"/>
          <w:sz w:val="22"/>
          <w:szCs w:val="22"/>
        </w:rPr>
        <w:t xml:space="preserve"> </w:t>
      </w:r>
      <w:r w:rsidR="00F919C9" w:rsidRPr="00F919C9">
        <w:rPr>
          <w:rFonts w:ascii="Times New Roman" w:hAnsi="Times New Roman"/>
          <w:sz w:val="22"/>
          <w:szCs w:val="22"/>
        </w:rPr>
        <w:t>호와</w:t>
      </w:r>
      <w:r w:rsidR="00F919C9" w:rsidRPr="00F919C9">
        <w:rPr>
          <w:rFonts w:ascii="Times New Roman" w:hAnsi="Times New Roman"/>
          <w:sz w:val="22"/>
          <w:szCs w:val="22"/>
        </w:rPr>
        <w:t xml:space="preserve"> </w:t>
      </w:r>
      <w:r w:rsidR="00F919C9" w:rsidRPr="00F919C9">
        <w:rPr>
          <w:rFonts w:ascii="Times New Roman" w:hAnsi="Times New Roman"/>
          <w:sz w:val="22"/>
          <w:szCs w:val="22"/>
        </w:rPr>
        <w:t>같이</w:t>
      </w:r>
      <w:r w:rsidR="00F919C9" w:rsidRPr="00F919C9">
        <w:rPr>
          <w:rFonts w:ascii="Times New Roman" w:hAnsi="Times New Roman"/>
          <w:sz w:val="22"/>
          <w:szCs w:val="22"/>
        </w:rPr>
        <w:t xml:space="preserve"> </w:t>
      </w:r>
      <w:r w:rsidR="00F919C9" w:rsidRPr="00F919C9">
        <w:rPr>
          <w:rFonts w:ascii="Times New Roman" w:hAnsi="Times New Roman"/>
          <w:sz w:val="22"/>
          <w:szCs w:val="22"/>
        </w:rPr>
        <w:t>지급한다</w:t>
      </w:r>
      <w:r w:rsidR="00F919C9" w:rsidRPr="00F919C9">
        <w:rPr>
          <w:rFonts w:ascii="Times New Roman" w:hAnsi="Times New Roman"/>
          <w:sz w:val="22"/>
          <w:szCs w:val="22"/>
        </w:rPr>
        <w:t>.</w:t>
      </w:r>
      <w:r w:rsidR="00282BF5">
        <w:rPr>
          <w:rFonts w:ascii="Times New Roman" w:hAnsi="Times New Roman" w:hint="eastAsia"/>
          <w:sz w:val="22"/>
          <w:szCs w:val="22"/>
        </w:rPr>
        <w:t xml:space="preserve"> </w:t>
      </w:r>
    </w:p>
    <w:p w14:paraId="2442BC2F" w14:textId="77777777" w:rsidR="00F919C9" w:rsidRDefault="00F919C9" w:rsidP="00F919C9">
      <w:pPr>
        <w:pStyle w:val="ac"/>
        <w:ind w:left="880"/>
        <w:rPr>
          <w:bCs w:val="0"/>
          <w:iCs/>
          <w:szCs w:val="22"/>
        </w:rPr>
      </w:pPr>
    </w:p>
    <w:p w14:paraId="286C21C7" w14:textId="21235C48" w:rsidR="00F919C9" w:rsidRDefault="00F919C9" w:rsidP="00F919C9">
      <w:pPr>
        <w:numPr>
          <w:ilvl w:val="0"/>
          <w:numId w:val="14"/>
        </w:numPr>
        <w:tabs>
          <w:tab w:val="left" w:pos="-1440"/>
        </w:tabs>
        <w:snapToGrid w:val="0"/>
        <w:rPr>
          <w:iCs/>
          <w:szCs w:val="22"/>
        </w:rPr>
      </w:pPr>
      <w:r>
        <w:rPr>
          <w:rFonts w:hint="eastAsia"/>
          <w:iCs/>
          <w:szCs w:val="22"/>
        </w:rPr>
        <w:t>계약금</w:t>
      </w:r>
      <w:r>
        <w:rPr>
          <w:rFonts w:hint="eastAsia"/>
          <w:iCs/>
          <w:szCs w:val="22"/>
        </w:rPr>
        <w:t xml:space="preserve">: </w:t>
      </w:r>
      <w:r w:rsidRPr="00F919C9">
        <w:rPr>
          <w:iCs/>
          <w:szCs w:val="22"/>
        </w:rPr>
        <w:t>매수인은</w:t>
      </w:r>
      <w:r w:rsidRPr="00F919C9">
        <w:rPr>
          <w:iCs/>
          <w:szCs w:val="22"/>
        </w:rPr>
        <w:t xml:space="preserve"> </w:t>
      </w:r>
      <w:r w:rsidR="009167D6">
        <w:rPr>
          <w:rFonts w:hint="eastAsia"/>
          <w:iCs/>
          <w:szCs w:val="22"/>
        </w:rPr>
        <w:t>거래종결예정일의</w:t>
      </w:r>
      <w:r w:rsidR="009167D6">
        <w:rPr>
          <w:rFonts w:hint="eastAsia"/>
          <w:iCs/>
          <w:szCs w:val="22"/>
        </w:rPr>
        <w:t xml:space="preserve"> </w:t>
      </w:r>
      <w:r w:rsidR="009167D6">
        <w:rPr>
          <w:rFonts w:hint="eastAsia"/>
          <w:iCs/>
          <w:szCs w:val="22"/>
        </w:rPr>
        <w:t>이</w:t>
      </w:r>
      <w:r w:rsidR="009167D6">
        <w:rPr>
          <w:rFonts w:hint="eastAsia"/>
          <w:iCs/>
          <w:szCs w:val="22"/>
        </w:rPr>
        <w:t>(2)</w:t>
      </w:r>
      <w:r w:rsidR="009167D6">
        <w:rPr>
          <w:rFonts w:hint="eastAsia"/>
          <w:iCs/>
          <w:szCs w:val="22"/>
        </w:rPr>
        <w:t>영업일</w:t>
      </w:r>
      <w:r w:rsidR="009167D6">
        <w:rPr>
          <w:rFonts w:hint="eastAsia"/>
          <w:iCs/>
          <w:szCs w:val="22"/>
        </w:rPr>
        <w:t xml:space="preserve"> </w:t>
      </w:r>
      <w:r w:rsidR="009167D6">
        <w:rPr>
          <w:rFonts w:hint="eastAsia"/>
          <w:iCs/>
          <w:szCs w:val="22"/>
        </w:rPr>
        <w:t>전날에</w:t>
      </w:r>
      <w:r w:rsidR="009167D6">
        <w:rPr>
          <w:rFonts w:hint="eastAsia"/>
          <w:iCs/>
          <w:szCs w:val="22"/>
        </w:rPr>
        <w:t xml:space="preserve"> </w:t>
      </w:r>
      <w:r w:rsidRPr="00F919C9">
        <w:rPr>
          <w:iCs/>
          <w:szCs w:val="22"/>
        </w:rPr>
        <w:t>매매대금</w:t>
      </w:r>
      <w:r w:rsidRPr="00F919C9">
        <w:rPr>
          <w:iCs/>
          <w:szCs w:val="22"/>
        </w:rPr>
        <w:t xml:space="preserve"> </w:t>
      </w:r>
      <w:r w:rsidRPr="00F919C9">
        <w:rPr>
          <w:iCs/>
          <w:szCs w:val="22"/>
        </w:rPr>
        <w:t>중</w:t>
      </w:r>
      <w:r w:rsidRPr="00F919C9">
        <w:rPr>
          <w:iCs/>
          <w:szCs w:val="22"/>
        </w:rPr>
        <w:t xml:space="preserve"> </w:t>
      </w:r>
      <w:r w:rsidRPr="00F919C9">
        <w:rPr>
          <w:iCs/>
          <w:szCs w:val="22"/>
        </w:rPr>
        <w:t>금</w:t>
      </w:r>
      <w:r w:rsidRPr="00F919C9">
        <w:rPr>
          <w:iCs/>
          <w:szCs w:val="22"/>
        </w:rPr>
        <w:t xml:space="preserve"> </w:t>
      </w:r>
      <w:r w:rsidRPr="00F919C9">
        <w:rPr>
          <w:iCs/>
          <w:szCs w:val="22"/>
        </w:rPr>
        <w:t>일백억</w:t>
      </w:r>
      <w:ins w:id="0" w:author="BKL" w:date="2026-10-07T17:18:00Z" w16du:dateUtc="2026-10-07T08:18:00Z">
        <w:r w:rsidR="00A33B7F">
          <w:rPr>
            <w:rFonts w:hint="eastAsia"/>
            <w:iCs/>
            <w:szCs w:val="22"/>
          </w:rPr>
          <w:t>구천</w:t>
        </w:r>
      </w:ins>
      <w:r w:rsidRPr="00F919C9">
        <w:rPr>
          <w:iCs/>
          <w:szCs w:val="22"/>
        </w:rPr>
        <w:t>원</w:t>
      </w:r>
      <w:r w:rsidRPr="00F919C9">
        <w:rPr>
          <w:iCs/>
          <w:szCs w:val="22"/>
        </w:rPr>
        <w:t>(</w:t>
      </w:r>
      <w:r w:rsidRPr="00F919C9">
        <w:rPr>
          <w:iCs/>
          <w:szCs w:val="22"/>
        </w:rPr>
        <w:t>￦</w:t>
      </w:r>
      <w:r w:rsidRPr="00F919C9">
        <w:rPr>
          <w:iCs/>
          <w:szCs w:val="22"/>
        </w:rPr>
        <w:t>10,000,</w:t>
      </w:r>
      <w:del w:id="1" w:author="BKL" w:date="2026-10-07T17:18:00Z" w16du:dateUtc="2026-10-07T08:18:00Z">
        <w:r w:rsidRPr="00F919C9" w:rsidDel="00A33B7F">
          <w:rPr>
            <w:iCs/>
            <w:szCs w:val="22"/>
          </w:rPr>
          <w:delText>000</w:delText>
        </w:r>
      </w:del>
      <w:ins w:id="2" w:author="BKL" w:date="2026-10-07T17:18:00Z" w16du:dateUtc="2026-10-07T08:18:00Z">
        <w:r w:rsidR="00A33B7F">
          <w:rPr>
            <w:rFonts w:hint="eastAsia"/>
            <w:iCs/>
            <w:szCs w:val="22"/>
          </w:rPr>
          <w:t>009</w:t>
        </w:r>
      </w:ins>
      <w:r w:rsidRPr="00F919C9">
        <w:rPr>
          <w:iCs/>
          <w:szCs w:val="22"/>
        </w:rPr>
        <w:t>,000)(</w:t>
      </w:r>
      <w:r w:rsidRPr="00F919C9">
        <w:rPr>
          <w:iCs/>
          <w:szCs w:val="22"/>
        </w:rPr>
        <w:t>이하</w:t>
      </w:r>
      <w:r w:rsidRPr="00F919C9">
        <w:rPr>
          <w:iCs/>
          <w:szCs w:val="22"/>
        </w:rPr>
        <w:t xml:space="preserve"> </w:t>
      </w:r>
      <w:r>
        <w:rPr>
          <w:iCs/>
          <w:szCs w:val="22"/>
        </w:rPr>
        <w:t>“</w:t>
      </w:r>
      <w:r w:rsidRPr="009167D6">
        <w:rPr>
          <w:iCs/>
          <w:szCs w:val="22"/>
          <w:u w:val="single"/>
        </w:rPr>
        <w:t>계약금</w:t>
      </w:r>
      <w:r>
        <w:rPr>
          <w:iCs/>
          <w:szCs w:val="22"/>
        </w:rPr>
        <w:t>”</w:t>
      </w:r>
      <w:r w:rsidRPr="00F919C9">
        <w:rPr>
          <w:iCs/>
          <w:szCs w:val="22"/>
        </w:rPr>
        <w:t>)</w:t>
      </w:r>
      <w:r w:rsidRPr="00F919C9">
        <w:rPr>
          <w:iCs/>
          <w:szCs w:val="22"/>
        </w:rPr>
        <w:t>을</w:t>
      </w:r>
      <w:r w:rsidRPr="00F919C9">
        <w:rPr>
          <w:iCs/>
          <w:szCs w:val="22"/>
        </w:rPr>
        <w:t xml:space="preserve"> </w:t>
      </w:r>
      <w:r w:rsidR="00282BF5" w:rsidRPr="00282BF5">
        <w:rPr>
          <w:iCs/>
          <w:szCs w:val="22"/>
        </w:rPr>
        <w:t>지급</w:t>
      </w:r>
      <w:r w:rsidR="009167D6">
        <w:rPr>
          <w:rFonts w:hint="eastAsia"/>
          <w:iCs/>
          <w:szCs w:val="22"/>
        </w:rPr>
        <w:t>할</w:t>
      </w:r>
      <w:r w:rsidR="009167D6">
        <w:rPr>
          <w:rFonts w:hint="eastAsia"/>
          <w:iCs/>
          <w:szCs w:val="22"/>
        </w:rPr>
        <w:t xml:space="preserve"> </w:t>
      </w:r>
      <w:r w:rsidR="009167D6">
        <w:rPr>
          <w:rFonts w:hint="eastAsia"/>
          <w:iCs/>
          <w:szCs w:val="22"/>
        </w:rPr>
        <w:t>의무를</w:t>
      </w:r>
      <w:r w:rsidR="009167D6">
        <w:rPr>
          <w:rFonts w:hint="eastAsia"/>
          <w:iCs/>
          <w:szCs w:val="22"/>
        </w:rPr>
        <w:t xml:space="preserve"> </w:t>
      </w:r>
      <w:r w:rsidR="009167D6">
        <w:rPr>
          <w:rFonts w:hint="eastAsia"/>
          <w:iCs/>
          <w:szCs w:val="22"/>
        </w:rPr>
        <w:t>부담하되</w:t>
      </w:r>
      <w:r w:rsidR="009167D6">
        <w:rPr>
          <w:rFonts w:hint="eastAsia"/>
          <w:iCs/>
          <w:szCs w:val="22"/>
        </w:rPr>
        <w:t xml:space="preserve">, </w:t>
      </w:r>
      <w:r w:rsidR="009167D6">
        <w:rPr>
          <w:rFonts w:hint="eastAsia"/>
          <w:iCs/>
          <w:szCs w:val="22"/>
        </w:rPr>
        <w:t>매수인의</w:t>
      </w:r>
      <w:r w:rsidR="009167D6">
        <w:rPr>
          <w:rFonts w:hint="eastAsia"/>
          <w:iCs/>
          <w:szCs w:val="22"/>
        </w:rPr>
        <w:t xml:space="preserve"> </w:t>
      </w:r>
      <w:r w:rsidR="009167D6">
        <w:rPr>
          <w:rFonts w:hint="eastAsia"/>
          <w:iCs/>
          <w:szCs w:val="22"/>
        </w:rPr>
        <w:t>계약금</w:t>
      </w:r>
      <w:r w:rsidR="009167D6">
        <w:rPr>
          <w:rFonts w:hint="eastAsia"/>
          <w:iCs/>
          <w:szCs w:val="22"/>
        </w:rPr>
        <w:t xml:space="preserve"> </w:t>
      </w:r>
      <w:r w:rsidR="009167D6">
        <w:rPr>
          <w:rFonts w:hint="eastAsia"/>
          <w:iCs/>
          <w:szCs w:val="22"/>
        </w:rPr>
        <w:t>지급</w:t>
      </w:r>
      <w:r w:rsidR="009167D6">
        <w:rPr>
          <w:rFonts w:hint="eastAsia"/>
          <w:iCs/>
          <w:szCs w:val="22"/>
        </w:rPr>
        <w:t xml:space="preserve"> </w:t>
      </w:r>
      <w:r w:rsidR="009167D6">
        <w:rPr>
          <w:rFonts w:hint="eastAsia"/>
          <w:iCs/>
          <w:szCs w:val="22"/>
        </w:rPr>
        <w:t>의무는</w:t>
      </w:r>
      <w:r w:rsidR="009167D6">
        <w:rPr>
          <w:rFonts w:hint="eastAsia"/>
          <w:iCs/>
          <w:szCs w:val="22"/>
        </w:rPr>
        <w:t xml:space="preserve"> </w:t>
      </w:r>
      <w:r w:rsidR="009167D6">
        <w:rPr>
          <w:rFonts w:hint="eastAsia"/>
          <w:iCs/>
          <w:szCs w:val="22"/>
        </w:rPr>
        <w:t>제</w:t>
      </w:r>
      <w:r w:rsidR="009167D6">
        <w:rPr>
          <w:rFonts w:hint="eastAsia"/>
          <w:iCs/>
          <w:szCs w:val="22"/>
        </w:rPr>
        <w:t>1.4</w:t>
      </w:r>
      <w:r w:rsidR="009167D6">
        <w:rPr>
          <w:rFonts w:hint="eastAsia"/>
          <w:iCs/>
          <w:szCs w:val="22"/>
        </w:rPr>
        <w:t>조에</w:t>
      </w:r>
      <w:r w:rsidR="009167D6">
        <w:rPr>
          <w:rFonts w:hint="eastAsia"/>
          <w:iCs/>
          <w:szCs w:val="22"/>
        </w:rPr>
        <w:t xml:space="preserve"> </w:t>
      </w:r>
      <w:r w:rsidR="009167D6">
        <w:rPr>
          <w:rFonts w:hint="eastAsia"/>
          <w:iCs/>
          <w:szCs w:val="22"/>
        </w:rPr>
        <w:t>따른</w:t>
      </w:r>
      <w:r w:rsidR="009167D6">
        <w:rPr>
          <w:rFonts w:hint="eastAsia"/>
          <w:iCs/>
          <w:szCs w:val="22"/>
        </w:rPr>
        <w:t xml:space="preserve"> </w:t>
      </w:r>
      <w:r w:rsidR="009167D6">
        <w:rPr>
          <w:rFonts w:hint="eastAsia"/>
          <w:iCs/>
          <w:szCs w:val="22"/>
        </w:rPr>
        <w:t>상계납입</w:t>
      </w:r>
      <w:ins w:id="3" w:author="BKL" w:date="2026-10-07T17:19:00Z" w16du:dateUtc="2026-10-07T08:19:00Z">
        <w:r w:rsidR="00A33B7F" w:rsidRPr="00A33B7F">
          <w:rPr>
            <w:iCs/>
            <w:szCs w:val="22"/>
          </w:rPr>
          <w:t>의</w:t>
        </w:r>
        <w:r w:rsidR="00A33B7F" w:rsidRPr="00A33B7F">
          <w:rPr>
            <w:iCs/>
            <w:szCs w:val="22"/>
          </w:rPr>
          <w:t xml:space="preserve"> </w:t>
        </w:r>
        <w:r w:rsidR="00A33B7F" w:rsidRPr="00A33B7F">
          <w:rPr>
            <w:iCs/>
            <w:szCs w:val="22"/>
          </w:rPr>
          <w:t>방법으로</w:t>
        </w:r>
        <w:r w:rsidR="00A33B7F" w:rsidRPr="00A33B7F">
          <w:rPr>
            <w:iCs/>
            <w:szCs w:val="22"/>
          </w:rPr>
          <w:t xml:space="preserve"> </w:t>
        </w:r>
        <w:r w:rsidR="00A33B7F" w:rsidRPr="00A33B7F">
          <w:rPr>
            <w:iCs/>
            <w:szCs w:val="22"/>
          </w:rPr>
          <w:t>이행하며</w:t>
        </w:r>
        <w:r w:rsidR="00A33B7F" w:rsidRPr="00A33B7F">
          <w:rPr>
            <w:iCs/>
            <w:szCs w:val="22"/>
          </w:rPr>
          <w:t xml:space="preserve">, </w:t>
        </w:r>
        <w:r w:rsidR="00A33B7F" w:rsidRPr="00A33B7F">
          <w:rPr>
            <w:iCs/>
            <w:szCs w:val="22"/>
          </w:rPr>
          <w:t>그</w:t>
        </w:r>
        <w:r w:rsidR="00A33B7F" w:rsidRPr="00A33B7F">
          <w:rPr>
            <w:iCs/>
            <w:szCs w:val="22"/>
          </w:rPr>
          <w:t xml:space="preserve"> </w:t>
        </w:r>
        <w:r w:rsidR="00A33B7F" w:rsidRPr="00A33B7F">
          <w:rPr>
            <w:iCs/>
            <w:szCs w:val="22"/>
          </w:rPr>
          <w:t>상계납입</w:t>
        </w:r>
      </w:ins>
      <w:r w:rsidR="009167D6">
        <w:rPr>
          <w:rFonts w:hint="eastAsia"/>
          <w:iCs/>
          <w:szCs w:val="22"/>
        </w:rPr>
        <w:t>이</w:t>
      </w:r>
      <w:r w:rsidR="009167D6">
        <w:rPr>
          <w:rFonts w:hint="eastAsia"/>
          <w:iCs/>
          <w:szCs w:val="22"/>
        </w:rPr>
        <w:t xml:space="preserve"> </w:t>
      </w:r>
      <w:r w:rsidR="009167D6">
        <w:rPr>
          <w:rFonts w:hint="eastAsia"/>
          <w:iCs/>
          <w:szCs w:val="22"/>
        </w:rPr>
        <w:t>완료됨으로써</w:t>
      </w:r>
      <w:r w:rsidR="009167D6">
        <w:rPr>
          <w:rFonts w:hint="eastAsia"/>
          <w:iCs/>
          <w:szCs w:val="22"/>
        </w:rPr>
        <w:t xml:space="preserve"> </w:t>
      </w:r>
      <w:r w:rsidR="009167D6">
        <w:rPr>
          <w:rFonts w:hint="eastAsia"/>
          <w:iCs/>
          <w:szCs w:val="22"/>
        </w:rPr>
        <w:t>이행된</w:t>
      </w:r>
      <w:r w:rsidR="009167D6">
        <w:rPr>
          <w:rFonts w:hint="eastAsia"/>
          <w:iCs/>
          <w:szCs w:val="22"/>
        </w:rPr>
        <w:t xml:space="preserve"> </w:t>
      </w:r>
      <w:r w:rsidR="009167D6">
        <w:rPr>
          <w:rFonts w:hint="eastAsia"/>
          <w:iCs/>
          <w:szCs w:val="22"/>
        </w:rPr>
        <w:t>것으로</w:t>
      </w:r>
      <w:r w:rsidR="009167D6">
        <w:rPr>
          <w:rFonts w:hint="eastAsia"/>
          <w:iCs/>
          <w:szCs w:val="22"/>
        </w:rPr>
        <w:t xml:space="preserve"> </w:t>
      </w:r>
      <w:r w:rsidR="009167D6">
        <w:rPr>
          <w:rFonts w:hint="eastAsia"/>
          <w:iCs/>
          <w:szCs w:val="22"/>
        </w:rPr>
        <w:t>간주한다</w:t>
      </w:r>
      <w:r w:rsidR="009167D6">
        <w:rPr>
          <w:rFonts w:hint="eastAsia"/>
          <w:iCs/>
          <w:szCs w:val="22"/>
        </w:rPr>
        <w:t>.</w:t>
      </w:r>
      <w:r w:rsidR="009012E7">
        <w:rPr>
          <w:rFonts w:hint="eastAsia"/>
          <w:iCs/>
          <w:szCs w:val="22"/>
        </w:rPr>
        <w:t xml:space="preserve"> </w:t>
      </w:r>
      <w:r w:rsidR="009012E7" w:rsidRPr="009012E7">
        <w:rPr>
          <w:iCs/>
          <w:szCs w:val="22"/>
        </w:rPr>
        <w:t>본</w:t>
      </w:r>
      <w:r w:rsidR="009012E7" w:rsidRPr="009012E7">
        <w:rPr>
          <w:iCs/>
          <w:szCs w:val="22"/>
        </w:rPr>
        <w:t xml:space="preserve"> </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따라</w:t>
      </w:r>
      <w:r w:rsidR="009012E7" w:rsidRPr="009012E7">
        <w:rPr>
          <w:iCs/>
          <w:szCs w:val="22"/>
        </w:rPr>
        <w:t xml:space="preserve"> </w:t>
      </w:r>
      <w:r w:rsidR="009012E7" w:rsidRPr="009012E7">
        <w:rPr>
          <w:iCs/>
          <w:szCs w:val="22"/>
        </w:rPr>
        <w:t>지급되는</w:t>
      </w:r>
      <w:r w:rsidR="009012E7" w:rsidRPr="009012E7">
        <w:rPr>
          <w:iCs/>
          <w:szCs w:val="22"/>
        </w:rPr>
        <w:t xml:space="preserve"> </w:t>
      </w:r>
      <w:r w:rsidR="009012E7" w:rsidRPr="009012E7">
        <w:rPr>
          <w:iCs/>
          <w:szCs w:val="22"/>
        </w:rPr>
        <w:t>계약금은</w:t>
      </w:r>
      <w:r w:rsidR="009012E7" w:rsidRPr="009012E7">
        <w:rPr>
          <w:iCs/>
          <w:szCs w:val="22"/>
        </w:rPr>
        <w:t xml:space="preserve"> </w:t>
      </w:r>
      <w:r w:rsidR="009012E7" w:rsidRPr="009012E7">
        <w:rPr>
          <w:iCs/>
          <w:szCs w:val="22"/>
        </w:rPr>
        <w:t>민법</w:t>
      </w:r>
      <w:r w:rsidR="009012E7" w:rsidRPr="009012E7">
        <w:rPr>
          <w:iCs/>
          <w:szCs w:val="22"/>
        </w:rPr>
        <w:t xml:space="preserve"> </w:t>
      </w:r>
      <w:r w:rsidR="009012E7" w:rsidRPr="009012E7">
        <w:rPr>
          <w:iCs/>
          <w:szCs w:val="22"/>
        </w:rPr>
        <w:t>제</w:t>
      </w:r>
      <w:r w:rsidR="009012E7" w:rsidRPr="009012E7">
        <w:rPr>
          <w:iCs/>
          <w:szCs w:val="22"/>
        </w:rPr>
        <w:t>565</w:t>
      </w:r>
      <w:r w:rsidR="009012E7" w:rsidRPr="009012E7">
        <w:rPr>
          <w:iCs/>
          <w:szCs w:val="22"/>
        </w:rPr>
        <w:t>조에</w:t>
      </w:r>
      <w:r w:rsidR="009012E7" w:rsidRPr="009012E7">
        <w:rPr>
          <w:iCs/>
          <w:szCs w:val="22"/>
        </w:rPr>
        <w:t xml:space="preserve"> </w:t>
      </w:r>
      <w:r w:rsidR="009012E7" w:rsidRPr="009012E7">
        <w:rPr>
          <w:iCs/>
          <w:szCs w:val="22"/>
        </w:rPr>
        <w:t>따른</w:t>
      </w:r>
      <w:r w:rsidR="009012E7" w:rsidRPr="009012E7">
        <w:rPr>
          <w:iCs/>
          <w:szCs w:val="22"/>
        </w:rPr>
        <w:t xml:space="preserve"> </w:t>
      </w:r>
      <w:r w:rsidR="009012E7" w:rsidRPr="009012E7">
        <w:rPr>
          <w:iCs/>
          <w:szCs w:val="22"/>
        </w:rPr>
        <w:t>해약금으로</w:t>
      </w:r>
      <w:r w:rsidR="009012E7" w:rsidRPr="009012E7">
        <w:rPr>
          <w:iCs/>
          <w:szCs w:val="22"/>
        </w:rPr>
        <w:t xml:space="preserve"> </w:t>
      </w:r>
      <w:r w:rsidR="009012E7" w:rsidRPr="009012E7">
        <w:rPr>
          <w:iCs/>
          <w:szCs w:val="22"/>
        </w:rPr>
        <w:t>해석되거나</w:t>
      </w:r>
      <w:r w:rsidR="009012E7" w:rsidRPr="009012E7">
        <w:rPr>
          <w:iCs/>
          <w:szCs w:val="22"/>
        </w:rPr>
        <w:t xml:space="preserve"> </w:t>
      </w:r>
      <w:r w:rsidR="009012E7" w:rsidRPr="009012E7">
        <w:rPr>
          <w:iCs/>
          <w:szCs w:val="22"/>
        </w:rPr>
        <w:t>간주되지</w:t>
      </w:r>
      <w:r w:rsidR="009012E7" w:rsidRPr="009012E7">
        <w:rPr>
          <w:iCs/>
          <w:szCs w:val="22"/>
        </w:rPr>
        <w:t xml:space="preserve"> </w:t>
      </w:r>
      <w:r w:rsidR="009012E7" w:rsidRPr="009012E7">
        <w:rPr>
          <w:iCs/>
          <w:szCs w:val="22"/>
        </w:rPr>
        <w:t>아니하며</w:t>
      </w:r>
      <w:r w:rsidR="009012E7" w:rsidRPr="009012E7">
        <w:rPr>
          <w:iCs/>
          <w:szCs w:val="22"/>
        </w:rPr>
        <w:t xml:space="preserve">, </w:t>
      </w:r>
      <w:r w:rsidR="009012E7" w:rsidRPr="009012E7">
        <w:rPr>
          <w:iCs/>
          <w:szCs w:val="22"/>
        </w:rPr>
        <w:t>당사자들은</w:t>
      </w:r>
      <w:r w:rsidR="009012E7" w:rsidRPr="009012E7">
        <w:rPr>
          <w:iCs/>
          <w:szCs w:val="22"/>
        </w:rPr>
        <w:t xml:space="preserve"> </w:t>
      </w:r>
      <w:r w:rsidR="009012E7" w:rsidRPr="009012E7">
        <w:rPr>
          <w:iCs/>
          <w:szCs w:val="22"/>
        </w:rPr>
        <w:t>계약금을</w:t>
      </w:r>
      <w:r w:rsidR="009012E7" w:rsidRPr="009012E7">
        <w:rPr>
          <w:iCs/>
          <w:szCs w:val="22"/>
        </w:rPr>
        <w:t xml:space="preserve"> </w:t>
      </w:r>
      <w:r w:rsidR="009012E7" w:rsidRPr="009012E7">
        <w:rPr>
          <w:iCs/>
          <w:szCs w:val="22"/>
        </w:rPr>
        <w:t>포기하거나</w:t>
      </w:r>
      <w:r w:rsidR="009012E7" w:rsidRPr="009012E7">
        <w:rPr>
          <w:iCs/>
          <w:szCs w:val="22"/>
        </w:rPr>
        <w:t xml:space="preserve"> </w:t>
      </w:r>
      <w:r w:rsidR="009012E7" w:rsidRPr="009012E7">
        <w:rPr>
          <w:iCs/>
          <w:szCs w:val="22"/>
        </w:rPr>
        <w:t>배액을</w:t>
      </w:r>
      <w:r w:rsidR="009012E7" w:rsidRPr="009012E7">
        <w:rPr>
          <w:iCs/>
          <w:szCs w:val="22"/>
        </w:rPr>
        <w:t xml:space="preserve"> </w:t>
      </w:r>
      <w:r w:rsidR="009012E7" w:rsidRPr="009012E7">
        <w:rPr>
          <w:iCs/>
          <w:szCs w:val="22"/>
        </w:rPr>
        <w:t>상환하는</w:t>
      </w:r>
      <w:r w:rsidR="009012E7" w:rsidRPr="009012E7">
        <w:rPr>
          <w:iCs/>
          <w:szCs w:val="22"/>
        </w:rPr>
        <w:t xml:space="preserve"> </w:t>
      </w:r>
      <w:r w:rsidR="009012E7" w:rsidRPr="009012E7">
        <w:rPr>
          <w:iCs/>
          <w:szCs w:val="22"/>
        </w:rPr>
        <w:t>방법으로</w:t>
      </w:r>
      <w:r w:rsidR="009012E7" w:rsidRPr="009012E7">
        <w:rPr>
          <w:iCs/>
          <w:szCs w:val="22"/>
        </w:rPr>
        <w:t xml:space="preserve"> </w:t>
      </w:r>
      <w:r w:rsidR="009012E7" w:rsidRPr="009012E7">
        <w:rPr>
          <w:iCs/>
          <w:szCs w:val="22"/>
        </w:rPr>
        <w:t>본</w:t>
      </w:r>
      <w:r w:rsidR="009012E7" w:rsidRPr="009012E7">
        <w:rPr>
          <w:iCs/>
          <w:szCs w:val="22"/>
        </w:rPr>
        <w:t xml:space="preserve"> </w:t>
      </w:r>
      <w:r w:rsidR="009012E7" w:rsidRPr="009012E7">
        <w:rPr>
          <w:iCs/>
          <w:szCs w:val="22"/>
        </w:rPr>
        <w:t>계약을</w:t>
      </w:r>
      <w:r w:rsidR="009012E7" w:rsidRPr="009012E7">
        <w:rPr>
          <w:iCs/>
          <w:szCs w:val="22"/>
        </w:rPr>
        <w:t xml:space="preserve"> </w:t>
      </w:r>
      <w:r w:rsidR="009012E7" w:rsidRPr="009012E7">
        <w:rPr>
          <w:iCs/>
          <w:szCs w:val="22"/>
        </w:rPr>
        <w:t>해제할</w:t>
      </w:r>
      <w:r w:rsidR="009012E7" w:rsidRPr="009012E7">
        <w:rPr>
          <w:iCs/>
          <w:szCs w:val="22"/>
        </w:rPr>
        <w:t xml:space="preserve"> </w:t>
      </w:r>
      <w:r w:rsidR="009012E7" w:rsidRPr="009012E7">
        <w:rPr>
          <w:iCs/>
          <w:szCs w:val="22"/>
        </w:rPr>
        <w:t>수</w:t>
      </w:r>
      <w:r w:rsidR="009012E7" w:rsidRPr="009012E7">
        <w:rPr>
          <w:iCs/>
          <w:szCs w:val="22"/>
        </w:rPr>
        <w:t xml:space="preserve"> </w:t>
      </w:r>
      <w:r w:rsidR="009012E7" w:rsidRPr="009012E7">
        <w:rPr>
          <w:iCs/>
          <w:szCs w:val="22"/>
        </w:rPr>
        <w:t>없다</w:t>
      </w:r>
      <w:r w:rsidR="009012E7" w:rsidRPr="009012E7">
        <w:rPr>
          <w:iCs/>
          <w:szCs w:val="22"/>
        </w:rPr>
        <w:t>.</w:t>
      </w:r>
    </w:p>
    <w:p w14:paraId="0F3159EA" w14:textId="2DB18247" w:rsidR="00282BF5" w:rsidRPr="00282BF5" w:rsidRDefault="00282BF5" w:rsidP="000B14E5">
      <w:pPr>
        <w:numPr>
          <w:ilvl w:val="0"/>
          <w:numId w:val="14"/>
        </w:numPr>
        <w:tabs>
          <w:tab w:val="left" w:pos="-1440"/>
        </w:tabs>
        <w:snapToGrid w:val="0"/>
        <w:rPr>
          <w:iCs/>
          <w:szCs w:val="22"/>
        </w:rPr>
      </w:pPr>
      <w:r w:rsidRPr="00282BF5">
        <w:rPr>
          <w:rFonts w:hint="eastAsia"/>
          <w:iCs/>
          <w:szCs w:val="22"/>
        </w:rPr>
        <w:t>잔금</w:t>
      </w:r>
      <w:r w:rsidRPr="00282BF5">
        <w:rPr>
          <w:rFonts w:hint="eastAsia"/>
          <w:iCs/>
          <w:szCs w:val="22"/>
        </w:rPr>
        <w:t xml:space="preserve">: </w:t>
      </w:r>
      <w:r w:rsidR="00142E9C" w:rsidRPr="00282BF5">
        <w:rPr>
          <w:rFonts w:hint="eastAsia"/>
          <w:iCs/>
          <w:szCs w:val="22"/>
        </w:rPr>
        <w:t>매수인은</w:t>
      </w:r>
      <w:r w:rsidR="003237F7" w:rsidRPr="00282BF5">
        <w:rPr>
          <w:iCs/>
          <w:szCs w:val="22"/>
        </w:rPr>
        <w:t xml:space="preserve"> </w:t>
      </w:r>
      <w:r w:rsidR="00E42827" w:rsidRPr="00282BF5">
        <w:rPr>
          <w:iCs/>
          <w:szCs w:val="22"/>
        </w:rPr>
        <w:t>거래종결일에</w:t>
      </w:r>
      <w:r w:rsidR="00E42827" w:rsidRPr="00282BF5">
        <w:rPr>
          <w:iCs/>
          <w:szCs w:val="22"/>
        </w:rPr>
        <w:t xml:space="preserve"> </w:t>
      </w:r>
      <w:r w:rsidR="00E42827" w:rsidRPr="00282BF5">
        <w:rPr>
          <w:iCs/>
          <w:szCs w:val="22"/>
        </w:rPr>
        <w:t>매매대금에</w:t>
      </w:r>
      <w:r w:rsidR="007B634F" w:rsidRPr="00282BF5">
        <w:rPr>
          <w:rFonts w:hint="eastAsia"/>
          <w:iCs/>
          <w:szCs w:val="22"/>
        </w:rPr>
        <w:t>서</w:t>
      </w:r>
      <w:r w:rsidR="00E42827" w:rsidRPr="00282BF5">
        <w:rPr>
          <w:iCs/>
          <w:szCs w:val="22"/>
        </w:rPr>
        <w:t xml:space="preserve"> </w:t>
      </w:r>
      <w:r w:rsidR="009012E7">
        <w:rPr>
          <w:rFonts w:hint="eastAsia"/>
          <w:iCs/>
          <w:szCs w:val="22"/>
        </w:rPr>
        <w:t xml:space="preserve">(i) </w:t>
      </w:r>
      <w:r w:rsidR="009012E7">
        <w:rPr>
          <w:rFonts w:hint="eastAsia"/>
          <w:iCs/>
          <w:szCs w:val="22"/>
        </w:rPr>
        <w:t>위</w:t>
      </w:r>
      <w:r w:rsidR="009012E7">
        <w:rPr>
          <w:rFonts w:hint="eastAsia"/>
          <w:iCs/>
          <w:szCs w:val="22"/>
        </w:rPr>
        <w:t xml:space="preserve"> (a)</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w:t>
      </w:r>
      <w:r w:rsidR="002C4F06">
        <w:rPr>
          <w:rFonts w:hint="eastAsia"/>
          <w:iCs/>
          <w:szCs w:val="22"/>
        </w:rPr>
        <w:t>른</w:t>
      </w:r>
      <w:r w:rsidR="009012E7" w:rsidRPr="009012E7">
        <w:rPr>
          <w:iCs/>
          <w:szCs w:val="22"/>
        </w:rPr>
        <w:t xml:space="preserve"> </w:t>
      </w:r>
      <w:r w:rsidR="009012E7" w:rsidRPr="009012E7">
        <w:rPr>
          <w:iCs/>
          <w:szCs w:val="22"/>
        </w:rPr>
        <w:t>계약금</w:t>
      </w:r>
      <w:r w:rsidR="004C3C8A">
        <w:rPr>
          <w:rFonts w:hint="eastAsia"/>
          <w:iCs/>
          <w:szCs w:val="22"/>
        </w:rPr>
        <w:t xml:space="preserve"> </w:t>
      </w:r>
      <w:r w:rsidR="004C3C8A">
        <w:rPr>
          <w:rFonts w:hint="eastAsia"/>
          <w:iCs/>
          <w:szCs w:val="22"/>
        </w:rPr>
        <w:t>상당액</w:t>
      </w:r>
      <w:r w:rsidR="009012E7" w:rsidRPr="009012E7">
        <w:rPr>
          <w:iCs/>
          <w:szCs w:val="22"/>
        </w:rPr>
        <w:t>을</w:t>
      </w:r>
      <w:r w:rsidR="009012E7" w:rsidRPr="009012E7">
        <w:rPr>
          <w:iCs/>
          <w:szCs w:val="22"/>
        </w:rPr>
        <w:t xml:space="preserve"> </w:t>
      </w:r>
      <w:r w:rsidR="009012E7" w:rsidRPr="009012E7">
        <w:rPr>
          <w:iCs/>
          <w:szCs w:val="22"/>
        </w:rPr>
        <w:t>차감</w:t>
      </w:r>
      <w:r w:rsidR="009012E7">
        <w:rPr>
          <w:rFonts w:hint="eastAsia"/>
          <w:iCs/>
          <w:szCs w:val="22"/>
        </w:rPr>
        <w:t>하고</w:t>
      </w:r>
      <w:r w:rsidR="009012E7">
        <w:rPr>
          <w:rFonts w:hint="eastAsia"/>
          <w:iCs/>
          <w:szCs w:val="22"/>
        </w:rPr>
        <w:t xml:space="preserve">, (ii) </w:t>
      </w:r>
      <w:r w:rsidR="007B634F" w:rsidRPr="00282BF5">
        <w:rPr>
          <w:iCs/>
          <w:szCs w:val="22"/>
          <w:u w:val="single"/>
          <w:lang w:val="ko-KR"/>
        </w:rPr>
        <w:t>별</w:t>
      </w:r>
      <w:r w:rsidR="008E1A7D" w:rsidRPr="00282BF5">
        <w:rPr>
          <w:rFonts w:hint="eastAsia"/>
          <w:iCs/>
          <w:szCs w:val="22"/>
          <w:u w:val="single"/>
          <w:lang w:val="ko-KR"/>
        </w:rPr>
        <w:t>첨</w:t>
      </w:r>
      <w:r w:rsidR="007B634F" w:rsidRPr="00282BF5">
        <w:rPr>
          <w:iCs/>
          <w:szCs w:val="22"/>
          <w:u w:val="single"/>
          <w:lang w:val="ko-KR"/>
        </w:rPr>
        <w:t xml:space="preserve"> </w:t>
      </w:r>
      <w:r w:rsidR="007B634F" w:rsidRPr="00282BF5">
        <w:rPr>
          <w:rFonts w:hint="eastAsia"/>
          <w:iCs/>
          <w:szCs w:val="22"/>
          <w:u w:val="single"/>
          <w:lang w:val="ko-KR"/>
        </w:rPr>
        <w:t>6</w:t>
      </w:r>
      <w:r w:rsidR="007B634F" w:rsidRPr="00282BF5">
        <w:rPr>
          <w:iCs/>
          <w:szCs w:val="22"/>
          <w:lang w:val="ko-KR"/>
        </w:rPr>
        <w:t>에</w:t>
      </w:r>
      <w:r w:rsidR="007B634F" w:rsidRPr="00282BF5">
        <w:rPr>
          <w:iCs/>
          <w:szCs w:val="22"/>
          <w:lang w:val="ko-KR"/>
        </w:rPr>
        <w:t xml:space="preserve"> </w:t>
      </w:r>
      <w:r w:rsidR="007B634F" w:rsidRPr="00282BF5">
        <w:rPr>
          <w:iCs/>
          <w:szCs w:val="22"/>
          <w:lang w:val="ko-KR"/>
        </w:rPr>
        <w:t>기재된</w:t>
      </w:r>
      <w:r w:rsidR="007B634F" w:rsidRPr="00282BF5">
        <w:rPr>
          <w:iCs/>
          <w:szCs w:val="22"/>
          <w:lang w:val="ko-KR"/>
        </w:rPr>
        <w:t xml:space="preserve"> </w:t>
      </w:r>
      <w:commentRangeStart w:id="4"/>
      <w:commentRangeStart w:id="5"/>
      <w:r w:rsidR="007B634F" w:rsidRPr="00282BF5">
        <w:rPr>
          <w:iCs/>
          <w:szCs w:val="22"/>
          <w:lang w:val="ko-KR"/>
        </w:rPr>
        <w:t>임대차계약</w:t>
      </w:r>
      <w:r w:rsidR="007B634F" w:rsidRPr="00282BF5">
        <w:rPr>
          <w:iCs/>
          <w:szCs w:val="22"/>
          <w:lang w:val="ko-KR"/>
        </w:rPr>
        <w:t>(</w:t>
      </w:r>
      <w:r w:rsidR="008E1A7D" w:rsidRPr="00282BF5">
        <w:rPr>
          <w:iCs/>
          <w:szCs w:val="22"/>
          <w:lang w:val="ko-KR"/>
        </w:rPr>
        <w:t>그</w:t>
      </w:r>
      <w:r w:rsidR="008E1A7D" w:rsidRPr="00282BF5">
        <w:rPr>
          <w:iCs/>
          <w:szCs w:val="22"/>
          <w:lang w:val="ko-KR"/>
        </w:rPr>
        <w:t xml:space="preserve"> </w:t>
      </w:r>
      <w:r w:rsidR="008E1A7D" w:rsidRPr="00282BF5">
        <w:rPr>
          <w:iCs/>
          <w:szCs w:val="22"/>
          <w:lang w:val="ko-KR"/>
        </w:rPr>
        <w:t>변경</w:t>
      </w:r>
      <w:r w:rsidR="008E1A7D" w:rsidRPr="00282BF5">
        <w:rPr>
          <w:iCs/>
          <w:szCs w:val="22"/>
          <w:lang w:val="ko-KR"/>
        </w:rPr>
        <w:t>·</w:t>
      </w:r>
      <w:r w:rsidR="008E1A7D" w:rsidRPr="00282BF5">
        <w:rPr>
          <w:iCs/>
          <w:szCs w:val="22"/>
          <w:lang w:val="ko-KR"/>
        </w:rPr>
        <w:t>추가합의</w:t>
      </w:r>
      <w:r w:rsidR="008E1A7D" w:rsidRPr="00282BF5">
        <w:rPr>
          <w:iCs/>
          <w:szCs w:val="22"/>
          <w:lang w:val="ko-KR"/>
        </w:rPr>
        <w:t xml:space="preserve"> </w:t>
      </w:r>
      <w:r w:rsidR="008E1A7D" w:rsidRPr="00282BF5">
        <w:rPr>
          <w:iCs/>
          <w:szCs w:val="22"/>
          <w:lang w:val="ko-KR"/>
        </w:rPr>
        <w:t>및</w:t>
      </w:r>
      <w:r w:rsidR="008E1A7D" w:rsidRPr="00282BF5">
        <w:rPr>
          <w:iCs/>
          <w:szCs w:val="22"/>
          <w:lang w:val="ko-KR"/>
        </w:rPr>
        <w:t xml:space="preserve"> </w:t>
      </w:r>
      <w:r w:rsidR="008E1A7D" w:rsidRPr="00282BF5">
        <w:rPr>
          <w:iCs/>
          <w:szCs w:val="22"/>
          <w:lang w:val="ko-KR"/>
        </w:rPr>
        <w:t>부속약정을</w:t>
      </w:r>
      <w:r w:rsidR="008E1A7D" w:rsidRPr="00282BF5">
        <w:rPr>
          <w:iCs/>
          <w:szCs w:val="22"/>
          <w:lang w:val="ko-KR"/>
        </w:rPr>
        <w:t xml:space="preserve"> </w:t>
      </w:r>
      <w:r w:rsidR="008E1A7D" w:rsidRPr="00282BF5">
        <w:rPr>
          <w:iCs/>
          <w:szCs w:val="22"/>
          <w:lang w:val="ko-KR"/>
        </w:rPr>
        <w:t>포함하며</w:t>
      </w:r>
      <w:r w:rsidR="008E1A7D" w:rsidRPr="00282BF5">
        <w:rPr>
          <w:iCs/>
          <w:szCs w:val="22"/>
          <w:lang w:val="ko-KR"/>
        </w:rPr>
        <w:t xml:space="preserve">, </w:t>
      </w:r>
      <w:commentRangeEnd w:id="4"/>
      <w:r w:rsidR="00A33B7F" w:rsidRPr="00282BF5">
        <w:rPr>
          <w:rStyle w:val="afd"/>
          <w:iCs/>
          <w:sz w:val="22"/>
          <w:szCs w:val="22"/>
          <w:lang w:val="ko-KR"/>
        </w:rPr>
        <w:commentReference w:id="4"/>
      </w:r>
      <w:commentRangeEnd w:id="5"/>
      <w:r w:rsidR="003F6BF0" w:rsidRPr="00282BF5">
        <w:rPr>
          <w:rStyle w:val="afd"/>
          <w:iCs/>
          <w:sz w:val="22"/>
          <w:szCs w:val="22"/>
          <w:lang w:val="ko-KR"/>
        </w:rPr>
        <w:commentReference w:id="5"/>
      </w:r>
      <w:r w:rsidR="007B634F" w:rsidRPr="00282BF5">
        <w:rPr>
          <w:iCs/>
          <w:szCs w:val="22"/>
          <w:lang w:val="ko-KR"/>
        </w:rPr>
        <w:t>이하</w:t>
      </w:r>
      <w:r w:rsidR="007B634F" w:rsidRPr="00282BF5">
        <w:rPr>
          <w:iCs/>
          <w:szCs w:val="22"/>
          <w:lang w:val="ko-KR"/>
        </w:rPr>
        <w:t xml:space="preserve"> </w:t>
      </w:r>
      <w:r w:rsidR="007B634F" w:rsidRPr="00282BF5">
        <w:rPr>
          <w:iCs/>
          <w:szCs w:val="22"/>
          <w:lang w:val="ko-KR"/>
        </w:rPr>
        <w:t>총칭하여</w:t>
      </w:r>
      <w:r w:rsidR="007B634F" w:rsidRPr="00282BF5">
        <w:rPr>
          <w:iCs/>
          <w:szCs w:val="22"/>
          <w:lang w:val="ko-KR"/>
        </w:rPr>
        <w:t xml:space="preserve"> “</w:t>
      </w:r>
      <w:r w:rsidR="007B634F" w:rsidRPr="00282BF5">
        <w:rPr>
          <w:iCs/>
          <w:szCs w:val="22"/>
          <w:u w:val="single"/>
          <w:lang w:val="ko-KR"/>
        </w:rPr>
        <w:t>본건</w:t>
      </w:r>
      <w:r w:rsidR="007B634F" w:rsidRPr="00282BF5">
        <w:rPr>
          <w:iCs/>
          <w:szCs w:val="22"/>
          <w:u w:val="single"/>
          <w:lang w:val="ko-KR"/>
        </w:rPr>
        <w:t xml:space="preserve"> </w:t>
      </w:r>
      <w:r w:rsidR="007B634F" w:rsidRPr="00282BF5">
        <w:rPr>
          <w:iCs/>
          <w:szCs w:val="22"/>
          <w:u w:val="single"/>
          <w:lang w:val="ko-KR"/>
        </w:rPr>
        <w:t>임대차계약</w:t>
      </w:r>
      <w:r w:rsidR="007B634F" w:rsidRPr="00282BF5">
        <w:rPr>
          <w:iCs/>
          <w:szCs w:val="22"/>
          <w:lang w:val="ko-KR"/>
        </w:rPr>
        <w:t>”)</w:t>
      </w:r>
      <w:r w:rsidR="007B634F" w:rsidRPr="00282BF5">
        <w:rPr>
          <w:iCs/>
          <w:szCs w:val="22"/>
          <w:lang w:val="ko-KR"/>
        </w:rPr>
        <w:t>상</w:t>
      </w:r>
      <w:r w:rsidR="007B634F" w:rsidRPr="00282BF5">
        <w:rPr>
          <w:iCs/>
          <w:szCs w:val="22"/>
          <w:lang w:val="ko-KR"/>
        </w:rPr>
        <w:t xml:space="preserve"> </w:t>
      </w:r>
      <w:r w:rsidR="007B634F" w:rsidRPr="00282BF5">
        <w:rPr>
          <w:iCs/>
          <w:szCs w:val="22"/>
        </w:rPr>
        <w:t>매도인이</w:t>
      </w:r>
      <w:r w:rsidR="007B634F" w:rsidRPr="00282BF5">
        <w:rPr>
          <w:iCs/>
          <w:szCs w:val="22"/>
          <w:lang w:val="ko-KR"/>
        </w:rPr>
        <w:t xml:space="preserve"> </w:t>
      </w:r>
      <w:r w:rsidR="007B634F" w:rsidRPr="00282BF5">
        <w:rPr>
          <w:iCs/>
          <w:szCs w:val="22"/>
          <w:lang w:val="ko-KR"/>
        </w:rPr>
        <w:t>임차인에게</w:t>
      </w:r>
      <w:r w:rsidR="007B634F" w:rsidRPr="00282BF5">
        <w:rPr>
          <w:iCs/>
          <w:szCs w:val="22"/>
          <w:lang w:val="ko-KR"/>
        </w:rPr>
        <w:t xml:space="preserve"> </w:t>
      </w:r>
      <w:r w:rsidR="007B634F" w:rsidRPr="00282BF5">
        <w:rPr>
          <w:iCs/>
          <w:szCs w:val="22"/>
          <w:lang w:val="ko-KR"/>
        </w:rPr>
        <w:t>반환해야</w:t>
      </w:r>
      <w:r w:rsidR="007B634F" w:rsidRPr="00282BF5">
        <w:rPr>
          <w:iCs/>
          <w:szCs w:val="22"/>
          <w:lang w:val="ko-KR"/>
        </w:rPr>
        <w:t xml:space="preserve"> </w:t>
      </w:r>
      <w:r w:rsidR="007B634F" w:rsidRPr="00282BF5">
        <w:rPr>
          <w:iCs/>
          <w:szCs w:val="22"/>
          <w:lang w:val="ko-KR"/>
        </w:rPr>
        <w:t>하는</w:t>
      </w:r>
      <w:r w:rsidR="007B634F" w:rsidRPr="00282BF5">
        <w:rPr>
          <w:iCs/>
          <w:szCs w:val="22"/>
          <w:lang w:val="ko-KR"/>
        </w:rPr>
        <w:t xml:space="preserve"> </w:t>
      </w:r>
      <w:r w:rsidR="007B634F" w:rsidRPr="00282BF5">
        <w:rPr>
          <w:iCs/>
          <w:szCs w:val="22"/>
          <w:lang w:val="ko-KR"/>
        </w:rPr>
        <w:t>임대차보증금</w:t>
      </w:r>
      <w:r w:rsidR="008E1A7D" w:rsidRPr="00282BF5">
        <w:rPr>
          <w:iCs/>
          <w:szCs w:val="22"/>
          <w:lang w:val="ko-KR"/>
        </w:rPr>
        <w:t>(</w:t>
      </w:r>
      <w:r w:rsidR="008E1A7D" w:rsidRPr="00282BF5">
        <w:rPr>
          <w:iCs/>
          <w:szCs w:val="22"/>
          <w:lang w:val="ko-KR"/>
        </w:rPr>
        <w:t>거래종결일</w:t>
      </w:r>
      <w:r w:rsidR="008E1A7D" w:rsidRPr="00282BF5">
        <w:rPr>
          <w:iCs/>
          <w:szCs w:val="22"/>
          <w:lang w:val="ko-KR"/>
        </w:rPr>
        <w:t xml:space="preserve"> </w:t>
      </w:r>
      <w:r w:rsidR="008E1A7D" w:rsidRPr="00282BF5">
        <w:rPr>
          <w:iCs/>
          <w:szCs w:val="22"/>
          <w:lang w:val="ko-KR"/>
        </w:rPr>
        <w:t>현재</w:t>
      </w:r>
      <w:r w:rsidR="008E1A7D" w:rsidRPr="00282BF5">
        <w:rPr>
          <w:iCs/>
          <w:szCs w:val="22"/>
          <w:lang w:val="ko-KR"/>
        </w:rPr>
        <w:t xml:space="preserve"> </w:t>
      </w:r>
      <w:r w:rsidR="008E1A7D" w:rsidRPr="00282BF5">
        <w:rPr>
          <w:iCs/>
          <w:szCs w:val="22"/>
          <w:lang w:val="ko-KR"/>
        </w:rPr>
        <w:t>기준</w:t>
      </w:r>
      <w:r w:rsidR="008E1A7D" w:rsidRPr="00282BF5">
        <w:rPr>
          <w:iCs/>
          <w:szCs w:val="22"/>
          <w:lang w:val="ko-KR"/>
        </w:rPr>
        <w:t>)</w:t>
      </w:r>
      <w:r w:rsidR="007B634F" w:rsidRPr="00282BF5">
        <w:rPr>
          <w:iCs/>
          <w:szCs w:val="22"/>
          <w:lang w:val="ko-KR"/>
        </w:rPr>
        <w:t>을</w:t>
      </w:r>
      <w:r w:rsidR="007B634F" w:rsidRPr="00282BF5">
        <w:rPr>
          <w:iCs/>
          <w:szCs w:val="22"/>
          <w:lang w:val="ko-KR"/>
        </w:rPr>
        <w:t xml:space="preserve"> </w:t>
      </w:r>
      <w:r w:rsidR="007B634F" w:rsidRPr="00282BF5">
        <w:rPr>
          <w:iCs/>
          <w:szCs w:val="22"/>
          <w:lang w:val="ko-KR"/>
        </w:rPr>
        <w:t>차감</w:t>
      </w:r>
      <w:r w:rsidR="007B634F" w:rsidRPr="00282BF5">
        <w:rPr>
          <w:rFonts w:hint="eastAsia"/>
          <w:iCs/>
          <w:szCs w:val="22"/>
          <w:lang w:val="ko-KR"/>
        </w:rPr>
        <w:t>하</w:t>
      </w:r>
      <w:r w:rsidR="009012E7">
        <w:rPr>
          <w:rFonts w:hint="eastAsia"/>
          <w:iCs/>
          <w:szCs w:val="22"/>
          <w:lang w:val="ko-KR"/>
        </w:rPr>
        <w:t>며</w:t>
      </w:r>
      <w:r w:rsidR="007B634F" w:rsidRPr="00282BF5">
        <w:rPr>
          <w:rFonts w:hint="eastAsia"/>
          <w:iCs/>
          <w:szCs w:val="22"/>
          <w:lang w:val="ko-KR"/>
        </w:rPr>
        <w:t>,</w:t>
      </w:r>
      <w:r w:rsidR="007B634F" w:rsidRPr="00282BF5">
        <w:rPr>
          <w:iCs/>
          <w:szCs w:val="22"/>
        </w:rPr>
        <w:t xml:space="preserve"> </w:t>
      </w:r>
      <w:r w:rsidR="009012E7">
        <w:rPr>
          <w:rFonts w:hint="eastAsia"/>
          <w:iCs/>
          <w:szCs w:val="22"/>
        </w:rPr>
        <w:t xml:space="preserve">(iii) </w:t>
      </w:r>
      <w:r w:rsidR="00E42827" w:rsidRPr="00282BF5">
        <w:rPr>
          <w:iCs/>
          <w:szCs w:val="22"/>
        </w:rPr>
        <w:t>제</w:t>
      </w:r>
      <w:r w:rsidR="00E42827" w:rsidRPr="00282BF5">
        <w:rPr>
          <w:iCs/>
          <w:szCs w:val="22"/>
        </w:rPr>
        <w:t>3</w:t>
      </w:r>
      <w:r w:rsidR="00E42827" w:rsidRPr="00282BF5">
        <w:rPr>
          <w:iCs/>
          <w:szCs w:val="22"/>
        </w:rPr>
        <w:t>조에</w:t>
      </w:r>
      <w:r w:rsidR="00E42827" w:rsidRPr="00282BF5">
        <w:rPr>
          <w:iCs/>
          <w:szCs w:val="22"/>
        </w:rPr>
        <w:t xml:space="preserve"> </w:t>
      </w:r>
      <w:r w:rsidR="00E42827" w:rsidRPr="00282BF5">
        <w:rPr>
          <w:iCs/>
          <w:szCs w:val="22"/>
        </w:rPr>
        <w:t>따른</w:t>
      </w:r>
      <w:r w:rsidR="00E42827" w:rsidRPr="00282BF5">
        <w:rPr>
          <w:iCs/>
          <w:szCs w:val="22"/>
        </w:rPr>
        <w:t xml:space="preserve"> </w:t>
      </w:r>
      <w:r w:rsidR="00E42827" w:rsidRPr="00282BF5">
        <w:rPr>
          <w:iCs/>
          <w:szCs w:val="22"/>
        </w:rPr>
        <w:t>정산금을</w:t>
      </w:r>
      <w:r w:rsidR="00E42827" w:rsidRPr="00282BF5">
        <w:rPr>
          <w:iCs/>
          <w:szCs w:val="22"/>
        </w:rPr>
        <w:t xml:space="preserve"> </w:t>
      </w:r>
      <w:r w:rsidR="00E42827" w:rsidRPr="00282BF5">
        <w:rPr>
          <w:iCs/>
          <w:szCs w:val="22"/>
        </w:rPr>
        <w:t>가감</w:t>
      </w:r>
      <w:r w:rsidR="00424938" w:rsidRPr="00282BF5">
        <w:rPr>
          <w:rFonts w:hint="eastAsia"/>
          <w:iCs/>
          <w:szCs w:val="22"/>
        </w:rPr>
        <w:t>한</w:t>
      </w:r>
      <w:r w:rsidR="00424938" w:rsidRPr="00282BF5">
        <w:rPr>
          <w:rFonts w:hint="eastAsia"/>
          <w:iCs/>
          <w:szCs w:val="22"/>
        </w:rPr>
        <w:t xml:space="preserve"> </w:t>
      </w:r>
      <w:r w:rsidR="00424938" w:rsidRPr="00282BF5">
        <w:rPr>
          <w:rFonts w:hint="eastAsia"/>
          <w:iCs/>
          <w:szCs w:val="22"/>
        </w:rPr>
        <w:t>금액</w:t>
      </w:r>
      <w:r w:rsidR="00106F46" w:rsidRPr="00282BF5">
        <w:rPr>
          <w:iCs/>
          <w:szCs w:val="22"/>
        </w:rPr>
        <w:t>(</w:t>
      </w:r>
      <w:r w:rsidR="00106F46" w:rsidRPr="00282BF5">
        <w:rPr>
          <w:iCs/>
          <w:szCs w:val="22"/>
        </w:rPr>
        <w:t>이하</w:t>
      </w:r>
      <w:r w:rsidR="00106F46" w:rsidRPr="00282BF5">
        <w:rPr>
          <w:iCs/>
          <w:szCs w:val="22"/>
        </w:rPr>
        <w:t xml:space="preserve"> “</w:t>
      </w:r>
      <w:r w:rsidR="00106F46" w:rsidRPr="00282BF5">
        <w:rPr>
          <w:iCs/>
          <w:szCs w:val="22"/>
          <w:u w:val="single"/>
        </w:rPr>
        <w:t>거래종결</w:t>
      </w:r>
      <w:r w:rsidR="00424938" w:rsidRPr="00282BF5">
        <w:rPr>
          <w:rFonts w:hint="eastAsia"/>
          <w:iCs/>
          <w:szCs w:val="22"/>
          <w:u w:val="single"/>
        </w:rPr>
        <w:t>시</w:t>
      </w:r>
      <w:r w:rsidR="00106F46" w:rsidRPr="00282BF5">
        <w:rPr>
          <w:iCs/>
          <w:szCs w:val="22"/>
          <w:u w:val="single"/>
        </w:rPr>
        <w:t xml:space="preserve"> </w:t>
      </w:r>
      <w:r w:rsidR="00106F46" w:rsidRPr="00282BF5">
        <w:rPr>
          <w:iCs/>
          <w:szCs w:val="22"/>
          <w:u w:val="single"/>
        </w:rPr>
        <w:t>지급금</w:t>
      </w:r>
      <w:r w:rsidR="00424938" w:rsidRPr="00282BF5">
        <w:rPr>
          <w:rFonts w:hint="eastAsia"/>
          <w:iCs/>
          <w:szCs w:val="22"/>
          <w:u w:val="single"/>
        </w:rPr>
        <w:t>액</w:t>
      </w:r>
      <w:r w:rsidR="00106F46" w:rsidRPr="00282BF5">
        <w:rPr>
          <w:iCs/>
          <w:szCs w:val="22"/>
        </w:rPr>
        <w:t>”)</w:t>
      </w:r>
      <w:r w:rsidR="00424938" w:rsidRPr="00282BF5">
        <w:rPr>
          <w:rFonts w:hint="eastAsia"/>
          <w:iCs/>
          <w:szCs w:val="22"/>
        </w:rPr>
        <w:t>을</w:t>
      </w:r>
      <w:r w:rsidR="00E42827" w:rsidRPr="00282BF5">
        <w:rPr>
          <w:iCs/>
          <w:szCs w:val="22"/>
        </w:rPr>
        <w:t xml:space="preserve"> </w:t>
      </w:r>
      <w:r w:rsidR="00E42827" w:rsidRPr="00282BF5">
        <w:rPr>
          <w:iCs/>
          <w:szCs w:val="22"/>
        </w:rPr>
        <w:t>제</w:t>
      </w:r>
      <w:r w:rsidR="00E42827" w:rsidRPr="00282BF5">
        <w:rPr>
          <w:iCs/>
          <w:szCs w:val="22"/>
        </w:rPr>
        <w:t>2.3</w:t>
      </w:r>
      <w:r w:rsidR="00E42827" w:rsidRPr="00282BF5">
        <w:rPr>
          <w:iCs/>
          <w:szCs w:val="22"/>
        </w:rPr>
        <w:t>조에</w:t>
      </w:r>
      <w:r w:rsidR="00E42827" w:rsidRPr="00282BF5">
        <w:rPr>
          <w:iCs/>
          <w:szCs w:val="22"/>
        </w:rPr>
        <w:t xml:space="preserve"> </w:t>
      </w:r>
      <w:r w:rsidR="00E42827" w:rsidRPr="00282BF5">
        <w:rPr>
          <w:iCs/>
          <w:szCs w:val="22"/>
        </w:rPr>
        <w:t>따라</w:t>
      </w:r>
      <w:r w:rsidR="00E42827" w:rsidRPr="00282BF5">
        <w:rPr>
          <w:iCs/>
          <w:szCs w:val="22"/>
        </w:rPr>
        <w:t xml:space="preserve"> </w:t>
      </w:r>
      <w:r w:rsidR="00E42827" w:rsidRPr="00282BF5">
        <w:rPr>
          <w:iCs/>
          <w:szCs w:val="22"/>
        </w:rPr>
        <w:t>지급한다</w:t>
      </w:r>
      <w:r w:rsidR="00E42827" w:rsidRPr="00282BF5">
        <w:rPr>
          <w:iCs/>
          <w:szCs w:val="22"/>
        </w:rPr>
        <w:t>.</w:t>
      </w:r>
    </w:p>
    <w:p w14:paraId="00E633AC" w14:textId="77777777" w:rsidR="00CE53C9" w:rsidRDefault="00CE53C9" w:rsidP="007008A0">
      <w:pPr>
        <w:tabs>
          <w:tab w:val="left" w:pos="-1440"/>
        </w:tabs>
        <w:snapToGrid w:val="0"/>
        <w:ind w:left="567"/>
        <w:rPr>
          <w:szCs w:val="22"/>
        </w:rPr>
      </w:pPr>
    </w:p>
    <w:p w14:paraId="6B0E39C7" w14:textId="67D716A3" w:rsidR="009167D6" w:rsidRPr="006C4BE4" w:rsidRDefault="009167D6"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u w:val="single"/>
        </w:rPr>
      </w:pPr>
      <w:commentRangeStart w:id="6"/>
      <w:r w:rsidRPr="006C4BE4">
        <w:rPr>
          <w:rFonts w:ascii="Times New Roman" w:hAnsi="Times New Roman" w:hint="eastAsia"/>
          <w:sz w:val="22"/>
          <w:szCs w:val="22"/>
          <w:u w:val="single"/>
        </w:rPr>
        <w:t>매수인</w:t>
      </w:r>
      <w:ins w:id="7" w:author="BKL" w:date="2026-10-07T17:21:00Z" w16du:dateUtc="2026-10-07T08:21:00Z">
        <w:r w:rsidR="00A33B7F">
          <w:rPr>
            <w:rFonts w:ascii="Times New Roman" w:hAnsi="Times New Roman" w:hint="eastAsia"/>
            <w:sz w:val="22"/>
            <w:szCs w:val="22"/>
            <w:u w:val="single"/>
          </w:rPr>
          <w:t>이</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발행한</w:t>
        </w:r>
      </w:ins>
      <w:del w:id="8" w:author="BKL" w:date="2026-10-07T17:21:00Z" w16du:dateUtc="2026-10-07T08:21:00Z">
        <w:r w:rsidRPr="006C4BE4" w:rsidDel="00A33B7F">
          <w:rPr>
            <w:rFonts w:ascii="Times New Roman" w:hAnsi="Times New Roman" w:hint="eastAsia"/>
            <w:sz w:val="22"/>
            <w:szCs w:val="22"/>
            <w:u w:val="single"/>
          </w:rPr>
          <w:delText>에</w:delText>
        </w:r>
        <w:r w:rsidRPr="006C4BE4" w:rsidDel="00A33B7F">
          <w:rPr>
            <w:rFonts w:ascii="Times New Roman" w:hAnsi="Times New Roman" w:hint="eastAsia"/>
            <w:sz w:val="22"/>
            <w:szCs w:val="22"/>
            <w:u w:val="single"/>
          </w:rPr>
          <w:delText xml:space="preserve"> </w:delText>
        </w:r>
        <w:r w:rsidRPr="006C4BE4" w:rsidDel="00A33B7F">
          <w:rPr>
            <w:rFonts w:ascii="Times New Roman" w:hAnsi="Times New Roman" w:hint="eastAsia"/>
            <w:sz w:val="22"/>
            <w:szCs w:val="22"/>
            <w:u w:val="single"/>
          </w:rPr>
          <w:delText>대한</w:delText>
        </w:r>
      </w:del>
      <w:r w:rsidRPr="006C4BE4">
        <w:rPr>
          <w:rFonts w:ascii="Times New Roman" w:hAnsi="Times New Roman" w:hint="eastAsia"/>
          <w:sz w:val="22"/>
          <w:szCs w:val="22"/>
          <w:u w:val="single"/>
        </w:rPr>
        <w:t xml:space="preserve"> </w:t>
      </w:r>
      <w:r w:rsidR="00675F34">
        <w:rPr>
          <w:rFonts w:ascii="Times New Roman" w:hAnsi="Times New Roman" w:hint="eastAsia"/>
          <w:sz w:val="22"/>
          <w:szCs w:val="22"/>
          <w:u w:val="single"/>
        </w:rPr>
        <w:t>제</w:t>
      </w:r>
      <w:r w:rsidR="00675F34">
        <w:rPr>
          <w:rFonts w:ascii="Times New Roman" w:hAnsi="Times New Roman" w:hint="eastAsia"/>
          <w:sz w:val="22"/>
          <w:szCs w:val="22"/>
          <w:u w:val="single"/>
        </w:rPr>
        <w:t>3</w:t>
      </w:r>
      <w:r w:rsidR="00675F34">
        <w:rPr>
          <w:rFonts w:ascii="Times New Roman" w:hAnsi="Times New Roman" w:hint="eastAsia"/>
          <w:sz w:val="22"/>
          <w:szCs w:val="22"/>
          <w:u w:val="single"/>
        </w:rPr>
        <w:t>종</w:t>
      </w:r>
      <w:r w:rsidR="00675F34">
        <w:rPr>
          <w:rFonts w:ascii="Times New Roman" w:hAnsi="Times New Roman" w:hint="eastAsia"/>
          <w:sz w:val="22"/>
          <w:szCs w:val="22"/>
          <w:u w:val="single"/>
        </w:rPr>
        <w:t xml:space="preserve"> </w:t>
      </w:r>
      <w:r w:rsidR="00675F34">
        <w:rPr>
          <w:rFonts w:ascii="Times New Roman" w:hAnsi="Times New Roman" w:hint="eastAsia"/>
          <w:sz w:val="22"/>
          <w:szCs w:val="22"/>
          <w:u w:val="single"/>
        </w:rPr>
        <w:t>종류주식</w:t>
      </w:r>
      <w:ins w:id="9" w:author="BKL" w:date="2026-10-07T17:21:00Z" w16du:dateUtc="2026-10-07T08:21:00Z">
        <w:r w:rsidR="00A33B7F">
          <w:rPr>
            <w:rFonts w:ascii="Times New Roman" w:hAnsi="Times New Roman" w:hint="eastAsia"/>
            <w:sz w:val="22"/>
            <w:szCs w:val="22"/>
            <w:u w:val="single"/>
          </w:rPr>
          <w:t>의</w:t>
        </w:r>
      </w:ins>
      <w:r w:rsidR="00675F34">
        <w:rPr>
          <w:rFonts w:ascii="Times New Roman" w:hAnsi="Times New Roman" w:hint="eastAsia"/>
          <w:sz w:val="22"/>
          <w:szCs w:val="22"/>
          <w:u w:val="single"/>
        </w:rPr>
        <w:t xml:space="preserve"> </w:t>
      </w:r>
      <w:r w:rsidR="00675F34">
        <w:rPr>
          <w:rFonts w:ascii="Times New Roman" w:hAnsi="Times New Roman" w:hint="eastAsia"/>
          <w:sz w:val="22"/>
          <w:szCs w:val="22"/>
          <w:u w:val="single"/>
        </w:rPr>
        <w:t>인수</w:t>
      </w:r>
      <w:ins w:id="10" w:author="BKL" w:date="2026-10-07T17:22:00Z" w16du:dateUtc="2026-10-07T08:22:00Z">
        <w:r w:rsidR="00A33B7F">
          <w:rPr>
            <w:rFonts w:ascii="Times New Roman" w:hAnsi="Times New Roman" w:hint="eastAsia"/>
            <w:sz w:val="22"/>
            <w:szCs w:val="22"/>
            <w:u w:val="single"/>
          </w:rPr>
          <w:t>를</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통한</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재출자</w:t>
        </w:r>
      </w:ins>
      <w:r w:rsidR="00675F34">
        <w:rPr>
          <w:rFonts w:ascii="Times New Roman" w:hAnsi="Times New Roman" w:hint="eastAsia"/>
          <w:sz w:val="22"/>
          <w:szCs w:val="22"/>
          <w:u w:val="single"/>
        </w:rPr>
        <w:t xml:space="preserve"> </w:t>
      </w:r>
      <w:r w:rsidRPr="006C4BE4">
        <w:rPr>
          <w:rFonts w:ascii="Times New Roman" w:hAnsi="Times New Roman" w:hint="eastAsia"/>
          <w:sz w:val="22"/>
          <w:szCs w:val="22"/>
          <w:u w:val="single"/>
        </w:rPr>
        <w:t>및</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계약금</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채권의</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상계</w:t>
      </w:r>
      <w:r w:rsidR="00876EE4" w:rsidRPr="006C4BE4">
        <w:rPr>
          <w:rFonts w:ascii="Times New Roman" w:hAnsi="Times New Roman" w:hint="eastAsia"/>
          <w:sz w:val="22"/>
          <w:szCs w:val="22"/>
          <w:u w:val="single"/>
        </w:rPr>
        <w:t>납입</w:t>
      </w:r>
      <w:commentRangeEnd w:id="6"/>
      <w:r w:rsidR="00A33B7F" w:rsidRPr="006C4BE4">
        <w:rPr>
          <w:rStyle w:val="afd"/>
          <w:rFonts w:ascii="Times New Roman" w:hAnsi="Times New Roman" w:hint="eastAsia"/>
          <w:sz w:val="22"/>
          <w:szCs w:val="22"/>
        </w:rPr>
        <w:commentReference w:id="6"/>
      </w:r>
      <w:r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매수인은</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본건</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거래와</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관련한</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제반</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시장상황</w:t>
      </w:r>
      <w:r w:rsidR="00631F63" w:rsidRPr="006C4BE4">
        <w:rPr>
          <w:rFonts w:ascii="Times New Roman" w:hAnsi="Times New Roman" w:hint="eastAsia"/>
          <w:sz w:val="22"/>
          <w:szCs w:val="22"/>
        </w:rPr>
        <w:t>을</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고려하여</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매도인에게</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매매대금</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중</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일부를</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매수인에</w:t>
      </w:r>
      <w:r w:rsidR="004C3C8A" w:rsidRPr="006C4BE4">
        <w:rPr>
          <w:rFonts w:ascii="Times New Roman" w:hAnsi="Times New Roman" w:hint="eastAsia"/>
          <w:sz w:val="22"/>
          <w:szCs w:val="22"/>
        </w:rPr>
        <w:t xml:space="preserve"> </w:t>
      </w:r>
      <w:ins w:id="11" w:author="BKL" w:date="2026-10-07T17:22:00Z" w16du:dateUtc="2026-10-07T08:22:00Z">
        <w:r w:rsidR="00A33B7F">
          <w:rPr>
            <w:rFonts w:ascii="Times New Roman" w:hAnsi="Times New Roman" w:hint="eastAsia"/>
            <w:sz w:val="22"/>
            <w:szCs w:val="22"/>
          </w:rPr>
          <w:t>재출자</w:t>
        </w:r>
      </w:ins>
      <w:del w:id="12" w:author="BKL" w:date="2026-10-07T17:22:00Z" w16du:dateUtc="2026-10-07T08:22:00Z">
        <w:r w:rsidR="00675F34" w:rsidDel="00A33B7F">
          <w:rPr>
            <w:rFonts w:ascii="Times New Roman" w:hAnsi="Times New Roman" w:hint="eastAsia"/>
            <w:sz w:val="22"/>
            <w:szCs w:val="22"/>
          </w:rPr>
          <w:delText>유보</w:delText>
        </w:r>
      </w:del>
      <w:r w:rsidR="00631F63" w:rsidRPr="006C4BE4">
        <w:rPr>
          <w:rFonts w:ascii="Times New Roman" w:hAnsi="Times New Roman" w:hint="eastAsia"/>
          <w:sz w:val="22"/>
          <w:szCs w:val="22"/>
        </w:rPr>
        <w:t>하여</w:t>
      </w:r>
      <w:r w:rsidR="00631F63"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줄</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것을</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요청하였</w:t>
      </w:r>
      <w:r w:rsidR="00631F63" w:rsidRPr="006C4BE4">
        <w:rPr>
          <w:rFonts w:ascii="Times New Roman" w:hAnsi="Times New Roman" w:hint="eastAsia"/>
          <w:sz w:val="22"/>
          <w:szCs w:val="22"/>
        </w:rPr>
        <w:t>으며</w:t>
      </w:r>
      <w:r w:rsidR="004C3C8A"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본건</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원활한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거래종결을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위해</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이러한</w:t>
      </w:r>
      <w:r w:rsidR="00631F63" w:rsidRPr="006C4BE4">
        <w:rPr>
          <w:rFonts w:ascii="Times New Roman" w:hAnsi="Times New Roman" w:hint="eastAsia"/>
          <w:sz w:val="22"/>
          <w:szCs w:val="22"/>
        </w:rPr>
        <w:t xml:space="preserve"> </w:t>
      </w:r>
      <w:ins w:id="13" w:author="BKL" w:date="2026-10-07T17:22:00Z" w16du:dateUtc="2026-10-07T08:22:00Z">
        <w:r w:rsidR="00A33B7F">
          <w:rPr>
            <w:rFonts w:ascii="Times New Roman" w:hAnsi="Times New Roman" w:hint="eastAsia"/>
            <w:sz w:val="22"/>
            <w:szCs w:val="22"/>
          </w:rPr>
          <w:t>재출자</w:t>
        </w:r>
      </w:ins>
      <w:del w:id="14" w:author="BKL" w:date="2026-10-07T17:22:00Z" w16du:dateUtc="2026-10-07T08:22:00Z">
        <w:r w:rsidR="00675F34" w:rsidDel="00A33B7F">
          <w:rPr>
            <w:rFonts w:ascii="Times New Roman" w:hAnsi="Times New Roman" w:hint="eastAsia"/>
            <w:sz w:val="22"/>
            <w:szCs w:val="22"/>
          </w:rPr>
          <w:delText>유보</w:delText>
        </w:r>
      </w:del>
      <w:r w:rsidR="00631F63" w:rsidRPr="006C4BE4">
        <w:rPr>
          <w:rFonts w:ascii="Times New Roman" w:hAnsi="Times New Roman" w:hint="eastAsia"/>
          <w:sz w:val="22"/>
          <w:szCs w:val="22"/>
        </w:rPr>
        <w:t>가</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불가피함을</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인정하고</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요청을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수용하여</w:t>
      </w:r>
      <w:r w:rsidR="00D726ED" w:rsidRPr="006C4BE4">
        <w:rPr>
          <w:rFonts w:ascii="Times New Roman" w:hAnsi="Times New Roman" w:hint="eastAsia"/>
          <w:sz w:val="22"/>
          <w:szCs w:val="22"/>
        </w:rPr>
        <w:t xml:space="preserve"> </w:t>
      </w:r>
      <w:ins w:id="15" w:author="BKL" w:date="2026-10-07T17:22:00Z">
        <w:r w:rsidR="00A33B7F" w:rsidRPr="00A33B7F">
          <w:rPr>
            <w:rFonts w:ascii="Times New Roman" w:hAnsi="Times New Roman"/>
            <w:bCs/>
            <w:sz w:val="22"/>
            <w:szCs w:val="22"/>
          </w:rPr>
          <w:t>매수인이</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발행하는</w:t>
        </w:r>
        <w:r w:rsidR="00A33B7F" w:rsidRPr="00A33B7F">
          <w:rPr>
            <w:rFonts w:ascii="Times New Roman" w:hAnsi="Times New Roman"/>
            <w:bCs/>
            <w:sz w:val="22"/>
            <w:szCs w:val="22"/>
          </w:rPr>
          <w:t xml:space="preserve"> </w:t>
        </w:r>
      </w:ins>
      <w:r w:rsidR="00D726ED" w:rsidRPr="006C4BE4">
        <w:rPr>
          <w:rFonts w:ascii="Times New Roman" w:hAnsi="Times New Roman" w:hint="eastAsia"/>
          <w:sz w:val="22"/>
          <w:szCs w:val="22"/>
        </w:rPr>
        <w:t>계약금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상당액</w:t>
      </w:r>
      <w:ins w:id="16" w:author="BKL" w:date="2026-10-07T17:23:00Z">
        <w:r w:rsidR="00A33B7F" w:rsidRPr="00A33B7F">
          <w:rPr>
            <w:rFonts w:ascii="Times New Roman" w:hAnsi="Times New Roman"/>
            <w:bCs/>
            <w:sz w:val="22"/>
            <w:szCs w:val="22"/>
          </w:rPr>
          <w:t>의</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제</w:t>
        </w:r>
        <w:r w:rsidR="00A33B7F" w:rsidRPr="00A33B7F">
          <w:rPr>
            <w:rFonts w:ascii="Times New Roman" w:hAnsi="Times New Roman"/>
            <w:bCs/>
            <w:sz w:val="22"/>
            <w:szCs w:val="22"/>
          </w:rPr>
          <w:t>3</w:t>
        </w:r>
        <w:r w:rsidR="00A33B7F" w:rsidRPr="00A33B7F">
          <w:rPr>
            <w:rFonts w:ascii="Times New Roman" w:hAnsi="Times New Roman"/>
            <w:bCs/>
            <w:sz w:val="22"/>
            <w:szCs w:val="22"/>
          </w:rPr>
          <w:t>종</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종류주식을</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취득하는</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방식으로</w:t>
        </w:r>
      </w:ins>
      <w:del w:id="17" w:author="BKL" w:date="2026-10-07T17:23:00Z" w16du:dateUtc="2026-10-07T08:23:00Z">
        <w:r w:rsidR="00D726ED" w:rsidRPr="006C4BE4" w:rsidDel="00A33B7F">
          <w:rPr>
            <w:rFonts w:ascii="Times New Roman" w:hAnsi="Times New Roman" w:hint="eastAsia"/>
            <w:sz w:val="22"/>
            <w:szCs w:val="22"/>
          </w:rPr>
          <w:delText>을</w:delText>
        </w:r>
        <w:r w:rsidR="00D726ED" w:rsidRPr="006C4BE4" w:rsidDel="00A33B7F">
          <w:rPr>
            <w:rFonts w:ascii="Times New Roman" w:hAnsi="Times New Roman" w:hint="eastAsia"/>
            <w:sz w:val="22"/>
            <w:szCs w:val="22"/>
          </w:rPr>
          <w:delText xml:space="preserve"> </w:delText>
        </w:r>
        <w:r w:rsidR="00D726ED" w:rsidRPr="006C4BE4" w:rsidDel="00A33B7F">
          <w:rPr>
            <w:rFonts w:ascii="Times New Roman" w:hAnsi="Times New Roman" w:hint="eastAsia"/>
            <w:sz w:val="22"/>
            <w:szCs w:val="22"/>
          </w:rPr>
          <w:delText>매수인에게</w:delText>
        </w:r>
      </w:del>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재</w:t>
      </w:r>
      <w:ins w:id="18" w:author="BKL" w:date="2026-10-07T17:23:00Z" w16du:dateUtc="2026-10-07T08:23:00Z">
        <w:r w:rsidR="00A33B7F">
          <w:rPr>
            <w:rFonts w:ascii="Times New Roman" w:hAnsi="Times New Roman" w:hint="eastAsia"/>
            <w:sz w:val="22"/>
            <w:szCs w:val="22"/>
          </w:rPr>
          <w:t>출자를</w:t>
        </w:r>
        <w:r w:rsidR="00A33B7F">
          <w:rPr>
            <w:rFonts w:ascii="Times New Roman" w:hAnsi="Times New Roman" w:hint="eastAsia"/>
            <w:sz w:val="22"/>
            <w:szCs w:val="22"/>
          </w:rPr>
          <w:t xml:space="preserve"> </w:t>
        </w:r>
        <w:r w:rsidR="00A33B7F">
          <w:rPr>
            <w:rFonts w:ascii="Times New Roman" w:hAnsi="Times New Roman" w:hint="eastAsia"/>
            <w:sz w:val="22"/>
            <w:szCs w:val="22"/>
          </w:rPr>
          <w:t>진행</w:t>
        </w:r>
      </w:ins>
      <w:del w:id="19" w:author="BKL" w:date="2026-10-07T17:23:00Z" w16du:dateUtc="2026-10-07T08:23:00Z">
        <w:r w:rsidR="00D726ED" w:rsidRPr="006C4BE4" w:rsidDel="00A33B7F">
          <w:rPr>
            <w:rFonts w:ascii="Times New Roman" w:hAnsi="Times New Roman" w:hint="eastAsia"/>
            <w:sz w:val="22"/>
            <w:szCs w:val="22"/>
          </w:rPr>
          <w:delText>투자</w:delText>
        </w:r>
      </w:del>
      <w:r w:rsidR="00D726ED" w:rsidRPr="006C4BE4">
        <w:rPr>
          <w:rFonts w:ascii="Times New Roman" w:hAnsi="Times New Roman" w:hint="eastAsia"/>
          <w:sz w:val="22"/>
          <w:szCs w:val="22"/>
        </w:rPr>
        <w:t>하기로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하였다</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따라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거래종결</w:t>
      </w:r>
      <w:r w:rsidR="00D726ED" w:rsidRPr="006C4BE4">
        <w:rPr>
          <w:rFonts w:ascii="Times New Roman" w:hAnsi="Times New Roman" w:hint="eastAsia"/>
          <w:sz w:val="22"/>
          <w:szCs w:val="22"/>
        </w:rPr>
        <w:lastRenderedPageBreak/>
        <w:t>예정일의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w:t>
      </w:r>
      <w:r w:rsidR="00D726ED" w:rsidRPr="006C4BE4">
        <w:rPr>
          <w:rFonts w:ascii="Times New Roman" w:hAnsi="Times New Roman" w:hint="eastAsia"/>
          <w:sz w:val="22"/>
          <w:szCs w:val="22"/>
        </w:rPr>
        <w:t>(2)</w:t>
      </w:r>
      <w:r w:rsidR="00D726ED" w:rsidRPr="006C4BE4">
        <w:rPr>
          <w:rFonts w:ascii="Times New Roman" w:hAnsi="Times New Roman" w:hint="eastAsia"/>
          <w:sz w:val="22"/>
          <w:szCs w:val="22"/>
        </w:rPr>
        <w:t>영업일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전날을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주금납입기일로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하고</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일백억</w:t>
      </w:r>
      <w:ins w:id="20" w:author="BKL" w:date="2026-10-07T17:23:00Z" w16du:dateUtc="2026-10-07T08:23:00Z">
        <w:r w:rsidR="00A33B7F">
          <w:rPr>
            <w:rFonts w:ascii="Times New Roman" w:hAnsi="Times New Roman" w:hint="eastAsia"/>
            <w:sz w:val="22"/>
            <w:szCs w:val="22"/>
          </w:rPr>
          <w:t>구천</w:t>
        </w:r>
      </w:ins>
      <w:r w:rsidR="00D726ED" w:rsidRPr="006C4BE4">
        <w:rPr>
          <w:rFonts w:ascii="Times New Roman" w:hAnsi="Times New Roman" w:hint="eastAsia"/>
          <w:sz w:val="22"/>
          <w:szCs w:val="22"/>
        </w:rPr>
        <w:t>원</w:t>
      </w:r>
      <w:r w:rsidR="00D726ED" w:rsidRPr="006C4BE4">
        <w:rPr>
          <w:rFonts w:ascii="Times New Roman" w:hAnsi="Times New Roman"/>
          <w:sz w:val="22"/>
          <w:szCs w:val="22"/>
        </w:rPr>
        <w:t>(</w:t>
      </w:r>
      <w:r w:rsidR="00D726ED" w:rsidRPr="006C4BE4">
        <w:rPr>
          <w:rFonts w:ascii="Times New Roman" w:hAnsi="Times New Roman"/>
          <w:sz w:val="22"/>
          <w:szCs w:val="22"/>
        </w:rPr>
        <w:t>￦</w:t>
      </w:r>
      <w:r w:rsidR="00D726ED" w:rsidRPr="006C4BE4">
        <w:rPr>
          <w:rFonts w:ascii="Times New Roman" w:hAnsi="Times New Roman"/>
          <w:sz w:val="22"/>
          <w:szCs w:val="22"/>
        </w:rPr>
        <w:t>10,000,</w:t>
      </w:r>
      <w:del w:id="21" w:author="BKL" w:date="2026-10-07T17:23:00Z" w16du:dateUtc="2026-10-07T08:23:00Z">
        <w:r w:rsidR="00D726ED" w:rsidRPr="006C4BE4" w:rsidDel="00A33B7F">
          <w:rPr>
            <w:rFonts w:ascii="Times New Roman" w:hAnsi="Times New Roman"/>
            <w:sz w:val="22"/>
            <w:szCs w:val="22"/>
          </w:rPr>
          <w:delText>000</w:delText>
        </w:r>
      </w:del>
      <w:ins w:id="22" w:author="BKL" w:date="2026-10-07T17:23:00Z" w16du:dateUtc="2026-10-07T08:23:00Z">
        <w:r w:rsidR="00A33B7F">
          <w:rPr>
            <w:rFonts w:ascii="Times New Roman" w:hAnsi="Times New Roman" w:hint="eastAsia"/>
            <w:sz w:val="22"/>
            <w:szCs w:val="22"/>
          </w:rPr>
          <w:t>009</w:t>
        </w:r>
      </w:ins>
      <w:r w:rsidR="00D726ED" w:rsidRPr="006C4BE4">
        <w:rPr>
          <w:rFonts w:ascii="Times New Roman" w:hAnsi="Times New Roman"/>
          <w:sz w:val="22"/>
          <w:szCs w:val="22"/>
        </w:rPr>
        <w:t>,000)</w:t>
      </w:r>
      <w:r w:rsidR="00D726ED" w:rsidRPr="006C4BE4">
        <w:rPr>
          <w:rFonts w:ascii="Times New Roman" w:hAnsi="Times New Roman" w:hint="eastAsia"/>
          <w:sz w:val="22"/>
          <w:szCs w:val="22"/>
        </w:rPr>
        <w:t>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하여</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매도인에게</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제</w:t>
      </w:r>
      <w:r w:rsidR="00D726ED" w:rsidRPr="006C4BE4">
        <w:rPr>
          <w:rFonts w:ascii="Times New Roman" w:hAnsi="Times New Roman" w:hint="eastAsia"/>
          <w:sz w:val="22"/>
          <w:szCs w:val="22"/>
        </w:rPr>
        <w:t>3</w:t>
      </w:r>
      <w:r w:rsidR="00D726ED" w:rsidRPr="006C4BE4">
        <w:rPr>
          <w:rFonts w:ascii="Times New Roman" w:hAnsi="Times New Roman" w:hint="eastAsia"/>
          <w:sz w:val="22"/>
          <w:szCs w:val="22"/>
        </w:rPr>
        <w:t>종</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종류주식</w:t>
      </w:r>
      <w:r w:rsidR="00D726ED" w:rsidRPr="006C4BE4">
        <w:rPr>
          <w:rFonts w:ascii="Times New Roman" w:hAnsi="Times New Roman" w:hint="eastAsia"/>
          <w:sz w:val="22"/>
          <w:szCs w:val="22"/>
        </w:rPr>
        <w:t xml:space="preserve"> [434,783]</w:t>
      </w:r>
      <w:r w:rsidR="00D726ED" w:rsidRPr="006C4BE4">
        <w:rPr>
          <w:rFonts w:ascii="Times New Roman" w:hAnsi="Times New Roman" w:hint="eastAsia"/>
          <w:sz w:val="22"/>
          <w:szCs w:val="22"/>
        </w:rPr>
        <w:t>주를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발행하기로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한다</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본</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계약에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따른</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계약금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채권과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채무를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상계하는</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방</w:t>
      </w:r>
      <w:r w:rsidR="00571564" w:rsidRPr="006C4BE4">
        <w:rPr>
          <w:rFonts w:ascii="Times New Roman" w:hAnsi="Times New Roman" w:hint="eastAsia"/>
          <w:sz w:val="22"/>
          <w:szCs w:val="22"/>
        </w:rPr>
        <w:t>법</w:t>
      </w:r>
      <w:r w:rsidR="00D726ED" w:rsidRPr="006C4BE4">
        <w:rPr>
          <w:rFonts w:ascii="Times New Roman" w:hAnsi="Times New Roman" w:hint="eastAsia"/>
          <w:sz w:val="22"/>
          <w:szCs w:val="22"/>
        </w:rPr>
        <w:t>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납입하고</w:t>
      </w:r>
      <w:r w:rsidR="00571564" w:rsidRPr="006C4BE4">
        <w:rPr>
          <w:rFonts w:ascii="Times New Roman" w:hAnsi="Times New Roman" w:hint="eastAsia"/>
          <w:sz w:val="22"/>
          <w:szCs w:val="22"/>
        </w:rPr>
        <w:t>,</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통</w:t>
      </w:r>
      <w:r w:rsidR="00571564" w:rsidRPr="006C4BE4">
        <w:rPr>
          <w:rFonts w:ascii="Times New Roman" w:hAnsi="Times New Roman" w:hint="eastAsia"/>
          <w:sz w:val="22"/>
          <w:szCs w:val="22"/>
        </w:rPr>
        <w:t>해</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제</w:t>
      </w:r>
      <w:r w:rsidR="00D726ED" w:rsidRPr="006C4BE4">
        <w:rPr>
          <w:rFonts w:ascii="Times New Roman" w:hAnsi="Times New Roman" w:hint="eastAsia"/>
          <w:sz w:val="22"/>
          <w:szCs w:val="22"/>
        </w:rPr>
        <w:t>3</w:t>
      </w:r>
      <w:r w:rsidR="00D726ED" w:rsidRPr="006C4BE4">
        <w:rPr>
          <w:rFonts w:ascii="Times New Roman" w:hAnsi="Times New Roman" w:hint="eastAsia"/>
          <w:sz w:val="22"/>
          <w:szCs w:val="22"/>
        </w:rPr>
        <w:t>종</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종류주식</w:t>
      </w:r>
      <w:r w:rsidR="00D726ED" w:rsidRPr="006C4BE4">
        <w:rPr>
          <w:rFonts w:ascii="Times New Roman" w:hAnsi="Times New Roman" w:hint="eastAsia"/>
          <w:sz w:val="22"/>
          <w:szCs w:val="22"/>
        </w:rPr>
        <w:t xml:space="preserve"> [434,783]</w:t>
      </w:r>
      <w:r w:rsidR="00D726ED" w:rsidRPr="006C4BE4">
        <w:rPr>
          <w:rFonts w:ascii="Times New Roman" w:hAnsi="Times New Roman" w:hint="eastAsia"/>
          <w:sz w:val="22"/>
          <w:szCs w:val="22"/>
        </w:rPr>
        <w:t>주를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인수</w:t>
      </w:r>
      <w:r w:rsidR="00D726ED" w:rsidRPr="006C4BE4">
        <w:rPr>
          <w:rFonts w:ascii="Times New Roman" w:hAnsi="Times New Roman" w:hint="eastAsia"/>
          <w:sz w:val="22"/>
          <w:szCs w:val="22"/>
        </w:rPr>
        <w:t>(</w:t>
      </w:r>
      <w:r w:rsidR="00D726ED" w:rsidRPr="006C4BE4">
        <w:rPr>
          <w:rFonts w:ascii="Times New Roman" w:hAnsi="Times New Roman" w:hint="eastAsia"/>
          <w:sz w:val="22"/>
          <w:szCs w:val="22"/>
        </w:rPr>
        <w:t>취득</w:t>
      </w:r>
      <w:r w:rsidR="00D726ED" w:rsidRPr="006C4BE4">
        <w:rPr>
          <w:rFonts w:ascii="Times New Roman" w:hAnsi="Times New Roman" w:hint="eastAsia"/>
          <w:sz w:val="22"/>
          <w:szCs w:val="22"/>
        </w:rPr>
        <w:t>)</w:t>
      </w:r>
      <w:r w:rsidR="00D726ED" w:rsidRPr="006C4BE4">
        <w:rPr>
          <w:rFonts w:ascii="Times New Roman" w:hAnsi="Times New Roman" w:hint="eastAsia"/>
          <w:sz w:val="22"/>
          <w:szCs w:val="22"/>
        </w:rPr>
        <w:t>하</w:t>
      </w:r>
      <w:r w:rsidR="00631F63" w:rsidRPr="006C4BE4">
        <w:rPr>
          <w:rFonts w:ascii="Times New Roman" w:hAnsi="Times New Roman" w:hint="eastAsia"/>
          <w:sz w:val="22"/>
          <w:szCs w:val="22"/>
        </w:rPr>
        <w:t>는</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방식으로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대한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재</w:t>
      </w:r>
      <w:ins w:id="23" w:author="BKL" w:date="2026-10-07T17:24:00Z" w16du:dateUtc="2026-10-07T08:24:00Z">
        <w:r w:rsidR="00A33B7F">
          <w:rPr>
            <w:rFonts w:ascii="Times New Roman" w:hAnsi="Times New Roman" w:hint="eastAsia"/>
            <w:sz w:val="22"/>
            <w:szCs w:val="22"/>
          </w:rPr>
          <w:t>출</w:t>
        </w:r>
      </w:ins>
      <w:del w:id="24" w:author="BKL" w:date="2026-10-07T17:24:00Z" w16du:dateUtc="2026-10-07T08:24:00Z">
        <w:r w:rsidR="00D726ED" w:rsidRPr="006C4BE4" w:rsidDel="00A33B7F">
          <w:rPr>
            <w:rFonts w:ascii="Times New Roman" w:hAnsi="Times New Roman" w:hint="eastAsia"/>
            <w:sz w:val="22"/>
            <w:szCs w:val="22"/>
          </w:rPr>
          <w:delText>투</w:delText>
        </w:r>
      </w:del>
      <w:r w:rsidR="00D726ED" w:rsidRPr="006C4BE4">
        <w:rPr>
          <w:rFonts w:ascii="Times New Roman" w:hAnsi="Times New Roman" w:hint="eastAsia"/>
          <w:sz w:val="22"/>
          <w:szCs w:val="22"/>
        </w:rPr>
        <w:t>자를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진행한다</w:t>
      </w:r>
      <w:r w:rsidR="00D726ED"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매수인은</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상법</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제</w:t>
      </w:r>
      <w:r w:rsidR="00571564" w:rsidRPr="006C4BE4">
        <w:rPr>
          <w:rFonts w:ascii="Times New Roman" w:hAnsi="Times New Roman" w:hint="eastAsia"/>
          <w:sz w:val="22"/>
          <w:szCs w:val="22"/>
        </w:rPr>
        <w:t>421</w:t>
      </w:r>
      <w:r w:rsidR="00571564" w:rsidRPr="006C4BE4">
        <w:rPr>
          <w:rFonts w:ascii="Times New Roman" w:hAnsi="Times New Roman" w:hint="eastAsia"/>
          <w:sz w:val="22"/>
          <w:szCs w:val="22"/>
        </w:rPr>
        <w:t>조</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제</w:t>
      </w:r>
      <w:r w:rsidR="00571564" w:rsidRPr="006C4BE4">
        <w:rPr>
          <w:rFonts w:ascii="Times New Roman" w:hAnsi="Times New Roman" w:hint="eastAsia"/>
          <w:sz w:val="22"/>
          <w:szCs w:val="22"/>
        </w:rPr>
        <w:t>2</w:t>
      </w:r>
      <w:r w:rsidR="00571564" w:rsidRPr="006C4BE4">
        <w:rPr>
          <w:rFonts w:ascii="Times New Roman" w:hAnsi="Times New Roman" w:hint="eastAsia"/>
          <w:sz w:val="22"/>
          <w:szCs w:val="22"/>
        </w:rPr>
        <w:t>항에</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따라</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본</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조의</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상계납입에</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동의한다</w:t>
      </w:r>
      <w:r w:rsidR="00571564" w:rsidRPr="006C4BE4">
        <w:rPr>
          <w:rFonts w:ascii="Times New Roman" w:hAnsi="Times New Roman" w:hint="eastAsia"/>
          <w:sz w:val="22"/>
          <w:szCs w:val="22"/>
        </w:rPr>
        <w:t xml:space="preserve">. </w:t>
      </w:r>
      <w:del w:id="25" w:author="BKL" w:date="2026-10-07T17:39:00Z" w16du:dateUtc="2026-10-07T08:39:00Z">
        <w:r w:rsidR="00571564" w:rsidRPr="006C4BE4" w:rsidDel="00E01562">
          <w:rPr>
            <w:rFonts w:ascii="Times New Roman" w:hAnsi="Times New Roman" w:hint="eastAsia"/>
            <w:sz w:val="22"/>
            <w:szCs w:val="22"/>
          </w:rPr>
          <w:delText>명확히</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하면</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본</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조에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따른</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매수인에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대한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재투자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및</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계약금</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채권의</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상계납입은</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본건</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거래의</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거래종결을</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조건으로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하</w:delText>
        </w:r>
        <w:r w:rsidR="00E72080" w:rsidRPr="006C4BE4" w:rsidDel="00E01562">
          <w:rPr>
            <w:rFonts w:ascii="Times New Roman" w:hAnsi="Times New Roman" w:hint="eastAsia"/>
            <w:sz w:val="22"/>
            <w:szCs w:val="22"/>
          </w:rPr>
          <w:delText>고</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본건</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거래가</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여하한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사유로든</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거래종결에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이르지</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못하는</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경우</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본</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조에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따른</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상계처리에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대한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당사자들의</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의사표시는</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소급하여</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무효로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되는</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것으로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하</w:delText>
        </w:r>
        <w:r w:rsidR="00E72080" w:rsidRPr="006C4BE4" w:rsidDel="00E01562">
          <w:rPr>
            <w:rFonts w:ascii="Times New Roman" w:hAnsi="Times New Roman" w:hint="eastAsia"/>
            <w:sz w:val="22"/>
            <w:szCs w:val="22"/>
          </w:rPr>
          <w:delText>며</w:delText>
        </w:r>
        <w:r w:rsidR="00571564" w:rsidRPr="006C4BE4" w:rsidDel="00E01562">
          <w:rPr>
            <w:rFonts w:ascii="Times New Roman" w:hAnsi="Times New Roman" w:hint="eastAsia"/>
            <w:sz w:val="22"/>
            <w:szCs w:val="22"/>
          </w:rPr>
          <w:delText xml:space="preserve">, </w:delText>
        </w:r>
        <w:r w:rsidR="00E72080" w:rsidRPr="006C4BE4" w:rsidDel="00E01562">
          <w:rPr>
            <w:rFonts w:ascii="Times New Roman" w:hAnsi="Times New Roman" w:hint="eastAsia"/>
            <w:sz w:val="22"/>
            <w:szCs w:val="22"/>
          </w:rPr>
          <w:delText>이</w:delText>
        </w:r>
        <w:r w:rsidR="00E72080" w:rsidRPr="006C4BE4" w:rsidDel="00E01562">
          <w:rPr>
            <w:rFonts w:ascii="Times New Roman" w:hAnsi="Times New Roman" w:hint="eastAsia"/>
            <w:sz w:val="22"/>
            <w:szCs w:val="22"/>
          </w:rPr>
          <w:delText xml:space="preserve"> </w:delText>
        </w:r>
        <w:r w:rsidR="00E72080" w:rsidRPr="006C4BE4" w:rsidDel="00E01562">
          <w:rPr>
            <w:rFonts w:ascii="Times New Roman" w:hAnsi="Times New Roman" w:hint="eastAsia"/>
            <w:sz w:val="22"/>
            <w:szCs w:val="22"/>
          </w:rPr>
          <w:delText>경우</w:delText>
        </w:r>
        <w:r w:rsidR="00E72080"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매수인은</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매도인에게</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계약금을</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제</w:delText>
        </w:r>
        <w:r w:rsidR="00571564" w:rsidRPr="006C4BE4" w:rsidDel="00E01562">
          <w:rPr>
            <w:rFonts w:ascii="Times New Roman" w:hAnsi="Times New Roman" w:hint="eastAsia"/>
            <w:sz w:val="22"/>
            <w:szCs w:val="22"/>
          </w:rPr>
          <w:delText>2.3</w:delText>
        </w:r>
        <w:r w:rsidR="00571564" w:rsidRPr="006C4BE4" w:rsidDel="00E01562">
          <w:rPr>
            <w:rFonts w:ascii="Times New Roman" w:hAnsi="Times New Roman" w:hint="eastAsia"/>
            <w:sz w:val="22"/>
            <w:szCs w:val="22"/>
          </w:rPr>
          <w:delText>조에</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기재된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계좌로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즉시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인출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가능한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현금을</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이체하는</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방식으로</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지급할</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의무를</w:delText>
        </w:r>
        <w:r w:rsidR="00571564" w:rsidRPr="006C4BE4" w:rsidDel="00E01562">
          <w:rPr>
            <w:rFonts w:ascii="Times New Roman" w:hAnsi="Times New Roman" w:hint="eastAsia"/>
            <w:sz w:val="22"/>
            <w:szCs w:val="22"/>
          </w:rPr>
          <w:delText xml:space="preserve"> </w:delText>
        </w:r>
        <w:r w:rsidR="00571564" w:rsidRPr="006C4BE4" w:rsidDel="00E01562">
          <w:rPr>
            <w:rFonts w:ascii="Times New Roman" w:hAnsi="Times New Roman" w:hint="eastAsia"/>
            <w:sz w:val="22"/>
            <w:szCs w:val="22"/>
          </w:rPr>
          <w:delText>부담한다</w:delText>
        </w:r>
        <w:r w:rsidR="00571564" w:rsidRPr="006C4BE4" w:rsidDel="00E01562">
          <w:rPr>
            <w:rFonts w:ascii="Times New Roman" w:hAnsi="Times New Roman" w:hint="eastAsia"/>
            <w:sz w:val="22"/>
            <w:szCs w:val="22"/>
          </w:rPr>
          <w:delText>.</w:delText>
        </w:r>
      </w:del>
      <w:ins w:id="26" w:author="BKL" w:date="2026-10-07T17:39:00Z">
        <w:r w:rsidR="00E01562" w:rsidRPr="00E01562">
          <w:rPr>
            <w:rFonts w:ascii="Times New Roman" w:hAnsi="Times New Roman"/>
            <w:bCs/>
            <w:sz w:val="22"/>
            <w:szCs w:val="22"/>
          </w:rPr>
          <w:t>본</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조에</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따른</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상계납입이</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이루어진</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후</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본</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계약이</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거래종결</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전에</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해제되는</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경우</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매도인이</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인수한</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위</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제</w:t>
        </w:r>
        <w:r w:rsidR="00E01562" w:rsidRPr="00E01562">
          <w:rPr>
            <w:rFonts w:ascii="Times New Roman" w:hAnsi="Times New Roman"/>
            <w:bCs/>
            <w:sz w:val="22"/>
            <w:szCs w:val="22"/>
          </w:rPr>
          <w:t>3</w:t>
        </w:r>
        <w:r w:rsidR="00E01562" w:rsidRPr="00E01562">
          <w:rPr>
            <w:rFonts w:ascii="Times New Roman" w:hAnsi="Times New Roman"/>
            <w:bCs/>
            <w:sz w:val="22"/>
            <w:szCs w:val="22"/>
          </w:rPr>
          <w:t>종</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종류주식은</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자본감소에</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의한</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주식의</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소각</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등</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당사자들이</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협의하여</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정하는</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방법으로</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처리하고</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계약금의</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반환</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및</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정산</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방법은</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위</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주식의</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처리와</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함께</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당사자들이</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협의하여</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정하며</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당사자들은</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그에</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필요한</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절차에</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상호</w:t>
        </w:r>
        <w:r w:rsidR="00E01562" w:rsidRPr="00E01562">
          <w:rPr>
            <w:rFonts w:ascii="Times New Roman" w:hAnsi="Times New Roman"/>
            <w:bCs/>
            <w:sz w:val="22"/>
            <w:szCs w:val="22"/>
          </w:rPr>
          <w:t xml:space="preserve"> </w:t>
        </w:r>
        <w:r w:rsidR="00E01562" w:rsidRPr="00E01562">
          <w:rPr>
            <w:rFonts w:ascii="Times New Roman" w:hAnsi="Times New Roman"/>
            <w:bCs/>
            <w:sz w:val="22"/>
            <w:szCs w:val="22"/>
          </w:rPr>
          <w:t>협조한다</w:t>
        </w:r>
        <w:r w:rsidR="00E01562" w:rsidRPr="00E01562">
          <w:rPr>
            <w:rFonts w:ascii="Times New Roman" w:hAnsi="Times New Roman"/>
            <w:bCs/>
            <w:sz w:val="22"/>
            <w:szCs w:val="22"/>
          </w:rPr>
          <w:t>.</w:t>
        </w:r>
      </w:ins>
      <w:ins w:id="27" w:author="BKL" w:date="2026-10-07T17:40:00Z" w16du:dateUtc="2026-10-07T08:40:00Z">
        <w:r w:rsidR="00E01562">
          <w:rPr>
            <w:rFonts w:ascii="Times New Roman" w:hAnsi="Times New Roman" w:hint="eastAsia"/>
            <w:bCs/>
            <w:sz w:val="22"/>
            <w:szCs w:val="22"/>
          </w:rPr>
          <w:t xml:space="preserve"> </w:t>
        </w:r>
        <w:r w:rsidR="00E01562" w:rsidRPr="00AE477C">
          <w:rPr>
            <w:rFonts w:ascii="Times New Roman" w:hAnsi="Times New Roman"/>
            <w:bCs/>
            <w:sz w:val="22"/>
            <w:szCs w:val="22"/>
            <w:highlight w:val="cyan"/>
          </w:rPr>
          <w:t xml:space="preserve">[Note to </w:t>
        </w:r>
      </w:ins>
      <w:ins w:id="28" w:author="BKL" w:date="2026-10-07T17:54:00Z" w16du:dateUtc="2026-10-07T08:54:00Z">
        <w:r w:rsidR="00CE2433" w:rsidRPr="00AE477C">
          <w:rPr>
            <w:rFonts w:ascii="Times New Roman" w:hAnsi="Times New Roman" w:hint="eastAsia"/>
            <w:bCs/>
            <w:sz w:val="22"/>
            <w:szCs w:val="22"/>
            <w:highlight w:val="cyan"/>
          </w:rPr>
          <w:t>매도인</w:t>
        </w:r>
      </w:ins>
      <w:ins w:id="29" w:author="BKL" w:date="2026-10-07T17:40:00Z" w16du:dateUtc="2026-10-07T08:40:00Z">
        <w:r w:rsidR="00E01562" w:rsidRPr="00AE477C">
          <w:rPr>
            <w:rFonts w:ascii="Times New Roman" w:hAnsi="Times New Roman" w:hint="eastAsia"/>
            <w:bCs/>
            <w:sz w:val="22"/>
            <w:szCs w:val="22"/>
            <w:highlight w:val="cyan"/>
          </w:rPr>
          <w:t>:</w:t>
        </w:r>
        <w:r w:rsidR="00E01562" w:rsidRPr="00AE477C">
          <w:rPr>
            <w:rFonts w:ascii="Times New Roman" w:hAnsi="Times New Roman"/>
            <w:bCs/>
            <w:sz w:val="22"/>
            <w:szCs w:val="22"/>
            <w:highlight w:val="cyan"/>
          </w:rPr>
          <w:t xml:space="preserve"> </w:t>
        </w:r>
      </w:ins>
      <w:ins w:id="30" w:author="BKL" w:date="2026-10-07T18:50:00Z" w16du:dateUtc="2026-10-07T09:50:00Z">
        <w:r w:rsidR="00F10F70">
          <w:rPr>
            <w:rFonts w:ascii="Times New Roman" w:hAnsi="Times New Roman" w:hint="eastAsia"/>
            <w:bCs/>
            <w:sz w:val="22"/>
            <w:szCs w:val="22"/>
            <w:highlight w:val="cyan"/>
          </w:rPr>
          <w:t>제공받은</w:t>
        </w:r>
        <w:r w:rsidR="00F10F70">
          <w:rPr>
            <w:rFonts w:ascii="Times New Roman" w:hAnsi="Times New Roman" w:hint="eastAsia"/>
            <w:bCs/>
            <w:sz w:val="22"/>
            <w:szCs w:val="22"/>
            <w:highlight w:val="cyan"/>
          </w:rPr>
          <w:t xml:space="preserve"> </w:t>
        </w:r>
        <w:r w:rsidR="00F10F70">
          <w:rPr>
            <w:rFonts w:ascii="Times New Roman" w:hAnsi="Times New Roman"/>
            <w:bCs/>
            <w:sz w:val="22"/>
            <w:szCs w:val="22"/>
            <w:highlight w:val="cyan"/>
          </w:rPr>
          <w:t>“</w:t>
        </w:r>
        <w:r w:rsidR="00F10F70">
          <w:rPr>
            <w:rFonts w:ascii="Times New Roman" w:hAnsi="Times New Roman" w:hint="eastAsia"/>
            <w:bCs/>
            <w:sz w:val="22"/>
            <w:szCs w:val="22"/>
            <w:highlight w:val="cyan"/>
          </w:rPr>
          <w:t>재출자</w:t>
        </w:r>
        <w:r w:rsidR="00F10F70">
          <w:rPr>
            <w:rFonts w:ascii="Times New Roman" w:hAnsi="Times New Roman"/>
            <w:bCs/>
            <w:sz w:val="22"/>
            <w:szCs w:val="22"/>
            <w:highlight w:val="cyan"/>
          </w:rPr>
          <w:t>”</w:t>
        </w:r>
        <w:r w:rsidR="00F10F70">
          <w:rPr>
            <w:rFonts w:ascii="Times New Roman" w:hAnsi="Times New Roman" w:hint="eastAsia"/>
            <w:bCs/>
            <w:sz w:val="22"/>
            <w:szCs w:val="22"/>
            <w:highlight w:val="cyan"/>
          </w:rPr>
          <w:t xml:space="preserve"> </w:t>
        </w:r>
        <w:r w:rsidR="00F10F70">
          <w:rPr>
            <w:rFonts w:ascii="Times New Roman" w:hAnsi="Times New Roman" w:hint="eastAsia"/>
            <w:bCs/>
            <w:sz w:val="22"/>
            <w:szCs w:val="22"/>
            <w:highlight w:val="cyan"/>
          </w:rPr>
          <w:t>문구</w:t>
        </w:r>
        <w:r w:rsidR="00F10F70">
          <w:rPr>
            <w:rFonts w:ascii="Times New Roman" w:hAnsi="Times New Roman" w:hint="eastAsia"/>
            <w:bCs/>
            <w:sz w:val="22"/>
            <w:szCs w:val="22"/>
            <w:highlight w:val="cyan"/>
          </w:rPr>
          <w:t xml:space="preserve"> </w:t>
        </w:r>
        <w:r w:rsidR="00F10F70">
          <w:rPr>
            <w:rFonts w:ascii="Times New Roman" w:hAnsi="Times New Roman" w:hint="eastAsia"/>
            <w:bCs/>
            <w:sz w:val="22"/>
            <w:szCs w:val="22"/>
            <w:highlight w:val="cyan"/>
          </w:rPr>
          <w:t>반영하였고</w:t>
        </w:r>
        <w:r w:rsidR="00F10F70">
          <w:rPr>
            <w:rFonts w:ascii="Times New Roman" w:hAnsi="Times New Roman" w:hint="eastAsia"/>
            <w:bCs/>
            <w:sz w:val="22"/>
            <w:szCs w:val="22"/>
            <w:highlight w:val="cyan"/>
          </w:rPr>
          <w:t xml:space="preserve">, </w:t>
        </w:r>
      </w:ins>
      <w:ins w:id="31" w:author="BKL" w:date="2026-10-07T17:40:00Z" w16du:dateUtc="2026-10-07T08:40:00Z">
        <w:r w:rsidR="00E01562" w:rsidRPr="00AE477C">
          <w:rPr>
            <w:rFonts w:ascii="Times New Roman" w:hAnsi="Times New Roman"/>
            <w:bCs/>
            <w:sz w:val="22"/>
            <w:szCs w:val="22"/>
            <w:highlight w:val="cyan"/>
          </w:rPr>
          <w:t>계약금</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및</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신주인수대금을</w:t>
        </w:r>
        <w:r w:rsidR="00E01562" w:rsidRPr="00AE477C">
          <w:rPr>
            <w:rFonts w:ascii="Times New Roman" w:hAnsi="Times New Roman"/>
            <w:bCs/>
            <w:sz w:val="22"/>
            <w:szCs w:val="22"/>
            <w:highlight w:val="cyan"/>
          </w:rPr>
          <w:t xml:space="preserve"> 10,000,009,000</w:t>
        </w:r>
        <w:r w:rsidR="00E01562" w:rsidRPr="00AE477C">
          <w:rPr>
            <w:rFonts w:ascii="Times New Roman" w:hAnsi="Times New Roman"/>
            <w:bCs/>
            <w:sz w:val="22"/>
            <w:szCs w:val="22"/>
            <w:highlight w:val="cyan"/>
          </w:rPr>
          <w:t>원으로</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맞추었습니다</w:t>
        </w:r>
        <w:r w:rsidR="00E01562" w:rsidRPr="00AE477C">
          <w:rPr>
            <w:rFonts w:ascii="Times New Roman" w:hAnsi="Times New Roman"/>
            <w:bCs/>
            <w:sz w:val="22"/>
            <w:szCs w:val="22"/>
            <w:highlight w:val="cyan"/>
          </w:rPr>
          <w:t xml:space="preserve">. </w:t>
        </w:r>
      </w:ins>
      <w:ins w:id="32" w:author="BKL" w:date="2026-10-07T18:50:00Z" w16du:dateUtc="2026-10-07T09:50:00Z">
        <w:r w:rsidR="00F10F70">
          <w:rPr>
            <w:rFonts w:ascii="Times New Roman" w:hAnsi="Times New Roman" w:hint="eastAsia"/>
            <w:bCs/>
            <w:sz w:val="22"/>
            <w:szCs w:val="22"/>
            <w:highlight w:val="cyan"/>
          </w:rPr>
          <w:t>다만</w:t>
        </w:r>
        <w:r w:rsidR="00F10F70">
          <w:rPr>
            <w:rFonts w:ascii="Times New Roman" w:hAnsi="Times New Roman" w:hint="eastAsia"/>
            <w:bCs/>
            <w:sz w:val="22"/>
            <w:szCs w:val="22"/>
            <w:highlight w:val="cyan"/>
          </w:rPr>
          <w:t xml:space="preserve">, </w:t>
        </w:r>
      </w:ins>
      <w:ins w:id="33" w:author="BKL" w:date="2026-10-07T17:40:00Z" w16du:dateUtc="2026-10-07T08:40:00Z">
        <w:r w:rsidR="00E01562" w:rsidRPr="00AE477C">
          <w:rPr>
            <w:rFonts w:ascii="Times New Roman" w:hAnsi="Times New Roman"/>
            <w:bCs/>
            <w:sz w:val="22"/>
            <w:szCs w:val="22"/>
            <w:highlight w:val="cyan"/>
          </w:rPr>
          <w:t>신주는</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납입기일</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다음</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날</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효력이</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발생하여</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상계의</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소급</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무효만으로는</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주식이</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소멸하지</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않으므로</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거래종결</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전</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해제</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시</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주식의</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처리와</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계약금</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반환</w:t>
        </w:r>
        <w:r w:rsidR="00E01562" w:rsidRPr="00AE477C">
          <w:rPr>
            <w:rFonts w:ascii="Times New Roman" w:hAnsi="Times New Roman" w:hint="eastAsia"/>
            <w:bCs/>
            <w:sz w:val="22"/>
            <w:szCs w:val="22"/>
            <w:highlight w:val="cyan"/>
          </w:rPr>
          <w:t>에</w:t>
        </w:r>
        <w:r w:rsidR="00E01562" w:rsidRPr="00AE477C">
          <w:rPr>
            <w:rFonts w:ascii="Times New Roman" w:hAnsi="Times New Roman" w:hint="eastAsia"/>
            <w:bCs/>
            <w:sz w:val="22"/>
            <w:szCs w:val="22"/>
            <w:highlight w:val="cyan"/>
          </w:rPr>
          <w:t xml:space="preserve"> </w:t>
        </w:r>
        <w:r w:rsidR="00E01562" w:rsidRPr="00AE477C">
          <w:rPr>
            <w:rFonts w:ascii="Times New Roman" w:hAnsi="Times New Roman" w:hint="eastAsia"/>
            <w:bCs/>
            <w:sz w:val="22"/>
            <w:szCs w:val="22"/>
            <w:highlight w:val="cyan"/>
          </w:rPr>
          <w:t>대해</w:t>
        </w:r>
        <w:r w:rsidR="00E01562" w:rsidRPr="00AE477C">
          <w:rPr>
            <w:rFonts w:ascii="Times New Roman" w:hAnsi="Times New Roman" w:hint="eastAsia"/>
            <w:bCs/>
            <w:sz w:val="22"/>
            <w:szCs w:val="22"/>
            <w:highlight w:val="cyan"/>
          </w:rPr>
          <w:t xml:space="preserve"> </w:t>
        </w:r>
        <w:r w:rsidR="00E01562" w:rsidRPr="00AE477C">
          <w:rPr>
            <w:rFonts w:ascii="Times New Roman" w:hAnsi="Times New Roman" w:hint="eastAsia"/>
            <w:bCs/>
            <w:sz w:val="22"/>
            <w:szCs w:val="22"/>
            <w:highlight w:val="cyan"/>
          </w:rPr>
          <w:t>별도로</w:t>
        </w:r>
        <w:r w:rsidR="00E01562" w:rsidRPr="00AE477C">
          <w:rPr>
            <w:rFonts w:ascii="Times New Roman" w:hAnsi="Times New Roman" w:hint="eastAsia"/>
            <w:bCs/>
            <w:sz w:val="22"/>
            <w:szCs w:val="22"/>
            <w:highlight w:val="cyan"/>
          </w:rPr>
          <w:t xml:space="preserve"> </w:t>
        </w:r>
        <w:r w:rsidR="00E01562" w:rsidRPr="00AE477C">
          <w:rPr>
            <w:rFonts w:ascii="Times New Roman" w:hAnsi="Times New Roman" w:hint="eastAsia"/>
            <w:bCs/>
            <w:sz w:val="22"/>
            <w:szCs w:val="22"/>
            <w:highlight w:val="cyan"/>
          </w:rPr>
          <w:t>합의하여</w:t>
        </w:r>
        <w:r w:rsidR="00E01562" w:rsidRPr="00AE477C">
          <w:rPr>
            <w:rFonts w:ascii="Times New Roman" w:hAnsi="Times New Roman" w:hint="eastAsia"/>
            <w:bCs/>
            <w:sz w:val="22"/>
            <w:szCs w:val="22"/>
            <w:highlight w:val="cyan"/>
          </w:rPr>
          <w:t xml:space="preserve"> </w:t>
        </w:r>
        <w:r w:rsidR="00E01562" w:rsidRPr="00AE477C">
          <w:rPr>
            <w:rFonts w:ascii="Times New Roman" w:hAnsi="Times New Roman"/>
            <w:bCs/>
            <w:sz w:val="22"/>
            <w:szCs w:val="22"/>
            <w:highlight w:val="cyan"/>
          </w:rPr>
          <w:t>정산하는</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방법으로</w:t>
        </w:r>
        <w:r w:rsidR="00E01562" w:rsidRPr="00AE477C">
          <w:rPr>
            <w:rFonts w:ascii="Times New Roman" w:hAnsi="Times New Roman"/>
            <w:bCs/>
            <w:sz w:val="22"/>
            <w:szCs w:val="22"/>
            <w:highlight w:val="cyan"/>
          </w:rPr>
          <w:t xml:space="preserve"> </w:t>
        </w:r>
        <w:r w:rsidR="00E01562" w:rsidRPr="00AE477C">
          <w:rPr>
            <w:rFonts w:ascii="Times New Roman" w:hAnsi="Times New Roman"/>
            <w:bCs/>
            <w:sz w:val="22"/>
            <w:szCs w:val="22"/>
            <w:highlight w:val="cyan"/>
          </w:rPr>
          <w:t>정리하였습니다</w:t>
        </w:r>
        <w:r w:rsidR="00E01562" w:rsidRPr="00AE477C">
          <w:rPr>
            <w:rFonts w:ascii="Times New Roman" w:hAnsi="Times New Roman"/>
            <w:bCs/>
            <w:sz w:val="22"/>
            <w:szCs w:val="22"/>
            <w:highlight w:val="cyan"/>
          </w:rPr>
          <w:t>.</w:t>
        </w:r>
        <w:r w:rsidR="00E01562" w:rsidRPr="00AE477C">
          <w:rPr>
            <w:rFonts w:ascii="Times New Roman" w:hAnsi="Times New Roman" w:hint="eastAsia"/>
            <w:bCs/>
            <w:sz w:val="22"/>
            <w:szCs w:val="22"/>
            <w:highlight w:val="cyan"/>
          </w:rPr>
          <w:t>]</w:t>
        </w:r>
      </w:ins>
      <w:ins w:id="34" w:author="BKL" w:date="2026-10-07T17:54:00Z" w16du:dateUtc="2026-10-07T08:54:00Z">
        <w:r w:rsidR="00CE2433" w:rsidRPr="00AE477C">
          <w:rPr>
            <w:rFonts w:ascii="Times New Roman" w:hAnsi="Times New Roman" w:hint="eastAsia"/>
            <w:bCs/>
            <w:sz w:val="22"/>
            <w:szCs w:val="22"/>
            <w:highlight w:val="green"/>
          </w:rPr>
          <w:t>[BKL Note t</w:t>
        </w:r>
      </w:ins>
      <w:ins w:id="35" w:author="BKL" w:date="2026-10-07T17:55:00Z" w16du:dateUtc="2026-10-07T08:55:00Z">
        <w:r w:rsidR="00CE2433" w:rsidRPr="00AE477C">
          <w:rPr>
            <w:rFonts w:ascii="Times New Roman" w:hAnsi="Times New Roman" w:hint="eastAsia"/>
            <w:bCs/>
            <w:sz w:val="22"/>
            <w:szCs w:val="22"/>
            <w:highlight w:val="green"/>
          </w:rPr>
          <w:t xml:space="preserve">o Koramco: </w:t>
        </w:r>
      </w:ins>
      <w:ins w:id="36" w:author="BKL" w:date="2026-10-07T17:55:00Z">
        <w:r w:rsidR="00CE2433" w:rsidRPr="00AE477C">
          <w:rPr>
            <w:rFonts w:ascii="Times New Roman" w:hAnsi="Times New Roman"/>
            <w:bCs/>
            <w:sz w:val="22"/>
            <w:szCs w:val="22"/>
            <w:highlight w:val="green"/>
          </w:rPr>
          <w:t>거래가</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무산되면</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다른</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투자자의</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출자금</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반환을</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위해서도</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감자</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또는</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해산</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절차를</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밟아야</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하므로</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제</w:t>
        </w:r>
        <w:r w:rsidR="00CE2433" w:rsidRPr="00AE477C">
          <w:rPr>
            <w:rFonts w:ascii="Times New Roman" w:hAnsi="Times New Roman"/>
            <w:bCs/>
            <w:sz w:val="22"/>
            <w:szCs w:val="22"/>
            <w:highlight w:val="green"/>
          </w:rPr>
          <w:t>3</w:t>
        </w:r>
        <w:r w:rsidR="00CE2433" w:rsidRPr="00AE477C">
          <w:rPr>
            <w:rFonts w:ascii="Times New Roman" w:hAnsi="Times New Roman"/>
            <w:bCs/>
            <w:sz w:val="22"/>
            <w:szCs w:val="22"/>
            <w:highlight w:val="green"/>
          </w:rPr>
          <w:t>종</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종류주식도</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그</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절차에</w:t>
        </w:r>
        <w:r w:rsidR="00CE2433" w:rsidRPr="00AE477C">
          <w:rPr>
            <w:rFonts w:ascii="Times New Roman" w:hAnsi="Times New Roman"/>
            <w:bCs/>
            <w:sz w:val="22"/>
            <w:szCs w:val="22"/>
            <w:highlight w:val="green"/>
          </w:rPr>
          <w:t xml:space="preserve"> </w:t>
        </w:r>
        <w:r w:rsidR="00CE2433" w:rsidRPr="00AE477C">
          <w:rPr>
            <w:rFonts w:ascii="Times New Roman" w:hAnsi="Times New Roman"/>
            <w:bCs/>
            <w:sz w:val="22"/>
            <w:szCs w:val="22"/>
            <w:highlight w:val="green"/>
          </w:rPr>
          <w:t>포함시</w:t>
        </w:r>
      </w:ins>
      <w:ins w:id="37" w:author="BKL" w:date="2026-10-07T17:56:00Z" w16du:dateUtc="2026-10-07T08:56:00Z">
        <w:r w:rsidR="00CE2433" w:rsidRPr="00AE477C">
          <w:rPr>
            <w:rFonts w:ascii="Times New Roman" w:hAnsi="Times New Roman" w:hint="eastAsia"/>
            <w:bCs/>
            <w:sz w:val="22"/>
            <w:szCs w:val="22"/>
            <w:highlight w:val="green"/>
          </w:rPr>
          <w:t>켜</w:t>
        </w:r>
        <w:r w:rsidR="00CE2433" w:rsidRPr="00AE477C">
          <w:rPr>
            <w:rFonts w:ascii="Times New Roman" w:hAnsi="Times New Roman" w:hint="eastAsia"/>
            <w:bCs/>
            <w:sz w:val="22"/>
            <w:szCs w:val="22"/>
            <w:highlight w:val="green"/>
          </w:rPr>
          <w:t xml:space="preserve"> </w:t>
        </w:r>
        <w:r w:rsidR="00CE2433" w:rsidRPr="00AE477C">
          <w:rPr>
            <w:rFonts w:ascii="Times New Roman" w:hAnsi="Times New Roman" w:hint="eastAsia"/>
            <w:bCs/>
            <w:sz w:val="22"/>
            <w:szCs w:val="22"/>
            <w:highlight w:val="green"/>
          </w:rPr>
          <w:t>진행하여야</w:t>
        </w:r>
        <w:r w:rsidR="00CE2433" w:rsidRPr="00AE477C">
          <w:rPr>
            <w:rFonts w:ascii="Times New Roman" w:hAnsi="Times New Roman" w:hint="eastAsia"/>
            <w:bCs/>
            <w:sz w:val="22"/>
            <w:szCs w:val="22"/>
            <w:highlight w:val="green"/>
          </w:rPr>
          <w:t xml:space="preserve"> </w:t>
        </w:r>
        <w:r w:rsidR="00CE2433" w:rsidRPr="00AE477C">
          <w:rPr>
            <w:rFonts w:ascii="Times New Roman" w:hAnsi="Times New Roman" w:hint="eastAsia"/>
            <w:bCs/>
            <w:sz w:val="22"/>
            <w:szCs w:val="22"/>
            <w:highlight w:val="green"/>
          </w:rPr>
          <w:t>할</w:t>
        </w:r>
        <w:r w:rsidR="00CE2433" w:rsidRPr="00AE477C">
          <w:rPr>
            <w:rFonts w:ascii="Times New Roman" w:hAnsi="Times New Roman" w:hint="eastAsia"/>
            <w:bCs/>
            <w:sz w:val="22"/>
            <w:szCs w:val="22"/>
            <w:highlight w:val="green"/>
          </w:rPr>
          <w:t xml:space="preserve"> </w:t>
        </w:r>
        <w:r w:rsidR="00CE2433" w:rsidRPr="00AE477C">
          <w:rPr>
            <w:rFonts w:ascii="Times New Roman" w:hAnsi="Times New Roman" w:hint="eastAsia"/>
            <w:bCs/>
            <w:sz w:val="22"/>
            <w:szCs w:val="22"/>
            <w:highlight w:val="green"/>
          </w:rPr>
          <w:t>것으로</w:t>
        </w:r>
        <w:r w:rsidR="00CE2433" w:rsidRPr="00AE477C">
          <w:rPr>
            <w:rFonts w:ascii="Times New Roman" w:hAnsi="Times New Roman" w:hint="eastAsia"/>
            <w:bCs/>
            <w:sz w:val="22"/>
            <w:szCs w:val="22"/>
            <w:highlight w:val="green"/>
          </w:rPr>
          <w:t xml:space="preserve"> </w:t>
        </w:r>
        <w:r w:rsidR="00CE2433" w:rsidRPr="00AE477C">
          <w:rPr>
            <w:rFonts w:ascii="Times New Roman" w:hAnsi="Times New Roman" w:hint="eastAsia"/>
            <w:bCs/>
            <w:sz w:val="22"/>
            <w:szCs w:val="22"/>
            <w:highlight w:val="green"/>
          </w:rPr>
          <w:t>보입니다</w:t>
        </w:r>
        <w:r w:rsidR="00CE2433" w:rsidRPr="00AE477C">
          <w:rPr>
            <w:rFonts w:ascii="Times New Roman" w:hAnsi="Times New Roman" w:hint="eastAsia"/>
            <w:bCs/>
            <w:sz w:val="22"/>
            <w:szCs w:val="22"/>
            <w:highlight w:val="green"/>
          </w:rPr>
          <w:t>.]</w:t>
        </w:r>
      </w:ins>
    </w:p>
    <w:p w14:paraId="79BAA8AA" w14:textId="77777777" w:rsidR="009167D6" w:rsidRPr="009167D6" w:rsidRDefault="009167D6" w:rsidP="009167D6">
      <w:pPr>
        <w:pStyle w:val="11"/>
        <w:tabs>
          <w:tab w:val="clear" w:pos="1554"/>
          <w:tab w:val="clear" w:pos="8766"/>
          <w:tab w:val="left" w:pos="-720"/>
        </w:tabs>
        <w:suppressAutoHyphens w:val="0"/>
        <w:wordWrap w:val="0"/>
        <w:adjustRightInd/>
        <w:snapToGrid w:val="0"/>
        <w:spacing w:line="360" w:lineRule="auto"/>
        <w:ind w:left="567"/>
        <w:outlineLvl w:val="1"/>
        <w:rPr>
          <w:rFonts w:ascii="Times New Roman"/>
          <w:color w:val="000000"/>
          <w:sz w:val="23"/>
          <w:szCs w:val="23"/>
        </w:rPr>
      </w:pPr>
    </w:p>
    <w:p w14:paraId="69B870CE" w14:textId="3E91C837" w:rsidR="006E3FE7" w:rsidRPr="006C4BE4" w:rsidRDefault="006E3FE7"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u w:val="single"/>
        </w:rPr>
      </w:pPr>
      <w:r w:rsidRPr="006C4BE4">
        <w:rPr>
          <w:rFonts w:ascii="Times New Roman" w:hAnsi="Times New Roman"/>
          <w:sz w:val="22"/>
          <w:szCs w:val="22"/>
          <w:u w:val="single"/>
        </w:rPr>
        <w:t>부가가치세</w:t>
      </w:r>
      <w:r w:rsidRPr="006C4BE4">
        <w:rPr>
          <w:rFonts w:ascii="Times New Roman" w:hAnsi="Times New Roman"/>
          <w:sz w:val="22"/>
          <w:szCs w:val="22"/>
          <w:u w:val="single"/>
        </w:rPr>
        <w:t xml:space="preserve"> </w:t>
      </w:r>
      <w:r w:rsidRPr="006C4BE4">
        <w:rPr>
          <w:rFonts w:ascii="Times New Roman" w:hAnsi="Times New Roman"/>
          <w:sz w:val="22"/>
          <w:szCs w:val="22"/>
          <w:u w:val="single"/>
        </w:rPr>
        <w:t>대리납부</w:t>
      </w:r>
      <w:r w:rsidRPr="006C4BE4">
        <w:rPr>
          <w:rFonts w:ascii="Times New Roman" w:hAnsi="Times New Roman" w:hint="eastAsia"/>
          <w:sz w:val="22"/>
          <w:szCs w:val="22"/>
        </w:rPr>
        <w:t>:</w:t>
      </w:r>
      <w:r w:rsidRPr="006C4BE4">
        <w:rPr>
          <w:rFonts w:ascii="Times New Roman" w:hAnsi="Times New Roman"/>
          <w:sz w:val="22"/>
          <w:szCs w:val="22"/>
        </w:rPr>
        <w:t xml:space="preserve"> </w:t>
      </w:r>
      <w:r w:rsidRPr="006C4BE4">
        <w:rPr>
          <w:rFonts w:ascii="Times New Roman" w:hAnsi="Times New Roman"/>
          <w:sz w:val="22"/>
          <w:szCs w:val="22"/>
        </w:rPr>
        <w:t>매수인은</w:t>
      </w:r>
      <w:r w:rsidRPr="006C4BE4">
        <w:rPr>
          <w:rFonts w:ascii="Times New Roman" w:hAnsi="Times New Roman"/>
          <w:sz w:val="22"/>
          <w:szCs w:val="22"/>
        </w:rPr>
        <w:t xml:space="preserve"> </w:t>
      </w:r>
      <w:r w:rsidRPr="006C4BE4">
        <w:rPr>
          <w:rFonts w:ascii="Times New Roman" w:hAnsi="Times New Roman" w:hint="eastAsia"/>
          <w:sz w:val="22"/>
          <w:szCs w:val="22"/>
        </w:rPr>
        <w:t>본건</w:t>
      </w:r>
      <w:r w:rsidRPr="006C4BE4">
        <w:rPr>
          <w:rFonts w:ascii="Times New Roman" w:hAnsi="Times New Roman" w:hint="eastAsia"/>
          <w:sz w:val="22"/>
          <w:szCs w:val="22"/>
        </w:rPr>
        <w:t xml:space="preserve"> </w:t>
      </w:r>
      <w:r w:rsidRPr="006C4BE4">
        <w:rPr>
          <w:rFonts w:ascii="Times New Roman" w:hAnsi="Times New Roman" w:hint="eastAsia"/>
          <w:sz w:val="22"/>
          <w:szCs w:val="22"/>
        </w:rPr>
        <w:t>건물</w:t>
      </w:r>
      <w:r w:rsidRPr="006C4BE4">
        <w:rPr>
          <w:rFonts w:ascii="Times New Roman" w:hAnsi="Times New Roman" w:hint="eastAsia"/>
          <w:sz w:val="22"/>
          <w:szCs w:val="22"/>
        </w:rPr>
        <w:t xml:space="preserve"> </w:t>
      </w:r>
      <w:r w:rsidRPr="006C4BE4">
        <w:rPr>
          <w:rFonts w:ascii="Times New Roman" w:hAnsi="Times New Roman" w:hint="eastAsia"/>
          <w:sz w:val="22"/>
          <w:szCs w:val="22"/>
        </w:rPr>
        <w:t>및</w:t>
      </w:r>
      <w:r w:rsidRPr="006C4BE4">
        <w:rPr>
          <w:rFonts w:ascii="Times New Roman" w:hAnsi="Times New Roman" w:hint="eastAsia"/>
          <w:sz w:val="22"/>
          <w:szCs w:val="22"/>
        </w:rPr>
        <w:t xml:space="preserve"> </w:t>
      </w:r>
      <w:r w:rsidRPr="006C4BE4">
        <w:rPr>
          <w:rFonts w:ascii="Times New Roman" w:hAnsi="Times New Roman" w:hint="eastAsia"/>
          <w:sz w:val="22"/>
          <w:szCs w:val="22"/>
        </w:rPr>
        <w:t>본건</w:t>
      </w:r>
      <w:r w:rsidRPr="006C4BE4">
        <w:rPr>
          <w:rFonts w:ascii="Times New Roman" w:hAnsi="Times New Roman" w:hint="eastAsia"/>
          <w:sz w:val="22"/>
          <w:szCs w:val="22"/>
        </w:rPr>
        <w:t xml:space="preserve"> </w:t>
      </w:r>
      <w:r w:rsidRPr="006C4BE4">
        <w:rPr>
          <w:rFonts w:ascii="Times New Roman" w:hAnsi="Times New Roman" w:hint="eastAsia"/>
          <w:sz w:val="22"/>
          <w:szCs w:val="22"/>
        </w:rPr>
        <w:t>동산</w:t>
      </w:r>
      <w:r w:rsidRPr="006C4BE4">
        <w:rPr>
          <w:rFonts w:ascii="Times New Roman" w:hAnsi="Times New Roman" w:hint="eastAsia"/>
          <w:sz w:val="22"/>
          <w:szCs w:val="22"/>
        </w:rPr>
        <w:t xml:space="preserve"> </w:t>
      </w:r>
      <w:r w:rsidRPr="006C4BE4">
        <w:rPr>
          <w:rFonts w:ascii="Times New Roman" w:hAnsi="Times New Roman" w:hint="eastAsia"/>
          <w:sz w:val="22"/>
          <w:szCs w:val="22"/>
        </w:rPr>
        <w:t>등에</w:t>
      </w:r>
      <w:r w:rsidRPr="006C4BE4">
        <w:rPr>
          <w:rFonts w:ascii="Times New Roman" w:hAnsi="Times New Roman" w:hint="eastAsia"/>
          <w:sz w:val="22"/>
          <w:szCs w:val="22"/>
        </w:rPr>
        <w:t xml:space="preserve"> </w:t>
      </w:r>
      <w:r w:rsidRPr="006C4BE4">
        <w:rPr>
          <w:rFonts w:ascii="Times New Roman" w:hAnsi="Times New Roman" w:hint="eastAsia"/>
          <w:sz w:val="22"/>
          <w:szCs w:val="22"/>
        </w:rPr>
        <w:t>대한</w:t>
      </w:r>
      <w:r w:rsidRPr="006C4BE4">
        <w:rPr>
          <w:rFonts w:ascii="Times New Roman" w:hAnsi="Times New Roman"/>
          <w:sz w:val="22"/>
          <w:szCs w:val="22"/>
        </w:rPr>
        <w:t xml:space="preserve"> </w:t>
      </w:r>
      <w:r w:rsidRPr="006C4BE4">
        <w:rPr>
          <w:rFonts w:ascii="Times New Roman" w:hAnsi="Times New Roman"/>
          <w:sz w:val="22"/>
          <w:szCs w:val="22"/>
        </w:rPr>
        <w:t>부가가치세</w:t>
      </w:r>
      <w:r w:rsidRPr="006C4BE4">
        <w:rPr>
          <w:rFonts w:ascii="Times New Roman" w:hAnsi="Times New Roman" w:hint="eastAsia"/>
          <w:sz w:val="22"/>
          <w:szCs w:val="22"/>
        </w:rPr>
        <w:t>를</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52</w:t>
      </w:r>
      <w:r w:rsidRPr="006C4BE4">
        <w:rPr>
          <w:rFonts w:ascii="Times New Roman" w:hAnsi="Times New Roman"/>
          <w:sz w:val="22"/>
          <w:szCs w:val="22"/>
        </w:rPr>
        <w:t>조</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4</w:t>
      </w:r>
      <w:r w:rsidRPr="006C4BE4">
        <w:rPr>
          <w:rFonts w:ascii="Times New Roman" w:hAnsi="Times New Roman"/>
          <w:sz w:val="22"/>
          <w:szCs w:val="22"/>
        </w:rPr>
        <w:t>항</w:t>
      </w:r>
      <w:r w:rsidRPr="006C4BE4">
        <w:rPr>
          <w:rFonts w:ascii="Times New Roman" w:hAnsi="Times New Roman"/>
          <w:sz w:val="22"/>
          <w:szCs w:val="22"/>
        </w:rPr>
        <w:t xml:space="preserve"> </w:t>
      </w:r>
      <w:r w:rsidRPr="006C4BE4">
        <w:rPr>
          <w:rFonts w:ascii="Times New Roman" w:hAnsi="Times New Roman"/>
          <w:sz w:val="22"/>
          <w:szCs w:val="22"/>
        </w:rPr>
        <w:t>및</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시행령</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95</w:t>
      </w:r>
      <w:r w:rsidRPr="006C4BE4">
        <w:rPr>
          <w:rFonts w:ascii="Times New Roman" w:hAnsi="Times New Roman"/>
          <w:sz w:val="22"/>
          <w:szCs w:val="22"/>
        </w:rPr>
        <w:t>조에</w:t>
      </w:r>
      <w:r w:rsidRPr="006C4BE4">
        <w:rPr>
          <w:rFonts w:ascii="Times New Roman" w:hAnsi="Times New Roman"/>
          <w:sz w:val="22"/>
          <w:szCs w:val="22"/>
        </w:rPr>
        <w:t xml:space="preserve"> </w:t>
      </w:r>
      <w:r w:rsidRPr="006C4BE4">
        <w:rPr>
          <w:rFonts w:ascii="Times New Roman" w:hAnsi="Times New Roman"/>
          <w:sz w:val="22"/>
          <w:szCs w:val="22"/>
        </w:rPr>
        <w:t>따라</w:t>
      </w:r>
      <w:r w:rsidRPr="006C4BE4">
        <w:rPr>
          <w:rFonts w:ascii="Times New Roman" w:hAnsi="Times New Roman"/>
          <w:sz w:val="22"/>
          <w:szCs w:val="22"/>
        </w:rPr>
        <w:t xml:space="preserve"> </w:t>
      </w:r>
      <w:r w:rsidRPr="006C4BE4">
        <w:rPr>
          <w:rFonts w:ascii="Times New Roman" w:hAnsi="Times New Roman"/>
          <w:sz w:val="22"/>
          <w:szCs w:val="22"/>
        </w:rPr>
        <w:t>대리납부</w:t>
      </w:r>
      <w:r w:rsidRPr="006C4BE4">
        <w:rPr>
          <w:rFonts w:ascii="Times New Roman" w:hAnsi="Times New Roman"/>
          <w:sz w:val="22"/>
          <w:szCs w:val="22"/>
        </w:rPr>
        <w:t xml:space="preserve"> </w:t>
      </w:r>
      <w:r w:rsidRPr="006C4BE4">
        <w:rPr>
          <w:rFonts w:ascii="Times New Roman" w:hAnsi="Times New Roman"/>
          <w:sz w:val="22"/>
          <w:szCs w:val="22"/>
        </w:rPr>
        <w:t>하기로</w:t>
      </w:r>
      <w:r w:rsidRPr="006C4BE4">
        <w:rPr>
          <w:rFonts w:ascii="Times New Roman" w:hAnsi="Times New Roman"/>
          <w:sz w:val="22"/>
          <w:szCs w:val="22"/>
        </w:rPr>
        <w:t xml:space="preserve"> </w:t>
      </w:r>
      <w:r w:rsidRPr="006C4BE4">
        <w:rPr>
          <w:rFonts w:ascii="Times New Roman" w:hAnsi="Times New Roman"/>
          <w:sz w:val="22"/>
          <w:szCs w:val="22"/>
        </w:rPr>
        <w:t>하고</w:t>
      </w:r>
      <w:r w:rsidRPr="006C4BE4">
        <w:rPr>
          <w:rFonts w:ascii="Times New Roman" w:hAnsi="Times New Roman"/>
          <w:sz w:val="22"/>
          <w:szCs w:val="22"/>
        </w:rPr>
        <w:t xml:space="preserve">, </w:t>
      </w:r>
      <w:r w:rsidRPr="006C4BE4">
        <w:rPr>
          <w:rFonts w:ascii="Times New Roman" w:hAnsi="Times New Roman"/>
          <w:sz w:val="22"/>
          <w:szCs w:val="22"/>
        </w:rPr>
        <w:t>이를</w:t>
      </w:r>
      <w:r w:rsidRPr="006C4BE4">
        <w:rPr>
          <w:rFonts w:ascii="Times New Roman" w:hAnsi="Times New Roman"/>
          <w:sz w:val="22"/>
          <w:szCs w:val="22"/>
        </w:rPr>
        <w:t xml:space="preserve"> </w:t>
      </w:r>
      <w:r w:rsidRPr="006C4BE4">
        <w:rPr>
          <w:rFonts w:ascii="Times New Roman" w:hAnsi="Times New Roman"/>
          <w:sz w:val="22"/>
          <w:szCs w:val="22"/>
        </w:rPr>
        <w:t>위하여</w:t>
      </w:r>
      <w:r w:rsidRPr="006C4BE4">
        <w:rPr>
          <w:rFonts w:ascii="Times New Roman" w:hAnsi="Times New Roman"/>
          <w:sz w:val="22"/>
          <w:szCs w:val="22"/>
        </w:rPr>
        <w:t xml:space="preserve"> </w:t>
      </w:r>
      <w:r w:rsidRPr="006C4BE4">
        <w:rPr>
          <w:rFonts w:ascii="Times New Roman" w:hAnsi="Times New Roman"/>
          <w:sz w:val="22"/>
          <w:szCs w:val="22"/>
        </w:rPr>
        <w:t>매도인은</w:t>
      </w:r>
      <w:r w:rsidRPr="006C4BE4">
        <w:rPr>
          <w:rFonts w:ascii="Times New Roman" w:hAnsi="Times New Roman"/>
          <w:sz w:val="22"/>
          <w:szCs w:val="22"/>
        </w:rPr>
        <w:t xml:space="preserve"> </w:t>
      </w:r>
      <w:r w:rsidRPr="006C4BE4">
        <w:rPr>
          <w:rFonts w:ascii="Times New Roman" w:hAnsi="Times New Roman"/>
          <w:sz w:val="22"/>
          <w:szCs w:val="22"/>
        </w:rPr>
        <w:t>거래종결일에</w:t>
      </w:r>
      <w:r w:rsidRPr="006C4BE4">
        <w:rPr>
          <w:rFonts w:ascii="Times New Roman" w:hAnsi="Times New Roman"/>
          <w:sz w:val="22"/>
          <w:szCs w:val="22"/>
        </w:rPr>
        <w:t xml:space="preserve"> </w:t>
      </w:r>
      <w:r w:rsidRPr="006C4BE4">
        <w:rPr>
          <w:rFonts w:ascii="Times New Roman" w:hAnsi="Times New Roman"/>
          <w:sz w:val="22"/>
          <w:szCs w:val="22"/>
        </w:rPr>
        <w:t>부가가치세법에</w:t>
      </w:r>
      <w:r w:rsidRPr="006C4BE4">
        <w:rPr>
          <w:rFonts w:ascii="Times New Roman" w:hAnsi="Times New Roman"/>
          <w:sz w:val="22"/>
          <w:szCs w:val="22"/>
        </w:rPr>
        <w:t xml:space="preserve"> </w:t>
      </w:r>
      <w:r w:rsidRPr="006C4BE4">
        <w:rPr>
          <w:rFonts w:ascii="Times New Roman" w:hAnsi="Times New Roman"/>
          <w:sz w:val="22"/>
          <w:szCs w:val="22"/>
        </w:rPr>
        <w:t>따른</w:t>
      </w:r>
      <w:r w:rsidRPr="006C4BE4">
        <w:rPr>
          <w:rFonts w:ascii="Times New Roman" w:hAnsi="Times New Roman"/>
          <w:sz w:val="22"/>
          <w:szCs w:val="22"/>
        </w:rPr>
        <w:t xml:space="preserve"> </w:t>
      </w:r>
      <w:r w:rsidRPr="006C4BE4">
        <w:rPr>
          <w:rFonts w:ascii="Times New Roman" w:hAnsi="Times New Roman"/>
          <w:sz w:val="22"/>
          <w:szCs w:val="22"/>
        </w:rPr>
        <w:t>세금계산서를</w:t>
      </w:r>
      <w:r w:rsidRPr="006C4BE4">
        <w:rPr>
          <w:rFonts w:ascii="Times New Roman" w:hAnsi="Times New Roman"/>
          <w:sz w:val="22"/>
          <w:szCs w:val="22"/>
        </w:rPr>
        <w:t xml:space="preserve"> </w:t>
      </w:r>
      <w:r w:rsidRPr="006C4BE4">
        <w:rPr>
          <w:rFonts w:ascii="Times New Roman" w:hAnsi="Times New Roman"/>
          <w:sz w:val="22"/>
          <w:szCs w:val="22"/>
        </w:rPr>
        <w:t>매수인에게</w:t>
      </w:r>
      <w:r w:rsidRPr="006C4BE4">
        <w:rPr>
          <w:rFonts w:ascii="Times New Roman" w:hAnsi="Times New Roman"/>
          <w:sz w:val="22"/>
          <w:szCs w:val="22"/>
        </w:rPr>
        <w:t xml:space="preserve"> </w:t>
      </w:r>
      <w:r w:rsidRPr="006C4BE4">
        <w:rPr>
          <w:rFonts w:ascii="Times New Roman" w:hAnsi="Times New Roman"/>
          <w:sz w:val="22"/>
          <w:szCs w:val="22"/>
        </w:rPr>
        <w:t>제공하는</w:t>
      </w:r>
      <w:r w:rsidRPr="006C4BE4">
        <w:rPr>
          <w:rFonts w:ascii="Times New Roman" w:hAnsi="Times New Roman"/>
          <w:sz w:val="22"/>
          <w:szCs w:val="22"/>
        </w:rPr>
        <w:t xml:space="preserve"> </w:t>
      </w:r>
      <w:r w:rsidRPr="006C4BE4">
        <w:rPr>
          <w:rFonts w:ascii="Times New Roman" w:hAnsi="Times New Roman"/>
          <w:sz w:val="22"/>
          <w:szCs w:val="22"/>
        </w:rPr>
        <w:t>등</w:t>
      </w:r>
      <w:r w:rsidRPr="006C4BE4">
        <w:rPr>
          <w:rFonts w:ascii="Times New Roman" w:hAnsi="Times New Roman"/>
          <w:sz w:val="22"/>
          <w:szCs w:val="22"/>
        </w:rPr>
        <w:t xml:space="preserve"> </w:t>
      </w:r>
      <w:r w:rsidRPr="006C4BE4">
        <w:rPr>
          <w:rFonts w:ascii="Times New Roman" w:hAnsi="Times New Roman"/>
          <w:sz w:val="22"/>
          <w:szCs w:val="22"/>
        </w:rPr>
        <w:t>필요한</w:t>
      </w:r>
      <w:r w:rsidRPr="006C4BE4">
        <w:rPr>
          <w:rFonts w:ascii="Times New Roman" w:hAnsi="Times New Roman"/>
          <w:sz w:val="22"/>
          <w:szCs w:val="22"/>
        </w:rPr>
        <w:t xml:space="preserve"> </w:t>
      </w:r>
      <w:r w:rsidRPr="006C4BE4">
        <w:rPr>
          <w:rFonts w:ascii="Times New Roman" w:hAnsi="Times New Roman"/>
          <w:sz w:val="22"/>
          <w:szCs w:val="22"/>
        </w:rPr>
        <w:t>협조를</w:t>
      </w:r>
      <w:r w:rsidRPr="006C4BE4">
        <w:rPr>
          <w:rFonts w:ascii="Times New Roman" w:hAnsi="Times New Roman"/>
          <w:sz w:val="22"/>
          <w:szCs w:val="22"/>
        </w:rPr>
        <w:t xml:space="preserve"> </w:t>
      </w:r>
      <w:r w:rsidRPr="006C4BE4">
        <w:rPr>
          <w:rFonts w:ascii="Times New Roman" w:hAnsi="Times New Roman"/>
          <w:sz w:val="22"/>
          <w:szCs w:val="22"/>
        </w:rPr>
        <w:t>하기로</w:t>
      </w:r>
      <w:r w:rsidRPr="006C4BE4">
        <w:rPr>
          <w:rFonts w:ascii="Times New Roman" w:hAnsi="Times New Roman"/>
          <w:sz w:val="22"/>
          <w:szCs w:val="22"/>
        </w:rPr>
        <w:t xml:space="preserve"> </w:t>
      </w:r>
      <w:r w:rsidRPr="006C4BE4">
        <w:rPr>
          <w:rFonts w:ascii="Times New Roman" w:hAnsi="Times New Roman"/>
          <w:sz w:val="22"/>
          <w:szCs w:val="22"/>
        </w:rPr>
        <w:t>한다</w:t>
      </w:r>
      <w:r w:rsidRPr="006C4BE4">
        <w:rPr>
          <w:rFonts w:ascii="Times New Roman" w:hAnsi="Times New Roman"/>
          <w:sz w:val="22"/>
          <w:szCs w:val="22"/>
        </w:rPr>
        <w:t xml:space="preserve">. </w:t>
      </w:r>
      <w:r w:rsidRPr="006C4BE4">
        <w:rPr>
          <w:rFonts w:ascii="Times New Roman" w:hAnsi="Times New Roman"/>
          <w:sz w:val="22"/>
          <w:szCs w:val="22"/>
        </w:rPr>
        <w:t>매수인은</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52</w:t>
      </w:r>
      <w:r w:rsidRPr="006C4BE4">
        <w:rPr>
          <w:rFonts w:ascii="Times New Roman" w:hAnsi="Times New Roman"/>
          <w:sz w:val="22"/>
          <w:szCs w:val="22"/>
        </w:rPr>
        <w:t>조</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4</w:t>
      </w:r>
      <w:r w:rsidRPr="006C4BE4">
        <w:rPr>
          <w:rFonts w:ascii="Times New Roman" w:hAnsi="Times New Roman"/>
          <w:sz w:val="22"/>
          <w:szCs w:val="22"/>
        </w:rPr>
        <w:t>항에</w:t>
      </w:r>
      <w:r w:rsidRPr="006C4BE4">
        <w:rPr>
          <w:rFonts w:ascii="Times New Roman" w:hAnsi="Times New Roman"/>
          <w:sz w:val="22"/>
          <w:szCs w:val="22"/>
        </w:rPr>
        <w:t xml:space="preserve"> </w:t>
      </w:r>
      <w:r w:rsidRPr="006C4BE4">
        <w:rPr>
          <w:rFonts w:ascii="Times New Roman" w:hAnsi="Times New Roman"/>
          <w:sz w:val="22"/>
          <w:szCs w:val="22"/>
        </w:rPr>
        <w:t>따른</w:t>
      </w:r>
      <w:r w:rsidRPr="006C4BE4">
        <w:rPr>
          <w:rFonts w:ascii="Times New Roman" w:hAnsi="Times New Roman"/>
          <w:sz w:val="22"/>
          <w:szCs w:val="22"/>
        </w:rPr>
        <w:t xml:space="preserve"> </w:t>
      </w:r>
      <w:r w:rsidRPr="006C4BE4">
        <w:rPr>
          <w:rFonts w:ascii="Times New Roman" w:hAnsi="Times New Roman"/>
          <w:sz w:val="22"/>
          <w:szCs w:val="22"/>
        </w:rPr>
        <w:t>부가가치세</w:t>
      </w:r>
      <w:r w:rsidRPr="006C4BE4">
        <w:rPr>
          <w:rFonts w:ascii="Times New Roman" w:hAnsi="Times New Roman"/>
          <w:sz w:val="22"/>
          <w:szCs w:val="22"/>
        </w:rPr>
        <w:t xml:space="preserve"> </w:t>
      </w:r>
      <w:r w:rsidRPr="006C4BE4">
        <w:rPr>
          <w:rFonts w:ascii="Times New Roman" w:hAnsi="Times New Roman"/>
          <w:sz w:val="22"/>
          <w:szCs w:val="22"/>
        </w:rPr>
        <w:t>대리납부</w:t>
      </w:r>
      <w:r w:rsidRPr="006C4BE4">
        <w:rPr>
          <w:rFonts w:ascii="Times New Roman" w:hAnsi="Times New Roman"/>
          <w:sz w:val="22"/>
          <w:szCs w:val="22"/>
        </w:rPr>
        <w:t xml:space="preserve"> </w:t>
      </w:r>
      <w:r w:rsidRPr="006C4BE4">
        <w:rPr>
          <w:rFonts w:ascii="Times New Roman" w:hAnsi="Times New Roman"/>
          <w:sz w:val="22"/>
          <w:szCs w:val="22"/>
        </w:rPr>
        <w:t>기한</w:t>
      </w:r>
      <w:r w:rsidRPr="006C4BE4">
        <w:rPr>
          <w:rFonts w:ascii="Times New Roman" w:hAnsi="Times New Roman" w:hint="eastAsia"/>
          <w:sz w:val="22"/>
          <w:szCs w:val="22"/>
        </w:rPr>
        <w:t xml:space="preserve"> </w:t>
      </w:r>
      <w:r w:rsidRPr="006C4BE4">
        <w:rPr>
          <w:rFonts w:ascii="Times New Roman" w:hAnsi="Times New Roman" w:hint="eastAsia"/>
          <w:sz w:val="22"/>
          <w:szCs w:val="22"/>
        </w:rPr>
        <w:t>내에</w:t>
      </w:r>
      <w:r w:rsidRPr="006C4BE4">
        <w:rPr>
          <w:rFonts w:ascii="Times New Roman" w:hAnsi="Times New Roman"/>
          <w:sz w:val="22"/>
          <w:szCs w:val="22"/>
        </w:rPr>
        <w:t xml:space="preserve"> </w:t>
      </w:r>
      <w:r w:rsidRPr="006C4BE4">
        <w:rPr>
          <w:rFonts w:ascii="Times New Roman" w:hAnsi="Times New Roman"/>
          <w:sz w:val="22"/>
          <w:szCs w:val="22"/>
        </w:rPr>
        <w:t>관할</w:t>
      </w:r>
      <w:r w:rsidRPr="006C4BE4">
        <w:rPr>
          <w:rFonts w:ascii="Times New Roman" w:hAnsi="Times New Roman"/>
          <w:sz w:val="22"/>
          <w:szCs w:val="22"/>
        </w:rPr>
        <w:t xml:space="preserve"> </w:t>
      </w:r>
      <w:r w:rsidRPr="006C4BE4">
        <w:rPr>
          <w:rFonts w:ascii="Times New Roman" w:hAnsi="Times New Roman"/>
          <w:sz w:val="22"/>
          <w:szCs w:val="22"/>
        </w:rPr>
        <w:t>세무서에</w:t>
      </w:r>
      <w:r w:rsidRPr="006C4BE4">
        <w:rPr>
          <w:rFonts w:ascii="Times New Roman" w:hAnsi="Times New Roman"/>
          <w:sz w:val="22"/>
          <w:szCs w:val="22"/>
        </w:rPr>
        <w:t xml:space="preserve"> </w:t>
      </w:r>
      <w:r w:rsidRPr="006C4BE4">
        <w:rPr>
          <w:rFonts w:ascii="Times New Roman" w:hAnsi="Times New Roman"/>
          <w:sz w:val="22"/>
          <w:szCs w:val="22"/>
        </w:rPr>
        <w:t>대리납부를</w:t>
      </w:r>
      <w:r w:rsidRPr="006C4BE4">
        <w:rPr>
          <w:rFonts w:ascii="Times New Roman" w:hAnsi="Times New Roman"/>
          <w:sz w:val="22"/>
          <w:szCs w:val="22"/>
        </w:rPr>
        <w:t xml:space="preserve"> </w:t>
      </w:r>
      <w:r w:rsidRPr="006C4BE4">
        <w:rPr>
          <w:rFonts w:ascii="Times New Roman" w:hAnsi="Times New Roman"/>
          <w:sz w:val="22"/>
          <w:szCs w:val="22"/>
        </w:rPr>
        <w:t>완료하고</w:t>
      </w:r>
      <w:r w:rsidRPr="006C4BE4">
        <w:rPr>
          <w:rFonts w:ascii="Times New Roman" w:hAnsi="Times New Roman"/>
          <w:sz w:val="22"/>
          <w:szCs w:val="22"/>
        </w:rPr>
        <w:t xml:space="preserve"> </w:t>
      </w:r>
      <w:r w:rsidRPr="006C4BE4">
        <w:rPr>
          <w:rFonts w:ascii="Times New Roman" w:hAnsi="Times New Roman"/>
          <w:sz w:val="22"/>
          <w:szCs w:val="22"/>
        </w:rPr>
        <w:t>이에</w:t>
      </w:r>
      <w:r w:rsidRPr="006C4BE4">
        <w:rPr>
          <w:rFonts w:ascii="Times New Roman" w:hAnsi="Times New Roman"/>
          <w:sz w:val="22"/>
          <w:szCs w:val="22"/>
        </w:rPr>
        <w:t xml:space="preserve"> </w:t>
      </w:r>
      <w:r w:rsidRPr="006C4BE4">
        <w:rPr>
          <w:rFonts w:ascii="Times New Roman" w:hAnsi="Times New Roman"/>
          <w:sz w:val="22"/>
          <w:szCs w:val="22"/>
        </w:rPr>
        <w:t>대한</w:t>
      </w:r>
      <w:r w:rsidRPr="006C4BE4">
        <w:rPr>
          <w:rFonts w:ascii="Times New Roman" w:hAnsi="Times New Roman"/>
          <w:sz w:val="22"/>
          <w:szCs w:val="22"/>
        </w:rPr>
        <w:t xml:space="preserve"> </w:t>
      </w:r>
      <w:r w:rsidRPr="006C4BE4">
        <w:rPr>
          <w:rFonts w:ascii="Times New Roman" w:hAnsi="Times New Roman"/>
          <w:sz w:val="22"/>
          <w:szCs w:val="22"/>
        </w:rPr>
        <w:t>증빙을</w:t>
      </w:r>
      <w:r w:rsidRPr="006C4BE4">
        <w:rPr>
          <w:rFonts w:ascii="Times New Roman" w:hAnsi="Times New Roman"/>
          <w:sz w:val="22"/>
          <w:szCs w:val="22"/>
        </w:rPr>
        <w:t xml:space="preserve"> </w:t>
      </w:r>
      <w:r w:rsidRPr="006C4BE4">
        <w:rPr>
          <w:rFonts w:ascii="Times New Roman" w:hAnsi="Times New Roman"/>
          <w:sz w:val="22"/>
          <w:szCs w:val="22"/>
        </w:rPr>
        <w:t>매도인에게</w:t>
      </w:r>
      <w:r w:rsidRPr="006C4BE4">
        <w:rPr>
          <w:rFonts w:ascii="Times New Roman" w:hAnsi="Times New Roman"/>
          <w:sz w:val="22"/>
          <w:szCs w:val="22"/>
        </w:rPr>
        <w:t xml:space="preserve"> </w:t>
      </w:r>
      <w:r w:rsidRPr="006C4BE4">
        <w:rPr>
          <w:rFonts w:ascii="Times New Roman" w:hAnsi="Times New Roman"/>
          <w:sz w:val="22"/>
          <w:szCs w:val="22"/>
        </w:rPr>
        <w:t>교부하기로</w:t>
      </w:r>
      <w:r w:rsidRPr="006C4BE4">
        <w:rPr>
          <w:rFonts w:ascii="Times New Roman" w:hAnsi="Times New Roman"/>
          <w:sz w:val="22"/>
          <w:szCs w:val="22"/>
        </w:rPr>
        <w:t xml:space="preserve"> </w:t>
      </w:r>
      <w:r w:rsidRPr="006C4BE4">
        <w:rPr>
          <w:rFonts w:ascii="Times New Roman" w:hAnsi="Times New Roman"/>
          <w:sz w:val="22"/>
          <w:szCs w:val="22"/>
        </w:rPr>
        <w:t>한다</w:t>
      </w:r>
      <w:r w:rsidRPr="006C4BE4">
        <w:rPr>
          <w:rFonts w:ascii="Times New Roman" w:hAnsi="Times New Roman"/>
          <w:sz w:val="22"/>
          <w:szCs w:val="22"/>
        </w:rPr>
        <w:t xml:space="preserve">. </w:t>
      </w:r>
    </w:p>
    <w:p w14:paraId="0EA9034C" w14:textId="77777777" w:rsidR="006E3FE7" w:rsidRPr="006E3FE7" w:rsidRDefault="006E3FE7" w:rsidP="007008A0">
      <w:pPr>
        <w:tabs>
          <w:tab w:val="left" w:pos="-1440"/>
        </w:tabs>
        <w:snapToGrid w:val="0"/>
        <w:ind w:left="567"/>
        <w:rPr>
          <w:szCs w:val="22"/>
        </w:rPr>
      </w:pPr>
    </w:p>
    <w:p w14:paraId="7EFF5C98" w14:textId="77777777" w:rsidR="00E42827" w:rsidRPr="00A82D8A" w:rsidRDefault="00E42827" w:rsidP="007008A0">
      <w:pPr>
        <w:tabs>
          <w:tab w:val="left" w:pos="-1440"/>
        </w:tabs>
        <w:snapToGrid w:val="0"/>
        <w:ind w:left="567"/>
        <w:rPr>
          <w:szCs w:val="22"/>
        </w:rPr>
      </w:pPr>
    </w:p>
    <w:p w14:paraId="6BB1363B" w14:textId="77777777" w:rsidR="00516186" w:rsidRPr="00380FB2" w:rsidRDefault="00516186" w:rsidP="007008A0">
      <w:pPr>
        <w:pStyle w:val="1"/>
        <w:keepNext w:val="0"/>
        <w:overflowPunct/>
        <w:jc w:val="both"/>
      </w:pPr>
      <w:r w:rsidRPr="00380FB2">
        <w:t>제</w:t>
      </w:r>
      <w:r w:rsidRPr="00380FB2">
        <w:t>2</w:t>
      </w:r>
      <w:r w:rsidRPr="00380FB2">
        <w:t>조</w:t>
      </w:r>
      <w:r w:rsidRPr="00380FB2">
        <w:t xml:space="preserve">   </w:t>
      </w:r>
      <w:r w:rsidRPr="00380FB2">
        <w:t>거래종결</w:t>
      </w:r>
    </w:p>
    <w:p w14:paraId="087A715E" w14:textId="77777777" w:rsidR="00516186" w:rsidRPr="00380FB2" w:rsidRDefault="00516186" w:rsidP="007008A0">
      <w:pPr>
        <w:tabs>
          <w:tab w:val="left" w:pos="-720"/>
        </w:tabs>
        <w:snapToGrid w:val="0"/>
        <w:rPr>
          <w:spacing w:val="-3"/>
          <w:szCs w:val="22"/>
        </w:rPr>
      </w:pPr>
    </w:p>
    <w:p w14:paraId="5C5BE768" w14:textId="70F8C403"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lastRenderedPageBreak/>
        <w:t>거래종결일</w:t>
      </w:r>
      <w:r w:rsidRPr="00380FB2">
        <w:rPr>
          <w:rFonts w:ascii="Times New Roman" w:hAnsi="Times New Roman"/>
          <w:sz w:val="22"/>
          <w:szCs w:val="22"/>
          <w:u w:val="single"/>
        </w:rPr>
        <w:t xml:space="preserve"> </w:t>
      </w:r>
      <w:r w:rsidRPr="00380FB2">
        <w:rPr>
          <w:rFonts w:ascii="Times New Roman" w:hAnsi="Times New Roman"/>
          <w:sz w:val="22"/>
          <w:szCs w:val="22"/>
          <w:u w:val="single"/>
        </w:rPr>
        <w:t>및</w:t>
      </w:r>
      <w:r w:rsidRPr="00380FB2">
        <w:rPr>
          <w:rFonts w:ascii="Times New Roman" w:hAnsi="Times New Roman"/>
          <w:sz w:val="22"/>
          <w:szCs w:val="22"/>
          <w:u w:val="single"/>
        </w:rPr>
        <w:t xml:space="preserve"> </w:t>
      </w:r>
      <w:r w:rsidRPr="00380FB2">
        <w:rPr>
          <w:rFonts w:ascii="Times New Roman" w:hAnsi="Times New Roman"/>
          <w:sz w:val="22"/>
          <w:szCs w:val="22"/>
          <w:u w:val="single"/>
        </w:rPr>
        <w:t>장소</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거래의</w:t>
      </w:r>
      <w:r w:rsidRPr="00380FB2">
        <w:rPr>
          <w:rFonts w:ascii="Times New Roman" w:hAnsi="Times New Roman"/>
          <w:sz w:val="22"/>
          <w:szCs w:val="22"/>
        </w:rPr>
        <w:t xml:space="preserve"> </w:t>
      </w:r>
      <w:r w:rsidRPr="00380FB2">
        <w:rPr>
          <w:rFonts w:ascii="Times New Roman" w:hAnsi="Times New Roman"/>
          <w:sz w:val="22"/>
          <w:szCs w:val="22"/>
        </w:rPr>
        <w:t>종결</w:t>
      </w:r>
      <w:r w:rsidRPr="00380FB2">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거래종결</w:t>
      </w:r>
      <w:r w:rsidRPr="00380FB2">
        <w:rPr>
          <w:rFonts w:ascii="Times New Roman" w:hAnsi="Times New Roman"/>
          <w:sz w:val="22"/>
          <w:szCs w:val="22"/>
        </w:rPr>
        <w:t>”)</w:t>
      </w:r>
      <w:r w:rsidRPr="00380FB2">
        <w:rPr>
          <w:rFonts w:ascii="Times New Roman" w:hAnsi="Times New Roman"/>
          <w:sz w:val="22"/>
          <w:szCs w:val="22"/>
        </w:rPr>
        <w:t>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6</w:t>
      </w:r>
      <w:r w:rsidRPr="00380FB2">
        <w:rPr>
          <w:rFonts w:ascii="Times New Roman" w:hAnsi="Times New Roman"/>
          <w:sz w:val="22"/>
          <w:szCs w:val="22"/>
        </w:rPr>
        <w:t>조의</w:t>
      </w:r>
      <w:r w:rsidRPr="00380FB2">
        <w:rPr>
          <w:rFonts w:ascii="Times New Roman" w:hAnsi="Times New Roman"/>
          <w:sz w:val="22"/>
          <w:szCs w:val="22"/>
        </w:rPr>
        <w:t xml:space="preserve"> </w:t>
      </w:r>
      <w:r w:rsidRPr="00380FB2">
        <w:rPr>
          <w:rFonts w:ascii="Times New Roman" w:hAnsi="Times New Roman"/>
          <w:sz w:val="22"/>
          <w:szCs w:val="22"/>
        </w:rPr>
        <w:t>모든</w:t>
      </w:r>
      <w:r w:rsidRPr="00380FB2">
        <w:rPr>
          <w:rFonts w:ascii="Times New Roman" w:hAnsi="Times New Roman"/>
          <w:sz w:val="22"/>
          <w:szCs w:val="22"/>
        </w:rPr>
        <w:t xml:space="preserve"> </w:t>
      </w:r>
      <w:r w:rsidRPr="00380FB2">
        <w:rPr>
          <w:rFonts w:ascii="Times New Roman" w:hAnsi="Times New Roman"/>
          <w:sz w:val="22"/>
          <w:szCs w:val="22"/>
        </w:rPr>
        <w:t>조건이</w:t>
      </w:r>
      <w:r w:rsidRPr="00380FB2">
        <w:rPr>
          <w:rFonts w:ascii="Times New Roman" w:hAnsi="Times New Roman"/>
          <w:sz w:val="22"/>
          <w:szCs w:val="22"/>
        </w:rPr>
        <w:t xml:space="preserve"> </w:t>
      </w:r>
      <w:r w:rsidRPr="00380FB2">
        <w:rPr>
          <w:rFonts w:ascii="Times New Roman" w:hAnsi="Times New Roman"/>
          <w:sz w:val="22"/>
          <w:szCs w:val="22"/>
        </w:rPr>
        <w:t>충족되었거나</w:t>
      </w:r>
      <w:r w:rsidRPr="00380FB2">
        <w:rPr>
          <w:rFonts w:ascii="Times New Roman" w:hAnsi="Times New Roman"/>
          <w:sz w:val="22"/>
          <w:szCs w:val="22"/>
        </w:rPr>
        <w:t xml:space="preserve"> </w:t>
      </w:r>
      <w:r w:rsidRPr="00380FB2">
        <w:rPr>
          <w:rFonts w:ascii="Times New Roman" w:hAnsi="Times New Roman"/>
          <w:sz w:val="22"/>
          <w:szCs w:val="22"/>
        </w:rPr>
        <w:t>포기할</w:t>
      </w:r>
      <w:r w:rsidRPr="00380FB2">
        <w:rPr>
          <w:rFonts w:ascii="Times New Roman" w:hAnsi="Times New Roman"/>
          <w:sz w:val="22"/>
          <w:szCs w:val="22"/>
        </w:rPr>
        <w:t xml:space="preserve"> </w:t>
      </w:r>
      <w:r w:rsidRPr="00380FB2">
        <w:rPr>
          <w:rFonts w:ascii="Times New Roman" w:hAnsi="Times New Roman"/>
          <w:sz w:val="22"/>
          <w:szCs w:val="22"/>
        </w:rPr>
        <w:t>권한</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당사자에</w:t>
      </w:r>
      <w:r w:rsidRPr="00380FB2">
        <w:rPr>
          <w:rFonts w:ascii="Times New Roman" w:hAnsi="Times New Roman"/>
          <w:sz w:val="22"/>
          <w:szCs w:val="22"/>
        </w:rPr>
        <w:t xml:space="preserve"> </w:t>
      </w:r>
      <w:r w:rsidRPr="00380FB2">
        <w:rPr>
          <w:rFonts w:ascii="Times New Roman" w:hAnsi="Times New Roman"/>
          <w:sz w:val="22"/>
          <w:szCs w:val="22"/>
        </w:rPr>
        <w:t>의하여</w:t>
      </w:r>
      <w:r w:rsidRPr="00380FB2">
        <w:rPr>
          <w:rFonts w:ascii="Times New Roman" w:hAnsi="Times New Roman"/>
          <w:sz w:val="22"/>
          <w:szCs w:val="22"/>
        </w:rPr>
        <w:t xml:space="preserve"> </w:t>
      </w:r>
      <w:r w:rsidRPr="00380FB2">
        <w:rPr>
          <w:rFonts w:ascii="Times New Roman" w:hAnsi="Times New Roman"/>
          <w:sz w:val="22"/>
          <w:szCs w:val="22"/>
        </w:rPr>
        <w:t>포기되었을</w:t>
      </w:r>
      <w:r w:rsidRPr="00380FB2">
        <w:rPr>
          <w:rFonts w:ascii="Times New Roman" w:hAnsi="Times New Roman"/>
          <w:sz w:val="22"/>
          <w:szCs w:val="22"/>
        </w:rPr>
        <w:t xml:space="preserve"> </w:t>
      </w:r>
      <w:r w:rsidRPr="00380FB2">
        <w:rPr>
          <w:rFonts w:ascii="Times New Roman" w:hAnsi="Times New Roman"/>
          <w:sz w:val="22"/>
          <w:szCs w:val="22"/>
        </w:rPr>
        <w:t>것을</w:t>
      </w:r>
      <w:r w:rsidRPr="00380FB2">
        <w:rPr>
          <w:rFonts w:ascii="Times New Roman" w:hAnsi="Times New Roman"/>
          <w:sz w:val="22"/>
          <w:szCs w:val="22"/>
        </w:rPr>
        <w:t xml:space="preserve"> </w:t>
      </w:r>
      <w:r w:rsidRPr="00380FB2">
        <w:rPr>
          <w:rFonts w:ascii="Times New Roman" w:hAnsi="Times New Roman"/>
          <w:sz w:val="22"/>
          <w:szCs w:val="22"/>
        </w:rPr>
        <w:t>조건으로</w:t>
      </w:r>
      <w:r w:rsidRPr="00380FB2" w:rsidDel="005A424A">
        <w:rPr>
          <w:rFonts w:ascii="Times New Roman" w:hAnsi="Times New Roman"/>
          <w:sz w:val="22"/>
          <w:szCs w:val="22"/>
        </w:rPr>
        <w:t xml:space="preserve"> </w:t>
      </w:r>
      <w:r w:rsidR="004116EC">
        <w:rPr>
          <w:rFonts w:ascii="Times New Roman" w:hAnsi="Times New Roman"/>
          <w:sz w:val="22"/>
          <w:szCs w:val="22"/>
        </w:rPr>
        <w:t>202</w:t>
      </w:r>
      <w:r w:rsidR="00B2758C">
        <w:rPr>
          <w:rFonts w:ascii="Times New Roman" w:hAnsi="Times New Roman" w:hint="eastAsia"/>
          <w:sz w:val="22"/>
          <w:szCs w:val="22"/>
        </w:rPr>
        <w:t>6</w:t>
      </w:r>
      <w:r w:rsidRPr="00380FB2">
        <w:rPr>
          <w:rFonts w:ascii="Times New Roman" w:hAnsi="Times New Roman"/>
          <w:sz w:val="22"/>
          <w:szCs w:val="22"/>
        </w:rPr>
        <w:t>년</w:t>
      </w:r>
      <w:r w:rsidRPr="00380FB2">
        <w:rPr>
          <w:rFonts w:ascii="Times New Roman" w:hAnsi="Times New Roman"/>
          <w:sz w:val="22"/>
          <w:szCs w:val="22"/>
        </w:rPr>
        <w:t xml:space="preserve"> </w:t>
      </w:r>
      <w:r w:rsidR="009167D6">
        <w:rPr>
          <w:rFonts w:ascii="Times New Roman" w:hAnsi="Times New Roman" w:hint="eastAsia"/>
          <w:sz w:val="22"/>
          <w:szCs w:val="22"/>
        </w:rPr>
        <w:t>10</w:t>
      </w:r>
      <w:r w:rsidRPr="00380FB2">
        <w:rPr>
          <w:rFonts w:ascii="Times New Roman" w:hAnsi="Times New Roman"/>
          <w:sz w:val="22"/>
          <w:szCs w:val="22"/>
        </w:rPr>
        <w:t>월</w:t>
      </w:r>
      <w:r w:rsidRPr="00380FB2">
        <w:rPr>
          <w:rFonts w:ascii="Times New Roman" w:hAnsi="Times New Roman"/>
          <w:sz w:val="22"/>
          <w:szCs w:val="22"/>
        </w:rPr>
        <w:t xml:space="preserve"> </w:t>
      </w:r>
      <w:r w:rsidR="009167D6" w:rsidRPr="00890A3B">
        <w:rPr>
          <w:rFonts w:ascii="Times New Roman" w:hAnsi="Times New Roman"/>
          <w:sz w:val="22"/>
          <w:szCs w:val="22"/>
          <w:highlight w:val="yellow"/>
        </w:rPr>
        <w:t>[</w:t>
      </w:r>
      <w:r w:rsidR="009167D6">
        <w:rPr>
          <w:rFonts w:ascii="Times New Roman" w:hAnsi="Times New Roman" w:hint="eastAsia"/>
          <w:sz w:val="22"/>
          <w:szCs w:val="22"/>
          <w:highlight w:val="yellow"/>
        </w:rPr>
        <w:t>22</w:t>
      </w:r>
      <w:r w:rsidR="009167D6" w:rsidRPr="00890A3B">
        <w:rPr>
          <w:rFonts w:ascii="Times New Roman" w:hAnsi="Times New Roman"/>
          <w:sz w:val="22"/>
          <w:szCs w:val="22"/>
          <w:highlight w:val="yellow"/>
        </w:rPr>
        <w:t>]</w:t>
      </w:r>
      <w:r w:rsidRPr="00380FB2">
        <w:rPr>
          <w:rFonts w:ascii="Times New Roman" w:hAnsi="Times New Roman"/>
          <w:sz w:val="22"/>
          <w:szCs w:val="22"/>
        </w:rPr>
        <w:t>일</w:t>
      </w:r>
      <w:r w:rsidR="00452789" w:rsidRPr="00380FB2">
        <w:rPr>
          <w:rFonts w:ascii="Times New Roman" w:hAnsi="Times New Roman"/>
          <w:sz w:val="22"/>
          <w:szCs w:val="22"/>
        </w:rPr>
        <w:t xml:space="preserve"> </w:t>
      </w:r>
      <w:r w:rsidR="00E22106" w:rsidRPr="00380FB2">
        <w:rPr>
          <w:rFonts w:ascii="Times New Roman" w:hAnsi="Times New Roman"/>
          <w:bCs/>
          <w:sz w:val="22"/>
          <w:szCs w:val="22"/>
        </w:rPr>
        <w:t>또는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당사자들이</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달리</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합의하는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날</w:t>
      </w:r>
      <w:r w:rsidR="005B2EEB" w:rsidRPr="00380FB2">
        <w:rPr>
          <w:rFonts w:ascii="Times New Roman" w:hAnsi="Times New Roman"/>
          <w:sz w:val="22"/>
          <w:szCs w:val="22"/>
        </w:rPr>
        <w:t>(</w:t>
      </w:r>
      <w:r w:rsidR="005B2EEB" w:rsidRPr="00380FB2">
        <w:rPr>
          <w:rFonts w:ascii="Times New Roman" w:hAnsi="Times New Roman"/>
          <w:sz w:val="22"/>
          <w:szCs w:val="22"/>
        </w:rPr>
        <w:t>이하</w:t>
      </w:r>
      <w:r w:rsidR="005B2EEB" w:rsidRPr="00380FB2">
        <w:rPr>
          <w:rFonts w:ascii="Times New Roman" w:hAnsi="Times New Roman"/>
          <w:sz w:val="22"/>
          <w:szCs w:val="22"/>
        </w:rPr>
        <w:t xml:space="preserve"> “</w:t>
      </w:r>
      <w:r w:rsidR="005B2EEB" w:rsidRPr="00380FB2">
        <w:rPr>
          <w:rFonts w:ascii="Times New Roman" w:hAnsi="Times New Roman"/>
          <w:sz w:val="22"/>
          <w:szCs w:val="22"/>
          <w:u w:val="single"/>
        </w:rPr>
        <w:t>거래종결</w:t>
      </w:r>
      <w:r w:rsidR="001E5F68" w:rsidRPr="00380FB2">
        <w:rPr>
          <w:rFonts w:ascii="Times New Roman" w:hAnsi="Times New Roman"/>
          <w:sz w:val="22"/>
          <w:szCs w:val="22"/>
          <w:u w:val="single"/>
        </w:rPr>
        <w:t>예정</w:t>
      </w:r>
      <w:r w:rsidR="005B2EEB" w:rsidRPr="00380FB2">
        <w:rPr>
          <w:rFonts w:ascii="Times New Roman" w:hAnsi="Times New Roman"/>
          <w:sz w:val="22"/>
          <w:szCs w:val="22"/>
          <w:u w:val="single"/>
        </w:rPr>
        <w:t>일</w:t>
      </w:r>
      <w:r w:rsidR="005B2EEB" w:rsidRPr="00380FB2">
        <w:rPr>
          <w:rFonts w:ascii="Times New Roman" w:hAnsi="Times New Roman"/>
          <w:sz w:val="22"/>
          <w:szCs w:val="22"/>
        </w:rPr>
        <w:t>”)</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당사자들이</w:t>
      </w:r>
      <w:r w:rsidRPr="00380FB2">
        <w:rPr>
          <w:rFonts w:ascii="Times New Roman" w:hAnsi="Times New Roman"/>
          <w:sz w:val="22"/>
          <w:szCs w:val="22"/>
        </w:rPr>
        <w:t xml:space="preserve"> </w:t>
      </w:r>
      <w:r w:rsidRPr="00380FB2">
        <w:rPr>
          <w:rFonts w:ascii="Times New Roman" w:hAnsi="Times New Roman"/>
          <w:sz w:val="22"/>
          <w:szCs w:val="22"/>
        </w:rPr>
        <w:t>합의한</w:t>
      </w:r>
      <w:r w:rsidRPr="00380FB2">
        <w:rPr>
          <w:rFonts w:ascii="Times New Roman" w:hAnsi="Times New Roman"/>
          <w:sz w:val="22"/>
          <w:szCs w:val="22"/>
        </w:rPr>
        <w:t xml:space="preserve"> </w:t>
      </w:r>
      <w:r w:rsidRPr="00380FB2">
        <w:rPr>
          <w:rFonts w:ascii="Times New Roman" w:hAnsi="Times New Roman"/>
          <w:sz w:val="22"/>
          <w:szCs w:val="22"/>
        </w:rPr>
        <w:t>장소에서</w:t>
      </w:r>
      <w:r w:rsidRPr="00380FB2">
        <w:rPr>
          <w:rFonts w:ascii="Times New Roman" w:hAnsi="Times New Roman"/>
          <w:sz w:val="22"/>
          <w:szCs w:val="22"/>
        </w:rPr>
        <w:t xml:space="preserve"> </w:t>
      </w:r>
      <w:r w:rsidRPr="00380FB2">
        <w:rPr>
          <w:rFonts w:ascii="Times New Roman" w:hAnsi="Times New Roman"/>
          <w:sz w:val="22"/>
          <w:szCs w:val="22"/>
        </w:rPr>
        <w:t>이루어진다</w:t>
      </w:r>
      <w:r w:rsidRPr="00380FB2">
        <w:rPr>
          <w:rFonts w:ascii="Times New Roman" w:hAnsi="Times New Roman"/>
          <w:sz w:val="22"/>
          <w:szCs w:val="22"/>
        </w:rPr>
        <w:t xml:space="preserve">. </w:t>
      </w:r>
      <w:r w:rsidR="001E5F68" w:rsidRPr="00380FB2">
        <w:rPr>
          <w:rFonts w:ascii="Times New Roman" w:hAnsi="Times New Roman"/>
          <w:bCs/>
          <w:sz w:val="22"/>
          <w:szCs w:val="22"/>
        </w:rPr>
        <w:t>본</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계약에서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실제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거래가</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종결되는</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날을</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u w:val="single"/>
        </w:rPr>
        <w:t>거래종결일</w:t>
      </w:r>
      <w:r w:rsidR="001E5F68" w:rsidRPr="00380FB2">
        <w:rPr>
          <w:rFonts w:ascii="Times New Roman" w:hAnsi="Times New Roman"/>
          <w:bCs/>
          <w:sz w:val="22"/>
          <w:szCs w:val="22"/>
        </w:rPr>
        <w:t>”</w:t>
      </w:r>
      <w:r w:rsidR="001E5F68" w:rsidRPr="00380FB2">
        <w:rPr>
          <w:rFonts w:ascii="Times New Roman" w:hAnsi="Times New Roman"/>
          <w:bCs/>
          <w:sz w:val="22"/>
          <w:szCs w:val="22"/>
        </w:rPr>
        <w:t>이라</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한다</w:t>
      </w:r>
      <w:r w:rsidR="001E5F68" w:rsidRPr="00380FB2">
        <w:rPr>
          <w:rFonts w:ascii="Times New Roman" w:hAnsi="Times New Roman"/>
          <w:bCs/>
          <w:sz w:val="22"/>
          <w:szCs w:val="22"/>
        </w:rPr>
        <w:t>.</w:t>
      </w:r>
    </w:p>
    <w:p w14:paraId="4CC96CD4"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660D801" w14:textId="56D68482"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rPr>
      </w:pPr>
      <w:r w:rsidRPr="00380FB2">
        <w:rPr>
          <w:rFonts w:ascii="Times New Roman" w:hAnsi="Times New Roman"/>
          <w:sz w:val="22"/>
          <w:u w:val="single"/>
        </w:rPr>
        <w:t>매도인의</w:t>
      </w:r>
      <w:r w:rsidRPr="00380FB2">
        <w:rPr>
          <w:rFonts w:ascii="Times New Roman" w:hAnsi="Times New Roman"/>
          <w:sz w:val="22"/>
          <w:u w:val="single"/>
        </w:rPr>
        <w:t xml:space="preserve"> </w:t>
      </w:r>
      <w:r w:rsidRPr="00380FB2">
        <w:rPr>
          <w:rFonts w:ascii="Times New Roman" w:hAnsi="Times New Roman"/>
          <w:sz w:val="22"/>
          <w:u w:val="single"/>
        </w:rPr>
        <w:t>거래종결행위</w:t>
      </w:r>
      <w:r w:rsidRPr="00380FB2">
        <w:rPr>
          <w:rFonts w:ascii="Times New Roman" w:hAnsi="Times New Roman"/>
          <w:sz w:val="22"/>
        </w:rPr>
        <w:t xml:space="preserve">: </w:t>
      </w:r>
      <w:r w:rsidRPr="00380FB2">
        <w:rPr>
          <w:rFonts w:ascii="Times New Roman" w:hAnsi="Times New Roman"/>
          <w:sz w:val="22"/>
        </w:rPr>
        <w:t>거래종결</w:t>
      </w:r>
      <w:r w:rsidR="001E5F68" w:rsidRPr="00380FB2">
        <w:rPr>
          <w:rFonts w:ascii="Times New Roman" w:hAnsi="Times New Roman"/>
          <w:sz w:val="22"/>
        </w:rPr>
        <w:t>예정일에</w:t>
      </w:r>
      <w:r w:rsidRPr="00380FB2">
        <w:rPr>
          <w:rFonts w:ascii="Times New Roman" w:hAnsi="Times New Roman"/>
          <w:sz w:val="22"/>
        </w:rPr>
        <w:t xml:space="preserve"> </w:t>
      </w:r>
      <w:r w:rsidRPr="00380FB2">
        <w:rPr>
          <w:rFonts w:ascii="Times New Roman" w:hAnsi="Times New Roman"/>
          <w:sz w:val="22"/>
        </w:rPr>
        <w:t>매도인은</w:t>
      </w:r>
      <w:r w:rsidRPr="00380FB2">
        <w:rPr>
          <w:rFonts w:ascii="Times New Roman" w:hAnsi="Times New Roman"/>
          <w:sz w:val="22"/>
        </w:rPr>
        <w:t xml:space="preserve"> </w:t>
      </w:r>
      <w:r w:rsidRPr="00380FB2">
        <w:rPr>
          <w:rFonts w:ascii="Times New Roman" w:hAnsi="Times New Roman"/>
          <w:sz w:val="22"/>
        </w:rPr>
        <w:t>본</w:t>
      </w:r>
      <w:r w:rsidRPr="00380FB2">
        <w:rPr>
          <w:rFonts w:ascii="Times New Roman" w:hAnsi="Times New Roman"/>
          <w:sz w:val="22"/>
        </w:rPr>
        <w:t xml:space="preserve"> </w:t>
      </w:r>
      <w:r w:rsidRPr="00380FB2">
        <w:rPr>
          <w:rFonts w:ascii="Times New Roman" w:hAnsi="Times New Roman"/>
          <w:sz w:val="22"/>
        </w:rPr>
        <w:t>계약</w:t>
      </w:r>
      <w:r w:rsidRPr="00380FB2">
        <w:rPr>
          <w:rFonts w:ascii="Times New Roman" w:hAnsi="Times New Roman"/>
          <w:sz w:val="22"/>
        </w:rPr>
        <w:t xml:space="preserve"> </w:t>
      </w:r>
      <w:r w:rsidRPr="00380FB2">
        <w:rPr>
          <w:rFonts w:ascii="Times New Roman" w:hAnsi="Times New Roman"/>
          <w:sz w:val="22"/>
        </w:rPr>
        <w:t>제</w:t>
      </w:r>
      <w:r w:rsidRPr="00380FB2">
        <w:rPr>
          <w:rFonts w:ascii="Times New Roman" w:hAnsi="Times New Roman"/>
          <w:sz w:val="22"/>
        </w:rPr>
        <w:t>2.</w:t>
      </w:r>
      <w:r w:rsidR="00D879DB" w:rsidRPr="00380FB2">
        <w:rPr>
          <w:rFonts w:ascii="Times New Roman" w:hAnsi="Times New Roman"/>
          <w:sz w:val="22"/>
        </w:rPr>
        <w:t>3</w:t>
      </w:r>
      <w:r w:rsidRPr="00380FB2">
        <w:rPr>
          <w:rFonts w:ascii="Times New Roman" w:hAnsi="Times New Roman"/>
          <w:sz w:val="22"/>
        </w:rPr>
        <w:t>조에</w:t>
      </w:r>
      <w:r w:rsidRPr="00380FB2">
        <w:rPr>
          <w:rFonts w:ascii="Times New Roman" w:hAnsi="Times New Roman"/>
          <w:sz w:val="22"/>
        </w:rPr>
        <w:t xml:space="preserve"> </w:t>
      </w:r>
      <w:r w:rsidRPr="00380FB2">
        <w:rPr>
          <w:rFonts w:ascii="Times New Roman" w:hAnsi="Times New Roman"/>
          <w:sz w:val="22"/>
        </w:rPr>
        <w:t>따른</w:t>
      </w:r>
      <w:r w:rsidRPr="00380FB2">
        <w:rPr>
          <w:rFonts w:ascii="Times New Roman" w:hAnsi="Times New Roman"/>
          <w:sz w:val="22"/>
        </w:rPr>
        <w:t xml:space="preserve"> </w:t>
      </w:r>
      <w:r w:rsidRPr="00380FB2">
        <w:rPr>
          <w:rFonts w:ascii="Times New Roman" w:hAnsi="Times New Roman"/>
          <w:sz w:val="22"/>
        </w:rPr>
        <w:t>매수인의</w:t>
      </w:r>
      <w:r w:rsidRPr="00380FB2">
        <w:rPr>
          <w:rFonts w:ascii="Times New Roman" w:hAnsi="Times New Roman"/>
          <w:sz w:val="22"/>
        </w:rPr>
        <w:t xml:space="preserve"> </w:t>
      </w:r>
      <w:r w:rsidRPr="00380FB2">
        <w:rPr>
          <w:rFonts w:ascii="Times New Roman" w:hAnsi="Times New Roman"/>
          <w:sz w:val="22"/>
        </w:rPr>
        <w:t>거래종결행위와</w:t>
      </w:r>
      <w:r w:rsidRPr="00380FB2">
        <w:rPr>
          <w:rFonts w:ascii="Times New Roman" w:hAnsi="Times New Roman"/>
          <w:sz w:val="22"/>
        </w:rPr>
        <w:t xml:space="preserve"> </w:t>
      </w:r>
      <w:r w:rsidRPr="00380FB2">
        <w:rPr>
          <w:rFonts w:ascii="Times New Roman" w:hAnsi="Times New Roman"/>
          <w:sz w:val="22"/>
        </w:rPr>
        <w:t>동시에</w:t>
      </w:r>
      <w:r w:rsidRPr="00380FB2">
        <w:rPr>
          <w:rFonts w:ascii="Times New Roman" w:hAnsi="Times New Roman"/>
          <w:sz w:val="22"/>
        </w:rPr>
        <w:t xml:space="preserve">, </w:t>
      </w:r>
      <w:r w:rsidRPr="00380FB2">
        <w:rPr>
          <w:rFonts w:ascii="Times New Roman" w:hAnsi="Times New Roman"/>
          <w:sz w:val="22"/>
        </w:rPr>
        <w:t>매수인에게</w:t>
      </w:r>
      <w:r w:rsidRPr="00380FB2">
        <w:rPr>
          <w:rFonts w:ascii="Times New Roman" w:hAnsi="Times New Roman"/>
          <w:sz w:val="22"/>
        </w:rPr>
        <w:t xml:space="preserve"> (i) </w:t>
      </w:r>
      <w:r w:rsidR="00954060" w:rsidRPr="00380FB2">
        <w:rPr>
          <w:rFonts w:ascii="Times New Roman" w:hAnsi="Times New Roman"/>
          <w:sz w:val="22"/>
          <w:u w:val="single"/>
        </w:rPr>
        <w:t>별첨</w:t>
      </w:r>
      <w:r w:rsidR="00954060" w:rsidRPr="00380FB2">
        <w:rPr>
          <w:rFonts w:ascii="Times New Roman" w:hAnsi="Times New Roman"/>
          <w:sz w:val="22"/>
          <w:u w:val="single"/>
        </w:rPr>
        <w:t xml:space="preserve"> </w:t>
      </w:r>
      <w:r w:rsidR="004A7CBB" w:rsidRPr="00380FB2">
        <w:rPr>
          <w:rFonts w:ascii="Times New Roman" w:hAnsi="Times New Roman"/>
          <w:sz w:val="22"/>
          <w:u w:val="single"/>
        </w:rPr>
        <w:t>3</w:t>
      </w:r>
      <w:r w:rsidRPr="00380FB2">
        <w:rPr>
          <w:rFonts w:ascii="Times New Roman" w:hAnsi="Times New Roman"/>
          <w:sz w:val="22"/>
        </w:rPr>
        <w:t>에</w:t>
      </w:r>
      <w:r w:rsidRPr="00380FB2">
        <w:rPr>
          <w:rFonts w:ascii="Times New Roman" w:hAnsi="Times New Roman"/>
          <w:sz w:val="22"/>
        </w:rPr>
        <w:t xml:space="preserve"> </w:t>
      </w:r>
      <w:r w:rsidRPr="00380FB2">
        <w:rPr>
          <w:rFonts w:ascii="Times New Roman" w:hAnsi="Times New Roman"/>
          <w:sz w:val="22"/>
        </w:rPr>
        <w:t>기재된</w:t>
      </w:r>
      <w:r w:rsidRPr="00380FB2">
        <w:rPr>
          <w:rFonts w:ascii="Times New Roman" w:hAnsi="Times New Roman"/>
          <w:sz w:val="22"/>
        </w:rPr>
        <w:t xml:space="preserve"> </w:t>
      </w:r>
      <w:r w:rsidRPr="00380FB2">
        <w:rPr>
          <w:rFonts w:ascii="Times New Roman" w:hAnsi="Times New Roman"/>
          <w:sz w:val="22"/>
        </w:rPr>
        <w:t>바와</w:t>
      </w:r>
      <w:r w:rsidRPr="00380FB2">
        <w:rPr>
          <w:rFonts w:ascii="Times New Roman" w:hAnsi="Times New Roman"/>
          <w:sz w:val="22"/>
        </w:rPr>
        <w:t xml:space="preserve"> </w:t>
      </w:r>
      <w:r w:rsidRPr="00380FB2">
        <w:rPr>
          <w:rFonts w:ascii="Times New Roman" w:hAnsi="Times New Roman"/>
          <w:sz w:val="22"/>
        </w:rPr>
        <w:t>같은</w:t>
      </w:r>
      <w:r w:rsidRPr="00380FB2">
        <w:rPr>
          <w:rFonts w:ascii="Times New Roman" w:hAnsi="Times New Roman"/>
          <w:sz w:val="22"/>
        </w:rPr>
        <w:t xml:space="preserve"> </w:t>
      </w:r>
      <w:r w:rsidRPr="00380FB2">
        <w:rPr>
          <w:rFonts w:ascii="Times New Roman" w:hAnsi="Times New Roman"/>
          <w:sz w:val="22"/>
        </w:rPr>
        <w:t>매도인</w:t>
      </w:r>
      <w:r w:rsidRPr="00380FB2">
        <w:rPr>
          <w:rFonts w:ascii="Times New Roman" w:hAnsi="Times New Roman"/>
          <w:sz w:val="22"/>
        </w:rPr>
        <w:t xml:space="preserve"> </w:t>
      </w:r>
      <w:r w:rsidRPr="00380FB2">
        <w:rPr>
          <w:rFonts w:ascii="Times New Roman" w:hAnsi="Times New Roman"/>
          <w:sz w:val="22"/>
        </w:rPr>
        <w:t>거래종결서류를</w:t>
      </w:r>
      <w:r w:rsidRPr="00380FB2">
        <w:rPr>
          <w:rFonts w:ascii="Times New Roman" w:hAnsi="Times New Roman"/>
          <w:sz w:val="22"/>
        </w:rPr>
        <w:t xml:space="preserve"> </w:t>
      </w:r>
      <w:r w:rsidRPr="00380FB2">
        <w:rPr>
          <w:rFonts w:ascii="Times New Roman" w:hAnsi="Times New Roman"/>
          <w:sz w:val="22"/>
        </w:rPr>
        <w:t>교부하고</w:t>
      </w:r>
      <w:r w:rsidRPr="00380FB2">
        <w:rPr>
          <w:rFonts w:ascii="Times New Roman" w:hAnsi="Times New Roman"/>
          <w:sz w:val="22"/>
        </w:rPr>
        <w:t xml:space="preserve">, (ii) </w:t>
      </w:r>
      <w:r w:rsidR="00B07017">
        <w:rPr>
          <w:rFonts w:ascii="Times New Roman" w:hAnsi="Times New Roman" w:hint="eastAsia"/>
          <w:sz w:val="22"/>
        </w:rPr>
        <w:t>매매목적물</w:t>
      </w:r>
      <w:r w:rsidR="004E5F94" w:rsidRPr="00380FB2">
        <w:rPr>
          <w:rFonts w:ascii="Times New Roman" w:hAnsi="Times New Roman"/>
          <w:sz w:val="22"/>
        </w:rPr>
        <w:t>을</w:t>
      </w:r>
      <w:r w:rsidRPr="00380FB2">
        <w:rPr>
          <w:rFonts w:ascii="Times New Roman" w:hAnsi="Times New Roman"/>
          <w:sz w:val="22"/>
        </w:rPr>
        <w:t xml:space="preserve"> </w:t>
      </w:r>
      <w:r w:rsidRPr="00380FB2">
        <w:rPr>
          <w:rFonts w:ascii="Times New Roman" w:hAnsi="Times New Roman"/>
          <w:sz w:val="22"/>
        </w:rPr>
        <w:t>인도</w:t>
      </w:r>
      <w:r w:rsidR="001E5F68" w:rsidRPr="00380FB2">
        <w:rPr>
          <w:rFonts w:ascii="Times New Roman" w:hAnsi="Times New Roman"/>
          <w:sz w:val="22"/>
        </w:rPr>
        <w:t>하여야</w:t>
      </w:r>
      <w:r w:rsidR="001E5F68" w:rsidRPr="00380FB2">
        <w:rPr>
          <w:rFonts w:ascii="Times New Roman" w:hAnsi="Times New Roman"/>
          <w:sz w:val="22"/>
        </w:rPr>
        <w:t xml:space="preserve"> </w:t>
      </w:r>
      <w:r w:rsidRPr="00380FB2">
        <w:rPr>
          <w:rFonts w:ascii="Times New Roman" w:hAnsi="Times New Roman"/>
          <w:sz w:val="22"/>
        </w:rPr>
        <w:t>한다</w:t>
      </w:r>
      <w:r w:rsidRPr="00380FB2">
        <w:rPr>
          <w:rFonts w:ascii="Times New Roman" w:hAnsi="Times New Roman"/>
          <w:sz w:val="22"/>
        </w:rPr>
        <w:t>.</w:t>
      </w:r>
    </w:p>
    <w:p w14:paraId="2C4B9A25" w14:textId="77777777" w:rsidR="00785846" w:rsidRPr="00D27272" w:rsidRDefault="0078584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B6559FA" w14:textId="0A8375F6"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매수인의</w:t>
      </w:r>
      <w:r w:rsidRPr="00380FB2">
        <w:rPr>
          <w:rFonts w:ascii="Times New Roman" w:hAnsi="Times New Roman"/>
          <w:sz w:val="22"/>
          <w:szCs w:val="22"/>
          <w:u w:val="single"/>
        </w:rPr>
        <w:t xml:space="preserve"> </w:t>
      </w:r>
      <w:r w:rsidRPr="00380FB2">
        <w:rPr>
          <w:rFonts w:ascii="Times New Roman" w:hAnsi="Times New Roman"/>
          <w:sz w:val="22"/>
          <w:szCs w:val="22"/>
          <w:u w:val="single"/>
        </w:rPr>
        <w:t>거래종결행위</w:t>
      </w:r>
      <w:r w:rsidRPr="00380FB2">
        <w:rPr>
          <w:rFonts w:ascii="Times New Roman" w:hAnsi="Times New Roman"/>
          <w:sz w:val="22"/>
          <w:szCs w:val="22"/>
        </w:rPr>
        <w:t xml:space="preserve">: </w:t>
      </w:r>
      <w:r w:rsidRPr="00380FB2">
        <w:rPr>
          <w:rFonts w:ascii="Times New Roman" w:hAnsi="Times New Roman"/>
          <w:sz w:val="22"/>
          <w:szCs w:val="22"/>
        </w:rPr>
        <w:t>거래종결</w:t>
      </w:r>
      <w:r w:rsidR="001E5F68" w:rsidRPr="00380FB2">
        <w:rPr>
          <w:rFonts w:ascii="Times New Roman" w:hAnsi="Times New Roman"/>
          <w:sz w:val="22"/>
          <w:szCs w:val="22"/>
        </w:rPr>
        <w:t>예정일에</w:t>
      </w:r>
      <w:r w:rsidR="006A1403" w:rsidRPr="00380FB2">
        <w:rPr>
          <w:rFonts w:ascii="Times New Roman" w:hAnsi="Times New Roman"/>
          <w:sz w:val="22"/>
          <w:szCs w:val="22"/>
        </w:rPr>
        <w:t xml:space="preserve"> </w:t>
      </w:r>
      <w:r w:rsidRPr="00380FB2">
        <w:rPr>
          <w:rFonts w:ascii="Times New Roman" w:hAnsi="Times New Roman"/>
          <w:sz w:val="22"/>
          <w:szCs w:val="22"/>
        </w:rPr>
        <w:t>매수인은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2.</w:t>
      </w:r>
      <w:r w:rsidR="00D879DB" w:rsidRPr="00380FB2">
        <w:rPr>
          <w:rFonts w:ascii="Times New Roman" w:hAnsi="Times New Roman"/>
          <w:sz w:val="22"/>
          <w:szCs w:val="22"/>
        </w:rPr>
        <w:t>2</w:t>
      </w:r>
      <w:r w:rsidRPr="00380FB2">
        <w:rPr>
          <w:rFonts w:ascii="Times New Roman" w:hAnsi="Times New Roman"/>
          <w:sz w:val="22"/>
          <w:szCs w:val="22"/>
        </w:rPr>
        <w:t>조에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거래종결행위와</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매도인에게</w:t>
      </w:r>
      <w:r w:rsidRPr="00380FB2">
        <w:rPr>
          <w:rFonts w:ascii="Times New Roman" w:hAnsi="Times New Roman"/>
          <w:sz w:val="22"/>
          <w:szCs w:val="22"/>
        </w:rPr>
        <w:t xml:space="preserve"> (i) </w:t>
      </w:r>
      <w:r w:rsidR="00E2629B" w:rsidRPr="00380FB2">
        <w:rPr>
          <w:rFonts w:ascii="Times New Roman" w:hAnsi="Times New Roman"/>
          <w:sz w:val="22"/>
          <w:szCs w:val="22"/>
          <w:u w:val="single"/>
        </w:rPr>
        <w:t>별첨</w:t>
      </w:r>
      <w:r w:rsidR="00E2629B" w:rsidRPr="00380FB2">
        <w:rPr>
          <w:rFonts w:ascii="Times New Roman" w:hAnsi="Times New Roman"/>
          <w:sz w:val="22"/>
          <w:szCs w:val="22"/>
          <w:u w:val="single"/>
        </w:rPr>
        <w:t xml:space="preserve"> </w:t>
      </w:r>
      <w:r w:rsidR="004A7CBB" w:rsidRPr="00380FB2">
        <w:rPr>
          <w:rFonts w:ascii="Times New Roman" w:hAnsi="Times New Roman"/>
          <w:sz w:val="22"/>
          <w:szCs w:val="22"/>
          <w:u w:val="single"/>
        </w:rPr>
        <w:t>4</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바와</w:t>
      </w:r>
      <w:r w:rsidRPr="00380FB2">
        <w:rPr>
          <w:rFonts w:ascii="Times New Roman" w:hAnsi="Times New Roman"/>
          <w:sz w:val="22"/>
          <w:szCs w:val="22"/>
        </w:rPr>
        <w:t xml:space="preserve"> </w:t>
      </w:r>
      <w:r w:rsidRPr="00380FB2">
        <w:rPr>
          <w:rFonts w:ascii="Times New Roman" w:hAnsi="Times New Roman"/>
          <w:sz w:val="22"/>
          <w:szCs w:val="22"/>
        </w:rPr>
        <w:t>같은</w:t>
      </w:r>
      <w:r w:rsidRPr="00380FB2">
        <w:rPr>
          <w:rFonts w:ascii="Times New Roman" w:hAnsi="Times New Roman"/>
          <w:sz w:val="22"/>
          <w:szCs w:val="22"/>
        </w:rPr>
        <w:t xml:space="preserve"> </w:t>
      </w:r>
      <w:r w:rsidRPr="00380FB2">
        <w:rPr>
          <w:rFonts w:ascii="Times New Roman" w:hAnsi="Times New Roman"/>
          <w:sz w:val="22"/>
          <w:szCs w:val="22"/>
        </w:rPr>
        <w:t>매수인</w:t>
      </w:r>
      <w:r w:rsidRPr="00380FB2">
        <w:rPr>
          <w:rFonts w:ascii="Times New Roman" w:hAnsi="Times New Roman"/>
          <w:sz w:val="22"/>
          <w:szCs w:val="22"/>
        </w:rPr>
        <w:t xml:space="preserve"> </w:t>
      </w:r>
      <w:r w:rsidRPr="00380FB2">
        <w:rPr>
          <w:rFonts w:ascii="Times New Roman" w:hAnsi="Times New Roman"/>
          <w:sz w:val="22"/>
          <w:szCs w:val="22"/>
        </w:rPr>
        <w:t>거래종결서류를</w:t>
      </w:r>
      <w:r w:rsidRPr="00380FB2">
        <w:rPr>
          <w:rFonts w:ascii="Times New Roman" w:hAnsi="Times New Roman"/>
          <w:sz w:val="22"/>
          <w:szCs w:val="22"/>
        </w:rPr>
        <w:t xml:space="preserve"> </w:t>
      </w:r>
      <w:r w:rsidRPr="00380FB2">
        <w:rPr>
          <w:rFonts w:ascii="Times New Roman" w:hAnsi="Times New Roman"/>
          <w:sz w:val="22"/>
          <w:szCs w:val="22"/>
        </w:rPr>
        <w:t>교부하고</w:t>
      </w:r>
      <w:r w:rsidRPr="00380FB2">
        <w:rPr>
          <w:rFonts w:ascii="Times New Roman" w:hAnsi="Times New Roman"/>
          <w:sz w:val="22"/>
          <w:szCs w:val="22"/>
        </w:rPr>
        <w:t xml:space="preserve">, (ii) </w:t>
      </w:r>
      <w:r w:rsidRPr="00380FB2">
        <w:rPr>
          <w:rFonts w:ascii="Times New Roman" w:hAnsi="Times New Roman"/>
          <w:sz w:val="22"/>
          <w:szCs w:val="22"/>
        </w:rPr>
        <w:t>제</w:t>
      </w:r>
      <w:r w:rsidRPr="00380FB2">
        <w:rPr>
          <w:rFonts w:ascii="Times New Roman" w:hAnsi="Times New Roman"/>
          <w:sz w:val="22"/>
          <w:szCs w:val="22"/>
        </w:rPr>
        <w:t>1.</w:t>
      </w:r>
      <w:r w:rsidR="003237F7" w:rsidRPr="00380FB2">
        <w:rPr>
          <w:rFonts w:ascii="Times New Roman" w:hAnsi="Times New Roman"/>
          <w:sz w:val="22"/>
          <w:szCs w:val="22"/>
        </w:rPr>
        <w:t>3</w:t>
      </w:r>
      <w:r w:rsidRPr="00380FB2">
        <w:rPr>
          <w:rFonts w:ascii="Times New Roman" w:hAnsi="Times New Roman"/>
          <w:sz w:val="22"/>
          <w:szCs w:val="22"/>
        </w:rPr>
        <w:t>조</w:t>
      </w:r>
      <w:r w:rsidR="00C2654B" w:rsidRPr="00380FB2">
        <w:rPr>
          <w:rFonts w:ascii="Times New Roman" w:hAnsi="Times New Roman"/>
          <w:sz w:val="22"/>
          <w:szCs w:val="22"/>
        </w:rPr>
        <w:t>의</w:t>
      </w:r>
      <w:r w:rsidRPr="00380FB2">
        <w:rPr>
          <w:rFonts w:ascii="Times New Roman" w:hAnsi="Times New Roman"/>
          <w:sz w:val="22"/>
          <w:szCs w:val="22"/>
        </w:rPr>
        <w:t xml:space="preserve"> </w:t>
      </w:r>
      <w:r w:rsidR="003237F7" w:rsidRPr="00424938">
        <w:rPr>
          <w:rFonts w:ascii="Times New Roman" w:hAnsi="Times New Roman"/>
          <w:sz w:val="22"/>
          <w:szCs w:val="22"/>
        </w:rPr>
        <w:t>거래종결시</w:t>
      </w:r>
      <w:r w:rsidR="003237F7" w:rsidRPr="00424938">
        <w:rPr>
          <w:rFonts w:ascii="Times New Roman" w:hAnsi="Times New Roman"/>
          <w:sz w:val="22"/>
          <w:szCs w:val="22"/>
        </w:rPr>
        <w:t xml:space="preserve"> </w:t>
      </w:r>
      <w:r w:rsidR="003237F7" w:rsidRPr="00424938">
        <w:rPr>
          <w:rFonts w:ascii="Times New Roman" w:hAnsi="Times New Roman"/>
          <w:sz w:val="22"/>
          <w:szCs w:val="22"/>
        </w:rPr>
        <w:t>지급금액</w:t>
      </w:r>
      <w:r w:rsidR="0092265B">
        <w:rPr>
          <w:rFonts w:ascii="Times New Roman" w:hAnsi="Times New Roman" w:hint="eastAsia"/>
          <w:sz w:val="22"/>
          <w:szCs w:val="22"/>
        </w:rPr>
        <w:t>을</w:t>
      </w:r>
      <w:r w:rsidRPr="00380FB2">
        <w:rPr>
          <w:rFonts w:ascii="Times New Roman" w:hAnsi="Times New Roman"/>
          <w:sz w:val="22"/>
          <w:szCs w:val="22"/>
        </w:rPr>
        <w:t xml:space="preserve"> </w:t>
      </w:r>
      <w:r w:rsidR="008A611E" w:rsidRPr="00380FB2">
        <w:rPr>
          <w:rFonts w:ascii="Times New Roman" w:hAnsi="Times New Roman"/>
          <w:sz w:val="22"/>
          <w:szCs w:val="22"/>
        </w:rPr>
        <w:t>아래</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계좌로</w:t>
      </w:r>
      <w:r w:rsidRPr="00380FB2">
        <w:rPr>
          <w:rFonts w:ascii="Times New Roman" w:hAnsi="Times New Roman"/>
          <w:sz w:val="22"/>
          <w:szCs w:val="22"/>
        </w:rPr>
        <w:t xml:space="preserve"> </w:t>
      </w:r>
      <w:r w:rsidRPr="00380FB2">
        <w:rPr>
          <w:rFonts w:ascii="Times New Roman" w:hAnsi="Times New Roman"/>
          <w:sz w:val="22"/>
          <w:szCs w:val="22"/>
        </w:rPr>
        <w:t>현금</w:t>
      </w:r>
      <w:r w:rsidRPr="00380FB2">
        <w:rPr>
          <w:rFonts w:ascii="Times New Roman" w:hAnsi="Times New Roman"/>
          <w:sz w:val="22"/>
          <w:szCs w:val="22"/>
        </w:rPr>
        <w:t xml:space="preserve"> </w:t>
      </w:r>
      <w:r w:rsidRPr="00380FB2">
        <w:rPr>
          <w:rFonts w:ascii="Times New Roman" w:hAnsi="Times New Roman"/>
          <w:sz w:val="22"/>
          <w:szCs w:val="22"/>
        </w:rPr>
        <w:t>또는</w:t>
      </w:r>
      <w:r w:rsidRPr="00380FB2">
        <w:rPr>
          <w:rFonts w:ascii="Times New Roman" w:hAnsi="Times New Roman"/>
          <w:sz w:val="22"/>
          <w:szCs w:val="22"/>
        </w:rPr>
        <w:t xml:space="preserve"> </w:t>
      </w:r>
      <w:r w:rsidRPr="00380FB2">
        <w:rPr>
          <w:rFonts w:ascii="Times New Roman" w:hAnsi="Times New Roman"/>
          <w:sz w:val="22"/>
          <w:szCs w:val="22"/>
        </w:rPr>
        <w:t>즉시</w:t>
      </w:r>
      <w:r w:rsidRPr="00380FB2">
        <w:rPr>
          <w:rFonts w:ascii="Times New Roman" w:hAnsi="Times New Roman"/>
          <w:sz w:val="22"/>
          <w:szCs w:val="22"/>
        </w:rPr>
        <w:t xml:space="preserve"> </w:t>
      </w:r>
      <w:r w:rsidRPr="00380FB2">
        <w:rPr>
          <w:rFonts w:ascii="Times New Roman" w:hAnsi="Times New Roman"/>
          <w:sz w:val="22"/>
          <w:szCs w:val="22"/>
        </w:rPr>
        <w:t>인출가능한</w:t>
      </w:r>
      <w:r w:rsidRPr="00380FB2">
        <w:rPr>
          <w:rFonts w:ascii="Times New Roman" w:hAnsi="Times New Roman"/>
          <w:sz w:val="22"/>
          <w:szCs w:val="22"/>
        </w:rPr>
        <w:t xml:space="preserve"> </w:t>
      </w:r>
      <w:r w:rsidRPr="00380FB2">
        <w:rPr>
          <w:rFonts w:ascii="Times New Roman" w:hAnsi="Times New Roman"/>
          <w:sz w:val="22"/>
          <w:szCs w:val="22"/>
        </w:rPr>
        <w:t>수표를</w:t>
      </w:r>
      <w:r w:rsidRPr="00380FB2">
        <w:rPr>
          <w:rFonts w:ascii="Times New Roman" w:hAnsi="Times New Roman"/>
          <w:sz w:val="22"/>
          <w:szCs w:val="22"/>
        </w:rPr>
        <w:t xml:space="preserve"> </w:t>
      </w:r>
      <w:r w:rsidRPr="00380FB2">
        <w:rPr>
          <w:rFonts w:ascii="Times New Roman" w:hAnsi="Times New Roman"/>
          <w:sz w:val="22"/>
          <w:szCs w:val="22"/>
        </w:rPr>
        <w:t>입금하거나</w:t>
      </w:r>
      <w:r w:rsidRPr="00380FB2">
        <w:rPr>
          <w:rFonts w:ascii="Times New Roman" w:hAnsi="Times New Roman"/>
          <w:sz w:val="22"/>
          <w:szCs w:val="22"/>
        </w:rPr>
        <w:t xml:space="preserve"> </w:t>
      </w:r>
      <w:r w:rsidRPr="00380FB2">
        <w:rPr>
          <w:rFonts w:ascii="Times New Roman" w:hAnsi="Times New Roman"/>
          <w:sz w:val="22"/>
          <w:szCs w:val="22"/>
        </w:rPr>
        <w:t>계좌간</w:t>
      </w:r>
      <w:r w:rsidRPr="00380FB2">
        <w:rPr>
          <w:rFonts w:ascii="Times New Roman" w:hAnsi="Times New Roman"/>
          <w:sz w:val="22"/>
          <w:szCs w:val="22"/>
        </w:rPr>
        <w:t xml:space="preserve"> </w:t>
      </w:r>
      <w:r w:rsidRPr="00380FB2">
        <w:rPr>
          <w:rFonts w:ascii="Times New Roman" w:hAnsi="Times New Roman"/>
          <w:sz w:val="22"/>
          <w:szCs w:val="22"/>
        </w:rPr>
        <w:t>이체하는</w:t>
      </w:r>
      <w:r w:rsidRPr="00380FB2">
        <w:rPr>
          <w:rFonts w:ascii="Times New Roman" w:hAnsi="Times New Roman"/>
          <w:sz w:val="22"/>
          <w:szCs w:val="22"/>
        </w:rPr>
        <w:t xml:space="preserve"> </w:t>
      </w:r>
      <w:r w:rsidRPr="00380FB2">
        <w:rPr>
          <w:rFonts w:ascii="Times New Roman" w:hAnsi="Times New Roman"/>
          <w:sz w:val="22"/>
          <w:szCs w:val="22"/>
        </w:rPr>
        <w:t>방식으로</w:t>
      </w:r>
      <w:r w:rsidRPr="00380FB2">
        <w:rPr>
          <w:rFonts w:ascii="Times New Roman" w:hAnsi="Times New Roman"/>
          <w:sz w:val="22"/>
          <w:szCs w:val="22"/>
        </w:rPr>
        <w:t xml:space="preserve"> </w:t>
      </w:r>
      <w:r w:rsidRPr="00380FB2">
        <w:rPr>
          <w:rFonts w:ascii="Times New Roman" w:hAnsi="Times New Roman"/>
          <w:sz w:val="22"/>
          <w:szCs w:val="22"/>
        </w:rPr>
        <w:t>지급한다</w:t>
      </w:r>
      <w:r w:rsidRPr="00380FB2">
        <w:rPr>
          <w:rFonts w:ascii="Times New Roman" w:hAnsi="Times New Roman"/>
          <w:sz w:val="22"/>
          <w:szCs w:val="22"/>
        </w:rPr>
        <w:t>.</w:t>
      </w:r>
    </w:p>
    <w:p w14:paraId="2A39B22D" w14:textId="77777777" w:rsidR="00BB61DA" w:rsidRDefault="00BB61DA" w:rsidP="007008A0">
      <w:pPr>
        <w:pStyle w:val="ac"/>
        <w:snapToGrid w:val="0"/>
        <w:ind w:left="880"/>
        <w:rPr>
          <w:szCs w:val="22"/>
        </w:rPr>
      </w:pPr>
    </w:p>
    <w:p w14:paraId="628DB0E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입금은행</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0C790B6"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계좌번호</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3307825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예금주</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37C23D6" w14:textId="77777777" w:rsidR="008202CD"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41FA59E8" w14:textId="77777777" w:rsidR="008202CD" w:rsidRPr="00380FB2"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78A161CA" w14:textId="77777777" w:rsidR="00516186" w:rsidRPr="00380FB2" w:rsidRDefault="00516186" w:rsidP="007008A0">
      <w:pPr>
        <w:pStyle w:val="1"/>
        <w:keepNext w:val="0"/>
        <w:overflowPunct/>
        <w:jc w:val="both"/>
      </w:pPr>
      <w:commentRangeStart w:id="38"/>
      <w:r w:rsidRPr="00380FB2">
        <w:t>제</w:t>
      </w:r>
      <w:r w:rsidRPr="00380FB2">
        <w:t>3</w:t>
      </w:r>
      <w:r w:rsidRPr="00380FB2">
        <w:t>조</w:t>
      </w:r>
      <w:r w:rsidRPr="00380FB2">
        <w:t xml:space="preserve">   </w:t>
      </w:r>
      <w:commentRangeStart w:id="39"/>
      <w:commentRangeStart w:id="40"/>
      <w:r w:rsidRPr="00380FB2">
        <w:t>거래종결에</w:t>
      </w:r>
      <w:r w:rsidRPr="00380FB2">
        <w:t xml:space="preserve"> </w:t>
      </w:r>
      <w:r w:rsidRPr="00380FB2">
        <w:t>따른</w:t>
      </w:r>
      <w:r w:rsidRPr="00380FB2">
        <w:t xml:space="preserve"> </w:t>
      </w:r>
      <w:r w:rsidRPr="00380FB2">
        <w:t>정산</w:t>
      </w:r>
      <w:commentRangeEnd w:id="39"/>
      <w:r w:rsidR="00A33B7F" w:rsidRPr="00380FB2">
        <w:rPr>
          <w:rStyle w:val="afd"/>
          <w:sz w:val="22"/>
          <w:szCs w:val="28"/>
        </w:rPr>
        <w:commentReference w:id="39"/>
      </w:r>
      <w:commentRangeEnd w:id="40"/>
      <w:r w:rsidR="002C4F06" w:rsidRPr="00380FB2">
        <w:rPr>
          <w:rStyle w:val="afd"/>
          <w:sz w:val="22"/>
          <w:szCs w:val="28"/>
        </w:rPr>
        <w:commentReference w:id="40"/>
      </w:r>
      <w:commentRangeEnd w:id="38"/>
      <w:r w:rsidR="00A33B7F" w:rsidRPr="00380FB2">
        <w:rPr>
          <w:rStyle w:val="afd"/>
          <w:sz w:val="22"/>
          <w:szCs w:val="28"/>
        </w:rPr>
        <w:commentReference w:id="38"/>
      </w:r>
    </w:p>
    <w:p w14:paraId="623167FC" w14:textId="77777777" w:rsidR="00516186" w:rsidRPr="00380FB2" w:rsidRDefault="00516186" w:rsidP="007008A0">
      <w:pPr>
        <w:tabs>
          <w:tab w:val="left" w:pos="-720"/>
        </w:tabs>
        <w:snapToGrid w:val="0"/>
        <w:rPr>
          <w:spacing w:val="-3"/>
          <w:szCs w:val="22"/>
        </w:rPr>
      </w:pPr>
    </w:p>
    <w:p w14:paraId="1C6F1414" w14:textId="0E2AE452" w:rsidR="00BA2910"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세금</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소유와</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재산세</w:t>
      </w:r>
      <w:r w:rsidR="00AE3D92">
        <w:rPr>
          <w:rFonts w:ascii="Times New Roman" w:hAnsi="Times New Roman" w:hint="eastAsia"/>
          <w:sz w:val="22"/>
          <w:szCs w:val="22"/>
        </w:rPr>
        <w:t xml:space="preserve"> </w:t>
      </w:r>
      <w:r w:rsidR="00AE3D92">
        <w:rPr>
          <w:rFonts w:ascii="Times New Roman" w:hAnsi="Times New Roman" w:hint="eastAsia"/>
          <w:sz w:val="22"/>
          <w:szCs w:val="22"/>
        </w:rPr>
        <w:t>및</w:t>
      </w:r>
      <w:r w:rsidR="00AE3D92">
        <w:rPr>
          <w:rFonts w:ascii="Times New Roman" w:hAnsi="Times New Roman" w:hint="eastAsia"/>
          <w:sz w:val="22"/>
          <w:szCs w:val="22"/>
        </w:rPr>
        <w:t xml:space="preserve"> </w:t>
      </w:r>
      <w:r w:rsidR="00AE3D92">
        <w:rPr>
          <w:rFonts w:ascii="Times New Roman" w:hAnsi="Times New Roman" w:hint="eastAsia"/>
          <w:sz w:val="22"/>
          <w:szCs w:val="22"/>
        </w:rPr>
        <w:t>종합부동산세</w:t>
      </w:r>
      <w:r w:rsidRPr="00380FB2">
        <w:rPr>
          <w:rFonts w:ascii="Times New Roman" w:hAnsi="Times New Roman"/>
          <w:sz w:val="22"/>
          <w:szCs w:val="22"/>
        </w:rPr>
        <w:t>(</w:t>
      </w:r>
      <w:r w:rsidRPr="00380FB2">
        <w:rPr>
          <w:rFonts w:ascii="Times New Roman" w:hAnsi="Times New Roman"/>
          <w:sz w:val="22"/>
          <w:szCs w:val="22"/>
        </w:rPr>
        <w:t>이와</w:t>
      </w:r>
      <w:r w:rsidRPr="00380FB2">
        <w:rPr>
          <w:rFonts w:ascii="Times New Roman" w:hAnsi="Times New Roman"/>
          <w:sz w:val="22"/>
          <w:szCs w:val="22"/>
        </w:rPr>
        <w:t xml:space="preserve"> </w:t>
      </w:r>
      <w:r w:rsidRPr="00380FB2">
        <w:rPr>
          <w:rFonts w:ascii="Times New Roman" w:hAnsi="Times New Roman"/>
          <w:sz w:val="22"/>
          <w:szCs w:val="22"/>
        </w:rPr>
        <w:t>함께</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009F4847">
        <w:rPr>
          <w:rFonts w:ascii="Times New Roman" w:hAnsi="Times New Roman" w:hint="eastAsia"/>
          <w:sz w:val="22"/>
          <w:szCs w:val="22"/>
        </w:rPr>
        <w:t>재산세</w:t>
      </w:r>
      <w:r w:rsidR="009F4847">
        <w:rPr>
          <w:rFonts w:ascii="Times New Roman" w:hAnsi="Times New Roman" w:hint="eastAsia"/>
          <w:sz w:val="22"/>
          <w:szCs w:val="22"/>
        </w:rPr>
        <w:t xml:space="preserve"> </w:t>
      </w:r>
      <w:r w:rsidR="009F4847">
        <w:rPr>
          <w:rFonts w:ascii="Times New Roman" w:hAnsi="Times New Roman" w:hint="eastAsia"/>
          <w:sz w:val="22"/>
          <w:szCs w:val="22"/>
        </w:rPr>
        <w:t>도시지역분</w:t>
      </w:r>
      <w:r w:rsidRPr="00380FB2">
        <w:rPr>
          <w:rFonts w:ascii="Times New Roman" w:hAnsi="Times New Roman"/>
          <w:sz w:val="22"/>
          <w:szCs w:val="22"/>
        </w:rPr>
        <w:t xml:space="preserve">, </w:t>
      </w:r>
      <w:r w:rsidRPr="00380FB2">
        <w:rPr>
          <w:rFonts w:ascii="Times New Roman" w:hAnsi="Times New Roman"/>
          <w:sz w:val="22"/>
          <w:szCs w:val="22"/>
        </w:rPr>
        <w:t>지방교육세</w:t>
      </w:r>
      <w:r w:rsidRPr="00380FB2">
        <w:rPr>
          <w:rFonts w:ascii="Times New Roman" w:hAnsi="Times New Roman"/>
          <w:sz w:val="22"/>
          <w:szCs w:val="22"/>
        </w:rPr>
        <w:t xml:space="preserve">, </w:t>
      </w:r>
      <w:r w:rsidRPr="00380FB2">
        <w:rPr>
          <w:rFonts w:ascii="Times New Roman" w:hAnsi="Times New Roman"/>
          <w:sz w:val="22"/>
          <w:szCs w:val="22"/>
        </w:rPr>
        <w:t>농어촌특별세</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009F4847">
        <w:rPr>
          <w:rFonts w:ascii="Times New Roman" w:hAnsi="Times New Roman" w:hint="eastAsia"/>
          <w:sz w:val="22"/>
          <w:szCs w:val="22"/>
        </w:rPr>
        <w:t>지역자원시설세</w:t>
      </w:r>
      <w:r w:rsidRPr="00380FB2">
        <w:rPr>
          <w:rFonts w:ascii="Times New Roman" w:hAnsi="Times New Roman"/>
          <w:sz w:val="22"/>
          <w:szCs w:val="22"/>
        </w:rPr>
        <w:t xml:space="preserve"> </w:t>
      </w:r>
      <w:r w:rsidRPr="00380FB2">
        <w:rPr>
          <w:rFonts w:ascii="Times New Roman" w:hAnsi="Times New Roman"/>
          <w:sz w:val="22"/>
          <w:szCs w:val="22"/>
        </w:rPr>
        <w:t>등을</w:t>
      </w:r>
      <w:r w:rsidRPr="00380FB2">
        <w:rPr>
          <w:rFonts w:ascii="Times New Roman" w:hAnsi="Times New Roman"/>
          <w:sz w:val="22"/>
          <w:szCs w:val="22"/>
        </w:rPr>
        <w:t xml:space="preserve"> </w:t>
      </w:r>
      <w:r w:rsidRPr="00380FB2">
        <w:rPr>
          <w:rFonts w:ascii="Times New Roman" w:hAnsi="Times New Roman"/>
          <w:sz w:val="22"/>
          <w:szCs w:val="22"/>
        </w:rPr>
        <w:t>포함함</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세금</w:t>
      </w:r>
      <w:r w:rsidR="00E647E4">
        <w:rPr>
          <w:rFonts w:ascii="Times New Roman" w:hAnsi="Times New Roman" w:hint="eastAsia"/>
          <w:sz w:val="22"/>
          <w:szCs w:val="22"/>
        </w:rPr>
        <w:t>은</w:t>
      </w:r>
      <w:r w:rsidRPr="00380FB2">
        <w:rPr>
          <w:rFonts w:ascii="Times New Roman" w:hAnsi="Times New Roman"/>
          <w:sz w:val="22"/>
          <w:szCs w:val="22"/>
        </w:rPr>
        <w:t xml:space="preserve"> </w:t>
      </w:r>
      <w:r w:rsidR="00E647E4" w:rsidRPr="00E647E4">
        <w:rPr>
          <w:rFonts w:ascii="Times New Roman" w:hAnsi="Times New Roman"/>
          <w:bCs/>
          <w:sz w:val="22"/>
          <w:szCs w:val="22"/>
        </w:rPr>
        <w:t>부과일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고지일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납부일에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관계없이</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거래종결일이</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속한</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해를</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기준으로</w:t>
      </w:r>
      <w:r w:rsidR="00E647E4">
        <w:rPr>
          <w:rFonts w:ascii="Times New Roman" w:hAnsi="Times New Roman" w:hint="eastAsia"/>
          <w:bCs/>
          <w:sz w:val="22"/>
          <w:szCs w:val="22"/>
        </w:rPr>
        <w:t xml:space="preserve"> </w:t>
      </w:r>
      <w:r w:rsidR="00E647E4" w:rsidRPr="00E647E4">
        <w:rPr>
          <w:rFonts w:ascii="Times New Roman" w:hAnsi="Times New Roman"/>
          <w:bCs/>
          <w:sz w:val="22"/>
          <w:szCs w:val="22"/>
        </w:rPr>
        <w:t>일할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정산하되</w:t>
      </w:r>
      <w:r w:rsidR="00E647E4" w:rsidRPr="00E647E4">
        <w:rPr>
          <w:rFonts w:ascii="Times New Roman" w:hAnsi="Times New Roman"/>
          <w:bCs/>
          <w:sz w:val="22"/>
          <w:szCs w:val="22"/>
        </w:rPr>
        <w:t>,</w:t>
      </w:r>
      <w:r w:rsidR="00424938">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일</w:t>
      </w:r>
      <w:r w:rsidR="00E647E4" w:rsidRPr="00E647E4">
        <w:rPr>
          <w:rFonts w:ascii="Times New Roman" w:hAnsi="Times New Roman"/>
          <w:bCs/>
          <w:sz w:val="22"/>
          <w:szCs w:val="22"/>
        </w:rPr>
        <w:t>부터</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직전일까지는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매도인의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거래종결일부터</w:t>
      </w:r>
      <w:r w:rsidR="00E647E4" w:rsidRPr="00E647E4">
        <w:rPr>
          <w:rFonts w:ascii="Times New Roman" w:hAnsi="Times New Roman"/>
          <w:bCs/>
          <w:sz w:val="22"/>
          <w:szCs w:val="22"/>
        </w:rPr>
        <w:t xml:space="preserve"> </w:t>
      </w:r>
      <w:r w:rsidR="00E647E4">
        <w:rPr>
          <w:rFonts w:ascii="Times New Roman" w:hAnsi="Times New Roman"/>
          <w:bCs/>
          <w:sz w:val="22"/>
          <w:szCs w:val="22"/>
        </w:rPr>
        <w:t>12</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31</w:t>
      </w:r>
      <w:r w:rsidR="00E647E4">
        <w:rPr>
          <w:rFonts w:ascii="Times New Roman" w:hAnsi="Times New Roman" w:hint="eastAsia"/>
          <w:bCs/>
          <w:sz w:val="22"/>
          <w:szCs w:val="22"/>
        </w:rPr>
        <w:t>일</w:t>
      </w:r>
      <w:r w:rsidR="00E647E4" w:rsidRPr="00E647E4">
        <w:rPr>
          <w:rFonts w:ascii="Times New Roman" w:hAnsi="Times New Roman"/>
          <w:bCs/>
          <w:sz w:val="22"/>
          <w:szCs w:val="22"/>
        </w:rPr>
        <w:t>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매수인의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이러한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매매대금</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지급과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동시에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진행하되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포함한</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부담금액이</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확정되지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경우에는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금액을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기준으로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비례배분하고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향후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실제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따른</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차액</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않기로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387476" w:rsidRPr="00380FB2">
        <w:rPr>
          <w:rFonts w:ascii="Times New Roman" w:hAnsi="Times New Roman"/>
          <w:sz w:val="22"/>
          <w:szCs w:val="22"/>
        </w:rPr>
        <w:t>.</w:t>
      </w:r>
      <w:r w:rsidR="00DC7CDD">
        <w:rPr>
          <w:rFonts w:ascii="Times New Roman" w:hAnsi="Times New Roman"/>
          <w:sz w:val="22"/>
          <w:szCs w:val="22"/>
        </w:rPr>
        <w:t xml:space="preserve"> </w:t>
      </w:r>
    </w:p>
    <w:p w14:paraId="6C61FB76"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u w:val="single"/>
        </w:rPr>
      </w:pPr>
    </w:p>
    <w:p w14:paraId="05F8C08D" w14:textId="5637568D"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부담금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법률에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정하여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교통유</w:t>
      </w:r>
      <w:r w:rsidRPr="00380FB2">
        <w:rPr>
          <w:rFonts w:ascii="Times New Roman" w:hAnsi="Times New Roman"/>
          <w:sz w:val="22"/>
          <w:szCs w:val="22"/>
        </w:rPr>
        <w:lastRenderedPageBreak/>
        <w:t>발부담금</w:t>
      </w:r>
      <w:r w:rsidRPr="00380FB2">
        <w:rPr>
          <w:rFonts w:ascii="Times New Roman" w:hAnsi="Times New Roman"/>
          <w:sz w:val="22"/>
          <w:szCs w:val="22"/>
        </w:rPr>
        <w:t xml:space="preserve">, </w:t>
      </w:r>
      <w:r w:rsidRPr="00380FB2">
        <w:rPr>
          <w:rFonts w:ascii="Times New Roman" w:hAnsi="Times New Roman"/>
          <w:sz w:val="22"/>
          <w:szCs w:val="22"/>
        </w:rPr>
        <w:t>도로점용료</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부담금은</w:t>
      </w:r>
      <w:r w:rsidRPr="00380FB2">
        <w:rPr>
          <w:rFonts w:ascii="Times New Roman" w:hAnsi="Times New Roman"/>
          <w:sz w:val="22"/>
          <w:szCs w:val="22"/>
        </w:rPr>
        <w:t xml:space="preserve"> </w:t>
      </w:r>
      <w:r w:rsidR="007C59D8" w:rsidRPr="00380FB2">
        <w:rPr>
          <w:rFonts w:ascii="Times New Roman" w:hAnsi="Times New Roman"/>
          <w:sz w:val="22"/>
          <w:szCs w:val="22"/>
        </w:rPr>
        <w:t>부과일</w:t>
      </w:r>
      <w:r w:rsidR="007C59D8" w:rsidRPr="00380FB2">
        <w:rPr>
          <w:rFonts w:ascii="Times New Roman" w:hAnsi="Times New Roman"/>
          <w:sz w:val="22"/>
          <w:szCs w:val="22"/>
        </w:rPr>
        <w:t xml:space="preserve">, </w:t>
      </w:r>
      <w:r w:rsidR="007C59D8" w:rsidRPr="00380FB2">
        <w:rPr>
          <w:rFonts w:ascii="Times New Roman" w:hAnsi="Times New Roman"/>
          <w:sz w:val="22"/>
          <w:szCs w:val="22"/>
        </w:rPr>
        <w:t>고지일</w:t>
      </w:r>
      <w:r w:rsidR="007C59D8" w:rsidRPr="00380FB2">
        <w:rPr>
          <w:rFonts w:ascii="Times New Roman" w:hAnsi="Times New Roman"/>
          <w:sz w:val="22"/>
          <w:szCs w:val="22"/>
        </w:rPr>
        <w:t xml:space="preserve"> </w:t>
      </w:r>
      <w:r w:rsidR="007C59D8" w:rsidRPr="00380FB2">
        <w:rPr>
          <w:rFonts w:ascii="Times New Roman" w:hAnsi="Times New Roman"/>
          <w:sz w:val="22"/>
          <w:szCs w:val="22"/>
        </w:rPr>
        <w:t>또는</w:t>
      </w:r>
      <w:r w:rsidR="007C59D8" w:rsidRPr="00380FB2">
        <w:rPr>
          <w:rFonts w:ascii="Times New Roman" w:hAnsi="Times New Roman"/>
          <w:sz w:val="22"/>
          <w:szCs w:val="22"/>
        </w:rPr>
        <w:t xml:space="preserve"> </w:t>
      </w:r>
      <w:r w:rsidR="007C59D8" w:rsidRPr="00380FB2">
        <w:rPr>
          <w:rFonts w:ascii="Times New Roman" w:hAnsi="Times New Roman"/>
          <w:sz w:val="22"/>
          <w:szCs w:val="22"/>
        </w:rPr>
        <w:t>납부일에</w:t>
      </w:r>
      <w:r w:rsidR="007C59D8" w:rsidRPr="00380FB2">
        <w:rPr>
          <w:rFonts w:ascii="Times New Roman" w:hAnsi="Times New Roman"/>
          <w:sz w:val="22"/>
          <w:szCs w:val="22"/>
        </w:rPr>
        <w:t xml:space="preserve"> </w:t>
      </w:r>
      <w:r w:rsidR="007C59D8" w:rsidRPr="00380FB2">
        <w:rPr>
          <w:rFonts w:ascii="Times New Roman" w:hAnsi="Times New Roman"/>
          <w:sz w:val="22"/>
          <w:szCs w:val="22"/>
        </w:rPr>
        <w:t>관계없이</w:t>
      </w:r>
      <w:r w:rsidR="007C59D8"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첫날부터</w:t>
      </w:r>
      <w:r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마지막</w:t>
      </w:r>
      <w:r w:rsidRPr="00380FB2">
        <w:rPr>
          <w:rFonts w:ascii="Times New Roman" w:hAnsi="Times New Roman"/>
          <w:sz w:val="22"/>
          <w:szCs w:val="22"/>
        </w:rPr>
        <w:t xml:space="preserve"> </w:t>
      </w:r>
      <w:r w:rsidRPr="00380FB2">
        <w:rPr>
          <w:rFonts w:ascii="Times New Roman" w:hAnsi="Times New Roman"/>
          <w:sz w:val="22"/>
          <w:szCs w:val="22"/>
        </w:rPr>
        <w:t>날까지는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AE0826"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Pr="00380FB2">
        <w:rPr>
          <w:rFonts w:ascii="Times New Roman" w:hAnsi="Times New Roman"/>
          <w:sz w:val="22"/>
          <w:szCs w:val="22"/>
        </w:rPr>
        <w:t>거래종결일을</w:t>
      </w:r>
      <w:r w:rsidRPr="00380FB2">
        <w:rPr>
          <w:rFonts w:ascii="Times New Roman" w:hAnsi="Times New Roman"/>
          <w:sz w:val="22"/>
          <w:szCs w:val="22"/>
        </w:rPr>
        <w:t xml:space="preserve"> </w:t>
      </w:r>
      <w:r w:rsidRPr="00380FB2">
        <w:rPr>
          <w:rFonts w:ascii="Times New Roman" w:hAnsi="Times New Roman"/>
          <w:sz w:val="22"/>
          <w:szCs w:val="22"/>
        </w:rPr>
        <w:t>포함한</w:t>
      </w:r>
      <w:r w:rsidRPr="00380FB2">
        <w:rPr>
          <w:rFonts w:ascii="Times New Roman" w:hAnsi="Times New Roman"/>
          <w:sz w:val="22"/>
          <w:szCs w:val="22"/>
        </w:rPr>
        <w:t xml:space="preserve"> </w:t>
      </w:r>
      <w:r w:rsidRPr="00380FB2">
        <w:rPr>
          <w:rFonts w:ascii="Times New Roman" w:hAnsi="Times New Roman"/>
          <w:sz w:val="22"/>
          <w:szCs w:val="22"/>
        </w:rPr>
        <w:t>부과기간에</w:t>
      </w:r>
      <w:r w:rsidRPr="00380FB2">
        <w:rPr>
          <w:rFonts w:ascii="Times New Roman" w:hAnsi="Times New Roman"/>
          <w:sz w:val="22"/>
          <w:szCs w:val="22"/>
        </w:rPr>
        <w:t xml:space="preserve"> </w:t>
      </w:r>
      <w:r w:rsidRPr="00380FB2">
        <w:rPr>
          <w:rFonts w:ascii="Times New Roman" w:hAnsi="Times New Roman"/>
          <w:sz w:val="22"/>
          <w:szCs w:val="22"/>
        </w:rPr>
        <w:t>대한</w:t>
      </w:r>
      <w:r w:rsidRPr="00380FB2">
        <w:rPr>
          <w:rFonts w:ascii="Times New Roman" w:hAnsi="Times New Roman"/>
          <w:sz w:val="22"/>
          <w:szCs w:val="22"/>
        </w:rPr>
        <w:t xml:space="preserve"> </w:t>
      </w:r>
      <w:r w:rsidRPr="00380FB2">
        <w:rPr>
          <w:rFonts w:ascii="Times New Roman" w:hAnsi="Times New Roman"/>
          <w:sz w:val="22"/>
          <w:szCs w:val="22"/>
        </w:rPr>
        <w:t>부담금액이</w:t>
      </w:r>
      <w:r w:rsidRPr="00380FB2">
        <w:rPr>
          <w:rFonts w:ascii="Times New Roman" w:hAnsi="Times New Roman"/>
          <w:sz w:val="22"/>
          <w:szCs w:val="22"/>
        </w:rPr>
        <w:t xml:space="preserve"> </w:t>
      </w:r>
      <w:r w:rsidRPr="00380FB2">
        <w:rPr>
          <w:rFonts w:ascii="Times New Roman" w:hAnsi="Times New Roman"/>
          <w:sz w:val="22"/>
          <w:szCs w:val="22"/>
        </w:rPr>
        <w:t>확정되지</w:t>
      </w:r>
      <w:r w:rsidRPr="00380FB2">
        <w:rPr>
          <w:rFonts w:ascii="Times New Roman" w:hAnsi="Times New Roman"/>
          <w:sz w:val="22"/>
          <w:szCs w:val="22"/>
        </w:rPr>
        <w:t xml:space="preserve"> </w:t>
      </w:r>
      <w:r w:rsidRPr="00380FB2">
        <w:rPr>
          <w:rFonts w:ascii="Times New Roman" w:hAnsi="Times New Roman"/>
          <w:sz w:val="22"/>
          <w:szCs w:val="22"/>
        </w:rPr>
        <w:t>않은</w:t>
      </w:r>
      <w:r w:rsidRPr="00380FB2">
        <w:rPr>
          <w:rFonts w:ascii="Times New Roman" w:hAnsi="Times New Roman"/>
          <w:sz w:val="22"/>
          <w:szCs w:val="22"/>
        </w:rPr>
        <w:t xml:space="preserve"> </w:t>
      </w:r>
      <w:r w:rsidRPr="00380FB2">
        <w:rPr>
          <w:rFonts w:ascii="Times New Roman" w:hAnsi="Times New Roman"/>
          <w:sz w:val="22"/>
          <w:szCs w:val="22"/>
        </w:rPr>
        <w:t>경우에는</w:t>
      </w:r>
      <w:r w:rsidRPr="00380FB2">
        <w:rPr>
          <w:rFonts w:ascii="Times New Roman" w:hAnsi="Times New Roman"/>
          <w:sz w:val="22"/>
          <w:szCs w:val="22"/>
        </w:rPr>
        <w:t xml:space="preserve"> </w:t>
      </w:r>
      <w:r w:rsidR="002011CC" w:rsidRPr="00380FB2">
        <w:rPr>
          <w:rFonts w:ascii="Times New Roman" w:hAnsi="Times New Roman"/>
          <w:sz w:val="22"/>
          <w:szCs w:val="22"/>
        </w:rPr>
        <w:t>직전</w:t>
      </w:r>
      <w:r w:rsidRPr="00380FB2">
        <w:rPr>
          <w:rFonts w:ascii="Times New Roman" w:hAnsi="Times New Roman"/>
          <w:sz w:val="22"/>
          <w:szCs w:val="22"/>
        </w:rPr>
        <w:t xml:space="preserve"> </w:t>
      </w:r>
      <w:r w:rsidR="002011CC" w:rsidRPr="00380FB2">
        <w:rPr>
          <w:rFonts w:ascii="Times New Roman" w:hAnsi="Times New Roman"/>
          <w:sz w:val="22"/>
          <w:szCs w:val="22"/>
        </w:rPr>
        <w:t>부과</w:t>
      </w:r>
      <w:r w:rsidRPr="00380FB2">
        <w:rPr>
          <w:rFonts w:ascii="Times New Roman" w:hAnsi="Times New Roman"/>
          <w:sz w:val="22"/>
          <w:szCs w:val="22"/>
        </w:rPr>
        <w:t>기간에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금액을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하여</w:t>
      </w:r>
      <w:r w:rsidRPr="00380FB2">
        <w:rPr>
          <w:rFonts w:ascii="Times New Roman" w:hAnsi="Times New Roman"/>
          <w:sz w:val="22"/>
          <w:szCs w:val="22"/>
        </w:rPr>
        <w:t xml:space="preserve"> </w:t>
      </w:r>
      <w:r w:rsidRPr="00380FB2">
        <w:rPr>
          <w:rFonts w:ascii="Times New Roman" w:hAnsi="Times New Roman"/>
          <w:sz w:val="22"/>
          <w:szCs w:val="22"/>
        </w:rPr>
        <w:t>비례배분하고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Pr="00380FB2">
        <w:rPr>
          <w:rFonts w:ascii="Times New Roman" w:hAnsi="Times New Roman"/>
          <w:sz w:val="22"/>
          <w:szCs w:val="22"/>
        </w:rPr>
        <w:t>부담금의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32FF9D3E"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34019F6" w14:textId="4CFCB1C5"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유틸리티</w:t>
      </w:r>
      <w:r w:rsidRPr="00380FB2">
        <w:rPr>
          <w:rFonts w:ascii="Times New Roman" w:hAnsi="Times New Roman"/>
          <w:sz w:val="22"/>
          <w:szCs w:val="22"/>
          <w:u w:val="single"/>
        </w:rPr>
        <w:t xml:space="preserve"> </w:t>
      </w:r>
      <w:r w:rsidRPr="00380FB2">
        <w:rPr>
          <w:rFonts w:ascii="Times New Roman" w:hAnsi="Times New Roman"/>
          <w:sz w:val="22"/>
          <w:szCs w:val="22"/>
          <w:u w:val="single"/>
        </w:rPr>
        <w:t>요금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부담해야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w:t>
      </w:r>
      <w:r w:rsidRPr="00380FB2">
        <w:rPr>
          <w:rFonts w:ascii="Times New Roman" w:hAnsi="Times New Roman"/>
          <w:sz w:val="22"/>
          <w:szCs w:val="22"/>
        </w:rPr>
        <w:t>(</w:t>
      </w:r>
      <w:r w:rsidRPr="00380FB2">
        <w:rPr>
          <w:rFonts w:ascii="Times New Roman" w:hAnsi="Times New Roman"/>
          <w:sz w:val="22"/>
          <w:szCs w:val="22"/>
        </w:rPr>
        <w:t>전기요금</w:t>
      </w:r>
      <w:r w:rsidRPr="00380FB2">
        <w:rPr>
          <w:rFonts w:ascii="Times New Roman" w:hAnsi="Times New Roman"/>
          <w:sz w:val="22"/>
          <w:szCs w:val="22"/>
        </w:rPr>
        <w:t xml:space="preserve">, </w:t>
      </w:r>
      <w:r w:rsidRPr="00380FB2">
        <w:rPr>
          <w:rFonts w:ascii="Times New Roman" w:hAnsi="Times New Roman"/>
          <w:sz w:val="22"/>
          <w:szCs w:val="22"/>
        </w:rPr>
        <w:t>수도요금</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부담하여야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서비스</w:t>
      </w:r>
      <w:r w:rsidRPr="00380FB2">
        <w:rPr>
          <w:rFonts w:ascii="Times New Roman" w:hAnsi="Times New Roman"/>
          <w:sz w:val="22"/>
          <w:szCs w:val="22"/>
        </w:rPr>
        <w:t xml:space="preserve"> </w:t>
      </w:r>
      <w:r w:rsidRPr="00380FB2">
        <w:rPr>
          <w:rFonts w:ascii="Times New Roman" w:hAnsi="Times New Roman"/>
          <w:sz w:val="22"/>
          <w:szCs w:val="22"/>
        </w:rPr>
        <w:t>사용대금</w:t>
      </w:r>
      <w:r w:rsidRPr="00380FB2">
        <w:rPr>
          <w:rFonts w:ascii="Times New Roman" w:hAnsi="Times New Roman"/>
          <w:sz w:val="22"/>
          <w:szCs w:val="22"/>
        </w:rPr>
        <w:t xml:space="preserve"> </w:t>
      </w:r>
      <w:r w:rsidRPr="00380FB2">
        <w:rPr>
          <w:rFonts w:ascii="Times New Roman" w:hAnsi="Times New Roman"/>
          <w:sz w:val="22"/>
          <w:szCs w:val="22"/>
        </w:rPr>
        <w:t>일체</w:t>
      </w:r>
      <w:r w:rsidRPr="00380FB2">
        <w:rPr>
          <w:rFonts w:ascii="Times New Roman" w:hAnsi="Times New Roman"/>
          <w:sz w:val="22"/>
          <w:szCs w:val="22"/>
        </w:rPr>
        <w:t>)</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첫날부터</w:t>
      </w:r>
      <w:r w:rsidR="004B60BB"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004B60BB"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마지막</w:t>
      </w:r>
      <w:r w:rsidR="004B60BB" w:rsidRPr="00380FB2">
        <w:rPr>
          <w:rFonts w:ascii="Times New Roman" w:hAnsi="Times New Roman"/>
          <w:sz w:val="22"/>
          <w:szCs w:val="22"/>
        </w:rPr>
        <w:t xml:space="preserve"> </w:t>
      </w:r>
      <w:r w:rsidR="004B60BB" w:rsidRPr="00380FB2">
        <w:rPr>
          <w:rFonts w:ascii="Times New Roman" w:hAnsi="Times New Roman"/>
          <w:sz w:val="22"/>
          <w:szCs w:val="22"/>
        </w:rPr>
        <w:t>날까지</w:t>
      </w:r>
      <w:r w:rsidRPr="00380FB2">
        <w:rPr>
          <w:rFonts w:ascii="Times New Roman" w:hAnsi="Times New Roman"/>
          <w:sz w:val="22"/>
          <w:szCs w:val="22"/>
        </w:rPr>
        <w:t>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00F24139" w:rsidRPr="00F24139">
        <w:rPr>
          <w:rFonts w:ascii="Times New Roman" w:hAnsi="Times New Roman"/>
          <w:sz w:val="22"/>
          <w:szCs w:val="22"/>
        </w:rPr>
        <w:t>이</w:t>
      </w:r>
      <w:r w:rsidR="00F24139">
        <w:rPr>
          <w:rFonts w:ascii="Times New Roman" w:hAnsi="Times New Roman" w:hint="eastAsia"/>
          <w:sz w:val="22"/>
          <w:szCs w:val="22"/>
        </w:rPr>
        <w:t>와</w:t>
      </w:r>
      <w:r w:rsidR="00F24139">
        <w:rPr>
          <w:rFonts w:ascii="Times New Roman" w:hAnsi="Times New Roman" w:hint="eastAsia"/>
          <w:sz w:val="22"/>
          <w:szCs w:val="22"/>
        </w:rPr>
        <w:t xml:space="preserve"> </w:t>
      </w:r>
      <w:r w:rsidR="00F24139">
        <w:rPr>
          <w:rFonts w:ascii="Times New Roman" w:hAnsi="Times New Roman" w:hint="eastAsia"/>
          <w:sz w:val="22"/>
          <w:szCs w:val="22"/>
        </w:rPr>
        <w:t>관련하여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당사자들은</w:t>
      </w:r>
      <w:r w:rsidR="00F24139" w:rsidRPr="00F24139">
        <w:rPr>
          <w:rFonts w:ascii="Times New Roman" w:hAnsi="Times New Roman"/>
          <w:sz w:val="22"/>
          <w:szCs w:val="22"/>
        </w:rPr>
        <w:t xml:space="preserve"> 2026</w:t>
      </w:r>
      <w:r w:rsidR="00F24139" w:rsidRPr="00F24139">
        <w:rPr>
          <w:rFonts w:ascii="Times New Roman" w:hAnsi="Times New Roman"/>
          <w:sz w:val="22"/>
          <w:szCs w:val="22"/>
        </w:rPr>
        <w:t>년</w:t>
      </w:r>
      <w:r w:rsidR="00F24139" w:rsidRPr="00F24139">
        <w:rPr>
          <w:rFonts w:ascii="Times New Roman" w:hAnsi="Times New Roman"/>
          <w:sz w:val="22"/>
          <w:szCs w:val="22"/>
        </w:rPr>
        <w:t xml:space="preserve"> 10</w:t>
      </w:r>
      <w:r w:rsidR="00F24139" w:rsidRPr="00F24139">
        <w:rPr>
          <w:rFonts w:ascii="Times New Roman" w:hAnsi="Times New Roman"/>
          <w:sz w:val="22"/>
          <w:szCs w:val="22"/>
        </w:rPr>
        <w:t>월</w:t>
      </w:r>
      <w:r w:rsidR="00F24139" w:rsidRPr="00F24139">
        <w:rPr>
          <w:rFonts w:ascii="Times New Roman" w:hAnsi="Times New Roman"/>
          <w:sz w:val="22"/>
          <w:szCs w:val="22"/>
        </w:rPr>
        <w:t xml:space="preserve"> 14</w:t>
      </w:r>
      <w:r w:rsidR="00F24139" w:rsidRPr="00F24139">
        <w:rPr>
          <w:rFonts w:ascii="Times New Roman" w:hAnsi="Times New Roman"/>
          <w:sz w:val="22"/>
          <w:szCs w:val="22"/>
        </w:rPr>
        <w:t>일에</w:t>
      </w:r>
      <w:r w:rsidR="00F24139" w:rsidRPr="00F24139">
        <w:rPr>
          <w:rFonts w:ascii="Times New Roman" w:hAnsi="Times New Roman"/>
          <w:sz w:val="22"/>
          <w:szCs w:val="22"/>
        </w:rPr>
        <w:t xml:space="preserve"> </w:t>
      </w:r>
      <w:r w:rsidR="00F24139">
        <w:rPr>
          <w:rFonts w:ascii="Times New Roman" w:hAnsi="Times New Roman" w:hint="eastAsia"/>
          <w:sz w:val="22"/>
          <w:szCs w:val="22"/>
        </w:rPr>
        <w:t>진행한</w:t>
      </w:r>
      <w:r w:rsidR="00F24139">
        <w:rPr>
          <w:rFonts w:ascii="Times New Roman" w:hAnsi="Times New Roman" w:hint="eastAsia"/>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계량기의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지침</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w:t>
      </w:r>
      <w:r w:rsidR="00F24139">
        <w:rPr>
          <w:rFonts w:ascii="Times New Roman" w:hAnsi="Times New Roman" w:hint="eastAsia"/>
          <w:sz w:val="22"/>
          <w:szCs w:val="22"/>
        </w:rPr>
        <w:t xml:space="preserve"> </w:t>
      </w:r>
      <w:r w:rsidR="00F24139" w:rsidRPr="00F24139">
        <w:rPr>
          <w:rFonts w:ascii="Times New Roman" w:hAnsi="Times New Roman"/>
          <w:sz w:val="22"/>
          <w:szCs w:val="22"/>
        </w:rPr>
        <w:t>시각을</w:t>
      </w:r>
      <w:r w:rsidR="00F24139" w:rsidRPr="00F24139">
        <w:rPr>
          <w:rFonts w:ascii="Times New Roman" w:hAnsi="Times New Roman"/>
          <w:sz w:val="22"/>
          <w:szCs w:val="22"/>
        </w:rPr>
        <w:t xml:space="preserve"> </w:t>
      </w:r>
      <w:r w:rsidR="00F24139">
        <w:rPr>
          <w:rFonts w:ascii="Times New Roman" w:hAnsi="Times New Roman" w:hint="eastAsia"/>
          <w:sz w:val="22"/>
          <w:szCs w:val="22"/>
        </w:rPr>
        <w:t>기초로</w:t>
      </w:r>
      <w:r w:rsidR="00F24139">
        <w:rPr>
          <w:rFonts w:ascii="Times New Roman" w:hAnsi="Times New Roman" w:hint="eastAsia"/>
          <w:sz w:val="22"/>
          <w:szCs w:val="22"/>
        </w:rPr>
        <w:t xml:space="preserve"> </w:t>
      </w:r>
      <w:r w:rsidR="00F24139">
        <w:rPr>
          <w:rFonts w:ascii="Times New Roman" w:hAnsi="Times New Roman" w:hint="eastAsia"/>
          <w:sz w:val="22"/>
          <w:szCs w:val="22"/>
        </w:rPr>
        <w:t>하여</w:t>
      </w:r>
      <w:r w:rsidR="00F24139">
        <w:rPr>
          <w:rFonts w:ascii="Times New Roman" w:hAnsi="Times New Roman" w:hint="eastAsia"/>
          <w:sz w:val="22"/>
          <w:szCs w:val="22"/>
        </w:rPr>
        <w:t>,</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정산대상</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부과기간의</w:t>
      </w:r>
      <w:r w:rsidR="00F24139" w:rsidRPr="00F24139">
        <w:rPr>
          <w:rFonts w:ascii="Times New Roman" w:hAnsi="Times New Roman"/>
          <w:sz w:val="22"/>
          <w:szCs w:val="22"/>
        </w:rPr>
        <w:t xml:space="preserve"> </w:t>
      </w:r>
      <w:r w:rsidR="00F24139" w:rsidRPr="00F24139">
        <w:rPr>
          <w:rFonts w:ascii="Times New Roman" w:hAnsi="Times New Roman"/>
          <w:sz w:val="22"/>
          <w:szCs w:val="22"/>
        </w:rPr>
        <w:t>고지금액이</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않은</w:t>
      </w:r>
      <w:r w:rsidR="00F24139" w:rsidRPr="00F24139">
        <w:rPr>
          <w:rFonts w:ascii="Times New Roman" w:hAnsi="Times New Roman"/>
          <w:sz w:val="22"/>
          <w:szCs w:val="22"/>
        </w:rPr>
        <w:t xml:space="preserve"> </w:t>
      </w:r>
      <w:r w:rsidR="00F24139" w:rsidRPr="00F24139">
        <w:rPr>
          <w:rFonts w:ascii="Times New Roman" w:hAnsi="Times New Roman"/>
          <w:sz w:val="22"/>
          <w:szCs w:val="22"/>
        </w:rPr>
        <w:t>경우</w:t>
      </w:r>
      <w:r w:rsidR="00F24139" w:rsidRPr="00F24139">
        <w:rPr>
          <w:rFonts w:ascii="Times New Roman" w:hAnsi="Times New Roman"/>
          <w:sz w:val="22"/>
          <w:szCs w:val="22"/>
        </w:rPr>
        <w:t xml:space="preserve"> </w:t>
      </w:r>
      <w:r w:rsidR="00F24139" w:rsidRPr="00F24139">
        <w:rPr>
          <w:rFonts w:ascii="Times New Roman" w:hAnsi="Times New Roman"/>
          <w:sz w:val="22"/>
          <w:szCs w:val="22"/>
        </w:rPr>
        <w:t>직전</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검침시점부터</w:t>
      </w:r>
      <w:r w:rsidR="00F24139" w:rsidRPr="00F24139">
        <w:rPr>
          <w:rFonts w:ascii="Times New Roman" w:hAnsi="Times New Roman"/>
          <w:sz w:val="22"/>
          <w:szCs w:val="22"/>
        </w:rPr>
        <w:t xml:space="preserve"> </w:t>
      </w:r>
      <w:r w:rsidR="00F24139" w:rsidRPr="00F24139">
        <w:rPr>
          <w:rFonts w:ascii="Times New Roman" w:hAnsi="Times New Roman"/>
          <w:sz w:val="22"/>
          <w:szCs w:val="22"/>
        </w:rPr>
        <w:t>위</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사전</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검침시점까지의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경과기간을</w:t>
      </w:r>
      <w:r w:rsidR="00F24139" w:rsidRPr="00F24139">
        <w:rPr>
          <w:rFonts w:ascii="Times New Roman" w:hAnsi="Times New Roman"/>
          <w:sz w:val="22"/>
          <w:szCs w:val="22"/>
        </w:rPr>
        <w:t xml:space="preserve"> </w:t>
      </w:r>
      <w:r w:rsidR="00F24139" w:rsidRPr="00F24139">
        <w:rPr>
          <w:rFonts w:ascii="Times New Roman" w:hAnsi="Times New Roman"/>
          <w:sz w:val="22"/>
          <w:szCs w:val="22"/>
        </w:rPr>
        <w:t>기초로</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적용요금에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따라</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산정한</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w:t>
      </w:r>
      <w:r w:rsidR="00F24139" w:rsidRPr="00F24139">
        <w:rPr>
          <w:rFonts w:ascii="Times New Roman" w:hAnsi="Times New Roman"/>
          <w:sz w:val="22"/>
          <w:szCs w:val="22"/>
        </w:rPr>
        <w:t xml:space="preserve"> </w:t>
      </w:r>
      <w:r w:rsidR="00F24139" w:rsidRPr="00F24139">
        <w:rPr>
          <w:rFonts w:ascii="Times New Roman" w:hAnsi="Times New Roman"/>
          <w:sz w:val="22"/>
          <w:szCs w:val="22"/>
        </w:rPr>
        <w:t>연동요금의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일평균액을</w:t>
      </w:r>
      <w:r w:rsidR="00F24139" w:rsidRPr="00F24139">
        <w:rPr>
          <w:rFonts w:ascii="Times New Roman" w:hAnsi="Times New Roman"/>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일수에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추정</w:t>
      </w:r>
      <w:r w:rsidR="00F24139">
        <w:rPr>
          <w:rFonts w:ascii="Times New Roman" w:hAnsi="Times New Roman" w:hint="eastAsia"/>
          <w:sz w:val="22"/>
          <w:szCs w:val="22"/>
        </w:rPr>
        <w:t>하기로</w:t>
      </w:r>
      <w:r w:rsidR="00F24139">
        <w:rPr>
          <w:rFonts w:ascii="Times New Roman" w:hAnsi="Times New Roman" w:hint="eastAsia"/>
          <w:sz w:val="22"/>
          <w:szCs w:val="22"/>
        </w:rPr>
        <w:t xml:space="preserve"> </w:t>
      </w:r>
      <w:r w:rsidR="00F24139">
        <w:rPr>
          <w:rFonts w:ascii="Times New Roman" w:hAnsi="Times New Roman" w:hint="eastAsia"/>
          <w:sz w:val="22"/>
          <w:szCs w:val="22"/>
        </w:rPr>
        <w:t>하며</w:t>
      </w:r>
      <w:r w:rsidR="00F24139">
        <w:rPr>
          <w:rFonts w:ascii="Times New Roman" w:hAnsi="Times New Roman" w:hint="eastAsia"/>
          <w:sz w:val="22"/>
          <w:szCs w:val="22"/>
        </w:rPr>
        <w:t>,</w:t>
      </w:r>
      <w:r w:rsidR="00F24139" w:rsidRPr="00F24139">
        <w:rPr>
          <w:rFonts w:ascii="Times New Roman" w:hAnsi="Times New Roman"/>
          <w:sz w:val="22"/>
          <w:szCs w:val="22"/>
        </w:rPr>
        <w:t xml:space="preserve"> </w:t>
      </w:r>
      <w:r w:rsidR="00F24139" w:rsidRPr="00F24139">
        <w:rPr>
          <w:rFonts w:ascii="Times New Roman" w:hAnsi="Times New Roman"/>
          <w:sz w:val="22"/>
          <w:szCs w:val="22"/>
        </w:rPr>
        <w:t>기본요금</w:t>
      </w:r>
      <w:r w:rsidR="00F24139" w:rsidRPr="00F24139">
        <w:rPr>
          <w:rFonts w:ascii="Times New Roman" w:hAnsi="Times New Roman"/>
          <w:sz w:val="22"/>
          <w:szCs w:val="22"/>
        </w:rPr>
        <w:t xml:space="preserve"> </w:t>
      </w:r>
      <w:r w:rsidR="00F24139" w:rsidRPr="00F24139">
        <w:rPr>
          <w:rFonts w:ascii="Times New Roman" w:hAnsi="Times New Roman"/>
          <w:sz w:val="22"/>
          <w:szCs w:val="22"/>
        </w:rPr>
        <w:t>등</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직접</w:t>
      </w:r>
      <w:r w:rsidR="00F24139" w:rsidRPr="00F24139">
        <w:rPr>
          <w:rFonts w:ascii="Times New Roman" w:hAnsi="Times New Roman"/>
          <w:sz w:val="22"/>
          <w:szCs w:val="22"/>
        </w:rPr>
        <w:t xml:space="preserve"> </w:t>
      </w:r>
      <w:r w:rsidR="00F24139" w:rsidRPr="00F24139">
        <w:rPr>
          <w:rFonts w:ascii="Times New Roman" w:hAnsi="Times New Roman"/>
          <w:sz w:val="22"/>
          <w:szCs w:val="22"/>
        </w:rPr>
        <w:t>연동되지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않는</w:t>
      </w:r>
      <w:r w:rsidR="00F24139" w:rsidRPr="00F24139">
        <w:rPr>
          <w:rFonts w:ascii="Times New Roman" w:hAnsi="Times New Roman"/>
          <w:sz w:val="22"/>
          <w:szCs w:val="22"/>
        </w:rPr>
        <w:t xml:space="preserve"> </w:t>
      </w:r>
      <w:r w:rsidR="00F24139" w:rsidRPr="00F24139">
        <w:rPr>
          <w:rFonts w:ascii="Times New Roman" w:hAnsi="Times New Roman"/>
          <w:sz w:val="22"/>
          <w:szCs w:val="22"/>
        </w:rPr>
        <w:t>항목은</w:t>
      </w:r>
      <w:r w:rsidR="00F24139" w:rsidRPr="00F24139">
        <w:rPr>
          <w:rFonts w:ascii="Times New Roman" w:hAnsi="Times New Roman"/>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적용요금을</w:t>
      </w:r>
      <w:r w:rsidR="00F24139" w:rsidRPr="00F24139">
        <w:rPr>
          <w:rFonts w:ascii="Times New Roman" w:hAnsi="Times New Roman"/>
          <w:sz w:val="22"/>
          <w:szCs w:val="22"/>
        </w:rPr>
        <w:t xml:space="preserve"> </w:t>
      </w:r>
      <w:r w:rsidR="00F24139" w:rsidRPr="00F24139">
        <w:rPr>
          <w:rFonts w:ascii="Times New Roman" w:hAnsi="Times New Roman"/>
          <w:sz w:val="22"/>
          <w:szCs w:val="22"/>
        </w:rPr>
        <w:t>기준으로</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위와</w:t>
      </w:r>
      <w:r w:rsidR="00F24139" w:rsidRPr="00F24139">
        <w:rPr>
          <w:rFonts w:ascii="Times New Roman" w:hAnsi="Times New Roman"/>
          <w:sz w:val="22"/>
          <w:szCs w:val="22"/>
        </w:rPr>
        <w:t xml:space="preserve"> </w:t>
      </w:r>
      <w:r w:rsidR="00F24139" w:rsidRPr="00F24139">
        <w:rPr>
          <w:rFonts w:ascii="Times New Roman" w:hAnsi="Times New Roman"/>
          <w:sz w:val="22"/>
          <w:szCs w:val="22"/>
        </w:rPr>
        <w:t>같이</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w:t>
      </w:r>
      <w:r w:rsidR="00F24139" w:rsidRPr="00F24139">
        <w:rPr>
          <w:rFonts w:ascii="Times New Roman" w:hAnsi="Times New Roman"/>
          <w:sz w:val="22"/>
          <w:szCs w:val="22"/>
        </w:rPr>
        <w:t xml:space="preserve"> </w:t>
      </w:r>
      <w:r w:rsidR="00F24139" w:rsidRPr="00F24139">
        <w:rPr>
          <w:rFonts w:ascii="Times New Roman" w:hAnsi="Times New Roman"/>
          <w:sz w:val="22"/>
          <w:szCs w:val="22"/>
        </w:rPr>
        <w:t>또는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추정한</w:t>
      </w:r>
      <w:r w:rsidR="00F24139" w:rsidRPr="00F24139">
        <w:rPr>
          <w:rFonts w:ascii="Times New Roman" w:hAnsi="Times New Roman"/>
          <w:sz w:val="22"/>
          <w:szCs w:val="22"/>
        </w:rPr>
        <w:t xml:space="preserve"> </w:t>
      </w:r>
      <w:r w:rsidR="00F24139" w:rsidRPr="00F24139">
        <w:rPr>
          <w:rFonts w:ascii="Times New Roman" w:hAnsi="Times New Roman"/>
          <w:sz w:val="22"/>
          <w:szCs w:val="22"/>
        </w:rPr>
        <w:t>요금은</w:t>
      </w:r>
      <w:r w:rsidR="00F24139" w:rsidRPr="00F24139">
        <w:rPr>
          <w:rFonts w:ascii="Times New Roman" w:hAnsi="Times New Roman"/>
          <w:sz w:val="22"/>
          <w:szCs w:val="22"/>
        </w:rPr>
        <w:t xml:space="preserve"> </w:t>
      </w:r>
      <w:r w:rsidR="00F24139" w:rsidRPr="00F24139">
        <w:rPr>
          <w:rFonts w:ascii="Times New Roman" w:hAnsi="Times New Roman"/>
          <w:sz w:val="22"/>
          <w:szCs w:val="22"/>
        </w:rPr>
        <w:t>각</w:t>
      </w:r>
      <w:r w:rsidR="00F24139" w:rsidRPr="00F24139">
        <w:rPr>
          <w:rFonts w:ascii="Times New Roman" w:hAnsi="Times New Roman"/>
          <w:sz w:val="22"/>
          <w:szCs w:val="22"/>
        </w:rPr>
        <w:t xml:space="preserve"> </w:t>
      </w:r>
      <w:r w:rsidR="00F24139" w:rsidRPr="00F24139">
        <w:rPr>
          <w:rFonts w:ascii="Times New Roman" w:hAnsi="Times New Roman"/>
          <w:sz w:val="22"/>
          <w:szCs w:val="22"/>
        </w:rPr>
        <w:t>당사자의</w:t>
      </w:r>
      <w:r w:rsidR="00F24139" w:rsidRPr="00F24139">
        <w:rPr>
          <w:rFonts w:ascii="Times New Roman" w:hAnsi="Times New Roman"/>
          <w:sz w:val="22"/>
          <w:szCs w:val="22"/>
        </w:rPr>
        <w:t xml:space="preserve"> </w:t>
      </w:r>
      <w:r w:rsidR="00F24139" w:rsidRPr="00F24139">
        <w:rPr>
          <w:rFonts w:ascii="Times New Roman" w:hAnsi="Times New Roman"/>
          <w:sz w:val="22"/>
          <w:szCs w:val="22"/>
        </w:rPr>
        <w:t>부담기간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일수에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따라</w:t>
      </w:r>
      <w:r w:rsidR="00F24139" w:rsidRPr="00F24139">
        <w:rPr>
          <w:rFonts w:ascii="Times New Roman" w:hAnsi="Times New Roman"/>
          <w:sz w:val="22"/>
          <w:szCs w:val="22"/>
        </w:rPr>
        <w:t xml:space="preserve"> </w:t>
      </w:r>
      <w:r w:rsidR="00F24139" w:rsidRPr="00F24139">
        <w:rPr>
          <w:rFonts w:ascii="Times New Roman" w:hAnsi="Times New Roman"/>
          <w:sz w:val="22"/>
          <w:szCs w:val="22"/>
        </w:rPr>
        <w:t>일할</w:t>
      </w:r>
      <w:r w:rsidR="00F24139" w:rsidRPr="00F24139">
        <w:rPr>
          <w:rFonts w:ascii="Times New Roman" w:hAnsi="Times New Roman"/>
          <w:sz w:val="22"/>
          <w:szCs w:val="22"/>
        </w:rPr>
        <w:t xml:space="preserve"> </w:t>
      </w:r>
      <w:r w:rsidR="00F24139" w:rsidRPr="00F24139">
        <w:rPr>
          <w:rFonts w:ascii="Times New Roman" w:hAnsi="Times New Roman"/>
          <w:sz w:val="22"/>
          <w:szCs w:val="22"/>
        </w:rPr>
        <w:t>배분한다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w:t>
      </w:r>
      <w:r w:rsidR="00F24139" w:rsidRPr="00F24139">
        <w:rPr>
          <w:rFonts w:ascii="Times New Roman" w:hAnsi="Times New Roman"/>
          <w:sz w:val="22"/>
          <w:szCs w:val="22"/>
        </w:rPr>
        <w:t xml:space="preserve"> </w:t>
      </w:r>
      <w:r w:rsidR="00F24139" w:rsidRPr="00F24139">
        <w:rPr>
          <w:rFonts w:ascii="Times New Roman" w:hAnsi="Times New Roman"/>
          <w:sz w:val="22"/>
          <w:szCs w:val="22"/>
        </w:rPr>
        <w:t>또는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위</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산정이</w:t>
      </w:r>
      <w:r w:rsidR="00F24139" w:rsidRPr="00F24139">
        <w:rPr>
          <w:rFonts w:ascii="Times New Roman" w:hAnsi="Times New Roman"/>
          <w:sz w:val="22"/>
          <w:szCs w:val="22"/>
        </w:rPr>
        <w:t xml:space="preserve"> </w:t>
      </w:r>
      <w:r w:rsidR="00F24139" w:rsidRPr="00F24139">
        <w:rPr>
          <w:rFonts w:ascii="Times New Roman" w:hAnsi="Times New Roman"/>
          <w:sz w:val="22"/>
          <w:szCs w:val="22"/>
        </w:rPr>
        <w:t>곤란한</w:t>
      </w:r>
      <w:r w:rsidR="00F24139" w:rsidRPr="00F24139">
        <w:rPr>
          <w:rFonts w:ascii="Times New Roman" w:hAnsi="Times New Roman"/>
          <w:sz w:val="22"/>
          <w:szCs w:val="22"/>
        </w:rPr>
        <w:t xml:space="preserve"> </w:t>
      </w:r>
      <w:r w:rsidR="00F24139" w:rsidRPr="00F24139">
        <w:rPr>
          <w:rFonts w:ascii="Times New Roman" w:hAnsi="Times New Roman"/>
          <w:sz w:val="22"/>
          <w:szCs w:val="22"/>
        </w:rPr>
        <w:t>항목의</w:t>
      </w:r>
      <w:r w:rsidR="00F24139" w:rsidRPr="00F24139">
        <w:rPr>
          <w:rFonts w:ascii="Times New Roman" w:hAnsi="Times New Roman"/>
          <w:sz w:val="22"/>
          <w:szCs w:val="22"/>
        </w:rPr>
        <w:t xml:space="preserve"> </w:t>
      </w:r>
      <w:r w:rsidR="00F24139" w:rsidRPr="00F24139">
        <w:rPr>
          <w:rFonts w:ascii="Times New Roman" w:hAnsi="Times New Roman"/>
          <w:sz w:val="22"/>
          <w:szCs w:val="22"/>
        </w:rPr>
        <w:t>대체</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산정기준</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산출내역</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요금</w:t>
      </w:r>
      <w:r w:rsidR="00F24139" w:rsidRPr="00F24139">
        <w:rPr>
          <w:rFonts w:ascii="Times New Roman" w:hAnsi="Times New Roman"/>
          <w:sz w:val="22"/>
          <w:szCs w:val="22"/>
        </w:rPr>
        <w:t xml:space="preserve"> </w:t>
      </w:r>
      <w:r w:rsidR="00F24139" w:rsidRPr="00F24139">
        <w:rPr>
          <w:rFonts w:ascii="Times New Roman" w:hAnsi="Times New Roman"/>
          <w:sz w:val="22"/>
          <w:szCs w:val="22"/>
        </w:rPr>
        <w:t>납부주체는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정산합의서에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명시한다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기고지</w:t>
      </w:r>
      <w:r w:rsidR="00F24139" w:rsidRPr="00F24139">
        <w:rPr>
          <w:rFonts w:ascii="Times New Roman" w:hAnsi="Times New Roman"/>
          <w:sz w:val="22"/>
          <w:szCs w:val="22"/>
        </w:rPr>
        <w:t>·</w:t>
      </w:r>
      <w:r w:rsidR="00F24139" w:rsidRPr="00F24139">
        <w:rPr>
          <w:rFonts w:ascii="Times New Roman" w:hAnsi="Times New Roman"/>
          <w:sz w:val="22"/>
          <w:szCs w:val="22"/>
        </w:rPr>
        <w:t>기납부</w:t>
      </w:r>
      <w:r w:rsidR="00F24139" w:rsidRPr="00F24139">
        <w:rPr>
          <w:rFonts w:ascii="Times New Roman" w:hAnsi="Times New Roman"/>
          <w:sz w:val="22"/>
          <w:szCs w:val="22"/>
        </w:rPr>
        <w:t xml:space="preserve"> </w:t>
      </w:r>
      <w:r w:rsidR="00F24139" w:rsidRPr="00F24139">
        <w:rPr>
          <w:rFonts w:ascii="Times New Roman" w:hAnsi="Times New Roman"/>
          <w:sz w:val="22"/>
          <w:szCs w:val="22"/>
        </w:rPr>
        <w:t>금액</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임차인</w:t>
      </w:r>
      <w:r w:rsidR="00F24139" w:rsidRPr="00F24139">
        <w:rPr>
          <w:rFonts w:ascii="Times New Roman" w:hAnsi="Times New Roman"/>
          <w:sz w:val="22"/>
          <w:szCs w:val="22"/>
        </w:rPr>
        <w:t xml:space="preserve"> </w:t>
      </w:r>
      <w:r w:rsidR="00F24139" w:rsidRPr="00F24139">
        <w:rPr>
          <w:rFonts w:ascii="Times New Roman" w:hAnsi="Times New Roman"/>
          <w:sz w:val="22"/>
          <w:szCs w:val="22"/>
        </w:rPr>
        <w:t>부담분은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중복</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아니한다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정산금액은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제</w:t>
      </w:r>
      <w:r w:rsidR="00F24139" w:rsidRPr="00F24139">
        <w:rPr>
          <w:rFonts w:ascii="Times New Roman" w:hAnsi="Times New Roman"/>
          <w:sz w:val="22"/>
          <w:szCs w:val="22"/>
        </w:rPr>
        <w:t>3.6</w:t>
      </w:r>
      <w:r w:rsidR="00F24139" w:rsidRPr="00F24139">
        <w:rPr>
          <w:rFonts w:ascii="Times New Roman" w:hAnsi="Times New Roman"/>
          <w:sz w:val="22"/>
          <w:szCs w:val="22"/>
        </w:rPr>
        <w:t>조에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따른</w:t>
      </w:r>
      <w:r w:rsidR="00F24139" w:rsidRPr="00F24139">
        <w:rPr>
          <w:rFonts w:ascii="Times New Roman" w:hAnsi="Times New Roman"/>
          <w:sz w:val="22"/>
          <w:szCs w:val="22"/>
        </w:rPr>
        <w:t xml:space="preserve"> </w:t>
      </w:r>
      <w:r w:rsidR="00F24139" w:rsidRPr="00F24139">
        <w:rPr>
          <w:rFonts w:ascii="Times New Roman" w:hAnsi="Times New Roman"/>
          <w:sz w:val="22"/>
          <w:szCs w:val="22"/>
        </w:rPr>
        <w:t>기한까지</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거래종결일에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매매대금</w:t>
      </w:r>
      <w:r w:rsidR="00F24139" w:rsidRPr="00F24139">
        <w:rPr>
          <w:rFonts w:ascii="Times New Roman" w:hAnsi="Times New Roman"/>
          <w:sz w:val="22"/>
          <w:szCs w:val="22"/>
        </w:rPr>
        <w:t xml:space="preserve"> </w:t>
      </w:r>
      <w:r w:rsidR="00F24139" w:rsidRPr="00F24139">
        <w:rPr>
          <w:rFonts w:ascii="Times New Roman" w:hAnsi="Times New Roman"/>
          <w:sz w:val="22"/>
          <w:szCs w:val="22"/>
        </w:rPr>
        <w:t>지급과</w:t>
      </w:r>
      <w:r w:rsidR="00F24139" w:rsidRPr="00F24139">
        <w:rPr>
          <w:rFonts w:ascii="Times New Roman" w:hAnsi="Times New Roman"/>
          <w:sz w:val="22"/>
          <w:szCs w:val="22"/>
        </w:rPr>
        <w:t xml:space="preserve"> </w:t>
      </w:r>
      <w:r w:rsidR="00F24139" w:rsidRPr="00F24139">
        <w:rPr>
          <w:rFonts w:ascii="Times New Roman" w:hAnsi="Times New Roman"/>
          <w:sz w:val="22"/>
          <w:szCs w:val="22"/>
        </w:rPr>
        <w:t>동시에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정산하며</w:t>
      </w:r>
      <w:r w:rsidR="00F24139" w:rsidRPr="00F24139">
        <w:rPr>
          <w:rFonts w:ascii="Times New Roman" w:hAnsi="Times New Roman"/>
          <w:sz w:val="22"/>
          <w:szCs w:val="22"/>
        </w:rPr>
        <w:t xml:space="preserve">, </w:t>
      </w:r>
      <w:r w:rsidR="00F24139" w:rsidRPr="00F24139">
        <w:rPr>
          <w:rFonts w:ascii="Times New Roman" w:hAnsi="Times New Roman"/>
          <w:sz w:val="22"/>
          <w:szCs w:val="22"/>
        </w:rPr>
        <w:t>향후</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고지금액과의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차액은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추가</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아니한다</w:t>
      </w:r>
      <w:r w:rsidR="00F24139" w:rsidRPr="00F24139">
        <w:rPr>
          <w:rFonts w:ascii="Times New Roman" w:hAnsi="Times New Roman"/>
          <w:sz w:val="22"/>
          <w:szCs w:val="22"/>
        </w:rPr>
        <w:t>.</w:t>
      </w:r>
      <w:r w:rsidR="00F24139" w:rsidRPr="00F24139" w:rsidDel="00F24139">
        <w:rPr>
          <w:rFonts w:ascii="Times New Roman" w:hAnsi="Times New Roman"/>
          <w:sz w:val="22"/>
          <w:szCs w:val="22"/>
        </w:rPr>
        <w:t xml:space="preserve"> </w:t>
      </w:r>
    </w:p>
    <w:p w14:paraId="4DBE3EAA" w14:textId="0DC62B07" w:rsidR="006E7C91" w:rsidRDefault="006E7C91"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66D6E02" w14:textId="50997870" w:rsidR="00A453E6" w:rsidRDefault="00A453E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890A3B">
        <w:rPr>
          <w:rFonts w:ascii="Times New Roman" w:hAnsi="Times New Roman" w:hint="eastAsia"/>
          <w:sz w:val="22"/>
          <w:szCs w:val="22"/>
          <w:u w:val="single"/>
        </w:rPr>
        <w:t>임대료</w:t>
      </w:r>
      <w:r w:rsidRPr="00890A3B">
        <w:rPr>
          <w:rFonts w:ascii="Times New Roman" w:hAnsi="Times New Roman"/>
          <w:sz w:val="22"/>
          <w:szCs w:val="22"/>
          <w:u w:val="single"/>
        </w:rPr>
        <w:t xml:space="preserve"> </w:t>
      </w:r>
      <w:r w:rsidRPr="00890A3B">
        <w:rPr>
          <w:rFonts w:ascii="Times New Roman" w:hAnsi="Times New Roman" w:hint="eastAsia"/>
          <w:sz w:val="22"/>
          <w:szCs w:val="22"/>
          <w:u w:val="single"/>
        </w:rPr>
        <w:t>등</w:t>
      </w:r>
      <w:r>
        <w:rPr>
          <w:rFonts w:ascii="Times New Roman" w:hAnsi="Times New Roman" w:hint="eastAsia"/>
          <w:sz w:val="22"/>
          <w:szCs w:val="22"/>
          <w:u w:val="single"/>
        </w:rPr>
        <w:t xml:space="preserve"> </w:t>
      </w:r>
      <w:r>
        <w:rPr>
          <w:rFonts w:ascii="Times New Roman" w:hAnsi="Times New Roman" w:hint="eastAsia"/>
          <w:sz w:val="22"/>
          <w:szCs w:val="22"/>
          <w:u w:val="single"/>
        </w:rPr>
        <w:t>수익</w:t>
      </w:r>
      <w:r>
        <w:rPr>
          <w:rFonts w:ascii="Times New Roman" w:hAnsi="Times New Roman" w:hint="eastAsia"/>
          <w:sz w:val="22"/>
          <w:szCs w:val="22"/>
        </w:rPr>
        <w:t>:</w:t>
      </w:r>
      <w:r>
        <w:rPr>
          <w:rFonts w:ascii="Times New Roman" w:hAnsi="Times New Roman"/>
          <w:sz w:val="22"/>
          <w:szCs w:val="22"/>
        </w:rPr>
        <w:t xml:space="preserve"> </w:t>
      </w:r>
      <w:r w:rsidR="00830530">
        <w:rPr>
          <w:rFonts w:ascii="Times New Roman" w:hAnsi="Times New Roman" w:hint="eastAsia"/>
          <w:sz w:val="22"/>
          <w:szCs w:val="22"/>
        </w:rPr>
        <w:t>매매목적물</w:t>
      </w:r>
      <w:r>
        <w:rPr>
          <w:rFonts w:ascii="Times New Roman" w:hAnsi="Times New Roman" w:hint="eastAsia"/>
          <w:sz w:val="22"/>
          <w:szCs w:val="22"/>
        </w:rPr>
        <w:t>과</w:t>
      </w:r>
      <w:r>
        <w:rPr>
          <w:rFonts w:ascii="Times New Roman" w:hAnsi="Times New Roman" w:hint="eastAsia"/>
          <w:sz w:val="22"/>
          <w:szCs w:val="22"/>
        </w:rPr>
        <w:t xml:space="preserve"> </w:t>
      </w:r>
      <w:r>
        <w:rPr>
          <w:rFonts w:ascii="Times New Roman" w:hAnsi="Times New Roman" w:hint="eastAsia"/>
          <w:sz w:val="22"/>
          <w:szCs w:val="22"/>
        </w:rPr>
        <w:t>관련하여</w:t>
      </w:r>
      <w:r>
        <w:rPr>
          <w:rFonts w:ascii="Times New Roman" w:hAnsi="Times New Roman" w:hint="eastAsia"/>
          <w:sz w:val="22"/>
          <w:szCs w:val="22"/>
        </w:rPr>
        <w:t xml:space="preserve"> </w:t>
      </w:r>
      <w:r>
        <w:rPr>
          <w:rFonts w:ascii="Times New Roman" w:hAnsi="Times New Roman" w:hint="eastAsia"/>
          <w:sz w:val="22"/>
          <w:szCs w:val="22"/>
        </w:rPr>
        <w:t>발생하는</w:t>
      </w:r>
      <w:r>
        <w:rPr>
          <w:rFonts w:ascii="Times New Roman" w:hAnsi="Times New Roman" w:hint="eastAsia"/>
          <w:sz w:val="22"/>
          <w:szCs w:val="22"/>
        </w:rPr>
        <w:t xml:space="preserve"> </w:t>
      </w:r>
      <w:r>
        <w:rPr>
          <w:rFonts w:ascii="Times New Roman" w:hAnsi="Times New Roman" w:hint="eastAsia"/>
          <w:sz w:val="22"/>
          <w:szCs w:val="22"/>
        </w:rPr>
        <w:t>임대료</w:t>
      </w:r>
      <w:r w:rsidR="006235C5">
        <w:rPr>
          <w:rFonts w:ascii="Times New Roman" w:hAnsi="Times New Roman" w:hint="eastAsia"/>
          <w:sz w:val="22"/>
          <w:szCs w:val="22"/>
        </w:rPr>
        <w:t xml:space="preserve">, </w:t>
      </w:r>
      <w:r w:rsidR="006235C5">
        <w:rPr>
          <w:rFonts w:ascii="Times New Roman" w:hAnsi="Times New Roman" w:hint="eastAsia"/>
          <w:sz w:val="22"/>
          <w:szCs w:val="22"/>
        </w:rPr>
        <w:t>관리비</w:t>
      </w:r>
      <w:r w:rsidR="006235C5">
        <w:rPr>
          <w:rFonts w:ascii="Times New Roman" w:hAnsi="Times New Roman" w:hint="eastAsia"/>
          <w:sz w:val="22"/>
          <w:szCs w:val="22"/>
        </w:rPr>
        <w:t xml:space="preserve">, </w:t>
      </w:r>
      <w:r w:rsidR="006235C5">
        <w:rPr>
          <w:rFonts w:ascii="Times New Roman" w:hAnsi="Times New Roman" w:hint="eastAsia"/>
          <w:sz w:val="22"/>
          <w:szCs w:val="22"/>
        </w:rPr>
        <w:t>주차장</w:t>
      </w:r>
      <w:r w:rsidR="006235C5">
        <w:rPr>
          <w:rFonts w:ascii="Times New Roman" w:hAnsi="Times New Roman" w:hint="eastAsia"/>
          <w:sz w:val="22"/>
          <w:szCs w:val="22"/>
        </w:rPr>
        <w:t xml:space="preserve"> </w:t>
      </w:r>
      <w:r w:rsidR="006235C5">
        <w:rPr>
          <w:rFonts w:ascii="Times New Roman" w:hAnsi="Times New Roman" w:hint="eastAsia"/>
          <w:sz w:val="22"/>
          <w:szCs w:val="22"/>
        </w:rPr>
        <w:t>사용료</w:t>
      </w:r>
      <w:r>
        <w:rPr>
          <w:rFonts w:ascii="Times New Roman" w:hAnsi="Times New Roman" w:hint="eastAsia"/>
          <w:sz w:val="22"/>
          <w:szCs w:val="22"/>
        </w:rPr>
        <w:t xml:space="preserve"> </w:t>
      </w:r>
      <w:r>
        <w:rPr>
          <w:rFonts w:ascii="Times New Roman" w:hAnsi="Times New Roman" w:hint="eastAsia"/>
          <w:sz w:val="22"/>
          <w:szCs w:val="22"/>
        </w:rPr>
        <w:t>등</w:t>
      </w:r>
      <w:r>
        <w:rPr>
          <w:rFonts w:ascii="Times New Roman" w:hAnsi="Times New Roman" w:hint="eastAsia"/>
          <w:sz w:val="22"/>
          <w:szCs w:val="22"/>
        </w:rPr>
        <w:t xml:space="preserve"> </w:t>
      </w:r>
      <w:r>
        <w:rPr>
          <w:rFonts w:ascii="Times New Roman" w:hAnsi="Times New Roman" w:hint="eastAsia"/>
          <w:sz w:val="22"/>
          <w:szCs w:val="22"/>
        </w:rPr>
        <w:t>제반</w:t>
      </w:r>
      <w:r>
        <w:rPr>
          <w:rFonts w:ascii="Times New Roman" w:hAnsi="Times New Roman" w:hint="eastAsia"/>
          <w:sz w:val="22"/>
          <w:szCs w:val="22"/>
        </w:rPr>
        <w:t xml:space="preserve"> </w:t>
      </w:r>
      <w:r>
        <w:rPr>
          <w:rFonts w:ascii="Times New Roman" w:hAnsi="Times New Roman" w:hint="eastAsia"/>
          <w:sz w:val="22"/>
          <w:szCs w:val="22"/>
        </w:rPr>
        <w:t>수익은</w:t>
      </w:r>
      <w:r>
        <w:rPr>
          <w:rFonts w:ascii="Times New Roman" w:hAnsi="Times New Roman" w:hint="eastAsia"/>
          <w:sz w:val="22"/>
          <w:szCs w:val="22"/>
        </w:rPr>
        <w:t xml:space="preserve"> </w:t>
      </w:r>
      <w:r w:rsidRPr="00A453E6">
        <w:rPr>
          <w:rFonts w:ascii="Times New Roman" w:hAnsi="Times New Roman" w:hint="eastAsia"/>
          <w:bCs/>
          <w:sz w:val="22"/>
          <w:szCs w:val="22"/>
        </w:rPr>
        <w:t>거래종결일이</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속하는</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w:t>
      </w:r>
      <w:r>
        <w:rPr>
          <w:rFonts w:ascii="Times New Roman" w:hAnsi="Times New Roman" w:hint="eastAsia"/>
          <w:bCs/>
          <w:sz w:val="22"/>
          <w:szCs w:val="22"/>
        </w:rPr>
        <w:t>을</w:t>
      </w:r>
      <w:r>
        <w:rPr>
          <w:rFonts w:ascii="Times New Roman" w:hAnsi="Times New Roman" w:hint="eastAsia"/>
          <w:bCs/>
          <w:sz w:val="22"/>
          <w:szCs w:val="22"/>
        </w:rPr>
        <w:t xml:space="preserve"> </w:t>
      </w:r>
      <w:r>
        <w:rPr>
          <w:rFonts w:ascii="Times New Roman" w:hAnsi="Times New Roman" w:hint="eastAsia"/>
          <w:bCs/>
          <w:sz w:val="22"/>
          <w:szCs w:val="22"/>
        </w:rPr>
        <w:t>기준으로</w:t>
      </w:r>
      <w:r>
        <w:rPr>
          <w:rFonts w:ascii="Times New Roman" w:hAnsi="Times New Roman" w:hint="eastAsia"/>
          <w:bCs/>
          <w:sz w:val="22"/>
          <w:szCs w:val="22"/>
        </w:rPr>
        <w:t xml:space="preserve"> </w:t>
      </w:r>
      <w:r>
        <w:rPr>
          <w:rFonts w:ascii="Times New Roman" w:hAnsi="Times New Roman" w:hint="eastAsia"/>
          <w:bCs/>
          <w:sz w:val="22"/>
          <w:szCs w:val="22"/>
        </w:rPr>
        <w:t>일할</w:t>
      </w:r>
      <w:r>
        <w:rPr>
          <w:rFonts w:ascii="Times New Roman" w:hAnsi="Times New Roman" w:hint="eastAsia"/>
          <w:bCs/>
          <w:sz w:val="22"/>
          <w:szCs w:val="22"/>
        </w:rPr>
        <w:t xml:space="preserve"> </w:t>
      </w:r>
      <w:r>
        <w:rPr>
          <w:rFonts w:ascii="Times New Roman" w:hAnsi="Times New Roman" w:hint="eastAsia"/>
          <w:bCs/>
          <w:sz w:val="22"/>
          <w:szCs w:val="22"/>
        </w:rPr>
        <w:t>정산하되</w:t>
      </w:r>
      <w:r>
        <w:rPr>
          <w:rFonts w:ascii="Times New Roman" w:hAnsi="Times New Roman" w:hint="eastAsia"/>
          <w:bCs/>
          <w:sz w:val="22"/>
          <w:szCs w:val="22"/>
        </w:rPr>
        <w:t>,</w:t>
      </w:r>
      <w:r>
        <w:rPr>
          <w:rFonts w:ascii="Times New Roman" w:hAnsi="Times New Roman"/>
          <w:bCs/>
          <w:sz w:val="22"/>
          <w:szCs w:val="22"/>
        </w:rPr>
        <w:t xml:space="preserve"> </w:t>
      </w:r>
      <w:r>
        <w:rPr>
          <w:rFonts w:ascii="Times New Roman" w:hAnsi="Times New Roman" w:hint="eastAsia"/>
          <w:bCs/>
          <w:sz w:val="22"/>
          <w:szCs w:val="22"/>
        </w:rPr>
        <w:t>해당</w:t>
      </w:r>
      <w:r>
        <w:rPr>
          <w:rFonts w:ascii="Times New Roman" w:hAnsi="Times New Roman" w:hint="eastAsia"/>
          <w:bCs/>
          <w:sz w:val="22"/>
          <w:szCs w:val="22"/>
        </w:rPr>
        <w:t xml:space="preserve"> </w:t>
      </w:r>
      <w:r>
        <w:rPr>
          <w:rFonts w:ascii="Times New Roman" w:hAnsi="Times New Roman" w:hint="eastAsia"/>
          <w:bCs/>
          <w:sz w:val="22"/>
          <w:szCs w:val="22"/>
        </w:rPr>
        <w:t>월</w:t>
      </w:r>
      <w:r w:rsidRPr="00A453E6">
        <w:rPr>
          <w:rFonts w:ascii="Times New Roman" w:hAnsi="Times New Roman" w:hint="eastAsia"/>
          <w:bCs/>
          <w:sz w:val="22"/>
          <w:szCs w:val="22"/>
        </w:rPr>
        <w:t>의</w:t>
      </w:r>
      <w:r w:rsidRPr="00A453E6">
        <w:rPr>
          <w:rFonts w:ascii="Times New Roman" w:hAnsi="Times New Roman" w:hint="eastAsia"/>
          <w:bCs/>
          <w:sz w:val="22"/>
          <w:szCs w:val="22"/>
        </w:rPr>
        <w:t xml:space="preserve"> </w:t>
      </w:r>
      <w:r>
        <w:rPr>
          <w:rFonts w:ascii="Times New Roman" w:hAnsi="Times New Roman" w:hint="eastAsia"/>
          <w:bCs/>
          <w:sz w:val="22"/>
          <w:szCs w:val="22"/>
        </w:rPr>
        <w:t>첫날</w:t>
      </w:r>
      <w:r w:rsidRPr="00A453E6">
        <w:rPr>
          <w:rFonts w:ascii="Times New Roman" w:hAnsi="Times New Roman" w:hint="eastAsia"/>
          <w:bCs/>
          <w:sz w:val="22"/>
          <w:szCs w:val="22"/>
        </w:rPr>
        <w:t>(1</w:t>
      </w:r>
      <w:r w:rsidRPr="00A453E6">
        <w:rPr>
          <w:rFonts w:ascii="Times New Roman" w:hAnsi="Times New Roman" w:hint="eastAsia"/>
          <w:bCs/>
          <w:sz w:val="22"/>
          <w:szCs w:val="22"/>
        </w:rPr>
        <w:t>일</w:t>
      </w:r>
      <w:r w:rsidRPr="00A453E6">
        <w:rPr>
          <w:rFonts w:ascii="Times New Roman" w:hAnsi="Times New Roman" w:hint="eastAsia"/>
          <w:bCs/>
          <w:sz w:val="22"/>
          <w:szCs w:val="22"/>
        </w:rPr>
        <w:t>)</w:t>
      </w:r>
      <w:r w:rsidRPr="00A453E6">
        <w:rPr>
          <w:rFonts w:ascii="Times New Roman" w:hAnsi="Times New Roman" w:hint="eastAsia"/>
          <w:bCs/>
          <w:sz w:val="22"/>
          <w:szCs w:val="22"/>
        </w:rPr>
        <w:t>부터</w:t>
      </w:r>
      <w:r w:rsidRPr="00A453E6">
        <w:rPr>
          <w:rFonts w:ascii="Times New Roman" w:hAnsi="Times New Roman" w:hint="eastAsia"/>
          <w:bCs/>
          <w:sz w:val="22"/>
          <w:szCs w:val="22"/>
        </w:rPr>
        <w:t xml:space="preserve"> </w:t>
      </w:r>
      <w:r w:rsidRPr="00A453E6">
        <w:rPr>
          <w:rFonts w:ascii="Times New Roman" w:hAnsi="Times New Roman"/>
          <w:bCs/>
          <w:sz w:val="22"/>
          <w:szCs w:val="22"/>
        </w:rPr>
        <w:t>거래종결일</w:t>
      </w:r>
      <w:r w:rsidRPr="00A453E6">
        <w:rPr>
          <w:rFonts w:ascii="Times New Roman" w:hAnsi="Times New Roman"/>
          <w:bCs/>
          <w:sz w:val="22"/>
          <w:szCs w:val="22"/>
        </w:rPr>
        <w:t xml:space="preserve"> </w:t>
      </w:r>
      <w:r w:rsidRPr="00A453E6">
        <w:rPr>
          <w:rFonts w:ascii="Times New Roman" w:hAnsi="Times New Roman"/>
          <w:bCs/>
          <w:sz w:val="22"/>
          <w:szCs w:val="22"/>
        </w:rPr>
        <w:t>직전일까지</w:t>
      </w:r>
      <w:r w:rsidRPr="00A453E6">
        <w:rPr>
          <w:rFonts w:ascii="Times New Roman" w:hAnsi="Times New Roman" w:hint="eastAsia"/>
          <w:bCs/>
          <w:sz w:val="22"/>
          <w:szCs w:val="22"/>
        </w:rPr>
        <w:t>는</w:t>
      </w:r>
      <w:r w:rsidRPr="00A453E6">
        <w:rPr>
          <w:rFonts w:ascii="Times New Roman" w:hAnsi="Times New Roman" w:hint="eastAsia"/>
          <w:bCs/>
          <w:sz w:val="22"/>
          <w:szCs w:val="22"/>
        </w:rPr>
        <w:t xml:space="preserve"> </w:t>
      </w:r>
      <w:r w:rsidRPr="00A453E6">
        <w:rPr>
          <w:rFonts w:ascii="Times New Roman" w:hAnsi="Times New Roman"/>
          <w:bCs/>
          <w:sz w:val="22"/>
          <w:szCs w:val="22"/>
        </w:rPr>
        <w:t>매도인이</w:t>
      </w:r>
      <w:r w:rsidRPr="00A453E6">
        <w:rPr>
          <w:rFonts w:ascii="Times New Roman" w:hAnsi="Times New Roman"/>
          <w:bCs/>
          <w:sz w:val="22"/>
          <w:szCs w:val="22"/>
        </w:rPr>
        <w:t xml:space="preserve"> </w:t>
      </w:r>
      <w:r>
        <w:rPr>
          <w:rFonts w:ascii="Times New Roman" w:hAnsi="Times New Roman" w:hint="eastAsia"/>
          <w:bCs/>
          <w:sz w:val="22"/>
          <w:szCs w:val="22"/>
        </w:rPr>
        <w:t>향유하</w:t>
      </w:r>
      <w:r w:rsidRPr="00A453E6">
        <w:rPr>
          <w:rFonts w:ascii="Times New Roman" w:hAnsi="Times New Roman"/>
          <w:bCs/>
          <w:sz w:val="22"/>
          <w:szCs w:val="22"/>
        </w:rPr>
        <w:t>고</w:t>
      </w:r>
      <w:r w:rsidRPr="00A453E6">
        <w:rPr>
          <w:rFonts w:ascii="Times New Roman" w:hAnsi="Times New Roman"/>
          <w:bCs/>
          <w:sz w:val="22"/>
          <w:szCs w:val="22"/>
        </w:rPr>
        <w:t xml:space="preserve"> </w:t>
      </w:r>
      <w:r w:rsidRPr="00A453E6">
        <w:rPr>
          <w:rFonts w:ascii="Times New Roman" w:hAnsi="Times New Roman"/>
          <w:bCs/>
          <w:sz w:val="22"/>
          <w:szCs w:val="22"/>
        </w:rPr>
        <w:t>거래종결일부터</w:t>
      </w:r>
      <w:r w:rsidRPr="00A453E6">
        <w:rPr>
          <w:rFonts w:ascii="Times New Roman" w:hAnsi="Times New Roman"/>
          <w:bCs/>
          <w:sz w:val="22"/>
          <w:szCs w:val="22"/>
        </w:rPr>
        <w:t xml:space="preserve"> </w:t>
      </w:r>
      <w:r w:rsidRPr="00A453E6">
        <w:rPr>
          <w:rFonts w:ascii="Times New Roman" w:hAnsi="Times New Roman" w:hint="eastAsia"/>
          <w:bCs/>
          <w:sz w:val="22"/>
          <w:szCs w:val="22"/>
        </w:rPr>
        <w:t>해당</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월의</w:t>
      </w:r>
      <w:r w:rsidRPr="00A453E6">
        <w:rPr>
          <w:rFonts w:ascii="Times New Roman" w:hAnsi="Times New Roman" w:hint="eastAsia"/>
          <w:bCs/>
          <w:sz w:val="22"/>
          <w:szCs w:val="22"/>
        </w:rPr>
        <w:t xml:space="preserve"> </w:t>
      </w:r>
      <w:r>
        <w:rPr>
          <w:rFonts w:ascii="Times New Roman" w:hAnsi="Times New Roman" w:hint="eastAsia"/>
          <w:bCs/>
          <w:sz w:val="22"/>
          <w:szCs w:val="22"/>
        </w:rPr>
        <w:t>마지막</w:t>
      </w:r>
      <w:r>
        <w:rPr>
          <w:rFonts w:ascii="Times New Roman" w:hAnsi="Times New Roman" w:hint="eastAsia"/>
          <w:bCs/>
          <w:sz w:val="22"/>
          <w:szCs w:val="22"/>
        </w:rPr>
        <w:t xml:space="preserve"> </w:t>
      </w:r>
      <w:r>
        <w:rPr>
          <w:rFonts w:ascii="Times New Roman" w:hAnsi="Times New Roman" w:hint="eastAsia"/>
          <w:bCs/>
          <w:sz w:val="22"/>
          <w:szCs w:val="22"/>
        </w:rPr>
        <w:t>날</w:t>
      </w:r>
      <w:r w:rsidRPr="00A453E6">
        <w:rPr>
          <w:rFonts w:ascii="Times New Roman" w:hAnsi="Times New Roman" w:hint="eastAsia"/>
          <w:bCs/>
          <w:sz w:val="22"/>
          <w:szCs w:val="22"/>
        </w:rPr>
        <w:t>까지는</w:t>
      </w:r>
      <w:r w:rsidRPr="00A453E6">
        <w:rPr>
          <w:rFonts w:ascii="Times New Roman" w:hAnsi="Times New Roman" w:hint="eastAsia"/>
          <w:bCs/>
          <w:sz w:val="22"/>
          <w:szCs w:val="22"/>
        </w:rPr>
        <w:t xml:space="preserve"> </w:t>
      </w:r>
      <w:r w:rsidRPr="00A453E6">
        <w:rPr>
          <w:rFonts w:ascii="Times New Roman" w:hAnsi="Times New Roman"/>
          <w:bCs/>
          <w:sz w:val="22"/>
          <w:szCs w:val="22"/>
        </w:rPr>
        <w:t>매수인이</w:t>
      </w:r>
      <w:r w:rsidRPr="00A453E6">
        <w:rPr>
          <w:rFonts w:ascii="Times New Roman" w:hAnsi="Times New Roman"/>
          <w:bCs/>
          <w:sz w:val="22"/>
          <w:szCs w:val="22"/>
        </w:rPr>
        <w:t xml:space="preserve"> </w:t>
      </w:r>
      <w:r w:rsidRPr="00A453E6">
        <w:rPr>
          <w:rFonts w:ascii="Times New Roman" w:hAnsi="Times New Roman"/>
          <w:bCs/>
          <w:sz w:val="22"/>
          <w:szCs w:val="22"/>
        </w:rPr>
        <w:t>향유한다</w:t>
      </w:r>
      <w:r w:rsidRPr="00A453E6">
        <w:rPr>
          <w:rFonts w:ascii="Times New Roman" w:hAnsi="Times New Roman"/>
          <w:bCs/>
          <w:sz w:val="22"/>
          <w:szCs w:val="22"/>
        </w:rPr>
        <w:t xml:space="preserve">. </w:t>
      </w:r>
      <w:r>
        <w:rPr>
          <w:rFonts w:ascii="Times New Roman" w:hAnsi="Times New Roman" w:hint="eastAsia"/>
          <w:bCs/>
          <w:sz w:val="22"/>
          <w:szCs w:val="22"/>
        </w:rPr>
        <w:t>이러한</w:t>
      </w:r>
      <w:r>
        <w:rPr>
          <w:rFonts w:ascii="Times New Roman" w:hAnsi="Times New Roman" w:hint="eastAsia"/>
          <w:bCs/>
          <w:sz w:val="22"/>
          <w:szCs w:val="22"/>
        </w:rPr>
        <w:t xml:space="preserve"> </w:t>
      </w:r>
      <w:r>
        <w:rPr>
          <w:rFonts w:ascii="Times New Roman" w:hAnsi="Times New Roman" w:hint="eastAsia"/>
          <w:bCs/>
          <w:sz w:val="22"/>
          <w:szCs w:val="22"/>
        </w:rPr>
        <w:t>정산은</w:t>
      </w:r>
      <w:r>
        <w:rPr>
          <w:rFonts w:ascii="Times New Roman" w:hAnsi="Times New Roman" w:hint="eastAsia"/>
          <w:bCs/>
          <w:sz w:val="22"/>
          <w:szCs w:val="22"/>
        </w:rPr>
        <w:t xml:space="preserve"> </w:t>
      </w:r>
      <w:r>
        <w:rPr>
          <w:rFonts w:ascii="Times New Roman" w:hAnsi="Times New Roman" w:hint="eastAsia"/>
          <w:bCs/>
          <w:sz w:val="22"/>
          <w:szCs w:val="22"/>
        </w:rPr>
        <w:t>거래종결일에</w:t>
      </w:r>
      <w:r>
        <w:rPr>
          <w:rFonts w:ascii="Times New Roman" w:hAnsi="Times New Roman" w:hint="eastAsia"/>
          <w:bCs/>
          <w:sz w:val="22"/>
          <w:szCs w:val="22"/>
        </w:rPr>
        <w:t xml:space="preserve"> </w:t>
      </w:r>
      <w:r w:rsidRPr="00A453E6">
        <w:rPr>
          <w:rFonts w:ascii="Times New Roman" w:hAnsi="Times New Roman"/>
          <w:bCs/>
          <w:sz w:val="22"/>
          <w:szCs w:val="22"/>
        </w:rPr>
        <w:t>매매대금</w:t>
      </w:r>
      <w:r w:rsidRPr="00A453E6">
        <w:rPr>
          <w:rFonts w:ascii="Times New Roman" w:hAnsi="Times New Roman"/>
          <w:bCs/>
          <w:sz w:val="22"/>
          <w:szCs w:val="22"/>
        </w:rPr>
        <w:t xml:space="preserve"> </w:t>
      </w:r>
      <w:r w:rsidRPr="00A453E6">
        <w:rPr>
          <w:rFonts w:ascii="Times New Roman" w:hAnsi="Times New Roman"/>
          <w:bCs/>
          <w:sz w:val="22"/>
          <w:szCs w:val="22"/>
        </w:rPr>
        <w:t>지급과</w:t>
      </w:r>
      <w:r w:rsidRPr="00A453E6">
        <w:rPr>
          <w:rFonts w:ascii="Times New Roman" w:hAnsi="Times New Roman"/>
          <w:bCs/>
          <w:sz w:val="22"/>
          <w:szCs w:val="22"/>
        </w:rPr>
        <w:t xml:space="preserve"> </w:t>
      </w:r>
      <w:r w:rsidRPr="00A453E6">
        <w:rPr>
          <w:rFonts w:ascii="Times New Roman" w:hAnsi="Times New Roman"/>
          <w:bCs/>
          <w:sz w:val="22"/>
          <w:szCs w:val="22"/>
        </w:rPr>
        <w:t>동시에</w:t>
      </w:r>
      <w:r w:rsidRPr="00A453E6">
        <w:rPr>
          <w:rFonts w:ascii="Times New Roman" w:hAnsi="Times New Roman"/>
          <w:bCs/>
          <w:sz w:val="22"/>
          <w:szCs w:val="22"/>
        </w:rPr>
        <w:t xml:space="preserve"> </w:t>
      </w:r>
      <w:r>
        <w:rPr>
          <w:rFonts w:ascii="Times New Roman" w:hAnsi="Times New Roman"/>
          <w:bCs/>
          <w:sz w:val="22"/>
          <w:szCs w:val="22"/>
        </w:rPr>
        <w:t>진행</w:t>
      </w:r>
      <w:r>
        <w:rPr>
          <w:rFonts w:ascii="Times New Roman" w:hAnsi="Times New Roman" w:hint="eastAsia"/>
          <w:bCs/>
          <w:sz w:val="22"/>
          <w:szCs w:val="22"/>
        </w:rPr>
        <w:t>한다</w:t>
      </w:r>
      <w:r>
        <w:rPr>
          <w:rFonts w:ascii="Times New Roman" w:hAnsi="Times New Roman" w:hint="eastAsia"/>
          <w:bCs/>
          <w:sz w:val="22"/>
          <w:szCs w:val="22"/>
        </w:rPr>
        <w:t>.</w:t>
      </w:r>
      <w:r w:rsidR="006235C5" w:rsidRPr="006235C5">
        <w:rPr>
          <w:rFonts w:hint="eastAsia"/>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직전일까지의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대한</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연체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귀속되고</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이후의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대하여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임차인으로부터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미리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지급받은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있는</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경우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그</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상당액은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매수인에게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w:t>
      </w:r>
      <w:r w:rsidR="006235C5" w:rsidRPr="006235C5">
        <w:rPr>
          <w:rFonts w:ascii="Times New Roman" w:hAnsi="Times New Roman"/>
          <w:bCs/>
          <w:sz w:val="22"/>
          <w:szCs w:val="22"/>
        </w:rPr>
        <w:t>(</w:t>
      </w:r>
      <w:r w:rsidR="006235C5" w:rsidRPr="006235C5">
        <w:rPr>
          <w:rFonts w:ascii="Times New Roman" w:hAnsi="Times New Roman"/>
          <w:bCs/>
          <w:sz w:val="22"/>
          <w:szCs w:val="22"/>
        </w:rPr>
        <w:t>정산</w:t>
      </w:r>
      <w:r w:rsidR="006235C5" w:rsidRPr="006235C5">
        <w:rPr>
          <w:rFonts w:ascii="Times New Roman" w:hAnsi="Times New Roman"/>
          <w:bCs/>
          <w:sz w:val="22"/>
          <w:szCs w:val="22"/>
        </w:rPr>
        <w:t>)</w:t>
      </w:r>
      <w:r w:rsidR="006235C5" w:rsidRPr="006235C5">
        <w:rPr>
          <w:rFonts w:ascii="Times New Roman" w:hAnsi="Times New Roman"/>
          <w:bCs/>
          <w:sz w:val="22"/>
          <w:szCs w:val="22"/>
        </w:rPr>
        <w:t>되어</w:t>
      </w:r>
      <w:r w:rsidR="006235C5" w:rsidRPr="006235C5">
        <w:rPr>
          <w:rFonts w:ascii="Times New Roman" w:hAnsi="Times New Roman"/>
          <w:bCs/>
          <w:sz w:val="22"/>
          <w:szCs w:val="22"/>
        </w:rPr>
        <w:lastRenderedPageBreak/>
        <w:t>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한다</w:t>
      </w:r>
      <w:r w:rsidR="006235C5" w:rsidRPr="006235C5">
        <w:rPr>
          <w:rFonts w:ascii="Times New Roman" w:hAnsi="Times New Roman"/>
          <w:bCs/>
          <w:sz w:val="22"/>
          <w:szCs w:val="22"/>
        </w:rPr>
        <w:t>.</w:t>
      </w:r>
    </w:p>
    <w:p w14:paraId="17DB79D8" w14:textId="77777777" w:rsidR="00A453E6" w:rsidRPr="00380FB2" w:rsidRDefault="00A453E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75FDE22" w14:textId="09ACDD29" w:rsidR="00516186"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기타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조항에</w:t>
      </w:r>
      <w:r w:rsidRPr="00380FB2">
        <w:rPr>
          <w:rFonts w:ascii="Times New Roman" w:hAnsi="Times New Roman"/>
          <w:sz w:val="22"/>
          <w:szCs w:val="22"/>
        </w:rPr>
        <w:t xml:space="preserve"> </w:t>
      </w:r>
      <w:r w:rsidRPr="00380FB2">
        <w:rPr>
          <w:rFonts w:ascii="Times New Roman" w:hAnsi="Times New Roman"/>
          <w:sz w:val="22"/>
          <w:szCs w:val="22"/>
        </w:rPr>
        <w:t>명시된</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부담금과</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요금을</w:t>
      </w:r>
      <w:r w:rsidRPr="00380FB2">
        <w:rPr>
          <w:rFonts w:ascii="Times New Roman" w:hAnsi="Times New Roman"/>
          <w:sz w:val="22"/>
          <w:szCs w:val="22"/>
        </w:rPr>
        <w:t xml:space="preserve"> </w:t>
      </w:r>
      <w:r w:rsidRPr="00380FB2">
        <w:rPr>
          <w:rFonts w:ascii="Times New Roman" w:hAnsi="Times New Roman"/>
          <w:sz w:val="22"/>
          <w:szCs w:val="22"/>
        </w:rPr>
        <w:t>제외하고</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관련</w:t>
      </w:r>
      <w:r w:rsidRPr="00380FB2">
        <w:rPr>
          <w:rFonts w:ascii="Times New Roman" w:hAnsi="Times New Roman"/>
          <w:sz w:val="22"/>
          <w:szCs w:val="22"/>
        </w:rPr>
        <w:t xml:space="preserve"> </w:t>
      </w:r>
      <w:r w:rsidRPr="00380FB2">
        <w:rPr>
          <w:rFonts w:ascii="Times New Roman" w:hAnsi="Times New Roman"/>
          <w:sz w:val="22"/>
          <w:szCs w:val="22"/>
        </w:rPr>
        <w:t>법령에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각</w:t>
      </w:r>
      <w:r w:rsidRPr="00380FB2">
        <w:rPr>
          <w:rFonts w:ascii="Times New Roman" w:hAnsi="Times New Roman"/>
          <w:sz w:val="22"/>
          <w:szCs w:val="22"/>
        </w:rPr>
        <w:t xml:space="preserve"> </w:t>
      </w:r>
      <w:r w:rsidRPr="00380FB2">
        <w:rPr>
          <w:rFonts w:ascii="Times New Roman" w:hAnsi="Times New Roman"/>
          <w:sz w:val="22"/>
          <w:szCs w:val="22"/>
        </w:rPr>
        <w:t>당사자에게</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부과금</w:t>
      </w:r>
      <w:r w:rsidRPr="00380FB2">
        <w:rPr>
          <w:rFonts w:ascii="Times New Roman" w:hAnsi="Times New Roman"/>
          <w:sz w:val="22"/>
          <w:szCs w:val="22"/>
        </w:rPr>
        <w:t xml:space="preserve"> </w:t>
      </w:r>
      <w:r w:rsidRPr="00380FB2">
        <w:rPr>
          <w:rFonts w:ascii="Times New Roman" w:hAnsi="Times New Roman"/>
          <w:sz w:val="22"/>
          <w:szCs w:val="22"/>
        </w:rPr>
        <w:t>등은</w:t>
      </w:r>
      <w:r w:rsidRPr="00380FB2">
        <w:rPr>
          <w:rFonts w:ascii="Times New Roman" w:hAnsi="Times New Roman"/>
          <w:sz w:val="22"/>
          <w:szCs w:val="22"/>
        </w:rPr>
        <w:t xml:space="preserve"> </w:t>
      </w:r>
      <w:r w:rsidRPr="00380FB2">
        <w:rPr>
          <w:rFonts w:ascii="Times New Roman" w:hAnsi="Times New Roman"/>
          <w:sz w:val="22"/>
          <w:szCs w:val="22"/>
        </w:rPr>
        <w:t>각자의</w:t>
      </w:r>
      <w:r w:rsidRPr="00380FB2">
        <w:rPr>
          <w:rFonts w:ascii="Times New Roman" w:hAnsi="Times New Roman"/>
          <w:sz w:val="22"/>
          <w:szCs w:val="22"/>
        </w:rPr>
        <w:t xml:space="preserve"> </w:t>
      </w:r>
      <w:r w:rsidRPr="00380FB2">
        <w:rPr>
          <w:rFonts w:ascii="Times New Roman" w:hAnsi="Times New Roman"/>
          <w:sz w:val="22"/>
          <w:szCs w:val="22"/>
        </w:rPr>
        <w:t>비용으로</w:t>
      </w:r>
      <w:r w:rsidRPr="00380FB2">
        <w:rPr>
          <w:rFonts w:ascii="Times New Roman" w:hAnsi="Times New Roman"/>
          <w:sz w:val="22"/>
          <w:szCs w:val="22"/>
        </w:rPr>
        <w:t xml:space="preserve"> </w:t>
      </w:r>
      <w:r w:rsidRPr="00380FB2">
        <w:rPr>
          <w:rFonts w:ascii="Times New Roman" w:hAnsi="Times New Roman"/>
          <w:sz w:val="22"/>
          <w:szCs w:val="22"/>
        </w:rPr>
        <w:t>부담하기로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243EAD11" w14:textId="77777777" w:rsidR="006235C5" w:rsidRDefault="006235C5" w:rsidP="006235C5">
      <w:pPr>
        <w:pStyle w:val="ac"/>
        <w:ind w:left="880"/>
        <w:rPr>
          <w:szCs w:val="22"/>
        </w:rPr>
      </w:pPr>
    </w:p>
    <w:p w14:paraId="7DC5B1B0" w14:textId="6FA221E2" w:rsidR="006235C5" w:rsidRPr="00380FB2" w:rsidRDefault="00F24139"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F24139">
        <w:rPr>
          <w:rFonts w:ascii="Times New Roman" w:hAnsi="Times New Roman" w:hint="eastAsia"/>
          <w:sz w:val="22"/>
          <w:szCs w:val="22"/>
          <w:u w:val="single"/>
        </w:rPr>
        <w:t>정산합의서</w:t>
      </w:r>
      <w:r>
        <w:rPr>
          <w:rFonts w:ascii="Times New Roman" w:hAnsi="Times New Roman" w:hint="eastAsia"/>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sidR="006235C5" w:rsidRPr="006235C5">
        <w:rPr>
          <w:rFonts w:ascii="Times New Roman" w:hAnsi="Times New Roman"/>
          <w:sz w:val="22"/>
          <w:szCs w:val="22"/>
        </w:rPr>
        <w:t>조에</w:t>
      </w:r>
      <w:r w:rsidR="006235C5" w:rsidRPr="006235C5">
        <w:rPr>
          <w:rFonts w:ascii="Times New Roman" w:hAnsi="Times New Roman"/>
          <w:sz w:val="22"/>
          <w:szCs w:val="22"/>
        </w:rPr>
        <w:t xml:space="preserve"> </w:t>
      </w:r>
      <w:r w:rsidR="006235C5" w:rsidRPr="006235C5">
        <w:rPr>
          <w:rFonts w:ascii="Times New Roman" w:hAnsi="Times New Roman"/>
          <w:sz w:val="22"/>
          <w:szCs w:val="22"/>
        </w:rPr>
        <w:t>의하여</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정산할</w:t>
      </w:r>
      <w:r w:rsidR="006235C5" w:rsidRPr="006235C5">
        <w:rPr>
          <w:rFonts w:ascii="Times New Roman" w:hAnsi="Times New Roman"/>
          <w:sz w:val="22"/>
          <w:szCs w:val="22"/>
        </w:rPr>
        <w:t xml:space="preserve"> </w:t>
      </w:r>
      <w:r w:rsidR="006235C5" w:rsidRPr="006235C5">
        <w:rPr>
          <w:rFonts w:ascii="Times New Roman" w:hAnsi="Times New Roman"/>
          <w:sz w:val="22"/>
          <w:szCs w:val="22"/>
        </w:rPr>
        <w:t>금액의</w:t>
      </w:r>
      <w:r w:rsidR="006235C5" w:rsidRPr="006235C5">
        <w:rPr>
          <w:rFonts w:ascii="Times New Roman" w:hAnsi="Times New Roman"/>
          <w:sz w:val="22"/>
          <w:szCs w:val="22"/>
        </w:rPr>
        <w:t xml:space="preserve"> </w:t>
      </w:r>
      <w:r w:rsidR="006235C5" w:rsidRPr="006235C5">
        <w:rPr>
          <w:rFonts w:ascii="Times New Roman" w:hAnsi="Times New Roman"/>
          <w:sz w:val="22"/>
          <w:szCs w:val="22"/>
        </w:rPr>
        <w:t>확정은</w:t>
      </w:r>
      <w:r w:rsidR="006235C5" w:rsidRPr="006235C5">
        <w:rPr>
          <w:rFonts w:ascii="Times New Roman" w:hAnsi="Times New Roman"/>
          <w:sz w:val="22"/>
          <w:szCs w:val="22"/>
        </w:rPr>
        <w:t xml:space="preserve"> </w:t>
      </w:r>
      <w:r w:rsidR="006235C5" w:rsidRPr="006235C5">
        <w:rPr>
          <w:rFonts w:ascii="Times New Roman" w:hAnsi="Times New Roman"/>
          <w:sz w:val="22"/>
          <w:szCs w:val="22"/>
        </w:rPr>
        <w:t>거래종결일</w:t>
      </w:r>
      <w:r w:rsidR="006235C5" w:rsidRPr="006235C5">
        <w:rPr>
          <w:rFonts w:ascii="Times New Roman" w:hAnsi="Times New Roman"/>
          <w:sz w:val="22"/>
          <w:szCs w:val="22"/>
        </w:rPr>
        <w:t xml:space="preserve"> [</w:t>
      </w:r>
      <w:r w:rsidR="006235C5">
        <w:rPr>
          <w:rFonts w:ascii="Times New Roman" w:hAnsi="Times New Roman" w:hint="eastAsia"/>
          <w:sz w:val="22"/>
          <w:szCs w:val="22"/>
        </w:rPr>
        <w:t>삼</w:t>
      </w:r>
      <w:r w:rsidR="006235C5">
        <w:rPr>
          <w:rFonts w:ascii="Times New Roman" w:hAnsi="Times New Roman" w:hint="eastAsia"/>
          <w:sz w:val="22"/>
          <w:szCs w:val="22"/>
        </w:rPr>
        <w:t>(3)</w:t>
      </w:r>
      <w:r w:rsidR="006235C5" w:rsidRPr="006235C5">
        <w:rPr>
          <w:rFonts w:ascii="Times New Roman" w:hAnsi="Times New Roman"/>
          <w:sz w:val="22"/>
          <w:szCs w:val="22"/>
        </w:rPr>
        <w:t>]</w:t>
      </w:r>
      <w:r w:rsidR="006235C5" w:rsidRPr="006235C5">
        <w:rPr>
          <w:rFonts w:ascii="Times New Roman" w:hAnsi="Times New Roman"/>
          <w:sz w:val="22"/>
          <w:szCs w:val="22"/>
        </w:rPr>
        <w:t>영업일</w:t>
      </w:r>
      <w:r w:rsidR="006235C5" w:rsidRPr="006235C5">
        <w:rPr>
          <w:rFonts w:ascii="Times New Roman" w:hAnsi="Times New Roman"/>
          <w:sz w:val="22"/>
          <w:szCs w:val="22"/>
        </w:rPr>
        <w:t xml:space="preserve"> </w:t>
      </w:r>
      <w:r w:rsidR="006235C5" w:rsidRPr="006235C5">
        <w:rPr>
          <w:rFonts w:ascii="Times New Roman" w:hAnsi="Times New Roman"/>
          <w:sz w:val="22"/>
          <w:szCs w:val="22"/>
        </w:rPr>
        <w:t>전까지</w:t>
      </w:r>
      <w:r w:rsidR="006235C5" w:rsidRPr="006235C5">
        <w:rPr>
          <w:rFonts w:ascii="Times New Roman" w:hAnsi="Times New Roman"/>
          <w:sz w:val="22"/>
          <w:szCs w:val="22"/>
        </w:rPr>
        <w:t xml:space="preserve"> </w:t>
      </w:r>
      <w:r w:rsidR="006235C5" w:rsidRPr="006235C5">
        <w:rPr>
          <w:rFonts w:ascii="Times New Roman" w:hAnsi="Times New Roman"/>
          <w:sz w:val="22"/>
          <w:szCs w:val="22"/>
        </w:rPr>
        <w:t>완료하기로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하며</w:t>
      </w:r>
      <w:r w:rsidR="006235C5" w:rsidRPr="006235C5">
        <w:rPr>
          <w:rFonts w:ascii="Times New Roman" w:hAnsi="Times New Roman"/>
          <w:sz w:val="22"/>
          <w:szCs w:val="22"/>
        </w:rPr>
        <w:t>,</w:t>
      </w:r>
      <w:r w:rsidR="006235C5" w:rsidRPr="006235C5">
        <w:rPr>
          <w:rFonts w:hint="eastAsia"/>
        </w:rPr>
        <w:t xml:space="preserve"> </w:t>
      </w:r>
      <w:r w:rsidR="006235C5" w:rsidRPr="006235C5">
        <w:rPr>
          <w:rFonts w:ascii="Times New Roman" w:hAnsi="Times New Roman"/>
          <w:sz w:val="22"/>
          <w:szCs w:val="22"/>
        </w:rPr>
        <w:t>당사자들은</w:t>
      </w:r>
      <w:r w:rsidR="006235C5" w:rsidRPr="006235C5">
        <w:rPr>
          <w:rFonts w:ascii="Times New Roman" w:hAnsi="Times New Roman"/>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sidR="006235C5" w:rsidRPr="006235C5">
        <w:rPr>
          <w:rFonts w:ascii="Times New Roman" w:hAnsi="Times New Roman"/>
          <w:sz w:val="22"/>
          <w:szCs w:val="22"/>
        </w:rPr>
        <w:t>조의</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w:t>
      </w:r>
      <w:r w:rsidR="006235C5" w:rsidRPr="006235C5">
        <w:rPr>
          <w:rFonts w:ascii="Times New Roman" w:hAnsi="Times New Roman"/>
          <w:sz w:val="22"/>
          <w:szCs w:val="22"/>
        </w:rPr>
        <w:t xml:space="preserve"> </w:t>
      </w:r>
      <w:r w:rsidR="006235C5" w:rsidRPr="006235C5">
        <w:rPr>
          <w:rFonts w:ascii="Times New Roman" w:hAnsi="Times New Roman"/>
          <w:sz w:val="22"/>
          <w:szCs w:val="22"/>
        </w:rPr>
        <w:t>원칙을</w:t>
      </w:r>
      <w:r w:rsidR="006235C5" w:rsidRPr="006235C5">
        <w:rPr>
          <w:rFonts w:ascii="Times New Roman" w:hAnsi="Times New Roman"/>
          <w:sz w:val="22"/>
          <w:szCs w:val="22"/>
        </w:rPr>
        <w:t xml:space="preserve"> </w:t>
      </w:r>
      <w:r w:rsidR="006235C5" w:rsidRPr="006235C5">
        <w:rPr>
          <w:rFonts w:ascii="Times New Roman" w:hAnsi="Times New Roman"/>
          <w:sz w:val="22"/>
          <w:szCs w:val="22"/>
        </w:rPr>
        <w:t>반영하여</w:t>
      </w:r>
      <w:r w:rsidR="006235C5" w:rsidRPr="006235C5">
        <w:rPr>
          <w:rFonts w:ascii="Times New Roman" w:hAnsi="Times New Roman"/>
          <w:sz w:val="22"/>
          <w:szCs w:val="22"/>
        </w:rPr>
        <w:t xml:space="preserve"> </w:t>
      </w:r>
      <w:r w:rsidR="006235C5" w:rsidRPr="006235C5">
        <w:rPr>
          <w:rFonts w:ascii="Times New Roman" w:hAnsi="Times New Roman"/>
          <w:sz w:val="22"/>
          <w:szCs w:val="22"/>
        </w:rPr>
        <w:t>거래종결일로부터</w:t>
      </w:r>
      <w:r w:rsidR="006235C5" w:rsidRPr="006235C5">
        <w:rPr>
          <w:rFonts w:ascii="Times New Roman" w:hAnsi="Times New Roman"/>
          <w:sz w:val="22"/>
          <w:szCs w:val="22"/>
        </w:rPr>
        <w:t xml:space="preserve"> [</w:t>
      </w:r>
      <w:r w:rsidR="006235C5" w:rsidRPr="006235C5">
        <w:rPr>
          <w:rFonts w:ascii="Times New Roman" w:hAnsi="Times New Roman"/>
          <w:sz w:val="22"/>
          <w:szCs w:val="22"/>
        </w:rPr>
        <w:t>이</w:t>
      </w:r>
      <w:r w:rsidR="006235C5" w:rsidRPr="006235C5">
        <w:rPr>
          <w:rFonts w:ascii="Times New Roman" w:hAnsi="Times New Roman"/>
          <w:sz w:val="22"/>
          <w:szCs w:val="22"/>
        </w:rPr>
        <w:t xml:space="preserve">(2)] </w:t>
      </w:r>
      <w:r w:rsidR="006235C5" w:rsidRPr="006235C5">
        <w:rPr>
          <w:rFonts w:ascii="Times New Roman" w:hAnsi="Times New Roman"/>
          <w:sz w:val="22"/>
          <w:szCs w:val="22"/>
        </w:rPr>
        <w:t>영업일</w:t>
      </w:r>
      <w:r w:rsidR="006235C5" w:rsidRPr="006235C5">
        <w:rPr>
          <w:rFonts w:ascii="Times New Roman" w:hAnsi="Times New Roman"/>
          <w:sz w:val="22"/>
          <w:szCs w:val="22"/>
        </w:rPr>
        <w:t xml:space="preserve"> </w:t>
      </w:r>
      <w:r w:rsidR="006235C5" w:rsidRPr="006235C5">
        <w:rPr>
          <w:rFonts w:ascii="Times New Roman" w:hAnsi="Times New Roman"/>
          <w:sz w:val="22"/>
          <w:szCs w:val="22"/>
        </w:rPr>
        <w:t>전까지</w:t>
      </w:r>
      <w:r w:rsidR="006235C5" w:rsidRPr="006235C5">
        <w:rPr>
          <w:rFonts w:ascii="Times New Roman" w:hAnsi="Times New Roman"/>
          <w:sz w:val="22"/>
          <w:szCs w:val="22"/>
        </w:rPr>
        <w:t xml:space="preserve"> </w:t>
      </w:r>
      <w:r w:rsidR="003F6BF0" w:rsidRPr="003F6BF0">
        <w:rPr>
          <w:rFonts w:ascii="Times New Roman" w:hAnsi="Times New Roman"/>
          <w:bCs/>
          <w:sz w:val="22"/>
          <w:szCs w:val="22"/>
          <w:u w:val="single"/>
        </w:rPr>
        <w:t>별첨</w:t>
      </w:r>
      <w:r w:rsidR="003F6BF0" w:rsidRPr="003F6BF0">
        <w:rPr>
          <w:rFonts w:ascii="Times New Roman" w:hAnsi="Times New Roman"/>
          <w:bCs/>
          <w:sz w:val="22"/>
          <w:szCs w:val="22"/>
          <w:u w:val="single"/>
        </w:rPr>
        <w:t xml:space="preserve"> 9</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또는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이에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준하는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것으로서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당사자들이</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합의한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따른</w:t>
      </w:r>
      <w:r w:rsidR="003F6BF0" w:rsidRPr="003F6BF0">
        <w:rPr>
          <w:rFonts w:ascii="Times New Roman" w:hAnsi="Times New Roman"/>
          <w:bCs/>
          <w:sz w:val="22"/>
          <w:szCs w:val="22"/>
        </w:rPr>
        <w:t xml:space="preserve"> </w:t>
      </w:r>
      <w:r w:rsidR="006235C5" w:rsidRPr="006235C5">
        <w:rPr>
          <w:rFonts w:ascii="Times New Roman" w:hAnsi="Times New Roman"/>
          <w:sz w:val="22"/>
          <w:szCs w:val="22"/>
        </w:rPr>
        <w:t>정산합의서</w:t>
      </w:r>
      <w:r w:rsidR="006235C5" w:rsidRPr="006235C5">
        <w:rPr>
          <w:rFonts w:ascii="Times New Roman" w:hAnsi="Times New Roman"/>
          <w:sz w:val="22"/>
          <w:szCs w:val="22"/>
        </w:rPr>
        <w:t>(</w:t>
      </w:r>
      <w:r w:rsidR="006235C5" w:rsidRPr="006235C5">
        <w:rPr>
          <w:rFonts w:ascii="Times New Roman" w:hAnsi="Times New Roman"/>
          <w:sz w:val="22"/>
          <w:szCs w:val="22"/>
        </w:rPr>
        <w:t>이하</w:t>
      </w:r>
      <w:r w:rsidR="006235C5" w:rsidRPr="006235C5">
        <w:rPr>
          <w:rFonts w:ascii="Times New Roman" w:hAnsi="Times New Roman"/>
          <w:sz w:val="22"/>
          <w:szCs w:val="22"/>
        </w:rPr>
        <w:t xml:space="preserve"> “</w:t>
      </w:r>
      <w:r w:rsidR="006235C5" w:rsidRPr="006235C5">
        <w:rPr>
          <w:rFonts w:ascii="Times New Roman" w:hAnsi="Times New Roman"/>
          <w:sz w:val="22"/>
          <w:szCs w:val="22"/>
          <w:u w:val="single"/>
        </w:rPr>
        <w:t>정산합의서</w:t>
      </w:r>
      <w:r w:rsidR="006235C5" w:rsidRPr="006235C5">
        <w:rPr>
          <w:rFonts w:ascii="Times New Roman" w:hAnsi="Times New Roman"/>
          <w:sz w:val="22"/>
          <w:szCs w:val="22"/>
        </w:rPr>
        <w:t>”)</w:t>
      </w:r>
      <w:r w:rsidR="006235C5" w:rsidRPr="006235C5">
        <w:rPr>
          <w:rFonts w:ascii="Times New Roman" w:hAnsi="Times New Roman"/>
          <w:sz w:val="22"/>
          <w:szCs w:val="22"/>
        </w:rPr>
        <w:t>를</w:t>
      </w:r>
      <w:r w:rsidR="006235C5" w:rsidRPr="006235C5">
        <w:rPr>
          <w:rFonts w:ascii="Times New Roman" w:hAnsi="Times New Roman"/>
          <w:sz w:val="22"/>
          <w:szCs w:val="22"/>
        </w:rPr>
        <w:t xml:space="preserve"> </w:t>
      </w:r>
      <w:r w:rsidR="006235C5" w:rsidRPr="006235C5">
        <w:rPr>
          <w:rFonts w:ascii="Times New Roman" w:hAnsi="Times New Roman"/>
          <w:sz w:val="22"/>
          <w:szCs w:val="22"/>
        </w:rPr>
        <w:t>작성</w:t>
      </w:r>
      <w:r w:rsidR="006235C5" w:rsidRPr="006235C5">
        <w:rPr>
          <w:rFonts w:ascii="Times New Roman" w:hAnsi="Times New Roman"/>
          <w:sz w:val="22"/>
          <w:szCs w:val="22"/>
        </w:rPr>
        <w:t xml:space="preserve"> </w:t>
      </w:r>
      <w:r w:rsidR="006235C5" w:rsidRPr="006235C5">
        <w:rPr>
          <w:rFonts w:ascii="Times New Roman" w:hAnsi="Times New Roman"/>
          <w:sz w:val="22"/>
          <w:szCs w:val="22"/>
        </w:rPr>
        <w:t>및</w:t>
      </w:r>
      <w:r w:rsidR="006235C5" w:rsidRPr="006235C5">
        <w:rPr>
          <w:rFonts w:ascii="Times New Roman" w:hAnsi="Times New Roman"/>
          <w:sz w:val="22"/>
          <w:szCs w:val="22"/>
        </w:rPr>
        <w:t xml:space="preserve"> </w:t>
      </w:r>
      <w:r w:rsidR="006235C5" w:rsidRPr="006235C5">
        <w:rPr>
          <w:rFonts w:ascii="Times New Roman" w:hAnsi="Times New Roman"/>
          <w:sz w:val="22"/>
          <w:szCs w:val="22"/>
        </w:rPr>
        <w:t>체결하기로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한다</w:t>
      </w:r>
      <w:r w:rsidR="006235C5" w:rsidRPr="006235C5">
        <w:rPr>
          <w:rFonts w:ascii="Times New Roman" w:hAnsi="Times New Roman"/>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Pr>
          <w:rFonts w:ascii="Times New Roman" w:hAnsi="Times New Roman" w:hint="eastAsia"/>
          <w:sz w:val="22"/>
          <w:szCs w:val="22"/>
        </w:rPr>
        <w:t>조</w:t>
      </w:r>
      <w:r w:rsidR="006235C5" w:rsidRPr="006235C5">
        <w:rPr>
          <w:rFonts w:ascii="Times New Roman" w:hAnsi="Times New Roman"/>
          <w:sz w:val="22"/>
          <w:szCs w:val="22"/>
        </w:rPr>
        <w:t>에</w:t>
      </w:r>
      <w:r w:rsidR="006235C5" w:rsidRPr="006235C5">
        <w:rPr>
          <w:rFonts w:ascii="Times New Roman" w:hAnsi="Times New Roman"/>
          <w:sz w:val="22"/>
          <w:szCs w:val="22"/>
        </w:rPr>
        <w:t xml:space="preserve"> </w:t>
      </w:r>
      <w:r w:rsidR="006235C5" w:rsidRPr="006235C5">
        <w:rPr>
          <w:rFonts w:ascii="Times New Roman" w:hAnsi="Times New Roman"/>
          <w:sz w:val="22"/>
          <w:szCs w:val="22"/>
        </w:rPr>
        <w:t>따른</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정산이</w:t>
      </w:r>
      <w:r w:rsidR="006235C5" w:rsidRPr="006235C5">
        <w:rPr>
          <w:rFonts w:ascii="Times New Roman" w:hAnsi="Times New Roman"/>
          <w:sz w:val="22"/>
          <w:szCs w:val="22"/>
        </w:rPr>
        <w:t xml:space="preserve"> </w:t>
      </w:r>
      <w:r w:rsidR="006235C5" w:rsidRPr="006235C5">
        <w:rPr>
          <w:rFonts w:ascii="Times New Roman" w:hAnsi="Times New Roman"/>
          <w:sz w:val="22"/>
          <w:szCs w:val="22"/>
        </w:rPr>
        <w:t>최종</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정산이며</w:t>
      </w:r>
      <w:r w:rsidR="006235C5" w:rsidRPr="006235C5">
        <w:rPr>
          <w:rFonts w:ascii="Times New Roman" w:hAnsi="Times New Roman"/>
          <w:sz w:val="22"/>
          <w:szCs w:val="22"/>
        </w:rPr>
        <w:t xml:space="preserve">, </w:t>
      </w:r>
      <w:r w:rsidR="006235C5" w:rsidRPr="006235C5">
        <w:rPr>
          <w:rFonts w:ascii="Times New Roman" w:hAnsi="Times New Roman"/>
          <w:sz w:val="22"/>
          <w:szCs w:val="22"/>
        </w:rPr>
        <w:t>여하한</w:t>
      </w:r>
      <w:r w:rsidR="006235C5" w:rsidRPr="006235C5">
        <w:rPr>
          <w:rFonts w:ascii="Times New Roman" w:hAnsi="Times New Roman"/>
          <w:sz w:val="22"/>
          <w:szCs w:val="22"/>
        </w:rPr>
        <w:t xml:space="preserve"> </w:t>
      </w:r>
      <w:r w:rsidR="006235C5" w:rsidRPr="006235C5">
        <w:rPr>
          <w:rFonts w:ascii="Times New Roman" w:hAnsi="Times New Roman"/>
          <w:sz w:val="22"/>
          <w:szCs w:val="22"/>
        </w:rPr>
        <w:t>경우에도</w:t>
      </w:r>
      <w:r w:rsidR="006235C5" w:rsidRPr="006235C5">
        <w:rPr>
          <w:rFonts w:ascii="Times New Roman" w:hAnsi="Times New Roman"/>
          <w:sz w:val="22"/>
          <w:szCs w:val="22"/>
        </w:rPr>
        <w:t xml:space="preserve"> </w:t>
      </w:r>
      <w:r w:rsidR="006235C5" w:rsidRPr="006235C5">
        <w:rPr>
          <w:rFonts w:ascii="Times New Roman" w:hAnsi="Times New Roman"/>
          <w:sz w:val="22"/>
          <w:szCs w:val="22"/>
        </w:rPr>
        <w:t>추가</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정산은</w:t>
      </w:r>
      <w:r w:rsidR="006235C5" w:rsidRPr="006235C5">
        <w:rPr>
          <w:rFonts w:ascii="Times New Roman" w:hAnsi="Times New Roman"/>
          <w:sz w:val="22"/>
          <w:szCs w:val="22"/>
        </w:rPr>
        <w:t xml:space="preserve"> </w:t>
      </w:r>
      <w:r w:rsidR="006235C5" w:rsidRPr="006235C5">
        <w:rPr>
          <w:rFonts w:ascii="Times New Roman" w:hAnsi="Times New Roman"/>
          <w:sz w:val="22"/>
          <w:szCs w:val="22"/>
        </w:rPr>
        <w:t>없는</w:t>
      </w:r>
      <w:r w:rsidR="006235C5" w:rsidRPr="006235C5">
        <w:rPr>
          <w:rFonts w:ascii="Times New Roman" w:hAnsi="Times New Roman"/>
          <w:sz w:val="22"/>
          <w:szCs w:val="22"/>
        </w:rPr>
        <w:t xml:space="preserve"> </w:t>
      </w:r>
      <w:r w:rsidR="006235C5" w:rsidRPr="006235C5">
        <w:rPr>
          <w:rFonts w:ascii="Times New Roman" w:hAnsi="Times New Roman"/>
          <w:sz w:val="22"/>
          <w:szCs w:val="22"/>
        </w:rPr>
        <w:t>것으로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한다</w:t>
      </w:r>
      <w:r w:rsidR="006235C5" w:rsidRPr="006235C5">
        <w:rPr>
          <w:rFonts w:ascii="Times New Roman" w:hAnsi="Times New Roman"/>
          <w:sz w:val="22"/>
          <w:szCs w:val="22"/>
        </w:rPr>
        <w:t>.</w:t>
      </w:r>
    </w:p>
    <w:p w14:paraId="03D96F35" w14:textId="77777777" w:rsidR="00516186" w:rsidRPr="00380FB2" w:rsidRDefault="00516186" w:rsidP="007008A0">
      <w:pPr>
        <w:tabs>
          <w:tab w:val="left" w:pos="-720"/>
        </w:tabs>
        <w:snapToGrid w:val="0"/>
        <w:rPr>
          <w:szCs w:val="22"/>
        </w:rPr>
      </w:pPr>
    </w:p>
    <w:p w14:paraId="478C0837" w14:textId="77777777" w:rsidR="005A5B7D" w:rsidRPr="00380FB2" w:rsidRDefault="005A5B7D" w:rsidP="007008A0">
      <w:pPr>
        <w:tabs>
          <w:tab w:val="left" w:pos="-720"/>
        </w:tabs>
        <w:snapToGrid w:val="0"/>
        <w:rPr>
          <w:szCs w:val="22"/>
        </w:rPr>
      </w:pPr>
    </w:p>
    <w:p w14:paraId="6223F627" w14:textId="4207CC8C" w:rsidR="00516186" w:rsidRPr="00380FB2" w:rsidRDefault="00516186" w:rsidP="007008A0">
      <w:pPr>
        <w:pStyle w:val="1"/>
        <w:keepNext w:val="0"/>
        <w:overflowPunct/>
        <w:jc w:val="both"/>
      </w:pPr>
      <w:r w:rsidRPr="00380FB2">
        <w:t>제</w:t>
      </w:r>
      <w:r w:rsidRPr="00380FB2">
        <w:t>4</w:t>
      </w:r>
      <w:r w:rsidRPr="00380FB2">
        <w:t>조</w:t>
      </w:r>
      <w:r w:rsidRPr="00380FB2">
        <w:t xml:space="preserve">   </w:t>
      </w:r>
      <w:r w:rsidRPr="00380FB2">
        <w:t>진술</w:t>
      </w:r>
      <w:r w:rsidRPr="00380FB2">
        <w:t xml:space="preserve"> </w:t>
      </w:r>
      <w:r w:rsidRPr="00380FB2">
        <w:t>및</w:t>
      </w:r>
      <w:r w:rsidRPr="00380FB2">
        <w:t xml:space="preserve"> </w:t>
      </w:r>
      <w:r w:rsidR="00520AC6">
        <w:t>보장</w:t>
      </w:r>
    </w:p>
    <w:p w14:paraId="18A71DA6" w14:textId="15F4721E" w:rsidR="00516186" w:rsidRPr="00380FB2" w:rsidRDefault="00516186" w:rsidP="007008A0">
      <w:pPr>
        <w:tabs>
          <w:tab w:val="left" w:pos="-720"/>
        </w:tabs>
        <w:snapToGrid w:val="0"/>
        <w:rPr>
          <w:szCs w:val="22"/>
        </w:rPr>
      </w:pPr>
    </w:p>
    <w:p w14:paraId="5E2916DC" w14:textId="5A5A6A64" w:rsidR="00516186" w:rsidRPr="00380FB2"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commentRangeStart w:id="41"/>
      <w:r w:rsidRPr="00BF5C9E">
        <w:rPr>
          <w:rFonts w:ascii="Times New Roman" w:hAnsi="Times New Roman" w:hint="eastAsia"/>
          <w:sz w:val="22"/>
          <w:szCs w:val="22"/>
          <w:u w:val="single"/>
        </w:rPr>
        <w:t>매도인의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진술</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및</w:t>
      </w:r>
      <w:r w:rsidRPr="00BF5C9E">
        <w:rPr>
          <w:rFonts w:ascii="Times New Roman" w:hAnsi="Times New Roman"/>
          <w:sz w:val="22"/>
          <w:szCs w:val="22"/>
          <w:u w:val="single"/>
        </w:rPr>
        <w:t xml:space="preserve"> </w:t>
      </w:r>
      <w:r w:rsidR="00520AC6" w:rsidRPr="00BF5C9E">
        <w:rPr>
          <w:rFonts w:ascii="Times New Roman" w:hAnsi="Times New Roman" w:hint="eastAsia"/>
          <w:sz w:val="22"/>
          <w:szCs w:val="22"/>
          <w:u w:val="single"/>
        </w:rPr>
        <w:t>보장</w:t>
      </w:r>
      <w:commentRangeEnd w:id="41"/>
      <w:r w:rsidR="00A33B7F" w:rsidRPr="00BF5C9E">
        <w:rPr>
          <w:rStyle w:val="afd"/>
          <w:rFonts w:ascii="Times New Roman" w:hAnsi="Times New Roman"/>
          <w:sz w:val="22"/>
          <w:szCs w:val="22"/>
          <w:u w:val="single"/>
        </w:rPr>
        <w:commentReference w:id="41"/>
      </w:r>
      <w:r w:rsidRPr="00BF5C9E">
        <w:rPr>
          <w:rFonts w:ascii="Times New Roman" w:hAnsi="Times New Roman"/>
          <w:sz w:val="22"/>
          <w:szCs w:val="22"/>
          <w:u w:val="single"/>
        </w:rPr>
        <w:t>:</w:t>
      </w:r>
      <w:r w:rsidRPr="00BF5C9E">
        <w:rPr>
          <w:rFonts w:ascii="Times New Roman" w:hAnsi="Times New Roman"/>
          <w:sz w:val="22"/>
          <w:szCs w:val="22"/>
        </w:rPr>
        <w:t xml:space="preserve"> </w:t>
      </w:r>
      <w:bookmarkStart w:id="42" w:name="OLE_LINK1"/>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bookmarkEnd w:id="42"/>
      <w:r w:rsidRPr="004207F0">
        <w:rPr>
          <w:rFonts w:ascii="Times New Roman" w:eastAsia="바탕" w:hAnsi="Times New Roman" w:hint="eastAsia"/>
          <w:bCs/>
          <w:color w:val="000000"/>
          <w:spacing w:val="0"/>
          <w:kern w:val="2"/>
          <w:sz w:val="22"/>
          <w:szCs w:val="22"/>
        </w:rPr>
        <w:t>매도인</w:t>
      </w:r>
      <w:r w:rsidR="000D5AFE" w:rsidRPr="004207F0">
        <w:rPr>
          <w:rFonts w:ascii="Times New Roman" w:eastAsia="바탕" w:hAnsi="Times New Roman" w:hint="eastAsia"/>
          <w:bCs/>
          <w:color w:val="000000"/>
          <w:spacing w:val="0"/>
          <w:kern w:val="2"/>
          <w:sz w:val="22"/>
          <w:szCs w:val="22"/>
        </w:rPr>
        <w:t>은</w:t>
      </w:r>
      <w:r w:rsidR="000D5AFE"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어느</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2328CD">
        <w:rPr>
          <w:rFonts w:ascii="Times New Roman" w:eastAsia="바탕" w:hAnsi="Times New Roman" w:hint="eastAsia"/>
          <w:bCs/>
          <w:color w:val="000000"/>
          <w:spacing w:val="0"/>
          <w:kern w:val="2"/>
          <w:sz w:val="22"/>
          <w:szCs w:val="22"/>
        </w:rPr>
        <w:t xml:space="preserve"> </w:t>
      </w:r>
    </w:p>
    <w:p w14:paraId="3D97C2C9" w14:textId="77777777" w:rsidR="005A6D2A" w:rsidRPr="00380FB2" w:rsidRDefault="005A6D2A" w:rsidP="007008A0">
      <w:pPr>
        <w:tabs>
          <w:tab w:val="left" w:pos="-1440"/>
        </w:tabs>
        <w:snapToGrid w:val="0"/>
        <w:rPr>
          <w:szCs w:val="22"/>
        </w:rPr>
      </w:pPr>
    </w:p>
    <w:p w14:paraId="50B675B9" w14:textId="2BAF63A8" w:rsidR="00424785" w:rsidRPr="00424785" w:rsidRDefault="00424785" w:rsidP="00F919C9">
      <w:pPr>
        <w:numPr>
          <w:ilvl w:val="0"/>
          <w:numId w:val="34"/>
        </w:numPr>
        <w:tabs>
          <w:tab w:val="left" w:pos="-1440"/>
        </w:tabs>
        <w:snapToGrid w:val="0"/>
        <w:rPr>
          <w:szCs w:val="22"/>
        </w:rPr>
      </w:pPr>
      <w:r w:rsidRPr="00424785">
        <w:rPr>
          <w:rFonts w:hint="eastAsia"/>
          <w:szCs w:val="22"/>
          <w:u w:val="single"/>
        </w:rPr>
        <w:t>설립</w:t>
      </w:r>
      <w:r w:rsidRPr="00424785">
        <w:rPr>
          <w:rFonts w:hint="eastAsia"/>
          <w:szCs w:val="22"/>
          <w:u w:val="single"/>
        </w:rPr>
        <w:t xml:space="preserve"> </w:t>
      </w:r>
      <w:r w:rsidRPr="00424785">
        <w:rPr>
          <w:rFonts w:hint="eastAsia"/>
          <w:szCs w:val="22"/>
          <w:u w:val="single"/>
        </w:rPr>
        <w:t>및</w:t>
      </w:r>
      <w:r w:rsidRPr="00424785">
        <w:rPr>
          <w:rFonts w:hint="eastAsia"/>
          <w:szCs w:val="22"/>
          <w:u w:val="single"/>
        </w:rPr>
        <w:t xml:space="preserve"> </w:t>
      </w:r>
      <w:r w:rsidRPr="00424785">
        <w:rPr>
          <w:rFonts w:hint="eastAsia"/>
          <w:szCs w:val="22"/>
          <w:u w:val="single"/>
        </w:rPr>
        <w:t>존속</w:t>
      </w:r>
      <w:r>
        <w:rPr>
          <w:rFonts w:hint="eastAsia"/>
          <w:szCs w:val="22"/>
        </w:rPr>
        <w:t xml:space="preserve">: </w:t>
      </w:r>
      <w:r>
        <w:rPr>
          <w:rFonts w:hint="eastAsia"/>
          <w:szCs w:val="22"/>
        </w:rPr>
        <w:t>매도인은</w:t>
      </w:r>
      <w:r>
        <w:rPr>
          <w:rFonts w:hint="eastAsia"/>
          <w:szCs w:val="22"/>
        </w:rPr>
        <w:t xml:space="preserve"> </w:t>
      </w:r>
      <w:r w:rsidR="00842C50">
        <w:rPr>
          <w:rFonts w:hint="eastAsia"/>
          <w:szCs w:val="22"/>
        </w:rPr>
        <w:t>대한민국</w:t>
      </w:r>
      <w:r w:rsidR="00842C50">
        <w:rPr>
          <w:rFonts w:hint="eastAsia"/>
          <w:szCs w:val="22"/>
        </w:rPr>
        <w:t xml:space="preserve"> </w:t>
      </w:r>
      <w:r w:rsidR="00842C50">
        <w:rPr>
          <w:rFonts w:hint="eastAsia"/>
          <w:szCs w:val="22"/>
        </w:rPr>
        <w:t>법률에</w:t>
      </w:r>
      <w:r w:rsidR="00842C50">
        <w:rPr>
          <w:rFonts w:hint="eastAsia"/>
          <w:szCs w:val="22"/>
        </w:rPr>
        <w:t xml:space="preserve"> </w:t>
      </w:r>
      <w:r w:rsidR="00842C50">
        <w:rPr>
          <w:rFonts w:hint="eastAsia"/>
          <w:szCs w:val="22"/>
        </w:rPr>
        <w:t>따라</w:t>
      </w:r>
      <w:r w:rsidR="00842C50">
        <w:rPr>
          <w:rFonts w:hint="eastAsia"/>
          <w:szCs w:val="22"/>
        </w:rPr>
        <w:t xml:space="preserve"> </w:t>
      </w:r>
      <w:r w:rsidR="00842C50">
        <w:rPr>
          <w:rFonts w:hint="eastAsia"/>
          <w:szCs w:val="22"/>
        </w:rPr>
        <w:t>설립된</w:t>
      </w:r>
      <w:r w:rsidR="00842C50">
        <w:rPr>
          <w:rFonts w:hint="eastAsia"/>
          <w:szCs w:val="22"/>
        </w:rPr>
        <w:t xml:space="preserve"> </w:t>
      </w:r>
      <w:r w:rsidR="00842C50">
        <w:rPr>
          <w:rFonts w:hint="eastAsia"/>
          <w:szCs w:val="22"/>
        </w:rPr>
        <w:t>법인으</w:t>
      </w:r>
      <w:r>
        <w:rPr>
          <w:rFonts w:hint="eastAsia"/>
          <w:szCs w:val="22"/>
        </w:rPr>
        <w:t>로서</w:t>
      </w:r>
      <w:r>
        <w:rPr>
          <w:rFonts w:hint="eastAsia"/>
          <w:szCs w:val="22"/>
        </w:rPr>
        <w:t xml:space="preserve"> </w:t>
      </w:r>
      <w:r>
        <w:rPr>
          <w:rFonts w:hint="eastAsia"/>
          <w:szCs w:val="22"/>
        </w:rPr>
        <w:t>적법하게</w:t>
      </w:r>
      <w:r>
        <w:rPr>
          <w:rFonts w:hint="eastAsia"/>
          <w:szCs w:val="22"/>
        </w:rPr>
        <w:t xml:space="preserve"> </w:t>
      </w:r>
      <w:r>
        <w:rPr>
          <w:rFonts w:hint="eastAsia"/>
          <w:szCs w:val="22"/>
        </w:rPr>
        <w:t>설립되어</w:t>
      </w:r>
      <w:r>
        <w:rPr>
          <w:rFonts w:hint="eastAsia"/>
          <w:szCs w:val="22"/>
        </w:rPr>
        <w:t xml:space="preserve"> </w:t>
      </w:r>
      <w:r>
        <w:rPr>
          <w:rFonts w:hint="eastAsia"/>
          <w:szCs w:val="22"/>
        </w:rPr>
        <w:t>유효하게</w:t>
      </w:r>
      <w:r>
        <w:rPr>
          <w:rFonts w:hint="eastAsia"/>
          <w:szCs w:val="22"/>
        </w:rPr>
        <w:t xml:space="preserve"> </w:t>
      </w:r>
      <w:r>
        <w:rPr>
          <w:rFonts w:hint="eastAsia"/>
          <w:szCs w:val="22"/>
        </w:rPr>
        <w:t>존속하고</w:t>
      </w:r>
      <w:r>
        <w:rPr>
          <w:rFonts w:hint="eastAsia"/>
          <w:szCs w:val="22"/>
        </w:rPr>
        <w:t xml:space="preserve"> </w:t>
      </w:r>
      <w:r>
        <w:rPr>
          <w:rFonts w:hint="eastAsia"/>
          <w:szCs w:val="22"/>
        </w:rPr>
        <w:t>있다</w:t>
      </w:r>
      <w:r>
        <w:rPr>
          <w:rFonts w:hint="eastAsia"/>
          <w:szCs w:val="22"/>
        </w:rPr>
        <w:t>.</w:t>
      </w:r>
    </w:p>
    <w:p w14:paraId="5F4C0A7E" w14:textId="77777777" w:rsidR="00424785" w:rsidRPr="00424785" w:rsidRDefault="00424785" w:rsidP="00424785">
      <w:pPr>
        <w:tabs>
          <w:tab w:val="left" w:pos="-1440"/>
        </w:tabs>
        <w:snapToGrid w:val="0"/>
        <w:ind w:left="567"/>
        <w:rPr>
          <w:szCs w:val="22"/>
        </w:rPr>
      </w:pPr>
    </w:p>
    <w:p w14:paraId="77D9208A" w14:textId="52E61166" w:rsidR="00516186" w:rsidRPr="00380FB2" w:rsidRDefault="00516186" w:rsidP="00F919C9">
      <w:pPr>
        <w:numPr>
          <w:ilvl w:val="0"/>
          <w:numId w:val="34"/>
        </w:numPr>
        <w:tabs>
          <w:tab w:val="left" w:pos="-1440"/>
        </w:tabs>
        <w:snapToGrid w:val="0"/>
        <w:rPr>
          <w:szCs w:val="22"/>
        </w:rPr>
      </w:pPr>
      <w:r w:rsidRPr="00380FB2">
        <w:rPr>
          <w:szCs w:val="22"/>
          <w:u w:val="single"/>
        </w:rPr>
        <w:t>권한</w:t>
      </w:r>
      <w:r w:rsidRPr="00380FB2">
        <w:rPr>
          <w:szCs w:val="22"/>
          <w:u w:val="single"/>
        </w:rPr>
        <w:t xml:space="preserve">, </w:t>
      </w:r>
      <w:r w:rsidR="00FE7BEC">
        <w:rPr>
          <w:rFonts w:hint="eastAsia"/>
          <w:szCs w:val="22"/>
          <w:u w:val="single"/>
        </w:rPr>
        <w:t>수권</w:t>
      </w:r>
      <w:r w:rsidR="00FE7BEC">
        <w:rPr>
          <w:rFonts w:hint="eastAsia"/>
          <w:szCs w:val="22"/>
          <w:u w:val="single"/>
        </w:rPr>
        <w:t xml:space="preserve"> </w:t>
      </w:r>
      <w:r w:rsidR="00FE7BEC">
        <w:rPr>
          <w:rFonts w:hint="eastAsia"/>
          <w:szCs w:val="22"/>
          <w:u w:val="single"/>
        </w:rPr>
        <w:t>및</w:t>
      </w:r>
      <w:r w:rsidR="00FE7BEC">
        <w:rPr>
          <w:rFonts w:hint="eastAsia"/>
          <w:szCs w:val="22"/>
          <w:u w:val="single"/>
        </w:rPr>
        <w:t xml:space="preserve"> </w:t>
      </w:r>
      <w:r w:rsidRPr="00380FB2">
        <w:rPr>
          <w:szCs w:val="22"/>
          <w:u w:val="single"/>
        </w:rPr>
        <w:t>자격</w:t>
      </w:r>
      <w:r w:rsidRPr="00380FB2">
        <w:rPr>
          <w:szCs w:val="22"/>
        </w:rPr>
        <w:t xml:space="preserve">: </w:t>
      </w:r>
      <w:r w:rsidRPr="00380FB2">
        <w:rPr>
          <w:szCs w:val="22"/>
        </w:rPr>
        <w:t>매도인</w:t>
      </w:r>
      <w:r w:rsidR="000D5AFE" w:rsidRPr="00380FB2">
        <w:rPr>
          <w:szCs w:val="22"/>
        </w:rPr>
        <w:t>은</w:t>
      </w:r>
      <w:r w:rsidR="000D5AFE" w:rsidRPr="00380FB2">
        <w:rPr>
          <w:szCs w:val="22"/>
        </w:rPr>
        <w:t xml:space="preserve"> </w:t>
      </w:r>
      <w:r w:rsidR="0018692C" w:rsidRPr="00380FB2">
        <w:rPr>
          <w:szCs w:val="22"/>
        </w:rPr>
        <w:t xml:space="preserve">(i)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이행하고</w:t>
      </w:r>
      <w:r w:rsidR="0018692C" w:rsidRPr="00380FB2">
        <w:rPr>
          <w:szCs w:val="22"/>
        </w:rPr>
        <w:t xml:space="preserve"> </w:t>
      </w:r>
      <w:r w:rsidR="0018692C" w:rsidRPr="00380FB2">
        <w:rPr>
          <w:szCs w:val="22"/>
        </w:rPr>
        <w:t>거래를</w:t>
      </w:r>
      <w:r w:rsidR="0018692C" w:rsidRPr="00380FB2">
        <w:rPr>
          <w:szCs w:val="22"/>
        </w:rPr>
        <w:t xml:space="preserve"> </w:t>
      </w:r>
      <w:r w:rsidR="0018692C" w:rsidRPr="00380FB2">
        <w:rPr>
          <w:szCs w:val="22"/>
        </w:rPr>
        <w:t>종결하기</w:t>
      </w:r>
      <w:r w:rsidR="0018692C" w:rsidRPr="00380FB2">
        <w:rPr>
          <w:szCs w:val="22"/>
        </w:rPr>
        <w:t xml:space="preserve"> </w:t>
      </w:r>
      <w:r w:rsidR="0018692C" w:rsidRPr="00380FB2">
        <w:rPr>
          <w:szCs w:val="22"/>
        </w:rPr>
        <w:t>위한</w:t>
      </w:r>
      <w:r w:rsidR="0018692C" w:rsidRPr="00380FB2">
        <w:rPr>
          <w:szCs w:val="22"/>
        </w:rPr>
        <w:t xml:space="preserve"> </w:t>
      </w:r>
      <w:r w:rsidR="0018692C" w:rsidRPr="00380FB2">
        <w:rPr>
          <w:szCs w:val="22"/>
        </w:rPr>
        <w:t>모든</w:t>
      </w:r>
      <w:r w:rsidR="0018692C" w:rsidRPr="00380FB2">
        <w:rPr>
          <w:szCs w:val="22"/>
        </w:rPr>
        <w:t xml:space="preserve"> </w:t>
      </w:r>
      <w:r w:rsidR="0018692C" w:rsidRPr="00380FB2">
        <w:rPr>
          <w:szCs w:val="22"/>
        </w:rPr>
        <w:t>권한</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자격을</w:t>
      </w:r>
      <w:r w:rsidR="0018692C" w:rsidRPr="00380FB2">
        <w:rPr>
          <w:szCs w:val="22"/>
        </w:rPr>
        <w:t xml:space="preserve"> </w:t>
      </w:r>
      <w:r w:rsidR="0018692C" w:rsidRPr="00380FB2">
        <w:rPr>
          <w:szCs w:val="22"/>
        </w:rPr>
        <w:t>가지고</w:t>
      </w:r>
      <w:r w:rsidR="0018692C" w:rsidRPr="00380FB2">
        <w:rPr>
          <w:szCs w:val="22"/>
        </w:rPr>
        <w:t xml:space="preserve"> </w:t>
      </w:r>
      <w:r w:rsidR="0018692C" w:rsidRPr="00380FB2">
        <w:rPr>
          <w:szCs w:val="22"/>
        </w:rPr>
        <w:t>있</w:t>
      </w:r>
      <w:r w:rsidR="00424785">
        <w:rPr>
          <w:rFonts w:hint="eastAsia"/>
          <w:szCs w:val="22"/>
        </w:rPr>
        <w:t>고</w:t>
      </w:r>
      <w:r w:rsidR="0018692C" w:rsidRPr="00380FB2">
        <w:rPr>
          <w:szCs w:val="22"/>
        </w:rPr>
        <w:t xml:space="preserve">, (ii)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체결하고</w:t>
      </w:r>
      <w:r w:rsidR="0018692C" w:rsidRPr="00380FB2">
        <w:rPr>
          <w:szCs w:val="22"/>
        </w:rPr>
        <w:t xml:space="preserve"> </w:t>
      </w:r>
      <w:r w:rsidR="0018692C" w:rsidRPr="00380FB2">
        <w:rPr>
          <w:szCs w:val="22"/>
        </w:rPr>
        <w:t>그</w:t>
      </w:r>
      <w:r w:rsidR="0018692C" w:rsidRPr="00380FB2">
        <w:rPr>
          <w:szCs w:val="22"/>
        </w:rPr>
        <w:t xml:space="preserve"> </w:t>
      </w:r>
      <w:r w:rsidR="0018692C" w:rsidRPr="00380FB2">
        <w:rPr>
          <w:szCs w:val="22"/>
        </w:rPr>
        <w:t>계약상의</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이행함에</w:t>
      </w:r>
      <w:r w:rsidR="0018692C" w:rsidRPr="00380FB2">
        <w:rPr>
          <w:szCs w:val="22"/>
        </w:rPr>
        <w:t xml:space="preserve"> </w:t>
      </w:r>
      <w:r w:rsidR="0018692C" w:rsidRPr="00380FB2">
        <w:rPr>
          <w:szCs w:val="22"/>
        </w:rPr>
        <w:t>있어서</w:t>
      </w:r>
      <w:r w:rsidR="0018692C" w:rsidRPr="00380FB2">
        <w:rPr>
          <w:szCs w:val="22"/>
        </w:rPr>
        <w:t xml:space="preserve"> </w:t>
      </w:r>
      <w:r w:rsidR="00A47E49">
        <w:rPr>
          <w:rFonts w:hint="eastAsia"/>
          <w:szCs w:val="22"/>
        </w:rPr>
        <w:t>정관</w:t>
      </w:r>
      <w:r w:rsidR="00A47E49">
        <w:rPr>
          <w:rFonts w:hint="eastAsia"/>
          <w:szCs w:val="22"/>
        </w:rPr>
        <w:t xml:space="preserve"> </w:t>
      </w:r>
      <w:r w:rsidR="00AF1AB0">
        <w:rPr>
          <w:rFonts w:hint="eastAsia"/>
          <w:szCs w:val="22"/>
        </w:rPr>
        <w:t>기타</w:t>
      </w:r>
      <w:r w:rsidR="00AF1AB0">
        <w:rPr>
          <w:rFonts w:hint="eastAsia"/>
          <w:szCs w:val="22"/>
        </w:rPr>
        <w:t xml:space="preserve"> </w:t>
      </w:r>
      <w:r w:rsidR="00AF1AB0">
        <w:rPr>
          <w:rFonts w:hint="eastAsia"/>
          <w:szCs w:val="22"/>
        </w:rPr>
        <w:t>내부규정에</w:t>
      </w:r>
      <w:r w:rsidR="00AF1AB0">
        <w:rPr>
          <w:rFonts w:hint="eastAsia"/>
          <w:szCs w:val="22"/>
        </w:rPr>
        <w:t xml:space="preserve"> </w:t>
      </w:r>
      <w:r w:rsidR="00AF1AB0">
        <w:rPr>
          <w:rFonts w:hint="eastAsia"/>
          <w:szCs w:val="22"/>
        </w:rPr>
        <w:t>정한</w:t>
      </w:r>
      <w:r w:rsidR="00AF1AB0">
        <w:rPr>
          <w:rFonts w:hint="eastAsia"/>
          <w:szCs w:val="22"/>
        </w:rPr>
        <w:t xml:space="preserve"> </w:t>
      </w:r>
      <w:r w:rsidR="0018692C" w:rsidRPr="00380FB2">
        <w:rPr>
          <w:szCs w:val="22"/>
        </w:rPr>
        <w:t>절차</w:t>
      </w:r>
      <w:r w:rsidR="002B6A8F" w:rsidRPr="002B6A8F">
        <w:rPr>
          <w:szCs w:val="22"/>
        </w:rPr>
        <w:t>(</w:t>
      </w:r>
      <w:r w:rsidR="002B6A8F" w:rsidRPr="002B6A8F">
        <w:rPr>
          <w:szCs w:val="22"/>
        </w:rPr>
        <w:t>이사회</w:t>
      </w:r>
      <w:r w:rsidR="002B6A8F" w:rsidRPr="002B6A8F">
        <w:rPr>
          <w:szCs w:val="22"/>
        </w:rPr>
        <w:t xml:space="preserve"> </w:t>
      </w:r>
      <w:r w:rsidR="002B6A8F" w:rsidRPr="002B6A8F">
        <w:rPr>
          <w:szCs w:val="22"/>
        </w:rPr>
        <w:t>결의</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주주총회</w:t>
      </w:r>
      <w:r w:rsidR="002B6A8F" w:rsidRPr="002B6A8F">
        <w:rPr>
          <w:szCs w:val="22"/>
        </w:rPr>
        <w:t xml:space="preserve"> </w:t>
      </w:r>
      <w:r w:rsidR="002B6A8F" w:rsidRPr="002B6A8F">
        <w:rPr>
          <w:szCs w:val="22"/>
        </w:rPr>
        <w:t>특별결의를</w:t>
      </w:r>
      <w:r w:rsidR="002B6A8F" w:rsidRPr="002B6A8F">
        <w:rPr>
          <w:szCs w:val="22"/>
        </w:rPr>
        <w:t xml:space="preserve"> </w:t>
      </w:r>
      <w:r w:rsidR="002B6A8F" w:rsidRPr="002B6A8F">
        <w:rPr>
          <w:szCs w:val="22"/>
        </w:rPr>
        <w:t>포함함</w:t>
      </w:r>
      <w:r w:rsidR="002B6A8F" w:rsidRPr="002B6A8F">
        <w:rPr>
          <w:szCs w:val="22"/>
        </w:rPr>
        <w:t>)</w:t>
      </w:r>
      <w:r w:rsidR="0018692C" w:rsidRPr="00380FB2">
        <w:rPr>
          <w:szCs w:val="22"/>
        </w:rPr>
        <w:t>를</w:t>
      </w:r>
      <w:r w:rsidR="0018692C" w:rsidRPr="00380FB2">
        <w:rPr>
          <w:szCs w:val="22"/>
        </w:rPr>
        <w:t xml:space="preserve"> </w:t>
      </w:r>
      <w:r w:rsidR="00424785">
        <w:rPr>
          <w:rFonts w:hint="eastAsia"/>
          <w:szCs w:val="22"/>
        </w:rPr>
        <w:t>완료</w:t>
      </w:r>
      <w:r w:rsidR="0018692C" w:rsidRPr="00380FB2">
        <w:rPr>
          <w:szCs w:val="22"/>
        </w:rPr>
        <w:t>하였으며</w:t>
      </w:r>
      <w:r w:rsidR="0018692C" w:rsidRPr="00380FB2">
        <w:rPr>
          <w:szCs w:val="22"/>
        </w:rPr>
        <w:t xml:space="preserve">, (iii) </w:t>
      </w:r>
      <w:r w:rsidR="0018692C" w:rsidRPr="00380FB2">
        <w:rPr>
          <w:szCs w:val="22"/>
        </w:rPr>
        <w:t>본</w:t>
      </w:r>
      <w:r w:rsidR="0018692C" w:rsidRPr="00380FB2">
        <w:rPr>
          <w:szCs w:val="22"/>
        </w:rPr>
        <w:t xml:space="preserve"> </w:t>
      </w:r>
      <w:r w:rsidR="0018692C" w:rsidRPr="00380FB2">
        <w:rPr>
          <w:szCs w:val="22"/>
        </w:rPr>
        <w:t>계약은</w:t>
      </w:r>
      <w:r w:rsidR="0018692C" w:rsidRPr="00380FB2">
        <w:rPr>
          <w:szCs w:val="22"/>
        </w:rPr>
        <w:t xml:space="preserve"> </w:t>
      </w:r>
      <w:r w:rsidR="0018692C" w:rsidRPr="00380FB2">
        <w:rPr>
          <w:szCs w:val="22"/>
        </w:rPr>
        <w:t>해당</w:t>
      </w:r>
      <w:r w:rsidR="0018692C" w:rsidRPr="00380FB2">
        <w:rPr>
          <w:szCs w:val="22"/>
        </w:rPr>
        <w:t xml:space="preserve"> </w:t>
      </w:r>
      <w:r w:rsidR="0018692C" w:rsidRPr="00380FB2">
        <w:rPr>
          <w:szCs w:val="22"/>
        </w:rPr>
        <w:t>조건에</w:t>
      </w:r>
      <w:r w:rsidR="0018692C" w:rsidRPr="00380FB2">
        <w:rPr>
          <w:szCs w:val="22"/>
        </w:rPr>
        <w:t xml:space="preserve"> </w:t>
      </w:r>
      <w:r w:rsidR="0018692C" w:rsidRPr="00380FB2">
        <w:rPr>
          <w:szCs w:val="22"/>
        </w:rPr>
        <w:t>따라</w:t>
      </w:r>
      <w:r w:rsidR="0018692C" w:rsidRPr="00380FB2">
        <w:rPr>
          <w:szCs w:val="22"/>
        </w:rPr>
        <w:t xml:space="preserve"> </w:t>
      </w:r>
      <w:r w:rsidR="0018692C" w:rsidRPr="00380FB2">
        <w:rPr>
          <w:szCs w:val="22"/>
        </w:rPr>
        <w:t>집행할</w:t>
      </w:r>
      <w:r w:rsidR="0018692C" w:rsidRPr="00380FB2">
        <w:rPr>
          <w:szCs w:val="22"/>
        </w:rPr>
        <w:t xml:space="preserve"> </w:t>
      </w:r>
      <w:r w:rsidR="0018692C" w:rsidRPr="00380FB2">
        <w:rPr>
          <w:szCs w:val="22"/>
        </w:rPr>
        <w:t>수</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매</w:t>
      </w:r>
      <w:r w:rsidR="00424785">
        <w:rPr>
          <w:rFonts w:hint="eastAsia"/>
          <w:szCs w:val="22"/>
        </w:rPr>
        <w:t>도</w:t>
      </w:r>
      <w:r w:rsidR="0018692C" w:rsidRPr="00380FB2">
        <w:rPr>
          <w:szCs w:val="22"/>
        </w:rPr>
        <w:t>인의</w:t>
      </w:r>
      <w:r w:rsidR="0018692C" w:rsidRPr="00380FB2">
        <w:rPr>
          <w:szCs w:val="22"/>
        </w:rPr>
        <w:t xml:space="preserve"> </w:t>
      </w:r>
      <w:r w:rsidR="0018692C" w:rsidRPr="00380FB2">
        <w:rPr>
          <w:szCs w:val="22"/>
        </w:rPr>
        <w:t>유효하고</w:t>
      </w:r>
      <w:r w:rsidR="0018692C" w:rsidRPr="00380FB2">
        <w:rPr>
          <w:szCs w:val="22"/>
        </w:rPr>
        <w:t xml:space="preserve"> </w:t>
      </w:r>
      <w:r w:rsidR="0018692C" w:rsidRPr="00380FB2">
        <w:rPr>
          <w:szCs w:val="22"/>
        </w:rPr>
        <w:t>법적으로</w:t>
      </w:r>
      <w:r w:rsidR="0018692C" w:rsidRPr="00380FB2">
        <w:rPr>
          <w:szCs w:val="22"/>
        </w:rPr>
        <w:t xml:space="preserve"> </w:t>
      </w:r>
      <w:r w:rsidR="0018692C" w:rsidRPr="00380FB2">
        <w:rPr>
          <w:szCs w:val="22"/>
        </w:rPr>
        <w:t>구속력</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구성한다</w:t>
      </w:r>
      <w:r w:rsidR="0018692C" w:rsidRPr="00380FB2">
        <w:rPr>
          <w:szCs w:val="22"/>
        </w:rPr>
        <w:t>.</w:t>
      </w:r>
    </w:p>
    <w:p w14:paraId="5FC24B7C" w14:textId="77777777" w:rsidR="00516186" w:rsidRPr="00380FB2" w:rsidRDefault="00516186" w:rsidP="007008A0">
      <w:pPr>
        <w:tabs>
          <w:tab w:val="left" w:pos="-1440"/>
        </w:tabs>
        <w:snapToGrid w:val="0"/>
        <w:rPr>
          <w:szCs w:val="22"/>
        </w:rPr>
      </w:pPr>
    </w:p>
    <w:p w14:paraId="3BD6CFE7" w14:textId="692D9B92" w:rsidR="005D76FB" w:rsidRPr="00380FB2" w:rsidRDefault="005D76FB" w:rsidP="00F919C9">
      <w:pPr>
        <w:numPr>
          <w:ilvl w:val="0"/>
          <w:numId w:val="34"/>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매도인에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w:t>
      </w:r>
      <w:r w:rsidR="002B6A8F" w:rsidRPr="002B6A8F">
        <w:rPr>
          <w:szCs w:val="22"/>
        </w:rPr>
        <w:t>(</w:t>
      </w:r>
      <w:r w:rsidR="009E005A">
        <w:rPr>
          <w:rFonts w:hint="eastAsia"/>
          <w:szCs w:val="22"/>
        </w:rPr>
        <w:t>매도인이</w:t>
      </w:r>
      <w:r w:rsidR="009E005A">
        <w:rPr>
          <w:rFonts w:hint="eastAsia"/>
          <w:szCs w:val="22"/>
        </w:rPr>
        <w:t xml:space="preserve"> </w:t>
      </w:r>
      <w:r w:rsidR="009E005A">
        <w:rPr>
          <w:rFonts w:hint="eastAsia"/>
          <w:szCs w:val="22"/>
        </w:rPr>
        <w:t>수탁자와</w:t>
      </w:r>
      <w:r w:rsidR="009E005A">
        <w:rPr>
          <w:rFonts w:hint="eastAsia"/>
          <w:szCs w:val="22"/>
        </w:rPr>
        <w:t xml:space="preserve"> </w:t>
      </w:r>
      <w:r w:rsidR="009E005A">
        <w:rPr>
          <w:rFonts w:hint="eastAsia"/>
          <w:szCs w:val="22"/>
        </w:rPr>
        <w:t>본건</w:t>
      </w:r>
      <w:r w:rsidR="009E005A">
        <w:rPr>
          <w:rFonts w:hint="eastAsia"/>
          <w:szCs w:val="22"/>
        </w:rPr>
        <w:t xml:space="preserve"> </w:t>
      </w:r>
      <w:r w:rsidR="009E005A">
        <w:rPr>
          <w:rFonts w:hint="eastAsia"/>
          <w:szCs w:val="22"/>
        </w:rPr>
        <w:t>부동산에</w:t>
      </w:r>
      <w:r w:rsidR="009E005A">
        <w:rPr>
          <w:rFonts w:hint="eastAsia"/>
          <w:szCs w:val="22"/>
        </w:rPr>
        <w:t xml:space="preserve"> </w:t>
      </w:r>
      <w:r w:rsidR="009E005A">
        <w:rPr>
          <w:rFonts w:hint="eastAsia"/>
          <w:szCs w:val="22"/>
        </w:rPr>
        <w:t>관하여</w:t>
      </w:r>
      <w:r w:rsidR="009E005A">
        <w:rPr>
          <w:rFonts w:hint="eastAsia"/>
          <w:szCs w:val="22"/>
        </w:rPr>
        <w:t xml:space="preserve"> </w:t>
      </w:r>
      <w:r w:rsidR="009E005A">
        <w:rPr>
          <w:rFonts w:hint="eastAsia"/>
          <w:szCs w:val="22"/>
        </w:rPr>
        <w:t>체결한</w:t>
      </w:r>
      <w:r w:rsidR="009E005A">
        <w:rPr>
          <w:rFonts w:hint="eastAsia"/>
          <w:szCs w:val="22"/>
        </w:rPr>
        <w:t xml:space="preserve"> </w:t>
      </w:r>
      <w:r w:rsidR="009E005A">
        <w:rPr>
          <w:rFonts w:hint="eastAsia"/>
          <w:szCs w:val="22"/>
        </w:rPr>
        <w:t>담보신탁계약</w:t>
      </w:r>
      <w:r w:rsidR="009E005A">
        <w:rPr>
          <w:rFonts w:hint="eastAsia"/>
          <w:szCs w:val="22"/>
        </w:rPr>
        <w:t>(</w:t>
      </w:r>
      <w:r w:rsidR="009E005A">
        <w:rPr>
          <w:rFonts w:hint="eastAsia"/>
          <w:szCs w:val="22"/>
        </w:rPr>
        <w:t>이하</w:t>
      </w:r>
      <w:r w:rsidR="009E005A">
        <w:rPr>
          <w:rFonts w:hint="eastAsia"/>
          <w:szCs w:val="22"/>
        </w:rPr>
        <w:t xml:space="preserve"> </w:t>
      </w:r>
      <w:r w:rsidR="009E005A" w:rsidRPr="009E005A">
        <w:rPr>
          <w:szCs w:val="22"/>
        </w:rPr>
        <w:t>“</w:t>
      </w:r>
      <w:r w:rsidR="002B6A8F" w:rsidRPr="008A458E">
        <w:rPr>
          <w:szCs w:val="22"/>
          <w:u w:val="single"/>
        </w:rPr>
        <w:t>본건</w:t>
      </w:r>
      <w:r w:rsidR="002B6A8F" w:rsidRPr="008A458E">
        <w:rPr>
          <w:szCs w:val="22"/>
          <w:u w:val="single"/>
        </w:rPr>
        <w:t xml:space="preserve"> </w:t>
      </w:r>
      <w:r w:rsidR="002B6A8F" w:rsidRPr="008A458E">
        <w:rPr>
          <w:szCs w:val="22"/>
          <w:u w:val="single"/>
        </w:rPr>
        <w:t>담보신탁계약</w:t>
      </w:r>
      <w:r w:rsidR="009E005A">
        <w:rPr>
          <w:szCs w:val="22"/>
        </w:rPr>
        <w:t>”</w:t>
      </w:r>
      <w:r w:rsidR="009E005A">
        <w:rPr>
          <w:rFonts w:hint="eastAsia"/>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우선수익자</w:t>
      </w:r>
      <w:r w:rsidR="002B6A8F" w:rsidRPr="002B6A8F">
        <w:rPr>
          <w:szCs w:val="22"/>
        </w:rPr>
        <w:t xml:space="preserve"> </w:t>
      </w:r>
      <w:r w:rsidR="002B6A8F" w:rsidRPr="002B6A8F">
        <w:rPr>
          <w:szCs w:val="22"/>
        </w:rPr>
        <w:t>전원</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수탁자의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본건</w:t>
      </w:r>
      <w:r w:rsidR="002B6A8F" w:rsidRPr="002B6A8F">
        <w:rPr>
          <w:szCs w:val="22"/>
        </w:rPr>
        <w:t xml:space="preserve"> </w:t>
      </w:r>
      <w:r w:rsidR="002B6A8F" w:rsidRPr="009E005A">
        <w:rPr>
          <w:szCs w:val="22"/>
        </w:rPr>
        <w:t>대출약정</w:t>
      </w:r>
      <w:r w:rsidR="002B6A8F" w:rsidRPr="009E005A">
        <w:rPr>
          <w:szCs w:val="22"/>
        </w:rPr>
        <w:t>(</w:t>
      </w:r>
      <w:r w:rsidR="002B6A8F" w:rsidRPr="009E005A">
        <w:rPr>
          <w:szCs w:val="22"/>
        </w:rPr>
        <w:t>제</w:t>
      </w:r>
      <w:r w:rsidR="002B6A8F" w:rsidRPr="009E005A">
        <w:rPr>
          <w:szCs w:val="22"/>
        </w:rPr>
        <w:t>5.2</w:t>
      </w:r>
      <w:r w:rsidR="002B6A8F" w:rsidRPr="009E005A">
        <w:rPr>
          <w:szCs w:val="22"/>
        </w:rPr>
        <w:t>조</w:t>
      </w:r>
      <w:r w:rsidR="002B6A8F" w:rsidRPr="009E005A">
        <w:rPr>
          <w:szCs w:val="22"/>
        </w:rPr>
        <w:t xml:space="preserve"> (e)</w:t>
      </w:r>
      <w:r w:rsidR="002B6A8F" w:rsidRPr="009E005A">
        <w:rPr>
          <w:szCs w:val="22"/>
        </w:rPr>
        <w:t>항에서</w:t>
      </w:r>
      <w:r w:rsidR="002B6A8F" w:rsidRPr="002B6A8F">
        <w:rPr>
          <w:szCs w:val="22"/>
        </w:rPr>
        <w:t xml:space="preserve"> </w:t>
      </w:r>
      <w:r w:rsidR="002B6A8F" w:rsidRPr="002B6A8F">
        <w:rPr>
          <w:szCs w:val="22"/>
        </w:rPr>
        <w:t>정의</w:t>
      </w:r>
      <w:r w:rsidR="002B6A8F" w:rsidRPr="002B6A8F">
        <w:rPr>
          <w:szCs w:val="22"/>
        </w:rPr>
        <w:lastRenderedPageBreak/>
        <w:t>됨</w:t>
      </w:r>
      <w:r w:rsidR="002B6A8F" w:rsidRPr="002B6A8F">
        <w:rPr>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대주에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임차인의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또는</w:t>
      </w:r>
      <w:r w:rsidR="002B6A8F" w:rsidRPr="002B6A8F">
        <w:rPr>
          <w:szCs w:val="22"/>
        </w:rPr>
        <w:t xml:space="preserve"> </w:t>
      </w:r>
      <w:r w:rsidR="002B6A8F" w:rsidRPr="002B6A8F">
        <w:rPr>
          <w:szCs w:val="22"/>
        </w:rPr>
        <w:t>임차인에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통지를</w:t>
      </w:r>
      <w:r w:rsidR="002B6A8F" w:rsidRPr="002B6A8F">
        <w:rPr>
          <w:szCs w:val="22"/>
        </w:rPr>
        <w:t xml:space="preserve"> </w:t>
      </w:r>
      <w:r w:rsidR="002B6A8F" w:rsidRPr="002B6A8F">
        <w:rPr>
          <w:szCs w:val="22"/>
        </w:rPr>
        <w:t>포함함</w:t>
      </w:r>
      <w:r w:rsidR="002B6A8F" w:rsidRPr="002B6A8F">
        <w:rPr>
          <w:szCs w:val="22"/>
        </w:rPr>
        <w:t>)</w:t>
      </w:r>
      <w:r w:rsidRPr="00380FB2">
        <w:rPr>
          <w:szCs w:val="22"/>
        </w:rPr>
        <w:t>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Pr>
          <w:rFonts w:hint="eastAsia"/>
          <w:szCs w:val="22"/>
        </w:rPr>
        <w:t>,</w:t>
      </w:r>
      <w:r w:rsidR="00DB4D09">
        <w:rPr>
          <w:szCs w:val="22"/>
        </w:rPr>
        <w:t xml:space="preserve"> </w:t>
      </w:r>
      <w:r w:rsidR="00DB4D09">
        <w:rPr>
          <w:rFonts w:hint="eastAsia"/>
          <w:szCs w:val="22"/>
        </w:rPr>
        <w:t>필요한</w:t>
      </w:r>
      <w:r w:rsidR="00DB4D09">
        <w:rPr>
          <w:rFonts w:hint="eastAsia"/>
          <w:szCs w:val="22"/>
        </w:rPr>
        <w:t xml:space="preserve"> </w:t>
      </w:r>
      <w:r w:rsidR="00DB4D09">
        <w:rPr>
          <w:rFonts w:hint="eastAsia"/>
          <w:szCs w:val="22"/>
        </w:rPr>
        <w:t>경우</w:t>
      </w:r>
      <w:r w:rsidR="00DB4D09">
        <w:rPr>
          <w:rFonts w:hint="eastAsia"/>
          <w:szCs w:val="22"/>
        </w:rPr>
        <w:t xml:space="preserve"> </w:t>
      </w:r>
      <w:r w:rsidR="00DB4D09">
        <w:rPr>
          <w:rFonts w:hint="eastAsia"/>
          <w:szCs w:val="22"/>
        </w:rPr>
        <w:t>이러한</w:t>
      </w:r>
      <w:r w:rsidR="00DB4D09">
        <w:rPr>
          <w:rFonts w:hint="eastAsia"/>
          <w:szCs w:val="22"/>
        </w:rPr>
        <w:t xml:space="preserve"> </w:t>
      </w:r>
      <w:r w:rsidR="00DB4D09">
        <w:rPr>
          <w:rFonts w:hint="eastAsia"/>
          <w:szCs w:val="22"/>
        </w:rPr>
        <w:t>해당</w:t>
      </w:r>
      <w:r w:rsidR="00DB4D09">
        <w:rPr>
          <w:rFonts w:hint="eastAsia"/>
          <w:szCs w:val="22"/>
        </w:rPr>
        <w:t xml:space="preserve"> </w:t>
      </w:r>
      <w:r w:rsidR="00DB4D09">
        <w:rPr>
          <w:rFonts w:hint="eastAsia"/>
          <w:szCs w:val="22"/>
        </w:rPr>
        <w:t>동의</w:t>
      </w:r>
      <w:r w:rsidR="00DB4D09">
        <w:rPr>
          <w:rFonts w:hint="eastAsia"/>
          <w:szCs w:val="22"/>
        </w:rPr>
        <w:t>,</w:t>
      </w:r>
      <w:r w:rsidR="00DB4D09">
        <w:rPr>
          <w:szCs w:val="22"/>
        </w:rPr>
        <w:t xml:space="preserve"> </w:t>
      </w:r>
      <w:r w:rsidR="00DB4D09">
        <w:rPr>
          <w:rFonts w:hint="eastAsia"/>
          <w:szCs w:val="22"/>
        </w:rPr>
        <w:t>승인</w:t>
      </w:r>
      <w:r w:rsidR="00DB4D09">
        <w:rPr>
          <w:rFonts w:hint="eastAsia"/>
          <w:szCs w:val="22"/>
        </w:rPr>
        <w:t xml:space="preserve"> </w:t>
      </w:r>
      <w:r w:rsidR="00DB4D09">
        <w:rPr>
          <w:rFonts w:hint="eastAsia"/>
          <w:szCs w:val="22"/>
        </w:rPr>
        <w:t>또는</w:t>
      </w:r>
      <w:r w:rsidR="00DB4D09">
        <w:rPr>
          <w:rFonts w:hint="eastAsia"/>
          <w:szCs w:val="22"/>
        </w:rPr>
        <w:t xml:space="preserve"> </w:t>
      </w:r>
      <w:r w:rsidR="00DB4D09">
        <w:rPr>
          <w:rFonts w:hint="eastAsia"/>
          <w:szCs w:val="22"/>
        </w:rPr>
        <w:t>통지가</w:t>
      </w:r>
      <w:r w:rsidR="00DB4D09">
        <w:rPr>
          <w:rFonts w:hint="eastAsia"/>
          <w:szCs w:val="22"/>
        </w:rPr>
        <w:t xml:space="preserve"> </w:t>
      </w:r>
      <w:r w:rsidR="00DB4D09">
        <w:rPr>
          <w:rFonts w:hint="eastAsia"/>
          <w:szCs w:val="22"/>
        </w:rPr>
        <w:t>완료되었</w:t>
      </w:r>
      <w:r w:rsidRPr="00380FB2">
        <w:rPr>
          <w:szCs w:val="22"/>
        </w:rPr>
        <w:t>다</w:t>
      </w:r>
      <w:r w:rsidRPr="00380FB2">
        <w:rPr>
          <w:szCs w:val="22"/>
        </w:rPr>
        <w:t>.</w:t>
      </w:r>
    </w:p>
    <w:p w14:paraId="3AF2B46C" w14:textId="77777777" w:rsidR="005D76FB" w:rsidRPr="00D27272" w:rsidRDefault="005D76FB" w:rsidP="007008A0">
      <w:pPr>
        <w:tabs>
          <w:tab w:val="left" w:pos="-1440"/>
        </w:tabs>
        <w:snapToGrid w:val="0"/>
        <w:rPr>
          <w:szCs w:val="22"/>
        </w:rPr>
      </w:pPr>
    </w:p>
    <w:p w14:paraId="19C05184" w14:textId="5667B193" w:rsidR="00C84C63" w:rsidRPr="00380FB2" w:rsidRDefault="00C84C63" w:rsidP="00F919C9">
      <w:pPr>
        <w:numPr>
          <w:ilvl w:val="0"/>
          <w:numId w:val="34"/>
        </w:numPr>
        <w:tabs>
          <w:tab w:val="left" w:pos="-1440"/>
        </w:tabs>
        <w:snapToGrid w:val="0"/>
        <w:rPr>
          <w:szCs w:val="22"/>
          <w:u w:val="single"/>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Pr>
          <w:rFonts w:hint="eastAsia"/>
          <w:szCs w:val="22"/>
        </w:rPr>
        <w:t>매도인의</w:t>
      </w:r>
      <w:r>
        <w:rPr>
          <w:rFonts w:hint="eastAsia"/>
          <w:szCs w:val="22"/>
        </w:rPr>
        <w:t xml:space="preserve"> </w:t>
      </w:r>
      <w:r>
        <w:rPr>
          <w:rFonts w:hint="eastAsia"/>
          <w:szCs w:val="22"/>
        </w:rPr>
        <w:t>내부규정</w:t>
      </w:r>
      <w:r>
        <w:rPr>
          <w:rFonts w:hint="eastAsia"/>
          <w:szCs w:val="22"/>
        </w:rPr>
        <w:t>,</w:t>
      </w:r>
      <w:r>
        <w:rPr>
          <w:szCs w:val="22"/>
        </w:rPr>
        <w:t xml:space="preserve"> </w:t>
      </w:r>
      <w:r w:rsidRPr="00380FB2">
        <w:rPr>
          <w:szCs w:val="22"/>
        </w:rPr>
        <w:t>매도인에게</w:t>
      </w:r>
      <w:r w:rsidRPr="00380FB2">
        <w:rPr>
          <w:szCs w:val="22"/>
        </w:rPr>
        <w:t xml:space="preserve"> </w:t>
      </w:r>
      <w:r w:rsidRPr="00380FB2">
        <w:rPr>
          <w:szCs w:val="22"/>
        </w:rPr>
        <w:t>적용</w:t>
      </w:r>
      <w:r w:rsidR="00D27272">
        <w:rPr>
          <w:rFonts w:hint="eastAsia"/>
          <w:szCs w:val="22"/>
        </w:rPr>
        <w:t>되는</w:t>
      </w:r>
      <w:r w:rsidRPr="00380FB2">
        <w:rPr>
          <w:szCs w:val="22"/>
        </w:rPr>
        <w:t xml:space="preserve"> </w:t>
      </w:r>
      <w:r w:rsidRPr="00380FB2">
        <w:rPr>
          <w:szCs w:val="22"/>
        </w:rPr>
        <w:t>법령</w:t>
      </w:r>
      <w:r w:rsidRPr="00380FB2">
        <w:rPr>
          <w:szCs w:val="22"/>
        </w:rPr>
        <w:t xml:space="preserve">, </w:t>
      </w:r>
      <w:r w:rsidRPr="00380FB2">
        <w:rPr>
          <w:szCs w:val="22"/>
        </w:rPr>
        <w:t>매도인이</w:t>
      </w:r>
      <w:r w:rsidRPr="00380FB2">
        <w:rPr>
          <w:szCs w:val="22"/>
        </w:rPr>
        <w:t xml:space="preserve"> </w:t>
      </w:r>
      <w:r w:rsidRPr="00380FB2">
        <w:rPr>
          <w:szCs w:val="22"/>
        </w:rPr>
        <w:t>당사자인</w:t>
      </w:r>
      <w:r w:rsidRPr="00380FB2">
        <w:rPr>
          <w:szCs w:val="22"/>
        </w:rPr>
        <w:t xml:space="preserve"> </w:t>
      </w:r>
      <w:r w:rsidR="00424785">
        <w:rPr>
          <w:rFonts w:hint="eastAsia"/>
          <w:szCs w:val="22"/>
        </w:rPr>
        <w:t>중요한</w:t>
      </w:r>
      <w:r w:rsidR="00424785">
        <w:rPr>
          <w:rFonts w:hint="eastAsia"/>
          <w:szCs w:val="22"/>
        </w:rPr>
        <w:t xml:space="preserve"> </w:t>
      </w:r>
      <w:r w:rsidRPr="00380FB2">
        <w:rPr>
          <w:szCs w:val="22"/>
        </w:rPr>
        <w:t>계약이나</w:t>
      </w:r>
      <w:r w:rsidRPr="00380FB2">
        <w:rPr>
          <w:szCs w:val="22"/>
        </w:rPr>
        <w:t xml:space="preserve"> </w:t>
      </w:r>
      <w:r w:rsidR="00D27272">
        <w:rPr>
          <w:rFonts w:hint="eastAsia"/>
          <w:szCs w:val="22"/>
        </w:rPr>
        <w:t>합의</w:t>
      </w:r>
      <w:r w:rsidR="002B6A8F" w:rsidRPr="002B6A8F">
        <w:rPr>
          <w:szCs w:val="22"/>
        </w:rPr>
        <w:t>(</w:t>
      </w:r>
      <w:r w:rsidR="002B6A8F" w:rsidRPr="002B6A8F">
        <w:rPr>
          <w:szCs w:val="22"/>
        </w:rPr>
        <w:t>본건</w:t>
      </w:r>
      <w:r w:rsidR="002B6A8F" w:rsidRPr="002B6A8F">
        <w:rPr>
          <w:szCs w:val="22"/>
        </w:rPr>
        <w:t xml:space="preserve"> </w:t>
      </w:r>
      <w:r w:rsidR="002B6A8F" w:rsidRPr="002B6A8F">
        <w:rPr>
          <w:szCs w:val="22"/>
        </w:rPr>
        <w:t>담보신탁계약</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대출약정</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임대차계약을</w:t>
      </w:r>
      <w:r w:rsidR="002B6A8F" w:rsidRPr="002B6A8F">
        <w:rPr>
          <w:szCs w:val="22"/>
        </w:rPr>
        <w:t xml:space="preserve"> </w:t>
      </w:r>
      <w:r w:rsidR="002B6A8F" w:rsidRPr="002B6A8F">
        <w:rPr>
          <w:szCs w:val="22"/>
        </w:rPr>
        <w:t>포함함</w:t>
      </w:r>
      <w:r w:rsidR="002B6A8F" w:rsidRPr="002B6A8F">
        <w:rPr>
          <w:szCs w:val="22"/>
        </w:rPr>
        <w:t>)</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w:t>
      </w:r>
    </w:p>
    <w:p w14:paraId="0204068E" w14:textId="77777777" w:rsidR="00C84C63" w:rsidRPr="00380FB2" w:rsidRDefault="00C84C63" w:rsidP="007008A0">
      <w:pPr>
        <w:tabs>
          <w:tab w:val="left" w:pos="-1440"/>
        </w:tabs>
        <w:snapToGrid w:val="0"/>
        <w:ind w:left="567"/>
        <w:rPr>
          <w:szCs w:val="22"/>
          <w:u w:val="single"/>
        </w:rPr>
      </w:pPr>
    </w:p>
    <w:p w14:paraId="0C007578" w14:textId="428F6798" w:rsidR="00516186" w:rsidRPr="00BF5C9E" w:rsidRDefault="00516186" w:rsidP="00F919C9">
      <w:pPr>
        <w:numPr>
          <w:ilvl w:val="0"/>
          <w:numId w:val="34"/>
        </w:numPr>
        <w:tabs>
          <w:tab w:val="left" w:pos="-1440"/>
        </w:tabs>
        <w:snapToGrid w:val="0"/>
        <w:rPr>
          <w:szCs w:val="22"/>
          <w:u w:val="single"/>
        </w:rPr>
      </w:pPr>
      <w:r w:rsidRPr="00380FB2">
        <w:rPr>
          <w:szCs w:val="22"/>
          <w:u w:val="single"/>
        </w:rPr>
        <w:t>완전한</w:t>
      </w:r>
      <w:r w:rsidRPr="00380FB2">
        <w:rPr>
          <w:szCs w:val="22"/>
          <w:u w:val="single"/>
        </w:rPr>
        <w:t xml:space="preserve"> </w:t>
      </w:r>
      <w:r w:rsidRPr="00380FB2">
        <w:rPr>
          <w:szCs w:val="22"/>
          <w:u w:val="single"/>
        </w:rPr>
        <w:t>소유권</w:t>
      </w:r>
      <w:r w:rsidRPr="00380FB2">
        <w:rPr>
          <w:szCs w:val="22"/>
        </w:rPr>
        <w:t xml:space="preserve">: </w:t>
      </w:r>
      <w:r w:rsidRPr="00380FB2">
        <w:rPr>
          <w:szCs w:val="22"/>
        </w:rPr>
        <w:t>매도인은</w:t>
      </w:r>
      <w:r w:rsidRPr="00380FB2">
        <w:rPr>
          <w:szCs w:val="22"/>
        </w:rPr>
        <w:t xml:space="preserve"> </w:t>
      </w:r>
      <w:r w:rsidR="002B6A8F" w:rsidRPr="002B6A8F">
        <w:rPr>
          <w:szCs w:val="22"/>
        </w:rPr>
        <w:t>본건</w:t>
      </w:r>
      <w:r w:rsidR="002B6A8F" w:rsidRPr="002B6A8F">
        <w:rPr>
          <w:szCs w:val="22"/>
        </w:rPr>
        <w:t xml:space="preserve"> </w:t>
      </w:r>
      <w:r w:rsidR="002B6A8F" w:rsidRPr="002B6A8F">
        <w:rPr>
          <w:szCs w:val="22"/>
        </w:rPr>
        <w:t>부동산의</w:t>
      </w:r>
      <w:r w:rsidR="002B6A8F" w:rsidRPr="002B6A8F">
        <w:rPr>
          <w:szCs w:val="22"/>
        </w:rPr>
        <w:t xml:space="preserve"> </w:t>
      </w:r>
      <w:r w:rsidR="002B6A8F" w:rsidRPr="002B6A8F">
        <w:rPr>
          <w:szCs w:val="22"/>
        </w:rPr>
        <w:t>소유권을</w:t>
      </w:r>
      <w:r w:rsidR="002B6A8F" w:rsidRPr="002B6A8F">
        <w:rPr>
          <w:szCs w:val="22"/>
        </w:rPr>
        <w:t xml:space="preserve"> </w:t>
      </w:r>
      <w:r w:rsidR="002B6A8F" w:rsidRPr="002B6A8F">
        <w:rPr>
          <w:szCs w:val="22"/>
        </w:rPr>
        <w:t>적법</w:t>
      </w:r>
      <w:r w:rsidR="008148C6">
        <w:rPr>
          <w:rFonts w:hint="eastAsia"/>
          <w:szCs w:val="22"/>
        </w:rPr>
        <w:t>하게</w:t>
      </w:r>
      <w:r w:rsidR="002B6A8F" w:rsidRPr="002B6A8F">
        <w:rPr>
          <w:szCs w:val="22"/>
        </w:rPr>
        <w:t xml:space="preserve"> </w:t>
      </w:r>
      <w:r w:rsidR="002B6A8F" w:rsidRPr="002B6A8F">
        <w:rPr>
          <w:szCs w:val="22"/>
        </w:rPr>
        <w:t>취득하여</w:t>
      </w:r>
      <w:r w:rsidR="002B6A8F" w:rsidRPr="002B6A8F">
        <w:rPr>
          <w:szCs w:val="22"/>
        </w:rPr>
        <w:t xml:space="preserve"> </w:t>
      </w:r>
      <w:r w:rsidR="009008F3">
        <w:rPr>
          <w:rFonts w:hint="eastAsia"/>
          <w:szCs w:val="22"/>
        </w:rPr>
        <w:t>본</w:t>
      </w:r>
      <w:r w:rsidR="009008F3">
        <w:rPr>
          <w:rFonts w:hint="eastAsia"/>
          <w:szCs w:val="22"/>
        </w:rPr>
        <w:t xml:space="preserve"> </w:t>
      </w:r>
      <w:r w:rsidR="009008F3">
        <w:rPr>
          <w:rFonts w:hint="eastAsia"/>
          <w:szCs w:val="22"/>
        </w:rPr>
        <w:t>계약</w:t>
      </w:r>
      <w:r w:rsidR="009008F3">
        <w:rPr>
          <w:rFonts w:hint="eastAsia"/>
          <w:szCs w:val="22"/>
        </w:rPr>
        <w:t xml:space="preserve"> </w:t>
      </w:r>
      <w:r w:rsidR="009008F3">
        <w:rPr>
          <w:rFonts w:hint="eastAsia"/>
          <w:szCs w:val="22"/>
        </w:rPr>
        <w:t>체결일</w:t>
      </w:r>
      <w:r w:rsidR="009008F3">
        <w:rPr>
          <w:rFonts w:hint="eastAsia"/>
          <w:szCs w:val="22"/>
        </w:rPr>
        <w:t xml:space="preserve"> </w:t>
      </w:r>
      <w:r w:rsidR="009008F3" w:rsidRPr="00380FB2">
        <w:rPr>
          <w:szCs w:val="22"/>
        </w:rPr>
        <w:t>현재</w:t>
      </w:r>
      <w:r w:rsidR="009008F3" w:rsidRPr="00380FB2">
        <w:rPr>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w:t>
      </w:r>
      <w:r w:rsidR="009008F3">
        <w:rPr>
          <w:rFonts w:hint="eastAsia"/>
          <w:szCs w:val="22"/>
        </w:rPr>
        <w:t>을</w:t>
      </w:r>
      <w:r w:rsidR="009008F3">
        <w:rPr>
          <w:rFonts w:hint="eastAsia"/>
          <w:szCs w:val="22"/>
        </w:rPr>
        <w:t xml:space="preserve"> </w:t>
      </w:r>
      <w:r w:rsidR="002B6A8F" w:rsidRPr="002B6A8F">
        <w:rPr>
          <w:szCs w:val="22"/>
        </w:rPr>
        <w:t>본건</w:t>
      </w:r>
      <w:r w:rsidR="002B6A8F" w:rsidRPr="002B6A8F">
        <w:rPr>
          <w:szCs w:val="22"/>
        </w:rPr>
        <w:t xml:space="preserve"> </w:t>
      </w:r>
      <w:r w:rsidR="002B6A8F" w:rsidRPr="002B6A8F">
        <w:rPr>
          <w:szCs w:val="22"/>
        </w:rPr>
        <w:t>담보신탁계약에</w:t>
      </w:r>
      <w:r w:rsidR="002B6A8F" w:rsidRPr="002B6A8F">
        <w:rPr>
          <w:szCs w:val="22"/>
        </w:rPr>
        <w:t xml:space="preserve"> </w:t>
      </w:r>
      <w:r w:rsidR="002B6A8F" w:rsidRPr="002B6A8F">
        <w:rPr>
          <w:szCs w:val="22"/>
        </w:rPr>
        <w:t>따라</w:t>
      </w:r>
      <w:r w:rsidR="002B6A8F" w:rsidRPr="002B6A8F">
        <w:rPr>
          <w:szCs w:val="22"/>
        </w:rPr>
        <w:t xml:space="preserve"> </w:t>
      </w:r>
      <w:r w:rsidR="002B6A8F" w:rsidRPr="002B6A8F">
        <w:rPr>
          <w:szCs w:val="22"/>
        </w:rPr>
        <w:t>수탁자에게</w:t>
      </w:r>
      <w:r w:rsidRPr="00380FB2">
        <w:rPr>
          <w:szCs w:val="22"/>
        </w:rPr>
        <w:t xml:space="preserve"> </w:t>
      </w:r>
      <w:r w:rsidR="009008F3">
        <w:rPr>
          <w:rFonts w:hint="eastAsia"/>
          <w:szCs w:val="22"/>
        </w:rPr>
        <w:t>신탁하는</w:t>
      </w:r>
      <w:r w:rsidR="009008F3">
        <w:rPr>
          <w:rFonts w:hint="eastAsia"/>
          <w:szCs w:val="22"/>
        </w:rPr>
        <w:t xml:space="preserve"> </w:t>
      </w:r>
      <w:r w:rsidR="009008F3">
        <w:rPr>
          <w:rFonts w:hint="eastAsia"/>
          <w:szCs w:val="22"/>
        </w:rPr>
        <w:t>방식으로</w:t>
      </w:r>
      <w:r w:rsidR="009008F3">
        <w:rPr>
          <w:rFonts w:hint="eastAsia"/>
          <w:szCs w:val="22"/>
        </w:rPr>
        <w:t xml:space="preserve"> </w:t>
      </w:r>
      <w:r w:rsidRPr="00380FB2">
        <w:rPr>
          <w:szCs w:val="22"/>
        </w:rPr>
        <w:t>보유하고</w:t>
      </w:r>
      <w:r w:rsidRPr="00380FB2">
        <w:rPr>
          <w:szCs w:val="22"/>
        </w:rPr>
        <w:t xml:space="preserve"> </w:t>
      </w:r>
      <w:r w:rsidRPr="00380FB2">
        <w:rPr>
          <w:szCs w:val="22"/>
        </w:rPr>
        <w:t>있</w:t>
      </w:r>
      <w:r w:rsidR="009008F3">
        <w:rPr>
          <w:rFonts w:hint="eastAsia"/>
          <w:szCs w:val="22"/>
        </w:rPr>
        <w:t>으며</w:t>
      </w:r>
      <w:r w:rsidR="009008F3">
        <w:rPr>
          <w:rFonts w:hint="eastAsia"/>
          <w:szCs w:val="22"/>
        </w:rPr>
        <w:t>,</w:t>
      </w:r>
      <w:r w:rsidR="00861136">
        <w:rPr>
          <w:szCs w:val="22"/>
        </w:rPr>
        <w:t xml:space="preserve"> </w:t>
      </w:r>
      <w:r w:rsidR="006A1CB2">
        <w:rPr>
          <w:rFonts w:hint="eastAsia"/>
          <w:szCs w:val="22"/>
        </w:rPr>
        <w:t>거래종결일에</w:t>
      </w:r>
      <w:r w:rsidR="006A1CB2">
        <w:rPr>
          <w:rFonts w:hint="eastAsia"/>
          <w:szCs w:val="22"/>
        </w:rPr>
        <w:t xml:space="preserve"> </w:t>
      </w:r>
      <w:r w:rsidR="009008F3">
        <w:rPr>
          <w:rFonts w:hint="eastAsia"/>
          <w:szCs w:val="22"/>
        </w:rPr>
        <w:t>[</w:t>
      </w:r>
      <w:r w:rsidR="006A1CB2" w:rsidRPr="006A1CB2">
        <w:rPr>
          <w:rFonts w:hint="eastAsia"/>
          <w:szCs w:val="22"/>
          <w:u w:val="single"/>
        </w:rPr>
        <w:t>별첨</w:t>
      </w:r>
      <w:r w:rsidR="006A1CB2" w:rsidRPr="006A1CB2">
        <w:rPr>
          <w:rFonts w:hint="eastAsia"/>
          <w:szCs w:val="22"/>
          <w:u w:val="single"/>
        </w:rPr>
        <w:t xml:space="preserve"> 5</w:t>
      </w:r>
      <w:r w:rsidR="006A1CB2">
        <w:rPr>
          <w:rFonts w:hint="eastAsia"/>
          <w:szCs w:val="22"/>
        </w:rPr>
        <w:t xml:space="preserve"> </w:t>
      </w:r>
      <w:r w:rsidR="0018692C">
        <w:rPr>
          <w:rFonts w:hint="eastAsia"/>
          <w:szCs w:val="22"/>
        </w:rPr>
        <w:t>목록에</w:t>
      </w:r>
      <w:r w:rsidR="0018692C">
        <w:rPr>
          <w:rFonts w:hint="eastAsia"/>
          <w:szCs w:val="22"/>
        </w:rPr>
        <w:t xml:space="preserve"> </w:t>
      </w:r>
      <w:r w:rsidR="006A1CB2">
        <w:rPr>
          <w:rFonts w:hint="eastAsia"/>
          <w:szCs w:val="22"/>
        </w:rPr>
        <w:t>기재</w:t>
      </w:r>
      <w:r w:rsidR="0018692C">
        <w:rPr>
          <w:rFonts w:hint="eastAsia"/>
          <w:szCs w:val="22"/>
        </w:rPr>
        <w:t>된</w:t>
      </w:r>
      <w:r w:rsidR="006A1CB2">
        <w:rPr>
          <w:rFonts w:hint="eastAsia"/>
          <w:szCs w:val="22"/>
        </w:rPr>
        <w:t xml:space="preserve"> </w:t>
      </w:r>
      <w:r w:rsidR="006A1CB2">
        <w:rPr>
          <w:rFonts w:hint="eastAsia"/>
          <w:szCs w:val="22"/>
        </w:rPr>
        <w:t>허용된</w:t>
      </w:r>
      <w:r w:rsidR="006A1CB2">
        <w:rPr>
          <w:rFonts w:hint="eastAsia"/>
          <w:szCs w:val="22"/>
        </w:rPr>
        <w:t xml:space="preserve"> </w:t>
      </w:r>
      <w:r w:rsidR="006A1CB2">
        <w:rPr>
          <w:rFonts w:hint="eastAsia"/>
          <w:szCs w:val="22"/>
        </w:rPr>
        <w:t>부담을</w:t>
      </w:r>
      <w:r w:rsidR="006A1CB2">
        <w:rPr>
          <w:rFonts w:hint="eastAsia"/>
          <w:szCs w:val="22"/>
        </w:rPr>
        <w:t xml:space="preserve"> </w:t>
      </w:r>
      <w:r w:rsidR="006A1CB2">
        <w:rPr>
          <w:rFonts w:hint="eastAsia"/>
          <w:szCs w:val="22"/>
        </w:rPr>
        <w:t>제외하고는</w:t>
      </w:r>
      <w:r w:rsidR="00EB747D">
        <w:rPr>
          <w:rFonts w:hint="eastAsia"/>
          <w:szCs w:val="22"/>
        </w:rPr>
        <w:t>]</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w:t>
      </w:r>
      <w:r w:rsidR="00861136">
        <w:rPr>
          <w:rFonts w:hint="eastAsia"/>
          <w:szCs w:val="22"/>
        </w:rPr>
        <w:t>에</w:t>
      </w:r>
      <w:r w:rsidR="00861136">
        <w:rPr>
          <w:rFonts w:hint="eastAsia"/>
          <w:szCs w:val="22"/>
        </w:rPr>
        <w:t xml:space="preserve"> </w:t>
      </w:r>
      <w:r w:rsidR="00861136">
        <w:rPr>
          <w:rFonts w:hint="eastAsia"/>
          <w:szCs w:val="22"/>
        </w:rPr>
        <w:t>대하여</w:t>
      </w:r>
      <w:r w:rsidR="00861136">
        <w:rPr>
          <w:rFonts w:hint="eastAsia"/>
          <w:szCs w:val="22"/>
        </w:rPr>
        <w:t xml:space="preserve"> </w:t>
      </w:r>
      <w:r w:rsidR="00861136">
        <w:rPr>
          <w:rFonts w:hint="eastAsia"/>
          <w:szCs w:val="22"/>
        </w:rPr>
        <w:t>어떠한</w:t>
      </w:r>
      <w:r w:rsidR="00861136">
        <w:rPr>
          <w:rFonts w:hint="eastAsia"/>
          <w:szCs w:val="22"/>
        </w:rPr>
        <w:t xml:space="preserve"> </w:t>
      </w:r>
      <w:r w:rsidR="00861136">
        <w:rPr>
          <w:rFonts w:hint="eastAsia"/>
          <w:szCs w:val="22"/>
        </w:rPr>
        <w:t>부담도</w:t>
      </w:r>
      <w:r w:rsidR="00861136">
        <w:rPr>
          <w:rFonts w:hint="eastAsia"/>
          <w:szCs w:val="22"/>
        </w:rPr>
        <w:t xml:space="preserve"> </w:t>
      </w:r>
      <w:r w:rsidR="00861136">
        <w:rPr>
          <w:rFonts w:hint="eastAsia"/>
          <w:szCs w:val="22"/>
        </w:rPr>
        <w:t>설정되어</w:t>
      </w:r>
      <w:r w:rsidR="00861136">
        <w:rPr>
          <w:rFonts w:hint="eastAsia"/>
          <w:szCs w:val="22"/>
        </w:rPr>
        <w:t xml:space="preserve"> </w:t>
      </w:r>
      <w:r w:rsidR="00861136">
        <w:rPr>
          <w:rFonts w:hint="eastAsia"/>
          <w:szCs w:val="22"/>
        </w:rPr>
        <w:t>있지</w:t>
      </w:r>
      <w:r w:rsidR="00861136">
        <w:rPr>
          <w:rFonts w:hint="eastAsia"/>
          <w:szCs w:val="22"/>
        </w:rPr>
        <w:t xml:space="preserve"> </w:t>
      </w:r>
      <w:r w:rsidR="00861136">
        <w:rPr>
          <w:rFonts w:hint="eastAsia"/>
          <w:szCs w:val="22"/>
        </w:rPr>
        <w:t>않은</w:t>
      </w:r>
      <w:r w:rsidR="006A1CB2">
        <w:rPr>
          <w:rFonts w:hint="eastAsia"/>
          <w:szCs w:val="22"/>
        </w:rPr>
        <w:t xml:space="preserve"> </w:t>
      </w:r>
      <w:r w:rsidR="006A1CB2">
        <w:rPr>
          <w:rFonts w:hint="eastAsia"/>
          <w:szCs w:val="22"/>
        </w:rPr>
        <w:t>채로</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부동산의</w:t>
      </w:r>
      <w:r w:rsidR="006A1CB2">
        <w:rPr>
          <w:rFonts w:hint="eastAsia"/>
          <w:szCs w:val="22"/>
        </w:rPr>
        <w:t xml:space="preserve"> </w:t>
      </w:r>
      <w:r w:rsidR="006A1CB2">
        <w:rPr>
          <w:rFonts w:hint="eastAsia"/>
          <w:szCs w:val="22"/>
        </w:rPr>
        <w:t>소유권을</w:t>
      </w:r>
      <w:r w:rsidR="006A1CB2">
        <w:rPr>
          <w:rFonts w:hint="eastAsia"/>
          <w:szCs w:val="22"/>
        </w:rPr>
        <w:t xml:space="preserve"> </w:t>
      </w:r>
      <w:r w:rsidR="002B6A8F">
        <w:rPr>
          <w:rFonts w:hint="eastAsia"/>
          <w:szCs w:val="22"/>
        </w:rPr>
        <w:t>매수인에게</w:t>
      </w:r>
      <w:r w:rsidR="002B6A8F">
        <w:rPr>
          <w:rFonts w:hint="eastAsia"/>
          <w:szCs w:val="22"/>
        </w:rPr>
        <w:t xml:space="preserve"> </w:t>
      </w:r>
      <w:r w:rsidR="006A1CB2">
        <w:rPr>
          <w:rFonts w:hint="eastAsia"/>
          <w:szCs w:val="22"/>
        </w:rPr>
        <w:t>이전할</w:t>
      </w:r>
      <w:r w:rsidR="006A1CB2">
        <w:rPr>
          <w:rFonts w:hint="eastAsia"/>
          <w:szCs w:val="22"/>
        </w:rPr>
        <w:t xml:space="preserve"> </w:t>
      </w:r>
      <w:r w:rsidR="006A1CB2">
        <w:rPr>
          <w:rFonts w:hint="eastAsia"/>
          <w:szCs w:val="22"/>
        </w:rPr>
        <w:t>수</w:t>
      </w:r>
      <w:r w:rsidR="006A1CB2">
        <w:rPr>
          <w:rFonts w:hint="eastAsia"/>
          <w:szCs w:val="22"/>
        </w:rPr>
        <w:t xml:space="preserve"> </w:t>
      </w:r>
      <w:r w:rsidR="00861136">
        <w:rPr>
          <w:rFonts w:hint="eastAsia"/>
          <w:szCs w:val="22"/>
        </w:rPr>
        <w:t>있다</w:t>
      </w:r>
      <w:r w:rsidR="00861136">
        <w:rPr>
          <w:rFonts w:hint="eastAsia"/>
          <w:szCs w:val="22"/>
        </w:rPr>
        <w:t>.</w:t>
      </w:r>
      <w:r w:rsidR="00561F61" w:rsidRPr="00380FB2">
        <w:rPr>
          <w:szCs w:val="22"/>
        </w:rPr>
        <w:t xml:space="preserve"> </w:t>
      </w:r>
      <w:r w:rsidR="002B6A8F" w:rsidRPr="002B6A8F">
        <w:rPr>
          <w:szCs w:val="22"/>
        </w:rPr>
        <w:t>매도인은</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등의</w:t>
      </w:r>
      <w:r w:rsidR="002B6A8F" w:rsidRPr="002B6A8F">
        <w:rPr>
          <w:szCs w:val="22"/>
        </w:rPr>
        <w:t xml:space="preserve"> </w:t>
      </w:r>
      <w:r w:rsidR="002B6A8F" w:rsidRPr="002B6A8F">
        <w:rPr>
          <w:szCs w:val="22"/>
        </w:rPr>
        <w:t>소유자이고</w:t>
      </w:r>
      <w:r w:rsidR="002B6A8F" w:rsidRPr="002B6A8F">
        <w:rPr>
          <w:szCs w:val="22"/>
        </w:rPr>
        <w:t xml:space="preserve">, </w:t>
      </w:r>
      <w:r w:rsidR="002B6A8F" w:rsidRPr="002B6A8F">
        <w:rPr>
          <w:szCs w:val="22"/>
        </w:rPr>
        <w:t>이를</w:t>
      </w:r>
      <w:r w:rsidR="002B6A8F" w:rsidRPr="002B6A8F">
        <w:rPr>
          <w:szCs w:val="22"/>
        </w:rPr>
        <w:t xml:space="preserve"> </w:t>
      </w:r>
      <w:r w:rsidR="002B6A8F" w:rsidRPr="002B6A8F">
        <w:rPr>
          <w:szCs w:val="22"/>
        </w:rPr>
        <w:t>제</w:t>
      </w:r>
      <w:r w:rsidR="002B6A8F" w:rsidRPr="002B6A8F">
        <w:rPr>
          <w:szCs w:val="22"/>
        </w:rPr>
        <w:t>3</w:t>
      </w:r>
      <w:r w:rsidR="002B6A8F" w:rsidRPr="002B6A8F">
        <w:rPr>
          <w:szCs w:val="22"/>
        </w:rPr>
        <w:t>자에게</w:t>
      </w:r>
      <w:r w:rsidR="002B6A8F" w:rsidRPr="002B6A8F">
        <w:rPr>
          <w:szCs w:val="22"/>
        </w:rPr>
        <w:t xml:space="preserve"> </w:t>
      </w:r>
      <w:r w:rsidR="002B6A8F" w:rsidRPr="002B6A8F">
        <w:rPr>
          <w:szCs w:val="22"/>
        </w:rPr>
        <w:t>분리하여</w:t>
      </w:r>
      <w:r w:rsidR="002B6A8F" w:rsidRPr="002B6A8F">
        <w:rPr>
          <w:szCs w:val="22"/>
        </w:rPr>
        <w:t xml:space="preserve"> </w:t>
      </w:r>
      <w:r w:rsidR="002B6A8F" w:rsidRPr="002B6A8F">
        <w:rPr>
          <w:szCs w:val="22"/>
        </w:rPr>
        <w:t>처분하거나</w:t>
      </w:r>
      <w:r w:rsidR="002B6A8F" w:rsidRPr="002B6A8F">
        <w:rPr>
          <w:szCs w:val="22"/>
        </w:rPr>
        <w:t xml:space="preserve"> </w:t>
      </w:r>
      <w:r w:rsidR="002B6A8F" w:rsidRPr="002B6A8F">
        <w:rPr>
          <w:szCs w:val="22"/>
        </w:rPr>
        <w:t>담보로</w:t>
      </w:r>
      <w:r w:rsidR="002B6A8F" w:rsidRPr="002B6A8F">
        <w:rPr>
          <w:szCs w:val="22"/>
        </w:rPr>
        <w:t xml:space="preserve"> </w:t>
      </w:r>
      <w:r w:rsidR="002B6A8F" w:rsidRPr="002B6A8F">
        <w:rPr>
          <w:szCs w:val="22"/>
        </w:rPr>
        <w:t>제공한</w:t>
      </w:r>
      <w:r w:rsidR="002B6A8F" w:rsidRPr="002B6A8F">
        <w:rPr>
          <w:szCs w:val="22"/>
        </w:rPr>
        <w:t xml:space="preserve"> </w:t>
      </w:r>
      <w:r w:rsidR="002B6A8F" w:rsidRPr="002B6A8F">
        <w:rPr>
          <w:szCs w:val="22"/>
        </w:rPr>
        <w:t>사실이</w:t>
      </w:r>
      <w:r w:rsidR="002B6A8F" w:rsidRPr="002B6A8F">
        <w:rPr>
          <w:szCs w:val="22"/>
        </w:rPr>
        <w:t xml:space="preserve"> </w:t>
      </w:r>
      <w:r w:rsidR="002B6A8F" w:rsidRPr="002B6A8F">
        <w:rPr>
          <w:szCs w:val="22"/>
        </w:rPr>
        <w:t>없으며</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등에는</w:t>
      </w:r>
      <w:r w:rsidR="002B6A8F" w:rsidRPr="002B6A8F">
        <w:rPr>
          <w:szCs w:val="22"/>
        </w:rPr>
        <w:t xml:space="preserve"> </w:t>
      </w:r>
      <w:r w:rsidR="002B6A8F" w:rsidRPr="002B6A8F">
        <w:rPr>
          <w:szCs w:val="22"/>
        </w:rPr>
        <w:t>어떠한</w:t>
      </w:r>
      <w:r w:rsidR="002B6A8F" w:rsidRPr="002B6A8F">
        <w:rPr>
          <w:szCs w:val="22"/>
        </w:rPr>
        <w:t xml:space="preserve"> </w:t>
      </w:r>
      <w:r w:rsidR="002B6A8F" w:rsidRPr="002B6A8F">
        <w:rPr>
          <w:szCs w:val="22"/>
        </w:rPr>
        <w:t>부담도</w:t>
      </w:r>
      <w:r w:rsidR="002B6A8F" w:rsidRPr="002B6A8F">
        <w:rPr>
          <w:szCs w:val="22"/>
        </w:rPr>
        <w:t xml:space="preserve"> </w:t>
      </w:r>
      <w:r w:rsidR="002B6A8F" w:rsidRPr="002B6A8F">
        <w:rPr>
          <w:szCs w:val="22"/>
        </w:rPr>
        <w:t>설정되어</w:t>
      </w:r>
      <w:r w:rsidR="002B6A8F" w:rsidRPr="002B6A8F">
        <w:rPr>
          <w:szCs w:val="22"/>
        </w:rPr>
        <w:t xml:space="preserve"> </w:t>
      </w:r>
      <w:r w:rsidR="002B6A8F" w:rsidRPr="002B6A8F">
        <w:rPr>
          <w:szCs w:val="22"/>
        </w:rPr>
        <w:t>있지</w:t>
      </w:r>
      <w:r w:rsidR="002B6A8F" w:rsidRPr="002B6A8F">
        <w:rPr>
          <w:szCs w:val="22"/>
        </w:rPr>
        <w:t xml:space="preserve"> </w:t>
      </w:r>
      <w:r w:rsidR="002B6A8F" w:rsidRPr="002B6A8F">
        <w:rPr>
          <w:szCs w:val="22"/>
        </w:rPr>
        <w:t>아니하다</w:t>
      </w:r>
      <w:r w:rsidR="002B6A8F" w:rsidRPr="002B6A8F">
        <w:rPr>
          <w:szCs w:val="22"/>
        </w:rPr>
        <w:t>.</w:t>
      </w:r>
      <w:r w:rsidR="002B6A8F">
        <w:rPr>
          <w:rFonts w:hint="eastAsia"/>
          <w:szCs w:val="22"/>
        </w:rPr>
        <w:t xml:space="preserve"> </w:t>
      </w:r>
      <w:r w:rsidR="004E5F94" w:rsidRPr="00380FB2">
        <w:rPr>
          <w:szCs w:val="22"/>
        </w:rPr>
        <w:t>본</w:t>
      </w:r>
      <w:r w:rsidR="004E5F94" w:rsidRPr="00380FB2">
        <w:rPr>
          <w:szCs w:val="22"/>
        </w:rPr>
        <w:t xml:space="preserve"> </w:t>
      </w:r>
      <w:r w:rsidR="004E5F94" w:rsidRPr="00380FB2">
        <w:rPr>
          <w:szCs w:val="22"/>
        </w:rPr>
        <w:t>계약에서</w:t>
      </w:r>
      <w:r w:rsidR="004E5F94" w:rsidRPr="00380FB2">
        <w:rPr>
          <w:szCs w:val="22"/>
        </w:rPr>
        <w:t xml:space="preserve"> </w:t>
      </w:r>
      <w:r w:rsidR="00B363EC">
        <w:rPr>
          <w:szCs w:val="22"/>
        </w:rPr>
        <w:t>‘</w:t>
      </w:r>
      <w:r w:rsidR="004E5F94" w:rsidRPr="00380FB2">
        <w:rPr>
          <w:szCs w:val="22"/>
        </w:rPr>
        <w:t>부담</w:t>
      </w:r>
      <w:r w:rsidR="00B363EC">
        <w:rPr>
          <w:szCs w:val="22"/>
        </w:rPr>
        <w:t>’</w:t>
      </w:r>
      <w:r w:rsidR="004E5F94" w:rsidRPr="00380FB2">
        <w:rPr>
          <w:szCs w:val="22"/>
        </w:rPr>
        <w:t>이란</w:t>
      </w:r>
      <w:r w:rsidR="004E5F94" w:rsidRPr="00380FB2">
        <w:rPr>
          <w:szCs w:val="22"/>
        </w:rPr>
        <w:t xml:space="preserve"> </w:t>
      </w:r>
      <w:r w:rsidR="00830530">
        <w:rPr>
          <w:szCs w:val="22"/>
        </w:rPr>
        <w:t>매매목적물</w:t>
      </w:r>
      <w:r w:rsidR="004E5F94" w:rsidRPr="00380FB2">
        <w:rPr>
          <w:szCs w:val="22"/>
        </w:rPr>
        <w:t>에</w:t>
      </w:r>
      <w:r w:rsidR="004E5F94" w:rsidRPr="00380FB2">
        <w:rPr>
          <w:szCs w:val="22"/>
        </w:rPr>
        <w:t xml:space="preserve"> </w:t>
      </w:r>
      <w:r w:rsidR="004E5F94" w:rsidRPr="00380FB2">
        <w:rPr>
          <w:szCs w:val="22"/>
        </w:rPr>
        <w:t>대한</w:t>
      </w:r>
      <w:r w:rsidR="004E5F94" w:rsidRPr="00380FB2">
        <w:rPr>
          <w:szCs w:val="22"/>
        </w:rPr>
        <w:t xml:space="preserve"> </w:t>
      </w:r>
      <w:r w:rsidR="004E5F94" w:rsidRPr="00380FB2">
        <w:rPr>
          <w:szCs w:val="22"/>
        </w:rPr>
        <w:t>지상권</w:t>
      </w:r>
      <w:r w:rsidR="004E5F94" w:rsidRPr="00380FB2">
        <w:rPr>
          <w:szCs w:val="22"/>
        </w:rPr>
        <w:t xml:space="preserve">, </w:t>
      </w:r>
      <w:r w:rsidR="008148C6">
        <w:rPr>
          <w:rFonts w:hint="eastAsia"/>
          <w:szCs w:val="22"/>
        </w:rPr>
        <w:t>지역권</w:t>
      </w:r>
      <w:r w:rsidR="008148C6">
        <w:rPr>
          <w:rFonts w:hint="eastAsia"/>
          <w:szCs w:val="22"/>
        </w:rPr>
        <w:t xml:space="preserve">, </w:t>
      </w:r>
      <w:r w:rsidR="004E5F94" w:rsidRPr="00380FB2">
        <w:rPr>
          <w:szCs w:val="22"/>
        </w:rPr>
        <w:t>전세권</w:t>
      </w:r>
      <w:r w:rsidR="004E5F94" w:rsidRPr="00380FB2">
        <w:rPr>
          <w:szCs w:val="22"/>
        </w:rPr>
        <w:t xml:space="preserve">, </w:t>
      </w:r>
      <w:r w:rsidR="008148C6">
        <w:rPr>
          <w:rFonts w:hint="eastAsia"/>
          <w:szCs w:val="22"/>
        </w:rPr>
        <w:t>임차권</w:t>
      </w:r>
      <w:r w:rsidR="008148C6">
        <w:rPr>
          <w:rFonts w:hint="eastAsia"/>
          <w:szCs w:val="22"/>
        </w:rPr>
        <w:t xml:space="preserve">, </w:t>
      </w:r>
      <w:r w:rsidR="0018692C">
        <w:rPr>
          <w:rFonts w:hint="eastAsia"/>
          <w:szCs w:val="22"/>
        </w:rPr>
        <w:t>(</w:t>
      </w:r>
      <w:r w:rsidR="0018692C">
        <w:rPr>
          <w:rFonts w:hint="eastAsia"/>
          <w:szCs w:val="22"/>
        </w:rPr>
        <w:t>근</w:t>
      </w:r>
      <w:r w:rsidR="0018692C">
        <w:rPr>
          <w:rFonts w:hint="eastAsia"/>
          <w:szCs w:val="22"/>
        </w:rPr>
        <w:t>)</w:t>
      </w:r>
      <w:r w:rsidR="004E5F94" w:rsidRPr="00380FB2">
        <w:rPr>
          <w:szCs w:val="22"/>
        </w:rPr>
        <w:t>저당권</w:t>
      </w:r>
      <w:r w:rsidR="004E5F94" w:rsidRPr="00380FB2">
        <w:rPr>
          <w:szCs w:val="22"/>
        </w:rPr>
        <w:t xml:space="preserve">, </w:t>
      </w:r>
      <w:r w:rsidR="008148C6" w:rsidRPr="008148C6">
        <w:rPr>
          <w:szCs w:val="22"/>
        </w:rPr>
        <w:t>질권</w:t>
      </w:r>
      <w:r w:rsidR="008148C6" w:rsidRPr="008148C6">
        <w:rPr>
          <w:szCs w:val="22"/>
        </w:rPr>
        <w:t xml:space="preserve">, </w:t>
      </w:r>
      <w:r w:rsidR="008148C6" w:rsidRPr="008148C6">
        <w:rPr>
          <w:szCs w:val="22"/>
        </w:rPr>
        <w:t>양도담보권</w:t>
      </w:r>
      <w:r w:rsidR="008148C6" w:rsidRPr="008148C6">
        <w:rPr>
          <w:szCs w:val="22"/>
        </w:rPr>
        <w:t xml:space="preserve">, </w:t>
      </w:r>
      <w:r w:rsidR="008148C6" w:rsidRPr="008148C6">
        <w:rPr>
          <w:szCs w:val="22"/>
        </w:rPr>
        <w:t>유치권</w:t>
      </w:r>
      <w:r w:rsidR="008148C6" w:rsidRPr="008148C6">
        <w:rPr>
          <w:szCs w:val="22"/>
        </w:rPr>
        <w:t xml:space="preserve">, </w:t>
      </w:r>
      <w:r w:rsidR="0018692C">
        <w:rPr>
          <w:rFonts w:hint="eastAsia"/>
          <w:szCs w:val="22"/>
        </w:rPr>
        <w:t>(</w:t>
      </w:r>
      <w:r w:rsidR="0018692C">
        <w:rPr>
          <w:rFonts w:hint="eastAsia"/>
          <w:szCs w:val="22"/>
        </w:rPr>
        <w:t>가</w:t>
      </w:r>
      <w:r w:rsidR="0018692C">
        <w:rPr>
          <w:rFonts w:hint="eastAsia"/>
          <w:szCs w:val="22"/>
        </w:rPr>
        <w:t>)</w:t>
      </w:r>
      <w:r w:rsidR="0018692C">
        <w:rPr>
          <w:rFonts w:hint="eastAsia"/>
          <w:szCs w:val="22"/>
        </w:rPr>
        <w:t>압류</w:t>
      </w:r>
      <w:r w:rsidR="008148C6" w:rsidRPr="008148C6">
        <w:rPr>
          <w:szCs w:val="22"/>
        </w:rPr>
        <w:t xml:space="preserve">, </w:t>
      </w:r>
      <w:r w:rsidR="008148C6" w:rsidRPr="008148C6">
        <w:rPr>
          <w:szCs w:val="22"/>
        </w:rPr>
        <w:t>가처분</w:t>
      </w:r>
      <w:r w:rsidR="008148C6" w:rsidRPr="008148C6">
        <w:rPr>
          <w:szCs w:val="22"/>
        </w:rPr>
        <w:t xml:space="preserve">, </w:t>
      </w:r>
      <w:r w:rsidR="008148C6" w:rsidRPr="008148C6">
        <w:rPr>
          <w:szCs w:val="22"/>
        </w:rPr>
        <w:t>신탁</w:t>
      </w:r>
      <w:r w:rsidR="0018692C">
        <w:rPr>
          <w:rFonts w:hint="eastAsia"/>
          <w:szCs w:val="22"/>
        </w:rPr>
        <w:t xml:space="preserve"> </w:t>
      </w:r>
      <w:r w:rsidR="004E5F94" w:rsidRPr="00380FB2">
        <w:rPr>
          <w:szCs w:val="22"/>
        </w:rPr>
        <w:t>기타</w:t>
      </w:r>
      <w:r w:rsidR="0018692C">
        <w:rPr>
          <w:rFonts w:hint="eastAsia"/>
          <w:szCs w:val="22"/>
        </w:rPr>
        <w:t xml:space="preserve"> </w:t>
      </w:r>
      <w:r w:rsidR="008148C6">
        <w:rPr>
          <w:rFonts w:hint="eastAsia"/>
          <w:szCs w:val="22"/>
        </w:rPr>
        <w:t>매매목적물</w:t>
      </w:r>
      <w:r w:rsidR="0018692C">
        <w:rPr>
          <w:rFonts w:hint="eastAsia"/>
          <w:szCs w:val="22"/>
        </w:rPr>
        <w:t>의</w:t>
      </w:r>
      <w:r w:rsidR="0018692C">
        <w:rPr>
          <w:rFonts w:hint="eastAsia"/>
          <w:szCs w:val="22"/>
        </w:rPr>
        <w:t xml:space="preserve"> </w:t>
      </w:r>
      <w:r w:rsidR="0018692C">
        <w:rPr>
          <w:rFonts w:hint="eastAsia"/>
          <w:szCs w:val="22"/>
        </w:rPr>
        <w:t>소유</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사용에</w:t>
      </w:r>
      <w:r w:rsidR="0018692C">
        <w:rPr>
          <w:rFonts w:hint="eastAsia"/>
          <w:szCs w:val="22"/>
        </w:rPr>
        <w:t xml:space="preserve"> </w:t>
      </w:r>
      <w:r w:rsidR="00B363EC">
        <w:rPr>
          <w:rFonts w:hint="eastAsia"/>
          <w:szCs w:val="22"/>
        </w:rPr>
        <w:t>부정적</w:t>
      </w:r>
      <w:r w:rsidR="00B363EC">
        <w:rPr>
          <w:rFonts w:hint="eastAsia"/>
          <w:szCs w:val="22"/>
        </w:rPr>
        <w:t xml:space="preserve"> </w:t>
      </w:r>
      <w:r w:rsidR="00B363EC">
        <w:rPr>
          <w:rFonts w:hint="eastAsia"/>
          <w:szCs w:val="22"/>
        </w:rPr>
        <w:t>영향을</w:t>
      </w:r>
      <w:r w:rsidR="00B363EC">
        <w:rPr>
          <w:rFonts w:hint="eastAsia"/>
          <w:szCs w:val="22"/>
        </w:rPr>
        <w:t xml:space="preserve"> </w:t>
      </w:r>
      <w:r w:rsidR="00B363EC">
        <w:rPr>
          <w:rFonts w:hint="eastAsia"/>
          <w:szCs w:val="22"/>
        </w:rPr>
        <w:t>미치는</w:t>
      </w:r>
      <w:r w:rsidR="00B363EC">
        <w:rPr>
          <w:rFonts w:hint="eastAsia"/>
          <w:szCs w:val="22"/>
        </w:rPr>
        <w:t xml:space="preserve"> </w:t>
      </w:r>
      <w:r w:rsidR="00B363EC">
        <w:rPr>
          <w:rFonts w:hint="eastAsia"/>
          <w:szCs w:val="22"/>
        </w:rPr>
        <w:t>일체의</w:t>
      </w:r>
      <w:r w:rsidR="004E5F94" w:rsidRPr="00380FB2">
        <w:rPr>
          <w:szCs w:val="22"/>
        </w:rPr>
        <w:t xml:space="preserve"> </w:t>
      </w:r>
      <w:r w:rsidR="004E5F94" w:rsidRPr="00380FB2">
        <w:rPr>
          <w:szCs w:val="22"/>
        </w:rPr>
        <w:t>법적</w:t>
      </w:r>
      <w:r w:rsidR="004E5F94" w:rsidRPr="00380FB2">
        <w:rPr>
          <w:szCs w:val="22"/>
        </w:rPr>
        <w:t xml:space="preserve"> </w:t>
      </w:r>
      <w:r w:rsidR="004E5F94" w:rsidRPr="00380FB2">
        <w:rPr>
          <w:szCs w:val="22"/>
        </w:rPr>
        <w:t>제한</w:t>
      </w:r>
      <w:r w:rsidR="00B363EC">
        <w:rPr>
          <w:rFonts w:hint="eastAsia"/>
          <w:szCs w:val="22"/>
        </w:rPr>
        <w:t>사항</w:t>
      </w:r>
      <w:r w:rsidR="008148C6" w:rsidRPr="008148C6">
        <w:rPr>
          <w:szCs w:val="22"/>
        </w:rPr>
        <w:t>(</w:t>
      </w:r>
      <w:r w:rsidR="008148C6" w:rsidRPr="008148C6">
        <w:rPr>
          <w:szCs w:val="22"/>
        </w:rPr>
        <w:t>등기</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등록</w:t>
      </w:r>
      <w:r w:rsidR="008148C6" w:rsidRPr="008148C6">
        <w:rPr>
          <w:szCs w:val="22"/>
        </w:rPr>
        <w:t xml:space="preserve"> </w:t>
      </w:r>
      <w:r w:rsidR="008148C6" w:rsidRPr="008148C6">
        <w:rPr>
          <w:szCs w:val="22"/>
        </w:rPr>
        <w:t>여부를</w:t>
      </w:r>
      <w:r w:rsidR="008148C6" w:rsidRPr="008148C6">
        <w:rPr>
          <w:szCs w:val="22"/>
        </w:rPr>
        <w:t xml:space="preserve"> </w:t>
      </w:r>
      <w:r w:rsidR="008148C6" w:rsidRPr="008148C6">
        <w:rPr>
          <w:szCs w:val="22"/>
        </w:rPr>
        <w:t>불문함</w:t>
      </w:r>
      <w:r w:rsidR="008148C6" w:rsidRPr="008148C6">
        <w:rPr>
          <w:szCs w:val="22"/>
        </w:rPr>
        <w:t>)</w:t>
      </w:r>
      <w:r w:rsidR="004E5F94" w:rsidRPr="00380FB2">
        <w:rPr>
          <w:szCs w:val="22"/>
        </w:rPr>
        <w:t>을</w:t>
      </w:r>
      <w:r w:rsidR="004E5F94" w:rsidRPr="00380FB2">
        <w:rPr>
          <w:szCs w:val="22"/>
        </w:rPr>
        <w:t xml:space="preserve"> </w:t>
      </w:r>
      <w:r w:rsidR="004E5F94" w:rsidRPr="00380FB2">
        <w:rPr>
          <w:szCs w:val="22"/>
        </w:rPr>
        <w:t>말한다</w:t>
      </w:r>
      <w:r w:rsidR="004E5F94" w:rsidRPr="00380FB2">
        <w:rPr>
          <w:szCs w:val="22"/>
        </w:rPr>
        <w:t>.</w:t>
      </w:r>
    </w:p>
    <w:p w14:paraId="4C047DC8" w14:textId="77ED4443" w:rsidR="006C5989" w:rsidRPr="00BF5C9E" w:rsidRDefault="006C5989" w:rsidP="007008A0">
      <w:pPr>
        <w:tabs>
          <w:tab w:val="left" w:pos="-1440"/>
        </w:tabs>
        <w:snapToGrid w:val="0"/>
        <w:ind w:left="567"/>
        <w:rPr>
          <w:szCs w:val="22"/>
          <w:u w:val="single"/>
        </w:rPr>
      </w:pPr>
    </w:p>
    <w:p w14:paraId="1426A263" w14:textId="5E5F883C" w:rsidR="008D4B93" w:rsidRPr="00C5001E" w:rsidRDefault="00FE7BEC" w:rsidP="00F919C9">
      <w:pPr>
        <w:numPr>
          <w:ilvl w:val="0"/>
          <w:numId w:val="34"/>
        </w:numPr>
        <w:tabs>
          <w:tab w:val="left" w:pos="-1440"/>
        </w:tabs>
        <w:snapToGrid w:val="0"/>
        <w:rPr>
          <w:szCs w:val="22"/>
          <w:u w:val="single"/>
        </w:rPr>
      </w:pPr>
      <w:r>
        <w:rPr>
          <w:rFonts w:hint="eastAsia"/>
          <w:szCs w:val="22"/>
          <w:u w:val="single"/>
        </w:rPr>
        <w:t>소송</w:t>
      </w:r>
      <w:r w:rsidR="008D4B93" w:rsidRPr="00380FB2">
        <w:rPr>
          <w:szCs w:val="22"/>
          <w:u w:val="single"/>
        </w:rPr>
        <w:t>의</w:t>
      </w:r>
      <w:r w:rsidR="008D4B93" w:rsidRPr="00380FB2">
        <w:rPr>
          <w:szCs w:val="22"/>
          <w:u w:val="single"/>
        </w:rPr>
        <w:t xml:space="preserve"> </w:t>
      </w:r>
      <w:r w:rsidR="008D4B93" w:rsidRPr="00380FB2">
        <w:rPr>
          <w:szCs w:val="22"/>
          <w:u w:val="single"/>
        </w:rPr>
        <w:t>부존재</w:t>
      </w:r>
      <w:r w:rsidR="008D4B93" w:rsidRPr="00380FB2">
        <w:rPr>
          <w:szCs w:val="22"/>
        </w:rPr>
        <w:t xml:space="preserve">: </w:t>
      </w:r>
      <w:r w:rsidR="00EB747D" w:rsidRPr="00EB747D">
        <w:rPr>
          <w:szCs w:val="22"/>
        </w:rPr>
        <w:t>본</w:t>
      </w:r>
      <w:r w:rsidR="00EB747D" w:rsidRPr="00EB747D">
        <w:rPr>
          <w:szCs w:val="22"/>
        </w:rPr>
        <w:t xml:space="preserve"> </w:t>
      </w:r>
      <w:r w:rsidR="00EB747D" w:rsidRPr="00EB747D">
        <w:rPr>
          <w:szCs w:val="22"/>
        </w:rPr>
        <w:t>계약의</w:t>
      </w:r>
      <w:r w:rsidR="00EB747D" w:rsidRPr="00EB747D">
        <w:rPr>
          <w:szCs w:val="22"/>
        </w:rPr>
        <w:t xml:space="preserve"> </w:t>
      </w:r>
      <w:r w:rsidR="00EB747D" w:rsidRPr="00EB747D">
        <w:rPr>
          <w:szCs w:val="22"/>
        </w:rPr>
        <w:t>이행</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거래종결에</w:t>
      </w:r>
      <w:r w:rsidR="00EB747D" w:rsidRPr="00EB747D">
        <w:rPr>
          <w:szCs w:val="22"/>
        </w:rPr>
        <w:t xml:space="preserve"> </w:t>
      </w:r>
      <w:r w:rsidR="00EB747D" w:rsidRPr="00EB747D">
        <w:rPr>
          <w:szCs w:val="22"/>
        </w:rPr>
        <w:t>장애를</w:t>
      </w:r>
      <w:r w:rsidR="00EB747D" w:rsidRPr="00EB747D">
        <w:rPr>
          <w:szCs w:val="22"/>
        </w:rPr>
        <w:t xml:space="preserve"> </w:t>
      </w:r>
      <w:r w:rsidR="00EB747D" w:rsidRPr="00EB747D">
        <w:rPr>
          <w:szCs w:val="22"/>
        </w:rPr>
        <w:t>초래할</w:t>
      </w:r>
      <w:r w:rsidR="00EB747D" w:rsidRPr="00EB747D">
        <w:rPr>
          <w:szCs w:val="22"/>
        </w:rPr>
        <w:t xml:space="preserve"> </w:t>
      </w:r>
      <w:r w:rsidR="00EB747D" w:rsidRPr="00EB747D">
        <w:rPr>
          <w:szCs w:val="22"/>
        </w:rPr>
        <w:t>수</w:t>
      </w:r>
      <w:r w:rsidR="00EB747D" w:rsidRPr="00EB747D">
        <w:rPr>
          <w:szCs w:val="22"/>
        </w:rPr>
        <w:t xml:space="preserve"> </w:t>
      </w:r>
      <w:r w:rsidR="00EB747D" w:rsidRPr="00EB747D">
        <w:rPr>
          <w:szCs w:val="22"/>
        </w:rPr>
        <w:t>있는</w:t>
      </w:r>
      <w:r w:rsidR="00EB747D" w:rsidRPr="00EB747D">
        <w:rPr>
          <w:szCs w:val="22"/>
        </w:rPr>
        <w:t xml:space="preserve"> </w:t>
      </w:r>
      <w:r w:rsidR="00EB747D" w:rsidRPr="00EB747D">
        <w:rPr>
          <w:szCs w:val="22"/>
        </w:rPr>
        <w:t>소송</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분쟁이</w:t>
      </w:r>
      <w:r w:rsidR="00EB747D" w:rsidRPr="00EB747D">
        <w:rPr>
          <w:szCs w:val="22"/>
        </w:rPr>
        <w:t xml:space="preserve"> </w:t>
      </w:r>
      <w:r w:rsidR="00EB747D" w:rsidRPr="00EB747D">
        <w:rPr>
          <w:szCs w:val="22"/>
        </w:rPr>
        <w:t>계속</w:t>
      </w:r>
      <w:r w:rsidR="00EB747D" w:rsidRPr="00EB747D">
        <w:rPr>
          <w:szCs w:val="22"/>
        </w:rPr>
        <w:t xml:space="preserve"> </w:t>
      </w:r>
      <w:r w:rsidR="00EB747D" w:rsidRPr="00EB747D">
        <w:rPr>
          <w:szCs w:val="22"/>
        </w:rPr>
        <w:t>중에</w:t>
      </w:r>
      <w:r w:rsidR="00EB747D" w:rsidRPr="00EB747D">
        <w:rPr>
          <w:szCs w:val="22"/>
        </w:rPr>
        <w:t xml:space="preserve"> </w:t>
      </w:r>
      <w:r w:rsidR="00EB747D" w:rsidRPr="00EB747D">
        <w:rPr>
          <w:szCs w:val="22"/>
        </w:rPr>
        <w:t>있거나</w:t>
      </w:r>
      <w:r w:rsidR="00EB747D" w:rsidRPr="00EB747D">
        <w:rPr>
          <w:szCs w:val="22"/>
        </w:rPr>
        <w:t xml:space="preserve"> </w:t>
      </w:r>
      <w:r w:rsidR="00EB747D" w:rsidRPr="00EB747D">
        <w:rPr>
          <w:szCs w:val="22"/>
        </w:rPr>
        <w:t>제기되지</w:t>
      </w:r>
      <w:r w:rsidR="00EB747D" w:rsidRPr="00EB747D">
        <w:rPr>
          <w:szCs w:val="22"/>
        </w:rPr>
        <w:t xml:space="preserve"> </w:t>
      </w:r>
      <w:r w:rsidR="00EB747D" w:rsidRPr="00EB747D">
        <w:rPr>
          <w:szCs w:val="22"/>
        </w:rPr>
        <w:t>않았</w:t>
      </w:r>
      <w:r w:rsidR="008148C6" w:rsidRPr="008148C6">
        <w:rPr>
          <w:szCs w:val="22"/>
        </w:rPr>
        <w:t>고</w:t>
      </w:r>
      <w:r w:rsidR="008148C6" w:rsidRPr="008148C6">
        <w:rPr>
          <w:szCs w:val="22"/>
        </w:rPr>
        <w:t xml:space="preserve">, </w:t>
      </w:r>
      <w:r w:rsidR="008148C6" w:rsidRPr="008148C6">
        <w:rPr>
          <w:szCs w:val="22"/>
        </w:rPr>
        <w:t>매매목적물의</w:t>
      </w:r>
      <w:r w:rsidR="008148C6" w:rsidRPr="008148C6">
        <w:rPr>
          <w:szCs w:val="22"/>
        </w:rPr>
        <w:t xml:space="preserve"> </w:t>
      </w:r>
      <w:r w:rsidR="008148C6" w:rsidRPr="008148C6">
        <w:rPr>
          <w:szCs w:val="22"/>
        </w:rPr>
        <w:t>소유</w:t>
      </w:r>
      <w:r w:rsidR="008148C6" w:rsidRPr="008148C6">
        <w:rPr>
          <w:szCs w:val="22"/>
        </w:rPr>
        <w:t xml:space="preserve">, </w:t>
      </w:r>
      <w:r w:rsidR="008148C6" w:rsidRPr="008148C6">
        <w:rPr>
          <w:szCs w:val="22"/>
        </w:rPr>
        <w:t>사용</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운영과</w:t>
      </w:r>
      <w:r w:rsidR="008148C6" w:rsidRPr="008148C6">
        <w:rPr>
          <w:szCs w:val="22"/>
        </w:rPr>
        <w:t xml:space="preserve"> </w:t>
      </w:r>
      <w:r w:rsidR="008148C6" w:rsidRPr="008148C6">
        <w:rPr>
          <w:szCs w:val="22"/>
        </w:rPr>
        <w:t>관련하여</w:t>
      </w:r>
      <w:r w:rsidR="008148C6" w:rsidRPr="008148C6">
        <w:rPr>
          <w:szCs w:val="22"/>
        </w:rPr>
        <w:t xml:space="preserve"> </w:t>
      </w:r>
      <w:r w:rsidR="008148C6" w:rsidRPr="008148C6">
        <w:rPr>
          <w:szCs w:val="22"/>
        </w:rPr>
        <w:t>제</w:t>
      </w:r>
      <w:r w:rsidR="008148C6" w:rsidRPr="008148C6">
        <w:rPr>
          <w:szCs w:val="22"/>
        </w:rPr>
        <w:t>3</w:t>
      </w:r>
      <w:r w:rsidR="008148C6" w:rsidRPr="008148C6">
        <w:rPr>
          <w:szCs w:val="22"/>
        </w:rPr>
        <w:t>자와의</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중재</w:t>
      </w:r>
      <w:r w:rsidR="008148C6" w:rsidRPr="008148C6">
        <w:rPr>
          <w:szCs w:val="22"/>
        </w:rPr>
        <w:t xml:space="preserve">, </w:t>
      </w:r>
      <w:r w:rsidR="008148C6" w:rsidRPr="008148C6">
        <w:rPr>
          <w:szCs w:val="22"/>
        </w:rPr>
        <w:t>행정절차</w:t>
      </w:r>
      <w:r w:rsidR="008148C6" w:rsidRPr="008148C6">
        <w:rPr>
          <w:szCs w:val="22"/>
        </w:rPr>
        <w:t xml:space="preserve"> </w:t>
      </w:r>
      <w:r w:rsidR="008148C6" w:rsidRPr="008148C6">
        <w:rPr>
          <w:szCs w:val="22"/>
        </w:rPr>
        <w:t>기타</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계속</w:t>
      </w:r>
      <w:r w:rsidR="008148C6" w:rsidRPr="008148C6">
        <w:rPr>
          <w:szCs w:val="22"/>
        </w:rPr>
        <w:t xml:space="preserve"> </w:t>
      </w:r>
      <w:r w:rsidR="008148C6" w:rsidRPr="008148C6">
        <w:rPr>
          <w:szCs w:val="22"/>
        </w:rPr>
        <w:t>중이지</w:t>
      </w:r>
      <w:r w:rsidR="008148C6" w:rsidRPr="008148C6">
        <w:rPr>
          <w:szCs w:val="22"/>
        </w:rPr>
        <w:t xml:space="preserve"> </w:t>
      </w:r>
      <w:r w:rsidR="008148C6" w:rsidRPr="008148C6">
        <w:rPr>
          <w:szCs w:val="22"/>
        </w:rPr>
        <w:t>아니하며</w:t>
      </w:r>
      <w:r w:rsidR="008148C6" w:rsidRPr="008148C6">
        <w:rPr>
          <w:szCs w:val="22"/>
        </w:rPr>
        <w:t xml:space="preserve">, </w:t>
      </w:r>
      <w:r w:rsidR="008148C6" w:rsidRPr="008148C6">
        <w:rPr>
          <w:szCs w:val="22"/>
        </w:rPr>
        <w:t>매도인이</w:t>
      </w:r>
      <w:r w:rsidR="008148C6" w:rsidRPr="008148C6">
        <w:rPr>
          <w:szCs w:val="22"/>
        </w:rPr>
        <w:t xml:space="preserve"> </w:t>
      </w:r>
      <w:r w:rsidR="008148C6" w:rsidRPr="008148C6">
        <w:rPr>
          <w:szCs w:val="22"/>
        </w:rPr>
        <w:t>아는</w:t>
      </w:r>
      <w:r w:rsidR="008148C6" w:rsidRPr="008148C6">
        <w:rPr>
          <w:szCs w:val="22"/>
        </w:rPr>
        <w:t xml:space="preserve"> </w:t>
      </w:r>
      <w:r w:rsidR="008148C6" w:rsidRPr="008148C6">
        <w:rPr>
          <w:szCs w:val="22"/>
        </w:rPr>
        <w:t>한</w:t>
      </w:r>
      <w:r w:rsidR="008148C6" w:rsidRPr="008148C6">
        <w:rPr>
          <w:szCs w:val="22"/>
        </w:rPr>
        <w:t xml:space="preserve"> </w:t>
      </w:r>
      <w:r w:rsidR="008148C6" w:rsidRPr="008148C6">
        <w:rPr>
          <w:szCs w:val="22"/>
        </w:rPr>
        <w:t>그러한</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제기될</w:t>
      </w:r>
      <w:r w:rsidR="008148C6" w:rsidRPr="008148C6">
        <w:rPr>
          <w:szCs w:val="22"/>
        </w:rPr>
        <w:t xml:space="preserve"> </w:t>
      </w:r>
      <w:r w:rsidR="008148C6" w:rsidRPr="008148C6">
        <w:rPr>
          <w:szCs w:val="22"/>
        </w:rPr>
        <w:t>우려도</w:t>
      </w:r>
      <w:r w:rsidR="008148C6" w:rsidRPr="008148C6">
        <w:rPr>
          <w:szCs w:val="22"/>
        </w:rPr>
        <w:t xml:space="preserve"> </w:t>
      </w:r>
      <w:r w:rsidR="008148C6" w:rsidRPr="008148C6">
        <w:rPr>
          <w:szCs w:val="22"/>
        </w:rPr>
        <w:t>없</w:t>
      </w:r>
      <w:r w:rsidR="00EB747D">
        <w:rPr>
          <w:rFonts w:hint="eastAsia"/>
          <w:szCs w:val="22"/>
        </w:rPr>
        <w:t>다</w:t>
      </w:r>
      <w:r w:rsidR="00EB747D">
        <w:rPr>
          <w:rFonts w:hint="eastAsia"/>
          <w:szCs w:val="22"/>
        </w:rPr>
        <w:t>.</w:t>
      </w:r>
      <w:r w:rsidR="008148C6">
        <w:rPr>
          <w:rFonts w:hint="eastAsia"/>
          <w:szCs w:val="22"/>
        </w:rPr>
        <w:t xml:space="preserve"> </w:t>
      </w:r>
      <w:commentRangeStart w:id="43"/>
      <w:commentRangeStart w:id="44"/>
      <w:r w:rsidR="008148C6" w:rsidRPr="008148C6">
        <w:rPr>
          <w:szCs w:val="22"/>
        </w:rPr>
        <w:t>서울중앙지방법원</w:t>
      </w:r>
      <w:r w:rsidR="008148C6" w:rsidRPr="008148C6">
        <w:rPr>
          <w:szCs w:val="22"/>
        </w:rPr>
        <w:t xml:space="preserve"> 2025</w:t>
      </w:r>
      <w:r w:rsidR="008148C6" w:rsidRPr="008148C6">
        <w:rPr>
          <w:szCs w:val="22"/>
        </w:rPr>
        <w:t>가합</w:t>
      </w:r>
      <w:r w:rsidR="008148C6" w:rsidRPr="008148C6">
        <w:rPr>
          <w:szCs w:val="22"/>
        </w:rPr>
        <w:t xml:space="preserve">8780 </w:t>
      </w:r>
      <w:r w:rsidR="008148C6" w:rsidRPr="008148C6">
        <w:rPr>
          <w:szCs w:val="22"/>
        </w:rPr>
        <w:t>사건과</w:t>
      </w:r>
      <w:r w:rsidR="008148C6" w:rsidRPr="008148C6">
        <w:rPr>
          <w:szCs w:val="22"/>
        </w:rPr>
        <w:t xml:space="preserve"> </w:t>
      </w:r>
      <w:r w:rsidR="008148C6" w:rsidRPr="008148C6">
        <w:rPr>
          <w:szCs w:val="22"/>
        </w:rPr>
        <w:t>관련한</w:t>
      </w:r>
      <w:r w:rsidR="008148C6" w:rsidRPr="008148C6">
        <w:rPr>
          <w:szCs w:val="22"/>
        </w:rPr>
        <w:t xml:space="preserve"> 2025. 5. 30.</w:t>
      </w:r>
      <w:r w:rsidR="008148C6" w:rsidRPr="008148C6">
        <w:rPr>
          <w:szCs w:val="22"/>
        </w:rPr>
        <w:t>자</w:t>
      </w:r>
      <w:r w:rsidR="008148C6" w:rsidRPr="008148C6">
        <w:rPr>
          <w:szCs w:val="22"/>
        </w:rPr>
        <w:t xml:space="preserve"> </w:t>
      </w:r>
      <w:r w:rsidR="008148C6" w:rsidRPr="008148C6">
        <w:rPr>
          <w:szCs w:val="22"/>
        </w:rPr>
        <w:t>합의에</w:t>
      </w:r>
      <w:r w:rsidR="008148C6" w:rsidRPr="008148C6">
        <w:rPr>
          <w:szCs w:val="22"/>
        </w:rPr>
        <w:t xml:space="preserve"> </w:t>
      </w:r>
      <w:r w:rsidR="008148C6" w:rsidRPr="008148C6">
        <w:rPr>
          <w:szCs w:val="22"/>
        </w:rPr>
        <w:t>따른</w:t>
      </w:r>
      <w:r w:rsidR="008148C6" w:rsidRPr="008148C6">
        <w:rPr>
          <w:szCs w:val="22"/>
        </w:rPr>
        <w:t xml:space="preserve"> </w:t>
      </w:r>
      <w:r w:rsidR="008148C6" w:rsidRPr="008148C6">
        <w:rPr>
          <w:szCs w:val="22"/>
        </w:rPr>
        <w:t>금원은</w:t>
      </w:r>
      <w:r w:rsidR="008148C6" w:rsidRPr="008148C6">
        <w:rPr>
          <w:szCs w:val="22"/>
        </w:rPr>
        <w:t xml:space="preserve"> </w:t>
      </w:r>
      <w:r w:rsidR="008148C6" w:rsidRPr="008148C6">
        <w:rPr>
          <w:szCs w:val="22"/>
        </w:rPr>
        <w:t>전액</w:t>
      </w:r>
      <w:r w:rsidR="008148C6" w:rsidRPr="008148C6">
        <w:rPr>
          <w:szCs w:val="22"/>
        </w:rPr>
        <w:t xml:space="preserve"> </w:t>
      </w:r>
      <w:r w:rsidR="008148C6" w:rsidRPr="008148C6">
        <w:rPr>
          <w:szCs w:val="22"/>
        </w:rPr>
        <w:t>지급되었고</w:t>
      </w:r>
      <w:r w:rsidR="008148C6" w:rsidRPr="008148C6">
        <w:rPr>
          <w:szCs w:val="22"/>
        </w:rPr>
        <w:t xml:space="preserve">, </w:t>
      </w:r>
      <w:r w:rsidR="008148C6" w:rsidRPr="008148C6">
        <w:rPr>
          <w:szCs w:val="22"/>
        </w:rPr>
        <w:t>위</w:t>
      </w:r>
      <w:r w:rsidR="008148C6" w:rsidRPr="008148C6">
        <w:rPr>
          <w:szCs w:val="22"/>
        </w:rPr>
        <w:t xml:space="preserve"> </w:t>
      </w:r>
      <w:r w:rsidR="008148C6" w:rsidRPr="008148C6">
        <w:rPr>
          <w:szCs w:val="22"/>
        </w:rPr>
        <w:t>사건은</w:t>
      </w:r>
      <w:r w:rsidR="008148C6" w:rsidRPr="008148C6">
        <w:rPr>
          <w:szCs w:val="22"/>
        </w:rPr>
        <w:t xml:space="preserve"> </w:t>
      </w:r>
      <w:r w:rsidR="008148C6" w:rsidRPr="008148C6">
        <w:rPr>
          <w:szCs w:val="22"/>
        </w:rPr>
        <w:t>취하되었으며</w:t>
      </w:r>
      <w:r w:rsidR="008148C6" w:rsidRPr="008148C6">
        <w:rPr>
          <w:szCs w:val="22"/>
        </w:rPr>
        <w:t xml:space="preserve">, </w:t>
      </w:r>
      <w:r w:rsidR="008148C6" w:rsidRPr="008148C6">
        <w:rPr>
          <w:szCs w:val="22"/>
        </w:rPr>
        <w:t>해당</w:t>
      </w:r>
      <w:r w:rsidR="008148C6" w:rsidRPr="008148C6">
        <w:rPr>
          <w:szCs w:val="22"/>
        </w:rPr>
        <w:t xml:space="preserve"> </w:t>
      </w:r>
      <w:r w:rsidR="008148C6" w:rsidRPr="008148C6">
        <w:rPr>
          <w:szCs w:val="22"/>
        </w:rPr>
        <w:t>합의와</w:t>
      </w:r>
      <w:r w:rsidR="008148C6" w:rsidRPr="008148C6">
        <w:rPr>
          <w:szCs w:val="22"/>
        </w:rPr>
        <w:t xml:space="preserve"> </w:t>
      </w:r>
      <w:r w:rsidR="008148C6" w:rsidRPr="008148C6">
        <w:rPr>
          <w:szCs w:val="22"/>
        </w:rPr>
        <w:t>관련한</w:t>
      </w:r>
      <w:r w:rsidR="008148C6" w:rsidRPr="008148C6">
        <w:rPr>
          <w:szCs w:val="22"/>
        </w:rPr>
        <w:t xml:space="preserve"> </w:t>
      </w:r>
      <w:r w:rsidR="008148C6" w:rsidRPr="008148C6">
        <w:rPr>
          <w:szCs w:val="22"/>
        </w:rPr>
        <w:t>잔여</w:t>
      </w:r>
      <w:r w:rsidR="008148C6" w:rsidRPr="008148C6">
        <w:rPr>
          <w:szCs w:val="22"/>
        </w:rPr>
        <w:t xml:space="preserve"> </w:t>
      </w:r>
      <w:r w:rsidR="008148C6" w:rsidRPr="008148C6">
        <w:rPr>
          <w:szCs w:val="22"/>
        </w:rPr>
        <w:t>지급채무는</w:t>
      </w:r>
      <w:r w:rsidR="008148C6" w:rsidRPr="008148C6">
        <w:rPr>
          <w:szCs w:val="22"/>
        </w:rPr>
        <w:t xml:space="preserve"> </w:t>
      </w:r>
      <w:r w:rsidR="008148C6" w:rsidRPr="008148C6">
        <w:rPr>
          <w:szCs w:val="22"/>
        </w:rPr>
        <w:t>없다</w:t>
      </w:r>
      <w:r w:rsidR="008148C6" w:rsidRPr="008148C6">
        <w:rPr>
          <w:szCs w:val="22"/>
        </w:rPr>
        <w:t>.</w:t>
      </w:r>
      <w:commentRangeEnd w:id="43"/>
      <w:r w:rsidR="00A33B7F">
        <w:rPr>
          <w:rStyle w:val="afd"/>
          <w:rFonts w:hint="eastAsia"/>
          <w:sz w:val="22"/>
          <w:szCs w:val="22"/>
        </w:rPr>
        <w:commentReference w:id="43"/>
      </w:r>
      <w:commentRangeEnd w:id="44"/>
      <w:r w:rsidR="005C7BDF">
        <w:rPr>
          <w:rStyle w:val="afd"/>
          <w:rFonts w:hint="eastAsia"/>
          <w:sz w:val="22"/>
          <w:szCs w:val="22"/>
        </w:rPr>
        <w:commentReference w:id="44"/>
      </w:r>
      <w:r w:rsidR="008148C6">
        <w:rPr>
          <w:rFonts w:hint="eastAsia"/>
          <w:szCs w:val="22"/>
        </w:rPr>
        <w:t xml:space="preserve"> </w:t>
      </w:r>
      <w:del w:id="45" w:author="BKL" w:date="2026-10-07T18:31:00Z" w16du:dateUtc="2026-10-07T09:31:00Z">
        <w:r w:rsidR="008148C6" w:rsidRPr="00C5001E" w:rsidDel="00AE477C">
          <w:rPr>
            <w:szCs w:val="22"/>
            <w:highlight w:val="yellow"/>
          </w:rPr>
          <w:delText>[BKL Note</w:delText>
        </w:r>
        <w:r w:rsidR="0046202E" w:rsidDel="00AE477C">
          <w:rPr>
            <w:rFonts w:hint="eastAsia"/>
            <w:szCs w:val="22"/>
            <w:highlight w:val="yellow"/>
          </w:rPr>
          <w:delText xml:space="preserve"> to Koramco</w:delText>
        </w:r>
        <w:r w:rsidR="008148C6" w:rsidRPr="00C5001E" w:rsidDel="00AE477C">
          <w:rPr>
            <w:szCs w:val="22"/>
            <w:highlight w:val="yellow"/>
          </w:rPr>
          <w:delText xml:space="preserve">: </w:delText>
        </w:r>
        <w:r w:rsidR="008148C6" w:rsidRPr="00C5001E" w:rsidDel="00AE477C">
          <w:rPr>
            <w:szCs w:val="22"/>
            <w:highlight w:val="yellow"/>
          </w:rPr>
          <w:delText>시공사</w:delText>
        </w:r>
        <w:r w:rsidR="008148C6" w:rsidRPr="00C5001E" w:rsidDel="00AE477C">
          <w:rPr>
            <w:szCs w:val="22"/>
            <w:highlight w:val="yellow"/>
          </w:rPr>
          <w:delText>(DL</w:delText>
        </w:r>
        <w:r w:rsidR="008148C6" w:rsidRPr="00C5001E" w:rsidDel="00AE477C">
          <w:rPr>
            <w:szCs w:val="22"/>
            <w:highlight w:val="yellow"/>
          </w:rPr>
          <w:delText>건설</w:delText>
        </w:r>
        <w:r w:rsidR="008148C6" w:rsidRPr="00C5001E" w:rsidDel="00AE477C">
          <w:rPr>
            <w:rFonts w:hint="eastAsia"/>
            <w:szCs w:val="22"/>
            <w:highlight w:val="yellow"/>
          </w:rPr>
          <w:delText xml:space="preserve"> </w:delText>
        </w:r>
        <w:r w:rsidR="008148C6" w:rsidRPr="00C5001E" w:rsidDel="00AE477C">
          <w:rPr>
            <w:rFonts w:hint="eastAsia"/>
            <w:szCs w:val="22"/>
            <w:highlight w:val="yellow"/>
          </w:rPr>
          <w:delText>및</w:delText>
        </w:r>
        <w:r w:rsidR="008148C6" w:rsidRPr="00C5001E" w:rsidDel="00AE477C">
          <w:rPr>
            <w:rFonts w:hint="eastAsia"/>
            <w:szCs w:val="22"/>
            <w:highlight w:val="yellow"/>
          </w:rPr>
          <w:delText xml:space="preserve"> DL</w:delText>
        </w:r>
        <w:r w:rsidR="008148C6" w:rsidRPr="00C5001E" w:rsidDel="00AE477C">
          <w:rPr>
            <w:rFonts w:hint="eastAsia"/>
            <w:szCs w:val="22"/>
            <w:highlight w:val="yellow"/>
          </w:rPr>
          <w:delText>이앤씨</w:delText>
        </w:r>
        <w:r w:rsidR="008148C6" w:rsidRPr="00C5001E" w:rsidDel="00AE477C">
          <w:rPr>
            <w:szCs w:val="22"/>
            <w:highlight w:val="yellow"/>
          </w:rPr>
          <w:delText>)</w:delText>
        </w:r>
        <w:r w:rsidR="008148C6" w:rsidRPr="00C5001E" w:rsidDel="00AE477C">
          <w:rPr>
            <w:szCs w:val="22"/>
            <w:highlight w:val="yellow"/>
          </w:rPr>
          <w:delText>의</w:delText>
        </w:r>
        <w:r w:rsidR="008148C6" w:rsidRPr="00C5001E" w:rsidDel="00AE477C">
          <w:rPr>
            <w:szCs w:val="22"/>
            <w:highlight w:val="yellow"/>
          </w:rPr>
          <w:delText xml:space="preserve"> </w:delText>
        </w:r>
        <w:r w:rsidR="008148C6" w:rsidRPr="00C5001E" w:rsidDel="00AE477C">
          <w:rPr>
            <w:szCs w:val="22"/>
            <w:highlight w:val="yellow"/>
          </w:rPr>
          <w:delText>추가공사비</w:delText>
        </w:r>
        <w:r w:rsidR="008148C6" w:rsidRPr="00C5001E" w:rsidDel="00AE477C">
          <w:rPr>
            <w:szCs w:val="22"/>
            <w:highlight w:val="yellow"/>
          </w:rPr>
          <w:delText xml:space="preserve"> </w:delText>
        </w:r>
        <w:r w:rsidR="008148C6" w:rsidRPr="00C5001E" w:rsidDel="00AE477C">
          <w:rPr>
            <w:szCs w:val="22"/>
            <w:highlight w:val="yellow"/>
          </w:rPr>
          <w:delText>청구</w:delText>
        </w:r>
        <w:r w:rsidR="008148C6" w:rsidRPr="00C5001E" w:rsidDel="00AE477C">
          <w:rPr>
            <w:szCs w:val="22"/>
            <w:highlight w:val="yellow"/>
          </w:rPr>
          <w:delText xml:space="preserve"> </w:delText>
        </w:r>
        <w:r w:rsidR="008148C6" w:rsidRPr="00C5001E" w:rsidDel="00AE477C">
          <w:rPr>
            <w:szCs w:val="22"/>
            <w:highlight w:val="yellow"/>
          </w:rPr>
          <w:delText>소송</w:delText>
        </w:r>
        <w:r w:rsidR="008148C6" w:rsidRPr="00C5001E" w:rsidDel="00AE477C">
          <w:rPr>
            <w:szCs w:val="22"/>
            <w:highlight w:val="yellow"/>
          </w:rPr>
          <w:delText>(</w:delText>
        </w:r>
        <w:r w:rsidR="008148C6" w:rsidRPr="00C5001E" w:rsidDel="00AE477C">
          <w:rPr>
            <w:szCs w:val="22"/>
            <w:highlight w:val="yellow"/>
          </w:rPr>
          <w:delText>서울중앙지방법원</w:delText>
        </w:r>
        <w:r w:rsidR="008148C6" w:rsidRPr="00C5001E" w:rsidDel="00AE477C">
          <w:rPr>
            <w:szCs w:val="22"/>
            <w:highlight w:val="yellow"/>
          </w:rPr>
          <w:delText xml:space="preserve"> 2025</w:delText>
        </w:r>
        <w:r w:rsidR="008148C6" w:rsidRPr="00C5001E" w:rsidDel="00AE477C">
          <w:rPr>
            <w:szCs w:val="22"/>
            <w:highlight w:val="yellow"/>
          </w:rPr>
          <w:delText>가합</w:delText>
        </w:r>
        <w:r w:rsidR="008148C6" w:rsidRPr="00C5001E" w:rsidDel="00AE477C">
          <w:rPr>
            <w:szCs w:val="22"/>
            <w:highlight w:val="yellow"/>
          </w:rPr>
          <w:delText>8780)</w:delText>
        </w:r>
        <w:r w:rsidR="008148C6" w:rsidRPr="00C5001E" w:rsidDel="00AE477C">
          <w:rPr>
            <w:szCs w:val="22"/>
            <w:highlight w:val="yellow"/>
          </w:rPr>
          <w:delText>은</w:delText>
        </w:r>
        <w:r w:rsidR="008148C6" w:rsidRPr="00C5001E" w:rsidDel="00AE477C">
          <w:rPr>
            <w:szCs w:val="22"/>
            <w:highlight w:val="yellow"/>
          </w:rPr>
          <w:delText xml:space="preserve"> 2025. 5. 30.</w:delText>
        </w:r>
        <w:r w:rsidR="008148C6" w:rsidRPr="00C5001E" w:rsidDel="00AE477C">
          <w:rPr>
            <w:szCs w:val="22"/>
            <w:highlight w:val="yellow"/>
          </w:rPr>
          <w:delText>자</w:delText>
        </w:r>
        <w:r w:rsidR="008148C6" w:rsidRPr="00C5001E" w:rsidDel="00AE477C">
          <w:rPr>
            <w:szCs w:val="22"/>
            <w:highlight w:val="yellow"/>
          </w:rPr>
          <w:delText xml:space="preserve"> </w:delText>
        </w:r>
        <w:r w:rsidR="008148C6" w:rsidRPr="00C5001E" w:rsidDel="00AE477C">
          <w:rPr>
            <w:szCs w:val="22"/>
            <w:highlight w:val="yellow"/>
          </w:rPr>
          <w:delText>합의서</w:delText>
        </w:r>
        <w:r w:rsidR="008148C6" w:rsidRPr="00C5001E" w:rsidDel="00AE477C">
          <w:rPr>
            <w:szCs w:val="22"/>
            <w:highlight w:val="yellow"/>
          </w:rPr>
          <w:delText>(</w:delText>
        </w:r>
        <w:r w:rsidR="008148C6" w:rsidRPr="00C5001E" w:rsidDel="00AE477C">
          <w:rPr>
            <w:szCs w:val="22"/>
            <w:highlight w:val="yellow"/>
          </w:rPr>
          <w:delText>부제소</w:delText>
        </w:r>
        <w:r w:rsidR="008148C6" w:rsidRPr="00C5001E" w:rsidDel="00AE477C">
          <w:rPr>
            <w:szCs w:val="22"/>
            <w:highlight w:val="yellow"/>
          </w:rPr>
          <w:delText xml:space="preserve"> </w:delText>
        </w:r>
        <w:r w:rsidR="008148C6" w:rsidRPr="00C5001E" w:rsidDel="00AE477C">
          <w:rPr>
            <w:szCs w:val="22"/>
            <w:highlight w:val="yellow"/>
          </w:rPr>
          <w:delText>합의</w:delText>
        </w:r>
        <w:r w:rsidR="008148C6" w:rsidRPr="00C5001E" w:rsidDel="00AE477C">
          <w:rPr>
            <w:szCs w:val="22"/>
            <w:highlight w:val="yellow"/>
          </w:rPr>
          <w:delText xml:space="preserve"> </w:delText>
        </w:r>
        <w:r w:rsidR="008148C6" w:rsidRPr="00C5001E" w:rsidDel="00AE477C">
          <w:rPr>
            <w:szCs w:val="22"/>
            <w:highlight w:val="yellow"/>
          </w:rPr>
          <w:delText>포함</w:delText>
        </w:r>
        <w:r w:rsidR="008148C6" w:rsidRPr="00C5001E" w:rsidDel="00AE477C">
          <w:rPr>
            <w:szCs w:val="22"/>
            <w:highlight w:val="yellow"/>
          </w:rPr>
          <w:delText>)</w:delText>
        </w:r>
        <w:r w:rsidR="008148C6" w:rsidRPr="00C5001E" w:rsidDel="00AE477C">
          <w:rPr>
            <w:szCs w:val="22"/>
            <w:highlight w:val="yellow"/>
          </w:rPr>
          <w:delText>에</w:delText>
        </w:r>
        <w:r w:rsidR="008148C6" w:rsidRPr="00C5001E" w:rsidDel="00AE477C">
          <w:rPr>
            <w:szCs w:val="22"/>
            <w:highlight w:val="yellow"/>
          </w:rPr>
          <w:delText xml:space="preserve"> </w:delText>
        </w:r>
        <w:r w:rsidR="008148C6" w:rsidRPr="00C5001E" w:rsidDel="00AE477C">
          <w:rPr>
            <w:szCs w:val="22"/>
            <w:highlight w:val="yellow"/>
          </w:rPr>
          <w:delText>따라</w:delText>
        </w:r>
        <w:r w:rsidR="008148C6" w:rsidRPr="00C5001E" w:rsidDel="00AE477C">
          <w:rPr>
            <w:szCs w:val="22"/>
            <w:highlight w:val="yellow"/>
          </w:rPr>
          <w:delText xml:space="preserve"> </w:delText>
        </w:r>
        <w:r w:rsidR="008148C6" w:rsidRPr="00C5001E" w:rsidDel="00AE477C">
          <w:rPr>
            <w:szCs w:val="22"/>
            <w:highlight w:val="yellow"/>
          </w:rPr>
          <w:delText>취하되었으므로</w:delText>
        </w:r>
        <w:r w:rsidR="008148C6" w:rsidRPr="00C5001E" w:rsidDel="00AE477C">
          <w:rPr>
            <w:szCs w:val="22"/>
            <w:highlight w:val="yellow"/>
          </w:rPr>
          <w:delText xml:space="preserve"> </w:delText>
        </w:r>
        <w:r w:rsidR="008148C6" w:rsidRPr="00C5001E" w:rsidDel="00AE477C">
          <w:rPr>
            <w:szCs w:val="22"/>
            <w:highlight w:val="yellow"/>
          </w:rPr>
          <w:delText>잔여</w:delText>
        </w:r>
        <w:r w:rsidR="008148C6" w:rsidRPr="00C5001E" w:rsidDel="00AE477C">
          <w:rPr>
            <w:szCs w:val="22"/>
            <w:highlight w:val="yellow"/>
          </w:rPr>
          <w:delText xml:space="preserve"> </w:delText>
        </w:r>
        <w:r w:rsidR="008148C6" w:rsidRPr="00C5001E" w:rsidDel="00AE477C">
          <w:rPr>
            <w:szCs w:val="22"/>
            <w:highlight w:val="yellow"/>
          </w:rPr>
          <w:delText>채무의</w:delText>
        </w:r>
        <w:r w:rsidR="008148C6" w:rsidRPr="00C5001E" w:rsidDel="00AE477C">
          <w:rPr>
            <w:szCs w:val="22"/>
            <w:highlight w:val="yellow"/>
          </w:rPr>
          <w:delText xml:space="preserve"> </w:delText>
        </w:r>
        <w:r w:rsidR="008148C6" w:rsidRPr="00C5001E" w:rsidDel="00AE477C">
          <w:rPr>
            <w:szCs w:val="22"/>
            <w:highlight w:val="yellow"/>
          </w:rPr>
          <w:delText>부존재를</w:delText>
        </w:r>
        <w:r w:rsidR="008148C6" w:rsidRPr="00C5001E" w:rsidDel="00AE477C">
          <w:rPr>
            <w:szCs w:val="22"/>
            <w:highlight w:val="yellow"/>
          </w:rPr>
          <w:delText xml:space="preserve"> </w:delText>
        </w:r>
        <w:r w:rsidR="008148C6" w:rsidRPr="00C5001E" w:rsidDel="00AE477C">
          <w:rPr>
            <w:szCs w:val="22"/>
            <w:highlight w:val="yellow"/>
          </w:rPr>
          <w:delText>명시하였습니다</w:delText>
        </w:r>
        <w:r w:rsidR="008148C6" w:rsidRPr="00C5001E" w:rsidDel="00AE477C">
          <w:rPr>
            <w:szCs w:val="22"/>
            <w:highlight w:val="yellow"/>
          </w:rPr>
          <w:delText>.</w:delText>
        </w:r>
        <w:r w:rsidR="00C5001E" w:rsidRPr="00C5001E" w:rsidDel="00AE477C">
          <w:rPr>
            <w:rFonts w:hint="eastAsia"/>
            <w:szCs w:val="22"/>
            <w:highlight w:val="yellow"/>
          </w:rPr>
          <w:delText>]</w:delText>
        </w:r>
      </w:del>
    </w:p>
    <w:p w14:paraId="2278F7A0" w14:textId="77777777" w:rsidR="00C5001E" w:rsidRDefault="00C5001E" w:rsidP="00C5001E">
      <w:pPr>
        <w:pStyle w:val="ac"/>
        <w:ind w:left="880"/>
        <w:rPr>
          <w:szCs w:val="22"/>
          <w:u w:val="single"/>
        </w:rPr>
      </w:pPr>
    </w:p>
    <w:p w14:paraId="1650527B" w14:textId="2B145F29" w:rsidR="00C5001E" w:rsidRPr="00B16FBF" w:rsidRDefault="00C5001E" w:rsidP="00F919C9">
      <w:pPr>
        <w:numPr>
          <w:ilvl w:val="0"/>
          <w:numId w:val="34"/>
        </w:numPr>
        <w:tabs>
          <w:tab w:val="left" w:pos="-1440"/>
        </w:tabs>
        <w:snapToGrid w:val="0"/>
        <w:rPr>
          <w:szCs w:val="22"/>
          <w:u w:val="single"/>
        </w:rPr>
      </w:pPr>
      <w:r>
        <w:rPr>
          <w:rFonts w:hint="eastAsia"/>
          <w:szCs w:val="22"/>
          <w:u w:val="single"/>
        </w:rPr>
        <w:t>본건</w:t>
      </w:r>
      <w:r>
        <w:rPr>
          <w:rFonts w:hint="eastAsia"/>
          <w:szCs w:val="22"/>
          <w:u w:val="single"/>
        </w:rPr>
        <w:t xml:space="preserve"> </w:t>
      </w:r>
      <w:r w:rsidRPr="00C5001E">
        <w:rPr>
          <w:szCs w:val="22"/>
          <w:u w:val="single"/>
        </w:rPr>
        <w:t>임대차</w:t>
      </w:r>
      <w:r>
        <w:rPr>
          <w:rFonts w:hint="eastAsia"/>
          <w:szCs w:val="22"/>
          <w:u w:val="single"/>
        </w:rPr>
        <w:t>계약</w:t>
      </w:r>
      <w:r w:rsidRPr="009E005A">
        <w:rPr>
          <w:szCs w:val="22"/>
        </w:rPr>
        <w:t xml:space="preserve">: </w:t>
      </w:r>
      <w:r w:rsidRPr="009E005A">
        <w:rPr>
          <w:szCs w:val="22"/>
          <w:u w:val="single"/>
        </w:rPr>
        <w:t>별첨</w:t>
      </w:r>
      <w:r w:rsidRPr="009E005A">
        <w:rPr>
          <w:szCs w:val="22"/>
          <w:u w:val="single"/>
        </w:rPr>
        <w:t xml:space="preserve"> 6</w:t>
      </w:r>
      <w:r w:rsidRPr="009E005A">
        <w:rPr>
          <w:szCs w:val="22"/>
        </w:rPr>
        <w:t>은</w:t>
      </w:r>
      <w:r w:rsidRPr="009E005A">
        <w:rPr>
          <w:szCs w:val="22"/>
        </w:rPr>
        <w:t xml:space="preserve"> </w:t>
      </w:r>
      <w:r w:rsidRPr="009E005A">
        <w:rPr>
          <w:szCs w:val="22"/>
        </w:rPr>
        <w:t>본건</w:t>
      </w:r>
      <w:r w:rsidRPr="009E005A">
        <w:rPr>
          <w:szCs w:val="22"/>
        </w:rPr>
        <w:t xml:space="preserve"> </w:t>
      </w:r>
      <w:r w:rsidRPr="009E005A">
        <w:rPr>
          <w:szCs w:val="22"/>
        </w:rPr>
        <w:t>임대차계약</w:t>
      </w:r>
      <w:r w:rsidRPr="009E005A">
        <w:rPr>
          <w:szCs w:val="22"/>
        </w:rPr>
        <w:t xml:space="preserve">, </w:t>
      </w:r>
      <w:r w:rsidRPr="009E005A">
        <w:rPr>
          <w:szCs w:val="22"/>
        </w:rPr>
        <w:t>그</w:t>
      </w:r>
      <w:r w:rsidRPr="009E005A">
        <w:rPr>
          <w:szCs w:val="22"/>
        </w:rPr>
        <w:t xml:space="preserve"> </w:t>
      </w:r>
      <w:r w:rsidRPr="009E005A">
        <w:rPr>
          <w:szCs w:val="22"/>
        </w:rPr>
        <w:t>부속</w:t>
      </w:r>
      <w:r w:rsidRPr="009E005A">
        <w:rPr>
          <w:szCs w:val="22"/>
        </w:rPr>
        <w:t>·</w:t>
      </w:r>
      <w:r w:rsidRPr="009E005A">
        <w:rPr>
          <w:szCs w:val="22"/>
        </w:rPr>
        <w:t>변경합의</w:t>
      </w:r>
      <w:r w:rsidRPr="009E005A">
        <w:rPr>
          <w:szCs w:val="22"/>
        </w:rPr>
        <w:t xml:space="preserve">, </w:t>
      </w:r>
      <w:r w:rsidRPr="009E005A">
        <w:rPr>
          <w:szCs w:val="22"/>
        </w:rPr>
        <w:t>보증금</w:t>
      </w:r>
      <w:r w:rsidRPr="009E005A">
        <w:rPr>
          <w:szCs w:val="22"/>
        </w:rPr>
        <w:t xml:space="preserve"> </w:t>
      </w:r>
      <w:r w:rsidRPr="009E005A">
        <w:rPr>
          <w:szCs w:val="22"/>
        </w:rPr>
        <w:t>및</w:t>
      </w:r>
      <w:r w:rsidRPr="009E005A">
        <w:rPr>
          <w:szCs w:val="22"/>
        </w:rPr>
        <w:t xml:space="preserve"> </w:t>
      </w:r>
      <w:r w:rsidRPr="009E005A">
        <w:rPr>
          <w:szCs w:val="22"/>
        </w:rPr>
        <w:t>담보내</w:t>
      </w:r>
      <w:r w:rsidRPr="009E005A">
        <w:rPr>
          <w:szCs w:val="22"/>
        </w:rPr>
        <w:lastRenderedPageBreak/>
        <w:t>역의</w:t>
      </w:r>
      <w:r w:rsidRPr="009E005A">
        <w:rPr>
          <w:szCs w:val="22"/>
        </w:rPr>
        <w:t xml:space="preserve"> </w:t>
      </w:r>
      <w:r w:rsidRPr="009E005A">
        <w:rPr>
          <w:szCs w:val="22"/>
        </w:rPr>
        <w:t>완전하고</w:t>
      </w:r>
      <w:r w:rsidRPr="009E005A">
        <w:rPr>
          <w:szCs w:val="22"/>
        </w:rPr>
        <w:t xml:space="preserve"> </w:t>
      </w:r>
      <w:r w:rsidRPr="009E005A">
        <w:rPr>
          <w:szCs w:val="22"/>
        </w:rPr>
        <w:t>정확한</w:t>
      </w:r>
      <w:r w:rsidRPr="009E005A">
        <w:rPr>
          <w:szCs w:val="22"/>
        </w:rPr>
        <w:t xml:space="preserve"> </w:t>
      </w:r>
      <w:r w:rsidRPr="009E005A">
        <w:rPr>
          <w:szCs w:val="22"/>
        </w:rPr>
        <w:t>목록이다</w:t>
      </w:r>
      <w:r w:rsidRPr="009E005A">
        <w:rPr>
          <w:szCs w:val="22"/>
        </w:rPr>
        <w:t xml:space="preserve">. </w:t>
      </w:r>
      <w:r w:rsidRPr="009E005A">
        <w:rPr>
          <w:szCs w:val="22"/>
        </w:rPr>
        <w:t>매수인에게</w:t>
      </w:r>
      <w:r w:rsidRPr="00C5001E">
        <w:rPr>
          <w:szCs w:val="22"/>
        </w:rPr>
        <w:t xml:space="preserve"> </w:t>
      </w:r>
      <w:r w:rsidRPr="00C5001E">
        <w:rPr>
          <w:szCs w:val="22"/>
        </w:rPr>
        <w:t>제공된</w:t>
      </w:r>
      <w:r w:rsidRPr="00C5001E">
        <w:rPr>
          <w:szCs w:val="22"/>
        </w:rPr>
        <w:t xml:space="preserve"> </w:t>
      </w:r>
      <w:r w:rsidRPr="00C5001E">
        <w:rPr>
          <w:szCs w:val="22"/>
        </w:rPr>
        <w:t>계약서</w:t>
      </w:r>
      <w:r w:rsidRPr="00C5001E">
        <w:rPr>
          <w:szCs w:val="22"/>
        </w:rPr>
        <w:t xml:space="preserve"> </w:t>
      </w:r>
      <w:r w:rsidRPr="00C5001E">
        <w:rPr>
          <w:szCs w:val="22"/>
        </w:rPr>
        <w:t>외에</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조건에</w:t>
      </w:r>
      <w:r w:rsidRPr="00C5001E">
        <w:rPr>
          <w:szCs w:val="22"/>
        </w:rPr>
        <w:t xml:space="preserve"> </w:t>
      </w:r>
      <w:r w:rsidRPr="00C5001E">
        <w:rPr>
          <w:szCs w:val="22"/>
        </w:rPr>
        <w:t>관한</w:t>
      </w:r>
      <w:r w:rsidRPr="00C5001E">
        <w:rPr>
          <w:szCs w:val="22"/>
        </w:rPr>
        <w:t xml:space="preserve"> </w:t>
      </w:r>
      <w:r w:rsidRPr="00C5001E">
        <w:rPr>
          <w:szCs w:val="22"/>
        </w:rPr>
        <w:t>구두</w:t>
      </w:r>
      <w:r w:rsidRPr="00C5001E">
        <w:rPr>
          <w:szCs w:val="22"/>
        </w:rPr>
        <w:t xml:space="preserve"> </w:t>
      </w:r>
      <w:r w:rsidRPr="00C5001E">
        <w:rPr>
          <w:szCs w:val="22"/>
        </w:rPr>
        <w:t>또는</w:t>
      </w:r>
      <w:r w:rsidRPr="00C5001E">
        <w:rPr>
          <w:szCs w:val="22"/>
        </w:rPr>
        <w:t xml:space="preserve"> </w:t>
      </w:r>
      <w:r w:rsidRPr="00C5001E">
        <w:rPr>
          <w:szCs w:val="22"/>
        </w:rPr>
        <w:t>서면의</w:t>
      </w:r>
      <w:r w:rsidRPr="00C5001E">
        <w:rPr>
          <w:szCs w:val="22"/>
        </w:rPr>
        <w:t xml:space="preserve"> </w:t>
      </w:r>
      <w:r w:rsidRPr="00C5001E">
        <w:rPr>
          <w:szCs w:val="22"/>
        </w:rPr>
        <w:t>이면합의는</w:t>
      </w:r>
      <w:r w:rsidRPr="00C5001E">
        <w:rPr>
          <w:szCs w:val="22"/>
        </w:rPr>
        <w:t xml:space="preserve"> </w:t>
      </w:r>
      <w:r w:rsidRPr="00C5001E">
        <w:rPr>
          <w:szCs w:val="22"/>
        </w:rPr>
        <w:t>존재하지</w:t>
      </w:r>
      <w:r w:rsidRPr="00C5001E">
        <w:rPr>
          <w:szCs w:val="22"/>
        </w:rPr>
        <w:t xml:space="preserve"> </w:t>
      </w:r>
      <w:r w:rsidRPr="00C5001E">
        <w:rPr>
          <w:szCs w:val="22"/>
        </w:rPr>
        <w:t>아니한다</w:t>
      </w:r>
      <w:r w:rsidRPr="00C5001E">
        <w:rPr>
          <w:szCs w:val="22"/>
        </w:rPr>
        <w:t xml:space="preserve">. </w:t>
      </w:r>
      <w:r w:rsidRPr="00C5001E">
        <w:rPr>
          <w:szCs w:val="22"/>
        </w:rPr>
        <w:t>본건</w:t>
      </w:r>
      <w:r w:rsidRPr="00C5001E">
        <w:rPr>
          <w:szCs w:val="22"/>
        </w:rPr>
        <w:t xml:space="preserve"> </w:t>
      </w:r>
      <w:r w:rsidRPr="00C5001E">
        <w:rPr>
          <w:szCs w:val="22"/>
        </w:rPr>
        <w:t>임대차계약상</w:t>
      </w:r>
      <w:r w:rsidRPr="00C5001E">
        <w:rPr>
          <w:szCs w:val="22"/>
        </w:rPr>
        <w:t xml:space="preserve"> </w:t>
      </w:r>
      <w:r w:rsidRPr="00C5001E">
        <w:rPr>
          <w:szCs w:val="22"/>
        </w:rPr>
        <w:t>임대차보증금은</w:t>
      </w:r>
      <w:r w:rsidRPr="00C5001E">
        <w:rPr>
          <w:szCs w:val="22"/>
        </w:rPr>
        <w:t xml:space="preserve"> </w:t>
      </w:r>
      <w:r w:rsidRPr="00C5001E">
        <w:rPr>
          <w:szCs w:val="22"/>
          <w:u w:val="single"/>
        </w:rPr>
        <w:t>별첨</w:t>
      </w:r>
      <w:r w:rsidRPr="00C5001E">
        <w:rPr>
          <w:szCs w:val="22"/>
          <w:u w:val="single"/>
        </w:rPr>
        <w:t xml:space="preserve"> 6</w:t>
      </w:r>
      <w:r w:rsidRPr="00C5001E">
        <w:rPr>
          <w:szCs w:val="22"/>
        </w:rPr>
        <w:t xml:space="preserve"> </w:t>
      </w:r>
      <w:r w:rsidRPr="00C5001E">
        <w:rPr>
          <w:szCs w:val="22"/>
        </w:rPr>
        <w:t>기재와</w:t>
      </w:r>
      <w:r w:rsidRPr="00C5001E">
        <w:rPr>
          <w:szCs w:val="22"/>
        </w:rPr>
        <w:t xml:space="preserve"> </w:t>
      </w:r>
      <w:r w:rsidRPr="00C5001E">
        <w:rPr>
          <w:szCs w:val="22"/>
        </w:rPr>
        <w:t>같고</w:t>
      </w:r>
      <w:r w:rsidRPr="00C5001E">
        <w:rPr>
          <w:szCs w:val="22"/>
        </w:rPr>
        <w:t xml:space="preserve">, </w:t>
      </w:r>
      <w:r w:rsidRPr="00C5001E">
        <w:rPr>
          <w:szCs w:val="22"/>
        </w:rPr>
        <w:t>매도인은</w:t>
      </w:r>
      <w:r w:rsidRPr="00C5001E">
        <w:rPr>
          <w:szCs w:val="22"/>
        </w:rPr>
        <w:t xml:space="preserve"> </w:t>
      </w:r>
      <w:r w:rsidRPr="00C5001E">
        <w:rPr>
          <w:szCs w:val="22"/>
        </w:rPr>
        <w:t>본건</w:t>
      </w:r>
      <w:r w:rsidRPr="00C5001E">
        <w:rPr>
          <w:szCs w:val="22"/>
        </w:rPr>
        <w:t xml:space="preserve"> </w:t>
      </w:r>
      <w:r w:rsidRPr="00C5001E">
        <w:rPr>
          <w:szCs w:val="22"/>
        </w:rPr>
        <w:t>임대차계약을</w:t>
      </w:r>
      <w:r w:rsidRPr="00C5001E">
        <w:rPr>
          <w:szCs w:val="22"/>
        </w:rPr>
        <w:t xml:space="preserve"> </w:t>
      </w:r>
      <w:r w:rsidRPr="00C5001E">
        <w:rPr>
          <w:szCs w:val="22"/>
        </w:rPr>
        <w:t>중요한</w:t>
      </w:r>
      <w:r w:rsidRPr="00C5001E">
        <w:rPr>
          <w:szCs w:val="22"/>
        </w:rPr>
        <w:t xml:space="preserve"> </w:t>
      </w:r>
      <w:r w:rsidRPr="00C5001E">
        <w:rPr>
          <w:szCs w:val="22"/>
        </w:rPr>
        <w:t>점에서</w:t>
      </w:r>
      <w:r w:rsidRPr="00C5001E">
        <w:rPr>
          <w:szCs w:val="22"/>
        </w:rPr>
        <w:t xml:space="preserve"> </w:t>
      </w:r>
      <w:r w:rsidRPr="00C5001E">
        <w:rPr>
          <w:szCs w:val="22"/>
        </w:rPr>
        <w:t>위반한</w:t>
      </w:r>
      <w:r w:rsidRPr="00C5001E">
        <w:rPr>
          <w:szCs w:val="22"/>
        </w:rPr>
        <w:t xml:space="preserve"> </w:t>
      </w:r>
      <w:r w:rsidRPr="00C5001E">
        <w:rPr>
          <w:szCs w:val="22"/>
        </w:rPr>
        <w:t>사실이</w:t>
      </w:r>
      <w:r w:rsidRPr="00C5001E">
        <w:rPr>
          <w:szCs w:val="22"/>
        </w:rPr>
        <w:t xml:space="preserve"> </w:t>
      </w:r>
      <w:r w:rsidRPr="00C5001E">
        <w:rPr>
          <w:szCs w:val="22"/>
        </w:rPr>
        <w:t>없으며</w:t>
      </w:r>
      <w:r w:rsidRPr="00C5001E">
        <w:rPr>
          <w:szCs w:val="22"/>
        </w:rPr>
        <w:t xml:space="preserve">, </w:t>
      </w:r>
      <w:r w:rsidRPr="00C5001E">
        <w:rPr>
          <w:szCs w:val="22"/>
        </w:rPr>
        <w:t>임차인으로부터</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해지</w:t>
      </w:r>
      <w:r w:rsidRPr="00C5001E">
        <w:rPr>
          <w:szCs w:val="22"/>
        </w:rPr>
        <w:t xml:space="preserve"> </w:t>
      </w:r>
      <w:r w:rsidRPr="00C5001E">
        <w:rPr>
          <w:rFonts w:hint="eastAsia"/>
          <w:szCs w:val="22"/>
        </w:rPr>
        <w:t>또는</w:t>
      </w:r>
      <w:r w:rsidRPr="00C5001E">
        <w:rPr>
          <w:rFonts w:hint="eastAsia"/>
          <w:szCs w:val="22"/>
        </w:rPr>
        <w:t xml:space="preserve"> </w:t>
      </w:r>
      <w:r w:rsidRPr="00C5001E">
        <w:rPr>
          <w:rFonts w:hint="eastAsia"/>
          <w:szCs w:val="22"/>
        </w:rPr>
        <w:t>손해배상의</w:t>
      </w:r>
      <w:r w:rsidRPr="00C5001E">
        <w:rPr>
          <w:rFonts w:hint="eastAsia"/>
          <w:szCs w:val="22"/>
        </w:rPr>
        <w:t xml:space="preserve"> </w:t>
      </w:r>
      <w:r w:rsidRPr="00C5001E">
        <w:rPr>
          <w:rFonts w:hint="eastAsia"/>
          <w:szCs w:val="22"/>
        </w:rPr>
        <w:t>청구</w:t>
      </w:r>
      <w:del w:id="46" w:author="BKL" w:date="2026-10-07T17:58:00Z" w16du:dateUtc="2026-10-07T08:58:00Z">
        <w:r w:rsidR="00D345CB" w:rsidDel="00CE2433">
          <w:rPr>
            <w:rFonts w:hint="eastAsia"/>
            <w:szCs w:val="22"/>
          </w:rPr>
          <w:delText>통보</w:delText>
        </w:r>
      </w:del>
      <w:r w:rsidRPr="00C5001E">
        <w:rPr>
          <w:szCs w:val="22"/>
        </w:rPr>
        <w:t>를</w:t>
      </w:r>
      <w:r w:rsidRPr="00C5001E">
        <w:rPr>
          <w:szCs w:val="22"/>
        </w:rPr>
        <w:t xml:space="preserve"> </w:t>
      </w:r>
      <w:r w:rsidRPr="00C5001E">
        <w:rPr>
          <w:szCs w:val="22"/>
        </w:rPr>
        <w:t>받은</w:t>
      </w:r>
      <w:r w:rsidRPr="00C5001E">
        <w:rPr>
          <w:szCs w:val="22"/>
        </w:rPr>
        <w:t xml:space="preserve"> </w:t>
      </w:r>
      <w:r w:rsidRPr="00C5001E">
        <w:rPr>
          <w:szCs w:val="22"/>
        </w:rPr>
        <w:t>사실이</w:t>
      </w:r>
      <w:r w:rsidRPr="00C5001E">
        <w:rPr>
          <w:szCs w:val="22"/>
        </w:rPr>
        <w:t xml:space="preserve"> </w:t>
      </w:r>
      <w:r w:rsidRPr="00C5001E">
        <w:rPr>
          <w:szCs w:val="22"/>
        </w:rPr>
        <w:t>없다</w:t>
      </w:r>
      <w:r w:rsidRPr="00C5001E">
        <w:rPr>
          <w:szCs w:val="22"/>
        </w:rPr>
        <w:t>.</w:t>
      </w:r>
      <w:r>
        <w:rPr>
          <w:rFonts w:hint="eastAsia"/>
          <w:szCs w:val="22"/>
        </w:rPr>
        <w:t xml:space="preserve"> </w:t>
      </w:r>
      <w:ins w:id="47" w:author="BKL" w:date="2026-10-07T17:59:00Z" w16du:dateUtc="2026-10-07T08:59:00Z">
        <w:r w:rsidR="00815356" w:rsidRPr="00AE477C">
          <w:rPr>
            <w:szCs w:val="22"/>
            <w:highlight w:val="green"/>
          </w:rPr>
          <w:t>[BKL Note to Koramco</w:t>
        </w:r>
        <w:r w:rsidR="00815356" w:rsidRPr="00AE477C">
          <w:rPr>
            <w:rFonts w:hint="eastAsia"/>
            <w:szCs w:val="22"/>
            <w:highlight w:val="green"/>
          </w:rPr>
          <w:t>:</w:t>
        </w:r>
        <w:r w:rsidR="00815356" w:rsidRPr="00AE477C">
          <w:rPr>
            <w:szCs w:val="22"/>
            <w:highlight w:val="green"/>
          </w:rPr>
          <w:t xml:space="preserve"> </w:t>
        </w:r>
        <w:r w:rsidR="00815356" w:rsidRPr="00AE477C">
          <w:rPr>
            <w:szCs w:val="22"/>
            <w:highlight w:val="green"/>
          </w:rPr>
          <w:t>협의사항</w:t>
        </w:r>
        <w:r w:rsidR="00815356" w:rsidRPr="00AE477C">
          <w:rPr>
            <w:szCs w:val="22"/>
            <w:highlight w:val="green"/>
          </w:rPr>
          <w:t>(</w:t>
        </w:r>
        <w:r w:rsidR="00815356" w:rsidRPr="00AE477C">
          <w:rPr>
            <w:szCs w:val="22"/>
            <w:highlight w:val="green"/>
          </w:rPr>
          <w:t>미수용</w:t>
        </w:r>
        <w:r w:rsidR="00815356" w:rsidRPr="00AE477C">
          <w:rPr>
            <w:szCs w:val="22"/>
            <w:highlight w:val="green"/>
          </w:rPr>
          <w:t xml:space="preserve">, </w:t>
        </w:r>
        <w:r w:rsidR="00815356" w:rsidRPr="00AE477C">
          <w:rPr>
            <w:szCs w:val="22"/>
            <w:highlight w:val="green"/>
          </w:rPr>
          <w:t>원복</w:t>
        </w:r>
        <w:r w:rsidR="00815356" w:rsidRPr="00AE477C">
          <w:rPr>
            <w:szCs w:val="22"/>
            <w:highlight w:val="green"/>
          </w:rPr>
          <w:t>)</w:t>
        </w:r>
        <w:r w:rsidR="00815356" w:rsidRPr="00AE477C">
          <w:rPr>
            <w:szCs w:val="22"/>
            <w:highlight w:val="green"/>
          </w:rPr>
          <w:t>에</w:t>
        </w:r>
        <w:r w:rsidR="00815356" w:rsidRPr="00AE477C">
          <w:rPr>
            <w:szCs w:val="22"/>
            <w:highlight w:val="green"/>
          </w:rPr>
          <w:t xml:space="preserve"> </w:t>
        </w:r>
        <w:r w:rsidR="00815356" w:rsidRPr="00AE477C">
          <w:rPr>
            <w:szCs w:val="22"/>
            <w:highlight w:val="green"/>
          </w:rPr>
          <w:t>따라</w:t>
        </w:r>
        <w:r w:rsidR="00815356" w:rsidRPr="00AE477C">
          <w:rPr>
            <w:szCs w:val="22"/>
            <w:highlight w:val="green"/>
          </w:rPr>
          <w:t xml:space="preserve"> </w:t>
        </w:r>
        <w:r w:rsidR="00815356" w:rsidRPr="00AE477C">
          <w:rPr>
            <w:szCs w:val="22"/>
            <w:highlight w:val="green"/>
          </w:rPr>
          <w:t>종전</w:t>
        </w:r>
        <w:r w:rsidR="00815356" w:rsidRPr="00AE477C">
          <w:rPr>
            <w:szCs w:val="22"/>
            <w:highlight w:val="green"/>
          </w:rPr>
          <w:t xml:space="preserve"> </w:t>
        </w:r>
        <w:r w:rsidR="00815356" w:rsidRPr="00AE477C">
          <w:rPr>
            <w:szCs w:val="22"/>
            <w:highlight w:val="green"/>
          </w:rPr>
          <w:t>문구로</w:t>
        </w:r>
        <w:r w:rsidR="00815356" w:rsidRPr="00AE477C">
          <w:rPr>
            <w:szCs w:val="22"/>
            <w:highlight w:val="green"/>
          </w:rPr>
          <w:t xml:space="preserve"> </w:t>
        </w:r>
      </w:ins>
      <w:ins w:id="48" w:author="BKL" w:date="2026-10-07T18:51:00Z" w16du:dateUtc="2026-10-07T09:51:00Z">
        <w:r w:rsidR="00F10F70">
          <w:rPr>
            <w:rFonts w:hint="eastAsia"/>
            <w:szCs w:val="22"/>
            <w:highlight w:val="green"/>
          </w:rPr>
          <w:t>원복했</w:t>
        </w:r>
      </w:ins>
      <w:ins w:id="49" w:author="BKL" w:date="2026-10-07T17:59:00Z" w16du:dateUtc="2026-10-07T08:59:00Z">
        <w:r w:rsidR="00815356" w:rsidRPr="00AE477C">
          <w:rPr>
            <w:szCs w:val="22"/>
            <w:highlight w:val="green"/>
          </w:rPr>
          <w:t>습니다</w:t>
        </w:r>
        <w:r w:rsidR="00815356" w:rsidRPr="00AE477C">
          <w:rPr>
            <w:szCs w:val="22"/>
            <w:highlight w:val="green"/>
          </w:rPr>
          <w:t>.</w:t>
        </w:r>
        <w:r w:rsidR="00815356" w:rsidRPr="00AE477C">
          <w:rPr>
            <w:rFonts w:hint="eastAsia"/>
            <w:szCs w:val="22"/>
            <w:highlight w:val="green"/>
          </w:rPr>
          <w:t>]</w:t>
        </w:r>
      </w:ins>
    </w:p>
    <w:p w14:paraId="6E1652E4" w14:textId="7D72D52F" w:rsidR="00B16FBF" w:rsidRDefault="00B16FBF" w:rsidP="00815356">
      <w:pPr>
        <w:tabs>
          <w:tab w:val="left" w:pos="-1440"/>
        </w:tabs>
        <w:snapToGrid w:val="0"/>
        <w:rPr>
          <w:ins w:id="50" w:author="BKL" w:date="2026-10-07T18:00:00Z" w16du:dateUtc="2026-10-07T09:00:00Z"/>
          <w:szCs w:val="22"/>
        </w:rPr>
      </w:pPr>
      <w:r w:rsidRPr="009E005A">
        <w:rPr>
          <w:rFonts w:hint="eastAsia"/>
          <w:szCs w:val="22"/>
        </w:rPr>
        <w:t xml:space="preserve"> </w:t>
      </w:r>
    </w:p>
    <w:p w14:paraId="143120A2" w14:textId="3A66B2D6" w:rsidR="00815356" w:rsidRPr="00815356" w:rsidRDefault="00815356" w:rsidP="00815356">
      <w:pPr>
        <w:numPr>
          <w:ilvl w:val="0"/>
          <w:numId w:val="34"/>
        </w:numPr>
        <w:tabs>
          <w:tab w:val="left" w:pos="-1440"/>
        </w:tabs>
        <w:snapToGrid w:val="0"/>
        <w:rPr>
          <w:ins w:id="51" w:author="BKL" w:date="2026-10-07T18:00:00Z" w16du:dateUtc="2026-10-07T09:00:00Z"/>
          <w:rFonts w:hint="eastAsia"/>
          <w:szCs w:val="22"/>
        </w:rPr>
      </w:pPr>
      <w:ins w:id="52" w:author="BKL" w:date="2026-10-07T18:00:00Z" w16du:dateUtc="2026-10-07T09:00:00Z">
        <w:r w:rsidRPr="00815356">
          <w:rPr>
            <w:rFonts w:hint="eastAsia"/>
            <w:szCs w:val="22"/>
            <w:u w:val="single"/>
          </w:rPr>
          <w:t>보험</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매매목적물과</w:t>
        </w:r>
        <w:r w:rsidRPr="00815356">
          <w:rPr>
            <w:rFonts w:hint="eastAsia"/>
            <w:szCs w:val="22"/>
          </w:rPr>
          <w:t xml:space="preserve"> </w:t>
        </w:r>
        <w:r w:rsidRPr="00815356">
          <w:rPr>
            <w:rFonts w:hint="eastAsia"/>
            <w:szCs w:val="22"/>
          </w:rPr>
          <w:t>관련하여</w:t>
        </w:r>
        <w:r w:rsidRPr="00815356">
          <w:rPr>
            <w:rFonts w:hint="eastAsia"/>
            <w:szCs w:val="22"/>
          </w:rPr>
          <w:t xml:space="preserve"> </w:t>
        </w:r>
        <w:r w:rsidRPr="00815356">
          <w:rPr>
            <w:rFonts w:hint="eastAsia"/>
            <w:szCs w:val="22"/>
          </w:rPr>
          <w:t>「화재로</w:t>
        </w:r>
        <w:r w:rsidRPr="00815356">
          <w:rPr>
            <w:rFonts w:hint="eastAsia"/>
            <w:szCs w:val="22"/>
          </w:rPr>
          <w:t xml:space="preserve"> </w:t>
        </w:r>
        <w:r w:rsidRPr="00815356">
          <w:rPr>
            <w:rFonts w:hint="eastAsia"/>
            <w:szCs w:val="22"/>
          </w:rPr>
          <w:t>인한</w:t>
        </w:r>
        <w:r w:rsidRPr="00815356">
          <w:rPr>
            <w:rFonts w:hint="eastAsia"/>
            <w:szCs w:val="22"/>
          </w:rPr>
          <w:t xml:space="preserve"> </w:t>
        </w:r>
        <w:r w:rsidRPr="00815356">
          <w:rPr>
            <w:rFonts w:hint="eastAsia"/>
            <w:szCs w:val="22"/>
          </w:rPr>
          <w:t>재해보상과</w:t>
        </w:r>
        <w:r w:rsidRPr="00815356">
          <w:rPr>
            <w:rFonts w:hint="eastAsia"/>
            <w:szCs w:val="22"/>
          </w:rPr>
          <w:t xml:space="preserve"> </w:t>
        </w:r>
        <w:r w:rsidRPr="00815356">
          <w:rPr>
            <w:rFonts w:hint="eastAsia"/>
            <w:szCs w:val="22"/>
          </w:rPr>
          <w:t>보험가입에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w:t>
        </w:r>
        <w:r w:rsidRPr="00815356">
          <w:rPr>
            <w:rFonts w:hint="eastAsia"/>
            <w:szCs w:val="22"/>
          </w:rPr>
          <w:t xml:space="preserve">, </w:t>
        </w:r>
        <w:r w:rsidRPr="00815356">
          <w:rPr>
            <w:rFonts w:hint="eastAsia"/>
            <w:szCs w:val="22"/>
          </w:rPr>
          <w:t>「승강기</w:t>
        </w:r>
        <w:r w:rsidRPr="00815356">
          <w:rPr>
            <w:rFonts w:hint="eastAsia"/>
            <w:szCs w:val="22"/>
          </w:rPr>
          <w:t xml:space="preserve"> </w:t>
        </w:r>
        <w:r w:rsidRPr="00815356">
          <w:rPr>
            <w:rFonts w:hint="eastAsia"/>
            <w:szCs w:val="22"/>
          </w:rPr>
          <w:t>안전관리법」</w:t>
        </w:r>
        <w:r w:rsidRPr="00815356">
          <w:rPr>
            <w:rFonts w:hint="eastAsia"/>
            <w:szCs w:val="22"/>
          </w:rPr>
          <w:t xml:space="preserve">, </w:t>
        </w:r>
        <w:r w:rsidRPr="00815356">
          <w:rPr>
            <w:rFonts w:hint="eastAsia"/>
            <w:szCs w:val="22"/>
          </w:rPr>
          <w:t>「도시가스사업법」</w:t>
        </w:r>
        <w:r w:rsidRPr="00815356">
          <w:rPr>
            <w:rFonts w:hint="eastAsia"/>
            <w:szCs w:val="22"/>
          </w:rPr>
          <w:t xml:space="preserve"> </w:t>
        </w:r>
        <w:r w:rsidRPr="00815356">
          <w:rPr>
            <w:rFonts w:hint="eastAsia"/>
            <w:szCs w:val="22"/>
          </w:rPr>
          <w:t>등</w:t>
        </w:r>
        <w:r w:rsidRPr="00815356">
          <w:rPr>
            <w:rFonts w:hint="eastAsia"/>
            <w:szCs w:val="22"/>
          </w:rPr>
          <w:t xml:space="preserve"> </w:t>
        </w:r>
        <w:r w:rsidRPr="00815356">
          <w:rPr>
            <w:rFonts w:hint="eastAsia"/>
            <w:szCs w:val="22"/>
          </w:rPr>
          <w:t>관련</w:t>
        </w:r>
        <w:r w:rsidRPr="00815356">
          <w:rPr>
            <w:rFonts w:hint="eastAsia"/>
            <w:szCs w:val="22"/>
          </w:rPr>
          <w:t xml:space="preserve"> </w:t>
        </w:r>
        <w:r w:rsidRPr="00815356">
          <w:rPr>
            <w:rFonts w:hint="eastAsia"/>
            <w:szCs w:val="22"/>
          </w:rPr>
          <w:t>법령에</w:t>
        </w:r>
        <w:r w:rsidRPr="00815356">
          <w:rPr>
            <w:rFonts w:hint="eastAsia"/>
            <w:szCs w:val="22"/>
          </w:rPr>
          <w:t xml:space="preserve"> </w:t>
        </w:r>
        <w:r w:rsidRPr="00815356">
          <w:rPr>
            <w:rFonts w:hint="eastAsia"/>
            <w:szCs w:val="22"/>
          </w:rPr>
          <w:t>따라</w:t>
        </w:r>
        <w:r w:rsidRPr="00815356">
          <w:rPr>
            <w:rFonts w:hint="eastAsia"/>
            <w:szCs w:val="22"/>
          </w:rPr>
          <w:t xml:space="preserve"> </w:t>
        </w:r>
        <w:r w:rsidRPr="00815356">
          <w:rPr>
            <w:rFonts w:hint="eastAsia"/>
            <w:szCs w:val="22"/>
          </w:rPr>
          <w:t>가입하여야</w:t>
        </w:r>
        <w:r w:rsidRPr="00815356">
          <w:rPr>
            <w:rFonts w:hint="eastAsia"/>
            <w:szCs w:val="22"/>
          </w:rPr>
          <w:t xml:space="preserve"> </w:t>
        </w:r>
        <w:r w:rsidRPr="00815356">
          <w:rPr>
            <w:rFonts w:hint="eastAsia"/>
            <w:szCs w:val="22"/>
          </w:rPr>
          <w:t>하는</w:t>
        </w:r>
        <w:r w:rsidRPr="00815356">
          <w:rPr>
            <w:rFonts w:hint="eastAsia"/>
            <w:szCs w:val="22"/>
          </w:rPr>
          <w:t xml:space="preserve"> </w:t>
        </w:r>
        <w:r w:rsidRPr="00815356">
          <w:rPr>
            <w:rFonts w:hint="eastAsia"/>
            <w:szCs w:val="22"/>
          </w:rPr>
          <w:t>보험에</w:t>
        </w:r>
        <w:r w:rsidRPr="00815356">
          <w:rPr>
            <w:rFonts w:hint="eastAsia"/>
            <w:szCs w:val="22"/>
          </w:rPr>
          <w:t xml:space="preserve"> </w:t>
        </w:r>
        <w:r w:rsidRPr="00815356">
          <w:rPr>
            <w:rFonts w:hint="eastAsia"/>
            <w:szCs w:val="22"/>
          </w:rPr>
          <w:t>가입하고</w:t>
        </w:r>
        <w:r w:rsidRPr="00815356">
          <w:rPr>
            <w:rFonts w:hint="eastAsia"/>
            <w:szCs w:val="22"/>
          </w:rPr>
          <w:t xml:space="preserve"> </w:t>
        </w:r>
        <w:r w:rsidRPr="00815356">
          <w:rPr>
            <w:rFonts w:hint="eastAsia"/>
            <w:szCs w:val="22"/>
          </w:rPr>
          <w:t>있으며</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보험계약</w:t>
        </w:r>
        <w:r w:rsidRPr="00815356">
          <w:rPr>
            <w:rFonts w:hint="eastAsia"/>
            <w:szCs w:val="22"/>
          </w:rPr>
          <w:t>(</w:t>
        </w:r>
        <w:r w:rsidRPr="00815356">
          <w:rPr>
            <w:rFonts w:hint="eastAsia"/>
            <w:szCs w:val="22"/>
          </w:rPr>
          <w:t>제</w:t>
        </w:r>
        <w:r w:rsidRPr="00815356">
          <w:rPr>
            <w:rFonts w:hint="eastAsia"/>
            <w:szCs w:val="22"/>
          </w:rPr>
          <w:t>5.2</w:t>
        </w:r>
        <w:r w:rsidRPr="00815356">
          <w:rPr>
            <w:rFonts w:hint="eastAsia"/>
            <w:szCs w:val="22"/>
          </w:rPr>
          <w:t>조</w:t>
        </w:r>
        <w:r w:rsidRPr="00815356">
          <w:rPr>
            <w:rFonts w:hint="eastAsia"/>
            <w:szCs w:val="22"/>
          </w:rPr>
          <w:t xml:space="preserve"> (d)</w:t>
        </w:r>
        <w:r w:rsidRPr="00815356">
          <w:rPr>
            <w:rFonts w:hint="eastAsia"/>
            <w:szCs w:val="22"/>
          </w:rPr>
          <w:t>항에서</w:t>
        </w:r>
        <w:r w:rsidRPr="00815356">
          <w:rPr>
            <w:rFonts w:hint="eastAsia"/>
            <w:szCs w:val="22"/>
          </w:rPr>
          <w:t xml:space="preserve"> </w:t>
        </w:r>
        <w:r w:rsidRPr="00815356">
          <w:rPr>
            <w:rFonts w:hint="eastAsia"/>
            <w:szCs w:val="22"/>
          </w:rPr>
          <w:t>정의됨</w:t>
        </w:r>
        <w:r w:rsidRPr="00815356">
          <w:rPr>
            <w:rFonts w:hint="eastAsia"/>
            <w:szCs w:val="22"/>
          </w:rPr>
          <w:t>)</w:t>
        </w:r>
        <w:r w:rsidRPr="00815356">
          <w:rPr>
            <w:rFonts w:hint="eastAsia"/>
            <w:szCs w:val="22"/>
          </w:rPr>
          <w:t>을</w:t>
        </w:r>
        <w:r w:rsidRPr="00815356">
          <w:rPr>
            <w:rFonts w:hint="eastAsia"/>
            <w:szCs w:val="22"/>
          </w:rPr>
          <w:t xml:space="preserve"> </w:t>
        </w:r>
        <w:r w:rsidRPr="00815356">
          <w:rPr>
            <w:rFonts w:hint="eastAsia"/>
            <w:szCs w:val="22"/>
          </w:rPr>
          <w:t>포함하여</w:t>
        </w:r>
        <w:r w:rsidRPr="00815356">
          <w:rPr>
            <w:rFonts w:hint="eastAsia"/>
            <w:szCs w:val="22"/>
          </w:rPr>
          <w:t xml:space="preserve"> </w:t>
        </w:r>
        <w:r w:rsidRPr="00815356">
          <w:rPr>
            <w:rFonts w:hint="eastAsia"/>
            <w:szCs w:val="22"/>
          </w:rPr>
          <w:t>매도인이</w:t>
        </w:r>
        <w:r w:rsidRPr="00815356">
          <w:rPr>
            <w:rFonts w:hint="eastAsia"/>
            <w:szCs w:val="22"/>
          </w:rPr>
          <w:t xml:space="preserve"> </w:t>
        </w:r>
        <w:r w:rsidRPr="00815356">
          <w:rPr>
            <w:rFonts w:hint="eastAsia"/>
            <w:szCs w:val="22"/>
          </w:rPr>
          <w:t>매매목적물에</w:t>
        </w:r>
        <w:r w:rsidRPr="00815356">
          <w:rPr>
            <w:rFonts w:hint="eastAsia"/>
            <w:szCs w:val="22"/>
          </w:rPr>
          <w:t xml:space="preserve"> </w:t>
        </w:r>
        <w:r w:rsidRPr="00815356">
          <w:rPr>
            <w:rFonts w:hint="eastAsia"/>
            <w:szCs w:val="22"/>
          </w:rPr>
          <w:t>관하여</w:t>
        </w:r>
        <w:r w:rsidRPr="00815356">
          <w:rPr>
            <w:rFonts w:hint="eastAsia"/>
            <w:szCs w:val="22"/>
          </w:rPr>
          <w:t xml:space="preserve"> </w:t>
        </w:r>
        <w:r w:rsidRPr="00815356">
          <w:rPr>
            <w:rFonts w:hint="eastAsia"/>
            <w:szCs w:val="22"/>
          </w:rPr>
          <w:t>가입한</w:t>
        </w:r>
        <w:r w:rsidRPr="00815356">
          <w:rPr>
            <w:rFonts w:hint="eastAsia"/>
            <w:szCs w:val="22"/>
          </w:rPr>
          <w:t xml:space="preserve"> </w:t>
        </w:r>
        <w:r w:rsidRPr="00815356">
          <w:rPr>
            <w:rFonts w:hint="eastAsia"/>
            <w:szCs w:val="22"/>
          </w:rPr>
          <w:t>보험의</w:t>
        </w:r>
        <w:r w:rsidRPr="00815356">
          <w:rPr>
            <w:rFonts w:hint="eastAsia"/>
            <w:szCs w:val="22"/>
          </w:rPr>
          <w:t xml:space="preserve"> </w:t>
        </w:r>
        <w:r w:rsidRPr="00815356">
          <w:rPr>
            <w:rFonts w:hint="eastAsia"/>
            <w:szCs w:val="22"/>
          </w:rPr>
          <w:t>보험료를</w:t>
        </w:r>
        <w:r w:rsidRPr="00815356">
          <w:rPr>
            <w:rFonts w:hint="eastAsia"/>
            <w:szCs w:val="22"/>
          </w:rPr>
          <w:t xml:space="preserve"> </w:t>
        </w:r>
        <w:r w:rsidRPr="00815356">
          <w:rPr>
            <w:rFonts w:hint="eastAsia"/>
            <w:szCs w:val="22"/>
          </w:rPr>
          <w:t>체납한</w:t>
        </w:r>
        <w:r w:rsidRPr="00815356">
          <w:rPr>
            <w:rFonts w:hint="eastAsia"/>
            <w:szCs w:val="22"/>
          </w:rPr>
          <w:t xml:space="preserve"> </w:t>
        </w:r>
        <w:r w:rsidRPr="00815356">
          <w:rPr>
            <w:rFonts w:hint="eastAsia"/>
            <w:szCs w:val="22"/>
          </w:rPr>
          <w:t>사실이</w:t>
        </w:r>
        <w:r w:rsidRPr="00815356">
          <w:rPr>
            <w:rFonts w:hint="eastAsia"/>
            <w:szCs w:val="22"/>
          </w:rPr>
          <w:t xml:space="preserve"> </w:t>
        </w:r>
        <w:r w:rsidRPr="00815356">
          <w:rPr>
            <w:rFonts w:hint="eastAsia"/>
            <w:szCs w:val="22"/>
          </w:rPr>
          <w:t>없다</w:t>
        </w:r>
        <w:r w:rsidRPr="00815356">
          <w:rPr>
            <w:rFonts w:hint="eastAsia"/>
            <w:szCs w:val="22"/>
          </w:rPr>
          <w:t>.</w:t>
        </w:r>
      </w:ins>
      <w:ins w:id="53" w:author="BKL" w:date="2026-10-07T18:10:00Z" w16du:dateUtc="2026-10-07T09:10:00Z">
        <w:r w:rsidR="00AD15EC">
          <w:rPr>
            <w:rFonts w:hint="eastAsia"/>
            <w:szCs w:val="22"/>
          </w:rPr>
          <w:t xml:space="preserve"> </w:t>
        </w:r>
        <w:r w:rsidR="00AD15EC" w:rsidRPr="00AE477C">
          <w:rPr>
            <w:szCs w:val="22"/>
            <w:highlight w:val="green"/>
          </w:rPr>
          <w:t>[BKL Note to Koramco</w:t>
        </w:r>
        <w:r w:rsidR="00AD15EC" w:rsidRPr="00AE477C">
          <w:rPr>
            <w:rFonts w:hint="eastAsia"/>
            <w:szCs w:val="22"/>
            <w:highlight w:val="green"/>
          </w:rPr>
          <w:t xml:space="preserve">: </w:t>
        </w:r>
      </w:ins>
      <w:ins w:id="54" w:author="BKL" w:date="2026-10-07T18:11:00Z" w16du:dateUtc="2026-10-07T09:11:00Z">
        <w:r w:rsidR="00AD15EC" w:rsidRPr="00AE477C">
          <w:rPr>
            <w:rFonts w:hint="eastAsia"/>
            <w:szCs w:val="22"/>
            <w:highlight w:val="green"/>
          </w:rPr>
          <w:t>의견주신</w:t>
        </w:r>
        <w:r w:rsidR="00AD15EC" w:rsidRPr="00AE477C">
          <w:rPr>
            <w:rFonts w:hint="eastAsia"/>
            <w:szCs w:val="22"/>
            <w:highlight w:val="green"/>
          </w:rPr>
          <w:t xml:space="preserve"> </w:t>
        </w:r>
        <w:r w:rsidR="00AD15EC" w:rsidRPr="00AE477C">
          <w:rPr>
            <w:rFonts w:hint="eastAsia"/>
            <w:szCs w:val="22"/>
            <w:highlight w:val="green"/>
          </w:rPr>
          <w:t>바에</w:t>
        </w:r>
        <w:r w:rsidR="00AD15EC" w:rsidRPr="00AE477C">
          <w:rPr>
            <w:rFonts w:hint="eastAsia"/>
            <w:szCs w:val="22"/>
            <w:highlight w:val="green"/>
          </w:rPr>
          <w:t xml:space="preserve"> </w:t>
        </w:r>
        <w:r w:rsidR="00AD15EC" w:rsidRPr="00AE477C">
          <w:rPr>
            <w:rFonts w:hint="eastAsia"/>
            <w:szCs w:val="22"/>
            <w:highlight w:val="green"/>
          </w:rPr>
          <w:t>따라</w:t>
        </w:r>
      </w:ins>
      <w:ins w:id="55" w:author="BKL" w:date="2026-10-07T18:10:00Z" w16du:dateUtc="2026-10-07T09:10:00Z">
        <w:r w:rsidR="00AD15EC" w:rsidRPr="00AE477C">
          <w:rPr>
            <w:szCs w:val="22"/>
            <w:highlight w:val="green"/>
          </w:rPr>
          <w:t xml:space="preserve"> (1) </w:t>
        </w:r>
        <w:r w:rsidR="00AD15EC" w:rsidRPr="00AE477C">
          <w:rPr>
            <w:szCs w:val="22"/>
            <w:highlight w:val="green"/>
          </w:rPr>
          <w:t>경계침범</w:t>
        </w:r>
        <w:r w:rsidR="00AD15EC" w:rsidRPr="00AE477C">
          <w:rPr>
            <w:szCs w:val="22"/>
            <w:highlight w:val="green"/>
          </w:rPr>
          <w:t xml:space="preserve"> </w:t>
        </w:r>
        <w:r w:rsidR="00AD15EC" w:rsidRPr="00AE477C">
          <w:rPr>
            <w:szCs w:val="22"/>
            <w:highlight w:val="green"/>
          </w:rPr>
          <w:t>진술</w:t>
        </w:r>
        <w:r w:rsidR="00AD15EC" w:rsidRPr="00AE477C">
          <w:rPr>
            <w:szCs w:val="22"/>
            <w:highlight w:val="green"/>
          </w:rPr>
          <w:t>(</w:t>
        </w:r>
        <w:r w:rsidR="00AD15EC" w:rsidRPr="00AE477C">
          <w:rPr>
            <w:szCs w:val="22"/>
            <w:highlight w:val="green"/>
          </w:rPr>
          <w:t>종전</w:t>
        </w:r>
        <w:r w:rsidR="00AD15EC" w:rsidRPr="00AE477C">
          <w:rPr>
            <w:szCs w:val="22"/>
            <w:highlight w:val="green"/>
          </w:rPr>
          <w:t xml:space="preserve"> (h)</w:t>
        </w:r>
        <w:r w:rsidR="00AD15EC" w:rsidRPr="00AE477C">
          <w:rPr>
            <w:szCs w:val="22"/>
            <w:highlight w:val="green"/>
          </w:rPr>
          <w:t>호</w:t>
        </w:r>
        <w:r w:rsidR="00AD15EC" w:rsidRPr="00AE477C">
          <w:rPr>
            <w:szCs w:val="22"/>
            <w:highlight w:val="green"/>
          </w:rPr>
          <w:t>)</w:t>
        </w:r>
        <w:r w:rsidR="00AD15EC" w:rsidRPr="00AE477C">
          <w:rPr>
            <w:szCs w:val="22"/>
            <w:highlight w:val="green"/>
          </w:rPr>
          <w:t>의</w:t>
        </w:r>
        <w:r w:rsidR="00AD15EC" w:rsidRPr="00AE477C">
          <w:rPr>
            <w:szCs w:val="22"/>
            <w:highlight w:val="green"/>
          </w:rPr>
          <w:t xml:space="preserve"> </w:t>
        </w:r>
        <w:r w:rsidR="00AD15EC" w:rsidRPr="00AE477C">
          <w:rPr>
            <w:szCs w:val="22"/>
            <w:highlight w:val="green"/>
          </w:rPr>
          <w:t>삭제는</w:t>
        </w:r>
        <w:r w:rsidR="00AD15EC" w:rsidRPr="00AE477C">
          <w:rPr>
            <w:szCs w:val="22"/>
            <w:highlight w:val="green"/>
          </w:rPr>
          <w:t xml:space="preserve"> </w:t>
        </w:r>
        <w:r w:rsidR="00AD15EC" w:rsidRPr="00AE477C">
          <w:rPr>
            <w:szCs w:val="22"/>
            <w:highlight w:val="green"/>
          </w:rPr>
          <w:t>수용하고</w:t>
        </w:r>
        <w:r w:rsidR="00AD15EC" w:rsidRPr="00AE477C">
          <w:rPr>
            <w:szCs w:val="22"/>
            <w:highlight w:val="green"/>
          </w:rPr>
          <w:t xml:space="preserve">, </w:t>
        </w:r>
      </w:ins>
      <w:ins w:id="56" w:author="BKL" w:date="2026-10-07T18:11:00Z" w16du:dateUtc="2026-10-07T09:11:00Z">
        <w:r w:rsidR="00AD15EC" w:rsidRPr="00AE477C">
          <w:rPr>
            <w:rFonts w:hint="eastAsia"/>
            <w:szCs w:val="22"/>
            <w:highlight w:val="green"/>
          </w:rPr>
          <w:t>(h)</w:t>
        </w:r>
        <w:r w:rsidR="00AD15EC" w:rsidRPr="00AE477C">
          <w:rPr>
            <w:rFonts w:hint="eastAsia"/>
            <w:szCs w:val="22"/>
            <w:highlight w:val="green"/>
          </w:rPr>
          <w:t>호</w:t>
        </w:r>
        <w:r w:rsidR="00AD15EC" w:rsidRPr="00AE477C">
          <w:rPr>
            <w:rFonts w:hint="eastAsia"/>
            <w:szCs w:val="22"/>
            <w:highlight w:val="green"/>
          </w:rPr>
          <w:t xml:space="preserve"> </w:t>
        </w:r>
        <w:r w:rsidR="00AD15EC" w:rsidRPr="00AE477C">
          <w:rPr>
            <w:rFonts w:hint="eastAsia"/>
            <w:szCs w:val="22"/>
            <w:highlight w:val="green"/>
          </w:rPr>
          <w:t>내지</w:t>
        </w:r>
        <w:r w:rsidR="00AD15EC" w:rsidRPr="00AE477C">
          <w:rPr>
            <w:rFonts w:hint="eastAsia"/>
            <w:szCs w:val="22"/>
            <w:highlight w:val="green"/>
          </w:rPr>
          <w:t xml:space="preserve"> (j)</w:t>
        </w:r>
        <w:r w:rsidR="00AD15EC" w:rsidRPr="00AE477C">
          <w:rPr>
            <w:rFonts w:hint="eastAsia"/>
            <w:szCs w:val="22"/>
            <w:highlight w:val="green"/>
          </w:rPr>
          <w:t>호에</w:t>
        </w:r>
        <w:r w:rsidR="00AD15EC" w:rsidRPr="00AE477C">
          <w:rPr>
            <w:rFonts w:hint="eastAsia"/>
            <w:szCs w:val="22"/>
            <w:highlight w:val="green"/>
          </w:rPr>
          <w:t xml:space="preserve"> </w:t>
        </w:r>
      </w:ins>
      <w:ins w:id="57" w:author="BKL" w:date="2026-10-07T18:10:00Z" w16du:dateUtc="2026-10-07T09:10:00Z">
        <w:r w:rsidR="00AD15EC" w:rsidRPr="00AE477C">
          <w:rPr>
            <w:szCs w:val="22"/>
            <w:highlight w:val="green"/>
          </w:rPr>
          <w:t>매도인</w:t>
        </w:r>
      </w:ins>
      <w:ins w:id="58" w:author="BKL" w:date="2026-10-07T18:51:00Z" w16du:dateUtc="2026-10-07T09:51:00Z">
        <w:r w:rsidR="00F10F70">
          <w:rPr>
            <w:rFonts w:hint="eastAsia"/>
            <w:szCs w:val="22"/>
            <w:highlight w:val="green"/>
          </w:rPr>
          <w:t>과</w:t>
        </w:r>
        <w:r w:rsidR="00F10F70">
          <w:rPr>
            <w:rFonts w:hint="eastAsia"/>
            <w:szCs w:val="22"/>
            <w:highlight w:val="green"/>
          </w:rPr>
          <w:t xml:space="preserve"> </w:t>
        </w:r>
        <w:r w:rsidR="00F10F70">
          <w:rPr>
            <w:rFonts w:hint="eastAsia"/>
            <w:szCs w:val="22"/>
            <w:highlight w:val="green"/>
          </w:rPr>
          <w:t>협의한</w:t>
        </w:r>
      </w:ins>
      <w:ins w:id="59" w:author="BKL" w:date="2026-10-07T18:10:00Z" w16du:dateUtc="2026-10-07T09:10:00Z">
        <w:r w:rsidR="00AD15EC" w:rsidRPr="00AE477C">
          <w:rPr>
            <w:szCs w:val="22"/>
            <w:highlight w:val="green"/>
          </w:rPr>
          <w:t xml:space="preserve"> </w:t>
        </w:r>
        <w:r w:rsidR="00AD15EC" w:rsidRPr="00AE477C">
          <w:rPr>
            <w:szCs w:val="22"/>
            <w:highlight w:val="green"/>
          </w:rPr>
          <w:t>항목</w:t>
        </w:r>
      </w:ins>
      <w:ins w:id="60" w:author="BKL" w:date="2026-10-07T18:51:00Z" w16du:dateUtc="2026-10-07T09:51:00Z">
        <w:r w:rsidR="00F10F70">
          <w:rPr>
            <w:rFonts w:hint="eastAsia"/>
            <w:szCs w:val="22"/>
            <w:highlight w:val="green"/>
          </w:rPr>
          <w:t xml:space="preserve"> </w:t>
        </w:r>
        <w:r w:rsidR="00F10F70">
          <w:rPr>
            <w:rFonts w:hint="eastAsia"/>
            <w:szCs w:val="22"/>
            <w:highlight w:val="green"/>
          </w:rPr>
          <w:t>및</w:t>
        </w:r>
        <w:r w:rsidR="00F10F70">
          <w:rPr>
            <w:rFonts w:hint="eastAsia"/>
            <w:szCs w:val="22"/>
            <w:highlight w:val="green"/>
          </w:rPr>
          <w:t xml:space="preserve"> </w:t>
        </w:r>
        <w:r w:rsidR="00F10F70">
          <w:rPr>
            <w:rFonts w:hint="eastAsia"/>
            <w:szCs w:val="22"/>
            <w:highlight w:val="green"/>
          </w:rPr>
          <w:t>내용</w:t>
        </w:r>
      </w:ins>
      <w:ins w:id="61" w:author="BKL" w:date="2026-10-07T18:10:00Z" w16du:dateUtc="2026-10-07T09:10:00Z">
        <w:r w:rsidR="00AD15EC" w:rsidRPr="00AE477C">
          <w:rPr>
            <w:szCs w:val="22"/>
            <w:highlight w:val="green"/>
          </w:rPr>
          <w:t>을</w:t>
        </w:r>
        <w:r w:rsidR="00AD15EC" w:rsidRPr="00AE477C">
          <w:rPr>
            <w:szCs w:val="22"/>
            <w:highlight w:val="green"/>
          </w:rPr>
          <w:t xml:space="preserve"> </w:t>
        </w:r>
      </w:ins>
      <w:ins w:id="62" w:author="BKL" w:date="2026-10-07T18:11:00Z" w16du:dateUtc="2026-10-07T09:11:00Z">
        <w:r w:rsidR="00AD15EC" w:rsidRPr="00AE477C">
          <w:rPr>
            <w:rFonts w:hint="eastAsia"/>
            <w:szCs w:val="22"/>
            <w:highlight w:val="green"/>
          </w:rPr>
          <w:t>추가하였</w:t>
        </w:r>
      </w:ins>
      <w:ins w:id="63" w:author="BKL" w:date="2026-10-07T18:10:00Z" w16du:dateUtc="2026-10-07T09:10:00Z">
        <w:r w:rsidR="00AD15EC" w:rsidRPr="00AE477C">
          <w:rPr>
            <w:szCs w:val="22"/>
            <w:highlight w:val="green"/>
          </w:rPr>
          <w:t>습니다</w:t>
        </w:r>
        <w:r w:rsidR="00AD15EC" w:rsidRPr="00AE477C">
          <w:rPr>
            <w:szCs w:val="22"/>
            <w:highlight w:val="green"/>
          </w:rPr>
          <w:t>.</w:t>
        </w:r>
      </w:ins>
      <w:ins w:id="64" w:author="BKL" w:date="2026-10-07T18:11:00Z" w16du:dateUtc="2026-10-07T09:11:00Z">
        <w:r w:rsidR="00AD15EC" w:rsidRPr="00AE477C">
          <w:rPr>
            <w:rFonts w:hint="eastAsia"/>
            <w:szCs w:val="22"/>
            <w:highlight w:val="green"/>
          </w:rPr>
          <w:t>]</w:t>
        </w:r>
      </w:ins>
    </w:p>
    <w:p w14:paraId="3BBD92C3" w14:textId="77777777" w:rsidR="00815356" w:rsidRPr="00815356" w:rsidRDefault="00815356" w:rsidP="00815356">
      <w:pPr>
        <w:tabs>
          <w:tab w:val="left" w:pos="-1440"/>
        </w:tabs>
        <w:snapToGrid w:val="0"/>
        <w:ind w:left="567"/>
        <w:rPr>
          <w:ins w:id="65" w:author="BKL" w:date="2026-10-07T18:00:00Z" w16du:dateUtc="2026-10-07T09:00:00Z"/>
          <w:rFonts w:hint="eastAsia"/>
          <w:szCs w:val="22"/>
        </w:rPr>
      </w:pPr>
    </w:p>
    <w:p w14:paraId="72B4073F" w14:textId="3E46E3FF" w:rsidR="00815356" w:rsidRPr="00815356" w:rsidRDefault="00815356" w:rsidP="00815356">
      <w:pPr>
        <w:numPr>
          <w:ilvl w:val="0"/>
          <w:numId w:val="34"/>
        </w:numPr>
        <w:tabs>
          <w:tab w:val="left" w:pos="-1440"/>
        </w:tabs>
        <w:snapToGrid w:val="0"/>
        <w:rPr>
          <w:ins w:id="66" w:author="BKL" w:date="2026-10-07T18:00:00Z" w16du:dateUtc="2026-10-07T09:00:00Z"/>
          <w:rFonts w:hint="eastAsia"/>
          <w:szCs w:val="22"/>
        </w:rPr>
      </w:pPr>
      <w:ins w:id="67" w:author="BKL" w:date="2026-10-07T18:00:00Z" w16du:dateUtc="2026-10-07T09:00:00Z">
        <w:r w:rsidRPr="00815356">
          <w:rPr>
            <w:rFonts w:hint="eastAsia"/>
            <w:szCs w:val="22"/>
            <w:u w:val="single"/>
          </w:rPr>
          <w:t>소방</w:t>
        </w:r>
        <w:r w:rsidRPr="00815356">
          <w:rPr>
            <w:rFonts w:hint="eastAsia"/>
            <w:szCs w:val="22"/>
            <w:u w:val="single"/>
          </w:rPr>
          <w:t xml:space="preserve"> </w:t>
        </w:r>
        <w:r w:rsidRPr="00815356">
          <w:rPr>
            <w:rFonts w:hint="eastAsia"/>
            <w:szCs w:val="22"/>
            <w:u w:val="single"/>
          </w:rPr>
          <w:t>관련</w:t>
        </w:r>
        <w:r w:rsidRPr="00815356">
          <w:rPr>
            <w:rFonts w:hint="eastAsia"/>
            <w:szCs w:val="22"/>
            <w:u w:val="single"/>
          </w:rPr>
          <w:t xml:space="preserve"> </w:t>
        </w:r>
        <w:r w:rsidRPr="00815356">
          <w:rPr>
            <w:rFonts w:hint="eastAsia"/>
            <w:szCs w:val="22"/>
            <w:u w:val="single"/>
          </w:rPr>
          <w:t>법령</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건물과</w:t>
        </w:r>
        <w:r w:rsidRPr="00815356">
          <w:rPr>
            <w:rFonts w:hint="eastAsia"/>
            <w:szCs w:val="22"/>
          </w:rPr>
          <w:t xml:space="preserve"> </w:t>
        </w:r>
        <w:r w:rsidRPr="00815356">
          <w:rPr>
            <w:rFonts w:hint="eastAsia"/>
            <w:szCs w:val="22"/>
          </w:rPr>
          <w:t>관련하여</w:t>
        </w:r>
        <w:r w:rsidRPr="00815356">
          <w:rPr>
            <w:rFonts w:hint="eastAsia"/>
            <w:szCs w:val="22"/>
          </w:rPr>
          <w:t xml:space="preserve"> </w:t>
        </w:r>
        <w:r w:rsidRPr="00815356">
          <w:rPr>
            <w:rFonts w:hint="eastAsia"/>
            <w:szCs w:val="22"/>
          </w:rPr>
          <w:t>「소방시설</w:t>
        </w:r>
        <w:r w:rsidRPr="00815356">
          <w:rPr>
            <w:rFonts w:hint="eastAsia"/>
            <w:szCs w:val="22"/>
          </w:rPr>
          <w:t xml:space="preserve"> </w:t>
        </w:r>
        <w:r w:rsidRPr="00815356">
          <w:rPr>
            <w:rFonts w:hint="eastAsia"/>
            <w:szCs w:val="22"/>
          </w:rPr>
          <w:t>설치</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관리에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「화재의</w:t>
        </w:r>
        <w:r w:rsidRPr="00815356">
          <w:rPr>
            <w:rFonts w:hint="eastAsia"/>
            <w:szCs w:val="22"/>
          </w:rPr>
          <w:t xml:space="preserve"> </w:t>
        </w:r>
        <w:r w:rsidRPr="00815356">
          <w:rPr>
            <w:rFonts w:hint="eastAsia"/>
            <w:szCs w:val="22"/>
          </w:rPr>
          <w:t>예방</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안전관리에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법률」을</w:t>
        </w:r>
        <w:r w:rsidRPr="00815356">
          <w:rPr>
            <w:rFonts w:hint="eastAsia"/>
            <w:szCs w:val="22"/>
          </w:rPr>
          <w:t xml:space="preserve"> </w:t>
        </w:r>
        <w:r w:rsidRPr="00815356">
          <w:rPr>
            <w:rFonts w:hint="eastAsia"/>
            <w:szCs w:val="22"/>
          </w:rPr>
          <w:t>위반한</w:t>
        </w:r>
        <w:r w:rsidRPr="00815356">
          <w:rPr>
            <w:rFonts w:hint="eastAsia"/>
            <w:szCs w:val="22"/>
          </w:rPr>
          <w:t xml:space="preserve"> </w:t>
        </w:r>
        <w:r w:rsidRPr="00815356">
          <w:rPr>
            <w:rFonts w:hint="eastAsia"/>
            <w:szCs w:val="22"/>
          </w:rPr>
          <w:t>사실이</w:t>
        </w:r>
        <w:r w:rsidRPr="00815356">
          <w:rPr>
            <w:rFonts w:hint="eastAsia"/>
            <w:szCs w:val="22"/>
          </w:rPr>
          <w:t xml:space="preserve"> </w:t>
        </w:r>
        <w:r w:rsidRPr="00815356">
          <w:rPr>
            <w:rFonts w:hint="eastAsia"/>
            <w:szCs w:val="22"/>
          </w:rPr>
          <w:t>없다</w:t>
        </w:r>
        <w:r w:rsidRPr="00815356">
          <w:rPr>
            <w:rFonts w:hint="eastAsia"/>
            <w:szCs w:val="22"/>
          </w:rPr>
          <w:t>.</w:t>
        </w:r>
      </w:ins>
    </w:p>
    <w:p w14:paraId="7F86F5DE" w14:textId="77777777" w:rsidR="00815356" w:rsidRPr="00815356" w:rsidRDefault="00815356" w:rsidP="00815356">
      <w:pPr>
        <w:tabs>
          <w:tab w:val="left" w:pos="-1440"/>
        </w:tabs>
        <w:snapToGrid w:val="0"/>
        <w:ind w:left="567"/>
        <w:rPr>
          <w:ins w:id="68" w:author="BKL" w:date="2026-10-07T18:00:00Z" w16du:dateUtc="2026-10-07T09:00:00Z"/>
          <w:rFonts w:hint="eastAsia"/>
          <w:szCs w:val="22"/>
        </w:rPr>
      </w:pPr>
    </w:p>
    <w:p w14:paraId="6948D011" w14:textId="1F7AC5B8" w:rsidR="00815356" w:rsidRPr="009E005A" w:rsidRDefault="00815356" w:rsidP="00815356">
      <w:pPr>
        <w:numPr>
          <w:ilvl w:val="0"/>
          <w:numId w:val="34"/>
        </w:numPr>
        <w:tabs>
          <w:tab w:val="left" w:pos="-1440"/>
        </w:tabs>
        <w:snapToGrid w:val="0"/>
        <w:rPr>
          <w:szCs w:val="22"/>
        </w:rPr>
      </w:pPr>
      <w:ins w:id="69" w:author="BKL" w:date="2026-10-07T18:00:00Z" w16du:dateUtc="2026-10-07T09:00:00Z">
        <w:r w:rsidRPr="00815356">
          <w:rPr>
            <w:rFonts w:hint="eastAsia"/>
            <w:szCs w:val="22"/>
            <w:u w:val="single"/>
          </w:rPr>
          <w:t>토양</w:t>
        </w:r>
      </w:ins>
      <w:ins w:id="70" w:author="BKL" w:date="2026-10-07T18:03:00Z" w16du:dateUtc="2026-10-07T09:03:00Z">
        <w:r>
          <w:rPr>
            <w:rFonts w:hint="eastAsia"/>
            <w:szCs w:val="22"/>
            <w:u w:val="single"/>
          </w:rPr>
          <w:t>오염</w:t>
        </w:r>
      </w:ins>
      <w:ins w:id="71" w:author="BKL" w:date="2026-10-07T18:00:00Z" w16du:dateUtc="2026-10-07T09:00:00Z">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토지에</w:t>
        </w:r>
        <w:r w:rsidRPr="00815356">
          <w:rPr>
            <w:rFonts w:hint="eastAsia"/>
            <w:szCs w:val="22"/>
          </w:rPr>
          <w:t xml:space="preserve"> </w:t>
        </w:r>
        <w:r w:rsidRPr="00815356">
          <w:rPr>
            <w:rFonts w:hint="eastAsia"/>
            <w:szCs w:val="22"/>
          </w:rPr>
          <w:t>관하여는</w:t>
        </w:r>
        <w:r w:rsidRPr="00815356">
          <w:rPr>
            <w:rFonts w:hint="eastAsia"/>
            <w:szCs w:val="22"/>
          </w:rPr>
          <w:t xml:space="preserve"> </w:t>
        </w:r>
        <w:r w:rsidRPr="00815356">
          <w:rPr>
            <w:rFonts w:hint="eastAsia"/>
            <w:szCs w:val="22"/>
          </w:rPr>
          <w:t>매도인이</w:t>
        </w:r>
        <w:r w:rsidRPr="00815356">
          <w:rPr>
            <w:rFonts w:hint="eastAsia"/>
            <w:szCs w:val="22"/>
          </w:rPr>
          <w:t xml:space="preserve"> </w:t>
        </w:r>
        <w:r w:rsidRPr="00815356">
          <w:rPr>
            <w:rFonts w:hint="eastAsia"/>
            <w:szCs w:val="22"/>
          </w:rPr>
          <w:t>매수인에게</w:t>
        </w:r>
        <w:r w:rsidRPr="00815356">
          <w:rPr>
            <w:rFonts w:hint="eastAsia"/>
            <w:szCs w:val="22"/>
          </w:rPr>
          <w:t xml:space="preserve"> </w:t>
        </w:r>
        <w:r w:rsidRPr="00815356">
          <w:rPr>
            <w:rFonts w:hint="eastAsia"/>
            <w:szCs w:val="22"/>
          </w:rPr>
          <w:t>제공한</w:t>
        </w:r>
        <w:r w:rsidRPr="00815356">
          <w:rPr>
            <w:rFonts w:hint="eastAsia"/>
            <w:szCs w:val="22"/>
          </w:rPr>
          <w:t xml:space="preserve"> </w:t>
        </w:r>
      </w:ins>
      <w:ins w:id="72" w:author="BKL" w:date="2026-10-07T18:09:00Z" w16du:dateUtc="2026-10-07T09:09:00Z">
        <w:r w:rsidR="00AD15EC">
          <w:rPr>
            <w:rFonts w:hint="eastAsia"/>
            <w:szCs w:val="22"/>
          </w:rPr>
          <w:t>오염토</w:t>
        </w:r>
      </w:ins>
      <w:ins w:id="73" w:author="BKL" w:date="2026-10-07T18:00:00Z" w16du:dateUtc="2026-10-07T09:00:00Z">
        <w:r w:rsidRPr="00815356">
          <w:rPr>
            <w:rFonts w:hint="eastAsia"/>
            <w:szCs w:val="22"/>
          </w:rPr>
          <w:t xml:space="preserve"> </w:t>
        </w:r>
        <w:r w:rsidRPr="00815356">
          <w:rPr>
            <w:rFonts w:hint="eastAsia"/>
            <w:szCs w:val="22"/>
          </w:rPr>
          <w:t>정화완료결과보고서</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안양시장의</w:t>
        </w:r>
        <w:r w:rsidRPr="00815356">
          <w:rPr>
            <w:rFonts w:hint="eastAsia"/>
            <w:szCs w:val="22"/>
          </w:rPr>
          <w:t xml:space="preserve"> 2022. 2. 15.</w:t>
        </w:r>
        <w:r w:rsidRPr="00815356">
          <w:rPr>
            <w:rFonts w:hint="eastAsia"/>
            <w:szCs w:val="22"/>
          </w:rPr>
          <w:t>자</w:t>
        </w:r>
        <w:r w:rsidRPr="00815356">
          <w:rPr>
            <w:rFonts w:hint="eastAsia"/>
            <w:szCs w:val="22"/>
          </w:rPr>
          <w:t xml:space="preserve"> </w:t>
        </w:r>
        <w:r w:rsidRPr="00815356">
          <w:rPr>
            <w:rFonts w:hint="eastAsia"/>
            <w:szCs w:val="22"/>
          </w:rPr>
          <w:t>오염토양</w:t>
        </w:r>
        <w:r w:rsidRPr="00815356">
          <w:rPr>
            <w:rFonts w:hint="eastAsia"/>
            <w:szCs w:val="22"/>
          </w:rPr>
          <w:t xml:space="preserve"> </w:t>
        </w:r>
        <w:r w:rsidRPr="00815356">
          <w:rPr>
            <w:rFonts w:hint="eastAsia"/>
            <w:szCs w:val="22"/>
          </w:rPr>
          <w:t>정화이행보고서</w:t>
        </w:r>
        <w:r w:rsidRPr="00815356">
          <w:rPr>
            <w:rFonts w:hint="eastAsia"/>
            <w:szCs w:val="22"/>
          </w:rPr>
          <w:t xml:space="preserve"> </w:t>
        </w:r>
        <w:r w:rsidRPr="00815356">
          <w:rPr>
            <w:rFonts w:hint="eastAsia"/>
            <w:szCs w:val="22"/>
          </w:rPr>
          <w:t>수리</w:t>
        </w:r>
        <w:r w:rsidRPr="00815356">
          <w:rPr>
            <w:rFonts w:hint="eastAsia"/>
            <w:szCs w:val="22"/>
          </w:rPr>
          <w:t xml:space="preserve"> </w:t>
        </w:r>
        <w:r w:rsidRPr="00815356">
          <w:rPr>
            <w:rFonts w:hint="eastAsia"/>
            <w:szCs w:val="22"/>
          </w:rPr>
          <w:t>통보</w:t>
        </w:r>
        <w:r w:rsidRPr="00815356">
          <w:rPr>
            <w:rFonts w:hint="eastAsia"/>
            <w:szCs w:val="22"/>
          </w:rPr>
          <w:t>(</w:t>
        </w:r>
        <w:r w:rsidRPr="00815356">
          <w:rPr>
            <w:rFonts w:hint="eastAsia"/>
            <w:szCs w:val="22"/>
          </w:rPr>
          <w:t>환경정책과</w:t>
        </w:r>
        <w:r w:rsidRPr="00815356">
          <w:rPr>
            <w:rFonts w:hint="eastAsia"/>
            <w:szCs w:val="22"/>
          </w:rPr>
          <w:t>-3350)</w:t>
        </w:r>
        <w:r w:rsidRPr="00815356">
          <w:rPr>
            <w:rFonts w:hint="eastAsia"/>
            <w:szCs w:val="22"/>
          </w:rPr>
          <w:t>에</w:t>
        </w:r>
        <w:r w:rsidRPr="00815356">
          <w:rPr>
            <w:rFonts w:hint="eastAsia"/>
            <w:szCs w:val="22"/>
          </w:rPr>
          <w:t xml:space="preserve"> </w:t>
        </w:r>
        <w:r w:rsidRPr="00815356">
          <w:rPr>
            <w:rFonts w:hint="eastAsia"/>
            <w:szCs w:val="22"/>
          </w:rPr>
          <w:t>기재된</w:t>
        </w:r>
        <w:r w:rsidRPr="00815356">
          <w:rPr>
            <w:rFonts w:hint="eastAsia"/>
            <w:szCs w:val="22"/>
          </w:rPr>
          <w:t xml:space="preserve"> </w:t>
        </w:r>
        <w:r w:rsidRPr="00815356">
          <w:rPr>
            <w:rFonts w:hint="eastAsia"/>
            <w:szCs w:val="22"/>
          </w:rPr>
          <w:t>범위와</w:t>
        </w:r>
        <w:r w:rsidRPr="00815356">
          <w:rPr>
            <w:rFonts w:hint="eastAsia"/>
            <w:szCs w:val="22"/>
          </w:rPr>
          <w:t xml:space="preserve"> </w:t>
        </w:r>
        <w:r w:rsidRPr="00815356">
          <w:rPr>
            <w:rFonts w:hint="eastAsia"/>
            <w:szCs w:val="22"/>
          </w:rPr>
          <w:t>조사·검증</w:t>
        </w:r>
        <w:r w:rsidRPr="00815356">
          <w:rPr>
            <w:rFonts w:hint="eastAsia"/>
            <w:szCs w:val="22"/>
          </w:rPr>
          <w:t xml:space="preserve"> </w:t>
        </w:r>
        <w:r w:rsidRPr="00815356">
          <w:rPr>
            <w:rFonts w:hint="eastAsia"/>
            <w:szCs w:val="22"/>
          </w:rPr>
          <w:t>시점을</w:t>
        </w:r>
        <w:r w:rsidRPr="00815356">
          <w:rPr>
            <w:rFonts w:hint="eastAsia"/>
            <w:szCs w:val="22"/>
          </w:rPr>
          <w:t xml:space="preserve"> </w:t>
        </w:r>
        <w:r w:rsidRPr="00815356">
          <w:rPr>
            <w:rFonts w:hint="eastAsia"/>
            <w:szCs w:val="22"/>
          </w:rPr>
          <w:t>기준으로</w:t>
        </w:r>
        <w:r w:rsidRPr="00815356">
          <w:rPr>
            <w:rFonts w:hint="eastAsia"/>
            <w:szCs w:val="22"/>
          </w:rPr>
          <w:t xml:space="preserve"> </w:t>
        </w:r>
        <w:r w:rsidRPr="00815356">
          <w:rPr>
            <w:rFonts w:hint="eastAsia"/>
            <w:szCs w:val="22"/>
          </w:rPr>
          <w:t>오염토양의</w:t>
        </w:r>
        <w:r w:rsidRPr="00815356">
          <w:rPr>
            <w:rFonts w:hint="eastAsia"/>
            <w:szCs w:val="22"/>
          </w:rPr>
          <w:t xml:space="preserve"> </w:t>
        </w:r>
        <w:r w:rsidRPr="00815356">
          <w:rPr>
            <w:rFonts w:hint="eastAsia"/>
            <w:szCs w:val="22"/>
          </w:rPr>
          <w:t>정화가</w:t>
        </w:r>
        <w:r w:rsidRPr="00815356">
          <w:rPr>
            <w:rFonts w:hint="eastAsia"/>
            <w:szCs w:val="22"/>
          </w:rPr>
          <w:t xml:space="preserve"> </w:t>
        </w:r>
        <w:r w:rsidRPr="00815356">
          <w:rPr>
            <w:rFonts w:hint="eastAsia"/>
            <w:szCs w:val="22"/>
          </w:rPr>
          <w:t>완료되었고</w:t>
        </w:r>
        <w:r w:rsidRPr="00815356">
          <w:rPr>
            <w:rFonts w:hint="eastAsia"/>
            <w:szCs w:val="22"/>
          </w:rPr>
          <w:t xml:space="preserve">, </w:t>
        </w:r>
        <w:r w:rsidRPr="00815356">
          <w:rPr>
            <w:rFonts w:hint="eastAsia"/>
            <w:szCs w:val="22"/>
          </w:rPr>
          <w:t>그</w:t>
        </w:r>
        <w:r w:rsidRPr="00815356">
          <w:rPr>
            <w:rFonts w:hint="eastAsia"/>
            <w:szCs w:val="22"/>
          </w:rPr>
          <w:t xml:space="preserve"> </w:t>
        </w:r>
        <w:r w:rsidRPr="00815356">
          <w:rPr>
            <w:rFonts w:hint="eastAsia"/>
            <w:szCs w:val="22"/>
          </w:rPr>
          <w:t>정화이행보고서가</w:t>
        </w:r>
        <w:r w:rsidRPr="00815356">
          <w:rPr>
            <w:rFonts w:hint="eastAsia"/>
            <w:szCs w:val="22"/>
          </w:rPr>
          <w:t xml:space="preserve"> </w:t>
        </w:r>
        <w:r w:rsidRPr="00815356">
          <w:rPr>
            <w:rFonts w:hint="eastAsia"/>
            <w:szCs w:val="22"/>
          </w:rPr>
          <w:t>수리되었다</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위</w:t>
        </w:r>
        <w:r w:rsidRPr="00815356">
          <w:rPr>
            <w:rFonts w:hint="eastAsia"/>
            <w:szCs w:val="22"/>
          </w:rPr>
          <w:t xml:space="preserve"> </w:t>
        </w:r>
        <w:r w:rsidRPr="00815356">
          <w:rPr>
            <w:rFonts w:hint="eastAsia"/>
            <w:szCs w:val="22"/>
          </w:rPr>
          <w:t>범위와</w:t>
        </w:r>
        <w:r w:rsidRPr="00815356">
          <w:rPr>
            <w:rFonts w:hint="eastAsia"/>
            <w:szCs w:val="22"/>
          </w:rPr>
          <w:t xml:space="preserve"> </w:t>
        </w:r>
        <w:r w:rsidRPr="00815356">
          <w:rPr>
            <w:rFonts w:hint="eastAsia"/>
            <w:szCs w:val="22"/>
          </w:rPr>
          <w:t>시점을</w:t>
        </w:r>
        <w:r w:rsidRPr="00815356">
          <w:rPr>
            <w:rFonts w:hint="eastAsia"/>
            <w:szCs w:val="22"/>
          </w:rPr>
          <w:t xml:space="preserve"> </w:t>
        </w:r>
        <w:r w:rsidRPr="00815356">
          <w:rPr>
            <w:rFonts w:hint="eastAsia"/>
            <w:szCs w:val="22"/>
          </w:rPr>
          <w:t>넘는</w:t>
        </w:r>
        <w:r w:rsidRPr="00815356">
          <w:rPr>
            <w:rFonts w:hint="eastAsia"/>
            <w:szCs w:val="22"/>
          </w:rPr>
          <w:t xml:space="preserve"> </w:t>
        </w:r>
        <w:r w:rsidRPr="00815356">
          <w:rPr>
            <w:rFonts w:hint="eastAsia"/>
            <w:szCs w:val="22"/>
          </w:rPr>
          <w:t>토양오염의</w:t>
        </w:r>
        <w:r w:rsidRPr="00815356">
          <w:rPr>
            <w:rFonts w:hint="eastAsia"/>
            <w:szCs w:val="22"/>
          </w:rPr>
          <w:t xml:space="preserve"> </w:t>
        </w:r>
        <w:r w:rsidRPr="00815356">
          <w:rPr>
            <w:rFonts w:hint="eastAsia"/>
            <w:szCs w:val="22"/>
          </w:rPr>
          <w:t>부존재</w:t>
        </w:r>
        <w:r w:rsidRPr="00815356">
          <w:rPr>
            <w:rFonts w:hint="eastAsia"/>
            <w:szCs w:val="22"/>
          </w:rPr>
          <w:t xml:space="preserve"> </w:t>
        </w:r>
        <w:r w:rsidRPr="00815356">
          <w:rPr>
            <w:rFonts w:hint="eastAsia"/>
            <w:szCs w:val="22"/>
          </w:rPr>
          <w:t>또는</w:t>
        </w:r>
        <w:r w:rsidRPr="00815356">
          <w:rPr>
            <w:rFonts w:hint="eastAsia"/>
            <w:szCs w:val="22"/>
          </w:rPr>
          <w:t xml:space="preserve"> </w:t>
        </w:r>
        <w:r w:rsidRPr="00815356">
          <w:rPr>
            <w:rFonts w:hint="eastAsia"/>
            <w:szCs w:val="22"/>
          </w:rPr>
          <w:t>「토양환경보전법」</w:t>
        </w:r>
        <w:r w:rsidRPr="00815356">
          <w:rPr>
            <w:rFonts w:hint="eastAsia"/>
            <w:szCs w:val="22"/>
          </w:rPr>
          <w:t xml:space="preserve"> </w:t>
        </w:r>
        <w:r w:rsidRPr="00815356">
          <w:rPr>
            <w:rFonts w:hint="eastAsia"/>
            <w:szCs w:val="22"/>
          </w:rPr>
          <w:t>위반</w:t>
        </w:r>
        <w:r w:rsidRPr="00815356">
          <w:rPr>
            <w:rFonts w:hint="eastAsia"/>
            <w:szCs w:val="22"/>
          </w:rPr>
          <w:t xml:space="preserve"> </w:t>
        </w:r>
        <w:r w:rsidRPr="00815356">
          <w:rPr>
            <w:rFonts w:hint="eastAsia"/>
            <w:szCs w:val="22"/>
          </w:rPr>
          <w:t>사실의</w:t>
        </w:r>
        <w:r w:rsidRPr="00815356">
          <w:rPr>
            <w:rFonts w:hint="eastAsia"/>
            <w:szCs w:val="22"/>
          </w:rPr>
          <w:t xml:space="preserve"> </w:t>
        </w:r>
        <w:r w:rsidRPr="00815356">
          <w:rPr>
            <w:rFonts w:hint="eastAsia"/>
            <w:szCs w:val="22"/>
          </w:rPr>
          <w:t>부존재에</w:t>
        </w:r>
        <w:r w:rsidRPr="00815356">
          <w:rPr>
            <w:rFonts w:hint="eastAsia"/>
            <w:szCs w:val="22"/>
          </w:rPr>
          <w:t xml:space="preserve"> </w:t>
        </w:r>
        <w:r w:rsidRPr="00815356">
          <w:rPr>
            <w:rFonts w:hint="eastAsia"/>
            <w:szCs w:val="22"/>
          </w:rPr>
          <w:t>관하여는</w:t>
        </w:r>
        <w:r w:rsidRPr="00815356">
          <w:rPr>
            <w:rFonts w:hint="eastAsia"/>
            <w:szCs w:val="22"/>
          </w:rPr>
          <w:t xml:space="preserve"> </w:t>
        </w:r>
        <w:r w:rsidRPr="00815356">
          <w:rPr>
            <w:rFonts w:hint="eastAsia"/>
            <w:szCs w:val="22"/>
          </w:rPr>
          <w:t>진술</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보장하지</w:t>
        </w:r>
        <w:r w:rsidRPr="00815356">
          <w:rPr>
            <w:rFonts w:hint="eastAsia"/>
            <w:szCs w:val="22"/>
          </w:rPr>
          <w:t xml:space="preserve"> </w:t>
        </w:r>
        <w:r w:rsidRPr="00815356">
          <w:rPr>
            <w:rFonts w:hint="eastAsia"/>
            <w:szCs w:val="22"/>
          </w:rPr>
          <w:t>아니한다</w:t>
        </w:r>
        <w:r w:rsidRPr="00815356">
          <w:rPr>
            <w:rFonts w:hint="eastAsia"/>
            <w:szCs w:val="22"/>
          </w:rPr>
          <w:t>.</w:t>
        </w:r>
      </w:ins>
    </w:p>
    <w:p w14:paraId="429C8814" w14:textId="77777777" w:rsidR="00D501CB" w:rsidRPr="00380FB2" w:rsidRDefault="00D501CB" w:rsidP="007008A0">
      <w:pPr>
        <w:snapToGrid w:val="0"/>
        <w:rPr>
          <w:szCs w:val="22"/>
        </w:rPr>
      </w:pPr>
    </w:p>
    <w:p w14:paraId="0A1D32CC" w14:textId="2ED1A5F9" w:rsidR="00516186" w:rsidRPr="00743E69"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F5C9E">
        <w:rPr>
          <w:rFonts w:hint="eastAsia"/>
          <w:sz w:val="22"/>
          <w:szCs w:val="22"/>
          <w:u w:val="single"/>
        </w:rPr>
        <w:t>매수인의</w:t>
      </w:r>
      <w:r w:rsidRPr="00BF5C9E">
        <w:rPr>
          <w:sz w:val="22"/>
          <w:szCs w:val="22"/>
          <w:u w:val="single"/>
        </w:rPr>
        <w:t xml:space="preserve"> </w:t>
      </w:r>
      <w:r w:rsidRPr="00BF5C9E">
        <w:rPr>
          <w:rFonts w:hint="eastAsia"/>
          <w:sz w:val="22"/>
          <w:szCs w:val="22"/>
          <w:u w:val="single"/>
        </w:rPr>
        <w:t>진술</w:t>
      </w:r>
      <w:r w:rsidRPr="00BF5C9E">
        <w:rPr>
          <w:sz w:val="22"/>
          <w:szCs w:val="22"/>
          <w:u w:val="single"/>
        </w:rPr>
        <w:t xml:space="preserve"> </w:t>
      </w:r>
      <w:r w:rsidRPr="00BF5C9E">
        <w:rPr>
          <w:rFonts w:hint="eastAsia"/>
          <w:sz w:val="22"/>
          <w:szCs w:val="22"/>
          <w:u w:val="single"/>
        </w:rPr>
        <w:t>및</w:t>
      </w:r>
      <w:r w:rsidRPr="00BF5C9E">
        <w:rPr>
          <w:sz w:val="22"/>
          <w:szCs w:val="22"/>
          <w:u w:val="single"/>
        </w:rPr>
        <w:t xml:space="preserve"> </w:t>
      </w:r>
      <w:r w:rsidR="00520AC6" w:rsidRPr="00BF5C9E">
        <w:rPr>
          <w:rFonts w:hint="eastAsia"/>
          <w:sz w:val="22"/>
          <w:szCs w:val="22"/>
          <w:u w:val="single"/>
        </w:rPr>
        <w:t>보</w:t>
      </w:r>
      <w:r w:rsidR="00520AC6" w:rsidRPr="009014F8">
        <w:rPr>
          <w:rFonts w:ascii="Times New Roman" w:eastAsia="바탕" w:hAnsi="Times New Roman" w:hint="eastAsia"/>
          <w:bCs/>
          <w:color w:val="000000"/>
          <w:spacing w:val="0"/>
          <w:kern w:val="2"/>
          <w:sz w:val="22"/>
          <w:szCs w:val="22"/>
          <w:u w:val="single"/>
        </w:rPr>
        <w:t>장</w:t>
      </w:r>
      <w:r w:rsidRPr="00BF5C9E">
        <w:rPr>
          <w:rFonts w:ascii="Times New Roman" w:eastAsia="바탕" w:hAnsi="Times New Roman"/>
          <w:bCs/>
          <w:color w:val="000000"/>
          <w:spacing w:val="0"/>
          <w:kern w:val="2"/>
          <w:sz w:val="22"/>
          <w:szCs w:val="22"/>
          <w:u w:val="single"/>
        </w:rPr>
        <w:t>:</w:t>
      </w:r>
      <w:r w:rsidRPr="00BF5C9E">
        <w:rPr>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w:t>
      </w:r>
      <w:r w:rsidR="00501DF8"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매도인에게</w:t>
      </w:r>
      <w:r w:rsidR="00FC2DA9"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다만</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어느</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특정일을</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및</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해당</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현재를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진술하고</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한다</w:t>
      </w:r>
      <w:r w:rsidR="00FC2DA9" w:rsidRPr="004207F0">
        <w:rPr>
          <w:rFonts w:ascii="Times New Roman" w:eastAsia="바탕" w:hAnsi="Times New Roman"/>
          <w:bCs/>
          <w:color w:val="000000"/>
          <w:spacing w:val="0"/>
          <w:kern w:val="2"/>
          <w:sz w:val="22"/>
          <w:szCs w:val="22"/>
        </w:rPr>
        <w:t>.</w:t>
      </w:r>
    </w:p>
    <w:p w14:paraId="1D32732F" w14:textId="77777777" w:rsidR="00516186" w:rsidRPr="00380FB2" w:rsidRDefault="00516186" w:rsidP="007008A0">
      <w:pPr>
        <w:tabs>
          <w:tab w:val="left" w:pos="-720"/>
          <w:tab w:val="left" w:pos="0"/>
        </w:tabs>
        <w:snapToGrid w:val="0"/>
        <w:ind w:left="720" w:hanging="720"/>
        <w:rPr>
          <w:szCs w:val="22"/>
        </w:rPr>
      </w:pPr>
    </w:p>
    <w:p w14:paraId="337998F5" w14:textId="77777777" w:rsidR="00516186" w:rsidRPr="00380FB2" w:rsidRDefault="00516186" w:rsidP="00AF5E56">
      <w:pPr>
        <w:numPr>
          <w:ilvl w:val="0"/>
          <w:numId w:val="5"/>
        </w:numPr>
        <w:tabs>
          <w:tab w:val="left" w:pos="-1440"/>
        </w:tabs>
        <w:snapToGrid w:val="0"/>
        <w:rPr>
          <w:szCs w:val="22"/>
          <w:u w:val="single"/>
        </w:rPr>
      </w:pPr>
      <w:r w:rsidRPr="00380FB2">
        <w:rPr>
          <w:szCs w:val="22"/>
          <w:u w:val="single"/>
        </w:rPr>
        <w:t>권한</w:t>
      </w:r>
      <w:r w:rsidRPr="00380FB2">
        <w:rPr>
          <w:szCs w:val="22"/>
          <w:u w:val="single"/>
        </w:rPr>
        <w:t xml:space="preserve">, </w:t>
      </w:r>
      <w:r w:rsidRPr="00380FB2">
        <w:rPr>
          <w:szCs w:val="22"/>
          <w:u w:val="single"/>
        </w:rPr>
        <w:t>자격</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집행</w:t>
      </w:r>
      <w:r w:rsidRPr="00380FB2">
        <w:rPr>
          <w:szCs w:val="22"/>
          <w:u w:val="single"/>
        </w:rPr>
        <w:t xml:space="preserve"> </w:t>
      </w:r>
      <w:r w:rsidRPr="00380FB2">
        <w:rPr>
          <w:szCs w:val="22"/>
          <w:u w:val="single"/>
        </w:rPr>
        <w:t>가능성</w:t>
      </w:r>
      <w:r w:rsidRPr="00380FB2">
        <w:rPr>
          <w:szCs w:val="22"/>
        </w:rPr>
        <w:t xml:space="preserve">: </w:t>
      </w:r>
      <w:r w:rsidRPr="00380FB2">
        <w:rPr>
          <w:szCs w:val="22"/>
        </w:rPr>
        <w:t>매수인</w:t>
      </w:r>
      <w:r w:rsidR="00501DF8" w:rsidRPr="00380FB2">
        <w:rPr>
          <w:szCs w:val="22"/>
        </w:rPr>
        <w:t>은</w:t>
      </w:r>
      <w:r w:rsidR="00FC2DA9" w:rsidRPr="00380FB2">
        <w:rPr>
          <w:szCs w:val="22"/>
        </w:rPr>
        <w:t xml:space="preserve"> </w:t>
      </w:r>
      <w:r w:rsidR="00731D5A" w:rsidRPr="00380FB2">
        <w:rPr>
          <w:szCs w:val="22"/>
        </w:rPr>
        <w:t>관련</w:t>
      </w:r>
      <w:r w:rsidR="00731D5A" w:rsidRPr="00380FB2">
        <w:rPr>
          <w:szCs w:val="22"/>
        </w:rPr>
        <w:t xml:space="preserve"> </w:t>
      </w:r>
      <w:r w:rsidR="00731D5A" w:rsidRPr="00380FB2">
        <w:rPr>
          <w:szCs w:val="22"/>
        </w:rPr>
        <w:t>법령에</w:t>
      </w:r>
      <w:r w:rsidR="00731D5A" w:rsidRPr="00380FB2">
        <w:rPr>
          <w:szCs w:val="22"/>
        </w:rPr>
        <w:t xml:space="preserve"> </w:t>
      </w:r>
      <w:r w:rsidR="00731D5A" w:rsidRPr="00380FB2">
        <w:rPr>
          <w:szCs w:val="22"/>
        </w:rPr>
        <w:t>따라</w:t>
      </w:r>
      <w:r w:rsidR="00731D5A" w:rsidRPr="00380FB2">
        <w:rPr>
          <w:szCs w:val="22"/>
        </w:rPr>
        <w:t xml:space="preserve"> </w:t>
      </w:r>
      <w:r w:rsidR="00731D5A" w:rsidRPr="00380FB2">
        <w:rPr>
          <w:szCs w:val="22"/>
        </w:rPr>
        <w:t>적법하게</w:t>
      </w:r>
      <w:r w:rsidR="00731D5A" w:rsidRPr="00380FB2">
        <w:rPr>
          <w:szCs w:val="22"/>
        </w:rPr>
        <w:t xml:space="preserve"> </w:t>
      </w:r>
      <w:r w:rsidR="00731D5A" w:rsidRPr="00380FB2">
        <w:rPr>
          <w:szCs w:val="22"/>
        </w:rPr>
        <w:t>설립되어</w:t>
      </w:r>
      <w:r w:rsidR="00731D5A" w:rsidRPr="00380FB2">
        <w:rPr>
          <w:szCs w:val="22"/>
        </w:rPr>
        <w:t xml:space="preserve"> </w:t>
      </w:r>
      <w:r w:rsidR="00731D5A" w:rsidRPr="00380FB2">
        <w:rPr>
          <w:szCs w:val="22"/>
        </w:rPr>
        <w:t>유효하게</w:t>
      </w:r>
      <w:r w:rsidR="00731D5A" w:rsidRPr="00380FB2">
        <w:rPr>
          <w:szCs w:val="22"/>
        </w:rPr>
        <w:t xml:space="preserve"> </w:t>
      </w:r>
      <w:r w:rsidR="00731D5A" w:rsidRPr="00380FB2">
        <w:rPr>
          <w:szCs w:val="22"/>
        </w:rPr>
        <w:t>존속하는</w:t>
      </w:r>
      <w:r w:rsidR="00731D5A" w:rsidRPr="00380FB2">
        <w:rPr>
          <w:szCs w:val="22"/>
        </w:rPr>
        <w:t xml:space="preserve"> </w:t>
      </w:r>
      <w:r w:rsidR="00731D5A" w:rsidRPr="00380FB2">
        <w:rPr>
          <w:szCs w:val="22"/>
        </w:rPr>
        <w:t>법인으로서</w:t>
      </w:r>
      <w:r w:rsidR="00731D5A" w:rsidRPr="00380FB2">
        <w:rPr>
          <w:szCs w:val="22"/>
        </w:rPr>
        <w:t xml:space="preserve">, </w:t>
      </w:r>
      <w:r w:rsidR="00FC2DA9" w:rsidRPr="00380FB2">
        <w:rPr>
          <w:szCs w:val="22"/>
        </w:rPr>
        <w:t xml:space="preserve">(i)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이행하고</w:t>
      </w:r>
      <w:r w:rsidRPr="00380FB2">
        <w:rPr>
          <w:szCs w:val="22"/>
        </w:rPr>
        <w:t xml:space="preserve"> </w:t>
      </w:r>
      <w:r w:rsidRPr="00380FB2">
        <w:rPr>
          <w:szCs w:val="22"/>
        </w:rPr>
        <w:t>거래를</w:t>
      </w:r>
      <w:r w:rsidRPr="00380FB2">
        <w:rPr>
          <w:szCs w:val="22"/>
        </w:rPr>
        <w:t xml:space="preserve"> </w:t>
      </w:r>
      <w:r w:rsidRPr="00380FB2">
        <w:rPr>
          <w:szCs w:val="22"/>
        </w:rPr>
        <w:t>종결하기</w:t>
      </w:r>
      <w:r w:rsidRPr="00380FB2">
        <w:rPr>
          <w:szCs w:val="22"/>
        </w:rPr>
        <w:t xml:space="preserve"> </w:t>
      </w:r>
      <w:r w:rsidRPr="00380FB2">
        <w:rPr>
          <w:szCs w:val="22"/>
        </w:rPr>
        <w:t>위한</w:t>
      </w:r>
      <w:r w:rsidRPr="00380FB2">
        <w:rPr>
          <w:szCs w:val="22"/>
        </w:rPr>
        <w:t xml:space="preserve"> </w:t>
      </w:r>
      <w:r w:rsidRPr="00380FB2">
        <w:rPr>
          <w:szCs w:val="22"/>
        </w:rPr>
        <w:t>모든</w:t>
      </w:r>
      <w:r w:rsidRPr="00380FB2">
        <w:rPr>
          <w:szCs w:val="22"/>
        </w:rPr>
        <w:t xml:space="preserve"> </w:t>
      </w:r>
      <w:r w:rsidRPr="00380FB2">
        <w:rPr>
          <w:szCs w:val="22"/>
        </w:rPr>
        <w:t>권한</w:t>
      </w:r>
      <w:r w:rsidRPr="00380FB2">
        <w:rPr>
          <w:szCs w:val="22"/>
        </w:rPr>
        <w:t xml:space="preserve"> </w:t>
      </w:r>
      <w:r w:rsidRPr="00380FB2">
        <w:rPr>
          <w:szCs w:val="22"/>
        </w:rPr>
        <w:t>및</w:t>
      </w:r>
      <w:r w:rsidRPr="00380FB2">
        <w:rPr>
          <w:szCs w:val="22"/>
        </w:rPr>
        <w:t xml:space="preserve"> </w:t>
      </w:r>
      <w:r w:rsidRPr="00380FB2">
        <w:rPr>
          <w:szCs w:val="22"/>
        </w:rPr>
        <w:t>자격을</w:t>
      </w:r>
      <w:r w:rsidRPr="00380FB2">
        <w:rPr>
          <w:szCs w:val="22"/>
        </w:rPr>
        <w:t xml:space="preserve"> </w:t>
      </w:r>
      <w:r w:rsidRPr="00380FB2">
        <w:rPr>
          <w:szCs w:val="22"/>
        </w:rPr>
        <w:t>가지고</w:t>
      </w:r>
      <w:r w:rsidRPr="00380FB2">
        <w:rPr>
          <w:szCs w:val="22"/>
        </w:rPr>
        <w:t xml:space="preserve"> </w:t>
      </w:r>
      <w:r w:rsidRPr="00380FB2">
        <w:rPr>
          <w:szCs w:val="22"/>
        </w:rPr>
        <w:t>있으며</w:t>
      </w:r>
      <w:r w:rsidRPr="00380FB2">
        <w:rPr>
          <w:szCs w:val="22"/>
        </w:rPr>
        <w:t xml:space="preserve">, (ii)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체결하고</w:t>
      </w:r>
      <w:r w:rsidRPr="00380FB2">
        <w:rPr>
          <w:szCs w:val="22"/>
        </w:rPr>
        <w:t xml:space="preserve"> </w:t>
      </w:r>
      <w:r w:rsidRPr="00380FB2">
        <w:rPr>
          <w:szCs w:val="22"/>
        </w:rPr>
        <w:t>그</w:t>
      </w:r>
      <w:r w:rsidRPr="00380FB2">
        <w:rPr>
          <w:szCs w:val="22"/>
        </w:rPr>
        <w:t xml:space="preserve"> </w:t>
      </w:r>
      <w:r w:rsidRPr="00380FB2">
        <w:rPr>
          <w:szCs w:val="22"/>
        </w:rPr>
        <w:t>계약상의</w:t>
      </w:r>
      <w:r w:rsidRPr="00380FB2">
        <w:rPr>
          <w:szCs w:val="22"/>
        </w:rPr>
        <w:t xml:space="preserve"> </w:t>
      </w:r>
      <w:r w:rsidRPr="00380FB2">
        <w:rPr>
          <w:szCs w:val="22"/>
        </w:rPr>
        <w:t>의무를</w:t>
      </w:r>
      <w:r w:rsidRPr="00380FB2">
        <w:rPr>
          <w:szCs w:val="22"/>
        </w:rPr>
        <w:t xml:space="preserve"> </w:t>
      </w:r>
      <w:r w:rsidRPr="00380FB2">
        <w:rPr>
          <w:szCs w:val="22"/>
        </w:rPr>
        <w:lastRenderedPageBreak/>
        <w:t>이행함에</w:t>
      </w:r>
      <w:r w:rsidRPr="00380FB2">
        <w:rPr>
          <w:szCs w:val="22"/>
        </w:rPr>
        <w:t xml:space="preserve"> </w:t>
      </w:r>
      <w:r w:rsidRPr="00380FB2">
        <w:rPr>
          <w:szCs w:val="22"/>
        </w:rPr>
        <w:t>있어서</w:t>
      </w:r>
      <w:r w:rsidRPr="00380FB2">
        <w:rPr>
          <w:szCs w:val="22"/>
        </w:rPr>
        <w:t xml:space="preserve"> </w:t>
      </w:r>
      <w:r w:rsidRPr="00380FB2">
        <w:rPr>
          <w:szCs w:val="22"/>
        </w:rPr>
        <w:t>정관</w:t>
      </w:r>
      <w:r w:rsidRPr="00380FB2">
        <w:rPr>
          <w:szCs w:val="22"/>
        </w:rPr>
        <w:t xml:space="preserve"> </w:t>
      </w:r>
      <w:r w:rsidRPr="00380FB2">
        <w:rPr>
          <w:szCs w:val="22"/>
        </w:rPr>
        <w:t>기타</w:t>
      </w:r>
      <w:r w:rsidRPr="00380FB2">
        <w:rPr>
          <w:szCs w:val="22"/>
        </w:rPr>
        <w:t xml:space="preserve"> </w:t>
      </w:r>
      <w:r w:rsidRPr="00380FB2">
        <w:rPr>
          <w:szCs w:val="22"/>
        </w:rPr>
        <w:t>내부규정에</w:t>
      </w:r>
      <w:r w:rsidRPr="00380FB2">
        <w:rPr>
          <w:szCs w:val="22"/>
        </w:rPr>
        <w:t xml:space="preserve"> </w:t>
      </w:r>
      <w:r w:rsidRPr="00380FB2">
        <w:rPr>
          <w:szCs w:val="22"/>
        </w:rPr>
        <w:t>정한</w:t>
      </w:r>
      <w:r w:rsidRPr="00380FB2">
        <w:rPr>
          <w:szCs w:val="22"/>
        </w:rPr>
        <w:t xml:space="preserve"> </w:t>
      </w:r>
      <w:r w:rsidRPr="00380FB2">
        <w:rPr>
          <w:szCs w:val="22"/>
        </w:rPr>
        <w:t>절차를</w:t>
      </w:r>
      <w:r w:rsidRPr="00380FB2">
        <w:rPr>
          <w:szCs w:val="22"/>
        </w:rPr>
        <w:t xml:space="preserve"> </w:t>
      </w:r>
      <w:r w:rsidRPr="00380FB2">
        <w:rPr>
          <w:szCs w:val="22"/>
        </w:rPr>
        <w:t>준수하였으며</w:t>
      </w:r>
      <w:r w:rsidRPr="00380FB2">
        <w:rPr>
          <w:szCs w:val="22"/>
        </w:rPr>
        <w:t xml:space="preserve">, (iii) </w:t>
      </w:r>
      <w:r w:rsidRPr="00380FB2">
        <w:rPr>
          <w:szCs w:val="22"/>
        </w:rPr>
        <w:t>본</w:t>
      </w:r>
      <w:r w:rsidRPr="00380FB2">
        <w:rPr>
          <w:szCs w:val="22"/>
        </w:rPr>
        <w:t xml:space="preserve"> </w:t>
      </w:r>
      <w:r w:rsidRPr="00380FB2">
        <w:rPr>
          <w:szCs w:val="22"/>
        </w:rPr>
        <w:t>계약은</w:t>
      </w:r>
      <w:r w:rsidRPr="00380FB2">
        <w:rPr>
          <w:szCs w:val="22"/>
        </w:rPr>
        <w:t xml:space="preserve"> </w:t>
      </w:r>
      <w:r w:rsidRPr="00380FB2">
        <w:rPr>
          <w:szCs w:val="22"/>
        </w:rPr>
        <w:t>해당</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집행할</w:t>
      </w:r>
      <w:r w:rsidRPr="00380FB2">
        <w:rPr>
          <w:szCs w:val="22"/>
        </w:rPr>
        <w:t xml:space="preserve"> </w:t>
      </w:r>
      <w:r w:rsidRPr="00380FB2">
        <w:rPr>
          <w:szCs w:val="22"/>
        </w:rPr>
        <w:t>수</w:t>
      </w:r>
      <w:r w:rsidRPr="00380FB2">
        <w:rPr>
          <w:szCs w:val="22"/>
        </w:rPr>
        <w:t xml:space="preserve"> </w:t>
      </w:r>
      <w:r w:rsidRPr="00380FB2">
        <w:rPr>
          <w:szCs w:val="22"/>
        </w:rPr>
        <w:t>있는</w:t>
      </w:r>
      <w:r w:rsidRPr="00380FB2">
        <w:rPr>
          <w:szCs w:val="22"/>
        </w:rPr>
        <w:t xml:space="preserve">, </w:t>
      </w:r>
      <w:r w:rsidRPr="00380FB2">
        <w:rPr>
          <w:szCs w:val="22"/>
        </w:rPr>
        <w:t>매수인의</w:t>
      </w:r>
      <w:r w:rsidRPr="00380FB2">
        <w:rPr>
          <w:szCs w:val="22"/>
        </w:rPr>
        <w:t xml:space="preserve"> </w:t>
      </w:r>
      <w:r w:rsidRPr="00380FB2">
        <w:rPr>
          <w:szCs w:val="22"/>
        </w:rPr>
        <w:t>유효하고</w:t>
      </w:r>
      <w:r w:rsidRPr="00380FB2">
        <w:rPr>
          <w:szCs w:val="22"/>
        </w:rPr>
        <w:t xml:space="preserve"> </w:t>
      </w:r>
      <w:r w:rsidRPr="00380FB2">
        <w:rPr>
          <w:szCs w:val="22"/>
        </w:rPr>
        <w:t>법적으로</w:t>
      </w:r>
      <w:r w:rsidRPr="00380FB2">
        <w:rPr>
          <w:szCs w:val="22"/>
        </w:rPr>
        <w:t xml:space="preserve"> </w:t>
      </w:r>
      <w:r w:rsidRPr="00380FB2">
        <w:rPr>
          <w:szCs w:val="22"/>
        </w:rPr>
        <w:t>구속력</w:t>
      </w:r>
      <w:r w:rsidRPr="00380FB2">
        <w:rPr>
          <w:szCs w:val="22"/>
        </w:rPr>
        <w:t xml:space="preserve"> </w:t>
      </w:r>
      <w:r w:rsidRPr="00380FB2">
        <w:rPr>
          <w:szCs w:val="22"/>
        </w:rPr>
        <w:t>있는</w:t>
      </w:r>
      <w:r w:rsidRPr="00380FB2">
        <w:rPr>
          <w:szCs w:val="22"/>
        </w:rPr>
        <w:t xml:space="preserve"> </w:t>
      </w:r>
      <w:r w:rsidRPr="00380FB2">
        <w:rPr>
          <w:szCs w:val="22"/>
        </w:rPr>
        <w:t>의무를</w:t>
      </w:r>
      <w:r w:rsidRPr="00380FB2">
        <w:rPr>
          <w:szCs w:val="22"/>
        </w:rPr>
        <w:t xml:space="preserve"> </w:t>
      </w:r>
      <w:r w:rsidRPr="00380FB2">
        <w:rPr>
          <w:szCs w:val="22"/>
        </w:rPr>
        <w:t>구성한다</w:t>
      </w:r>
      <w:r w:rsidRPr="00380FB2">
        <w:rPr>
          <w:szCs w:val="22"/>
        </w:rPr>
        <w:t>.</w:t>
      </w:r>
    </w:p>
    <w:p w14:paraId="5AEDC266" w14:textId="77777777" w:rsidR="00516186" w:rsidRPr="00380FB2" w:rsidRDefault="00516186" w:rsidP="007008A0">
      <w:pPr>
        <w:tabs>
          <w:tab w:val="left" w:pos="-720"/>
          <w:tab w:val="left" w:pos="0"/>
        </w:tabs>
        <w:snapToGrid w:val="0"/>
        <w:ind w:left="720" w:hanging="720"/>
        <w:rPr>
          <w:szCs w:val="22"/>
        </w:rPr>
      </w:pPr>
    </w:p>
    <w:p w14:paraId="6E47A343" w14:textId="2443725F" w:rsidR="00516186" w:rsidRPr="00380FB2" w:rsidRDefault="00516186" w:rsidP="00AF5E56">
      <w:pPr>
        <w:numPr>
          <w:ilvl w:val="0"/>
          <w:numId w:val="5"/>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매수인에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sidRPr="00DB4D09">
        <w:rPr>
          <w:rFonts w:hint="eastAsia"/>
          <w:szCs w:val="22"/>
        </w:rPr>
        <w:t>,</w:t>
      </w:r>
      <w:r w:rsidR="00DB4D09" w:rsidRPr="00DB4D09">
        <w:rPr>
          <w:szCs w:val="22"/>
        </w:rPr>
        <w:t xml:space="preserve"> </w:t>
      </w:r>
      <w:r w:rsidR="00DB4D09" w:rsidRPr="00DB4D09">
        <w:rPr>
          <w:szCs w:val="22"/>
        </w:rPr>
        <w:t>필요한</w:t>
      </w:r>
      <w:r w:rsidR="00DB4D09" w:rsidRPr="00DB4D09">
        <w:rPr>
          <w:rFonts w:hint="eastAsia"/>
          <w:szCs w:val="22"/>
        </w:rPr>
        <w:t xml:space="preserve"> </w:t>
      </w:r>
      <w:r w:rsidR="00DB4D09" w:rsidRPr="00DB4D09">
        <w:rPr>
          <w:rFonts w:hint="eastAsia"/>
          <w:szCs w:val="22"/>
        </w:rPr>
        <w:t>경우</w:t>
      </w:r>
      <w:r w:rsidR="00DB4D09" w:rsidRPr="00DB4D09">
        <w:rPr>
          <w:rFonts w:hint="eastAsia"/>
          <w:szCs w:val="22"/>
        </w:rPr>
        <w:t xml:space="preserve"> </w:t>
      </w:r>
      <w:r w:rsidR="00DB4D09" w:rsidRPr="00DB4D09">
        <w:rPr>
          <w:rFonts w:hint="eastAsia"/>
          <w:szCs w:val="22"/>
        </w:rPr>
        <w:t>이러한</w:t>
      </w:r>
      <w:r w:rsidR="00DB4D09" w:rsidRPr="00DB4D09">
        <w:rPr>
          <w:rFonts w:hint="eastAsia"/>
          <w:szCs w:val="22"/>
        </w:rPr>
        <w:t xml:space="preserve"> </w:t>
      </w:r>
      <w:r w:rsidR="00DB4D09" w:rsidRPr="00DB4D09">
        <w:rPr>
          <w:rFonts w:hint="eastAsia"/>
          <w:szCs w:val="22"/>
        </w:rPr>
        <w:t>해당</w:t>
      </w:r>
      <w:r w:rsidR="00DB4D09" w:rsidRPr="00DB4D09">
        <w:rPr>
          <w:rFonts w:hint="eastAsia"/>
          <w:szCs w:val="22"/>
        </w:rPr>
        <w:t xml:space="preserve"> </w:t>
      </w:r>
      <w:r w:rsidR="00DB4D09" w:rsidRPr="00DB4D09">
        <w:rPr>
          <w:rFonts w:hint="eastAsia"/>
          <w:szCs w:val="22"/>
        </w:rPr>
        <w:t>동의</w:t>
      </w:r>
      <w:r w:rsidR="00DB4D09" w:rsidRPr="00DB4D09">
        <w:rPr>
          <w:rFonts w:hint="eastAsia"/>
          <w:szCs w:val="22"/>
        </w:rPr>
        <w:t>,</w:t>
      </w:r>
      <w:r w:rsidR="00DB4D09" w:rsidRPr="00DB4D09">
        <w:rPr>
          <w:szCs w:val="22"/>
        </w:rPr>
        <w:t xml:space="preserve"> </w:t>
      </w:r>
      <w:r w:rsidR="00DB4D09" w:rsidRPr="00DB4D09">
        <w:rPr>
          <w:szCs w:val="22"/>
        </w:rPr>
        <w:t>승인</w:t>
      </w:r>
      <w:r w:rsidR="00DB4D09" w:rsidRPr="00DB4D09">
        <w:rPr>
          <w:rFonts w:hint="eastAsia"/>
          <w:szCs w:val="22"/>
        </w:rPr>
        <w:t xml:space="preserve"> </w:t>
      </w:r>
      <w:r w:rsidR="00DB4D09" w:rsidRPr="00DB4D09">
        <w:rPr>
          <w:rFonts w:hint="eastAsia"/>
          <w:szCs w:val="22"/>
        </w:rPr>
        <w:t>또는</w:t>
      </w:r>
      <w:r w:rsidR="00DB4D09" w:rsidRPr="00DB4D09">
        <w:rPr>
          <w:rFonts w:hint="eastAsia"/>
          <w:szCs w:val="22"/>
        </w:rPr>
        <w:t xml:space="preserve"> </w:t>
      </w:r>
      <w:r w:rsidR="00DB4D09" w:rsidRPr="00DB4D09">
        <w:rPr>
          <w:rFonts w:hint="eastAsia"/>
          <w:szCs w:val="22"/>
        </w:rPr>
        <w:t>통지가</w:t>
      </w:r>
      <w:r w:rsidR="00DB4D09" w:rsidRPr="00DB4D09">
        <w:rPr>
          <w:rFonts w:hint="eastAsia"/>
          <w:szCs w:val="22"/>
        </w:rPr>
        <w:t xml:space="preserve"> </w:t>
      </w:r>
      <w:r w:rsidR="00DB4D09" w:rsidRPr="00DB4D09">
        <w:rPr>
          <w:rFonts w:hint="eastAsia"/>
          <w:szCs w:val="22"/>
        </w:rPr>
        <w:t>완료되었</w:t>
      </w:r>
      <w:r w:rsidRPr="00380FB2">
        <w:rPr>
          <w:szCs w:val="22"/>
        </w:rPr>
        <w:t>다</w:t>
      </w:r>
      <w:r w:rsidR="00A37331" w:rsidRPr="00A37331">
        <w:rPr>
          <w:szCs w:val="22"/>
        </w:rPr>
        <w:t>(</w:t>
      </w:r>
      <w:r w:rsidR="00A37331" w:rsidRPr="00A37331">
        <w:rPr>
          <w:szCs w:val="22"/>
        </w:rPr>
        <w:t>단</w:t>
      </w:r>
      <w:r w:rsidR="00A37331" w:rsidRPr="00A37331">
        <w:rPr>
          <w:szCs w:val="22"/>
        </w:rPr>
        <w:t xml:space="preserve">, </w:t>
      </w:r>
      <w:r w:rsidR="00A37331" w:rsidRPr="00A37331">
        <w:rPr>
          <w:szCs w:val="22"/>
        </w:rPr>
        <w:t>제</w:t>
      </w:r>
      <w:r w:rsidR="00A37331" w:rsidRPr="00A37331">
        <w:rPr>
          <w:szCs w:val="22"/>
        </w:rPr>
        <w:t>5.1</w:t>
      </w:r>
      <w:r w:rsidR="00A37331" w:rsidRPr="00A37331">
        <w:rPr>
          <w:szCs w:val="22"/>
        </w:rPr>
        <w:t>조</w:t>
      </w:r>
      <w:r w:rsidR="00A37331" w:rsidRPr="00A37331">
        <w:rPr>
          <w:szCs w:val="22"/>
        </w:rPr>
        <w:t xml:space="preserve"> (e)</w:t>
      </w:r>
      <w:r w:rsidR="00A37331" w:rsidRPr="00A37331">
        <w:rPr>
          <w:szCs w:val="22"/>
        </w:rPr>
        <w:t>항에</w:t>
      </w:r>
      <w:r w:rsidR="00A37331" w:rsidRPr="00A37331">
        <w:rPr>
          <w:szCs w:val="22"/>
        </w:rPr>
        <w:t xml:space="preserve"> </w:t>
      </w:r>
      <w:r w:rsidR="00A37331" w:rsidRPr="00A37331">
        <w:rPr>
          <w:szCs w:val="22"/>
        </w:rPr>
        <w:t>따라</w:t>
      </w:r>
      <w:r w:rsidR="00A37331" w:rsidRPr="00A37331">
        <w:rPr>
          <w:szCs w:val="22"/>
        </w:rPr>
        <w:t xml:space="preserve"> </w:t>
      </w:r>
      <w:r w:rsidR="00A37331" w:rsidRPr="00A37331">
        <w:rPr>
          <w:szCs w:val="22"/>
        </w:rPr>
        <w:t>거래종결일</w:t>
      </w:r>
      <w:r w:rsidR="00A37331" w:rsidRPr="00A37331">
        <w:rPr>
          <w:szCs w:val="22"/>
        </w:rPr>
        <w:t xml:space="preserve"> </w:t>
      </w:r>
      <w:r w:rsidR="00A37331" w:rsidRPr="00A37331">
        <w:rPr>
          <w:szCs w:val="22"/>
        </w:rPr>
        <w:t>이후에</w:t>
      </w:r>
      <w:r w:rsidR="00A37331" w:rsidRPr="00A37331">
        <w:rPr>
          <w:szCs w:val="22"/>
        </w:rPr>
        <w:t xml:space="preserve"> </w:t>
      </w:r>
      <w:r w:rsidR="00A37331" w:rsidRPr="00A37331">
        <w:rPr>
          <w:szCs w:val="22"/>
        </w:rPr>
        <w:t>이행하는</w:t>
      </w:r>
      <w:r w:rsidR="00A37331" w:rsidRPr="00A37331">
        <w:rPr>
          <w:szCs w:val="22"/>
        </w:rPr>
        <w:t xml:space="preserve"> </w:t>
      </w:r>
      <w:r w:rsidR="00A37331" w:rsidRPr="00A37331">
        <w:rPr>
          <w:szCs w:val="22"/>
        </w:rPr>
        <w:t>기업결합신고는</w:t>
      </w:r>
      <w:r w:rsidR="00A37331" w:rsidRPr="00A37331">
        <w:rPr>
          <w:szCs w:val="22"/>
        </w:rPr>
        <w:t xml:space="preserve"> </w:t>
      </w:r>
      <w:r w:rsidR="00A37331" w:rsidRPr="00A37331">
        <w:rPr>
          <w:szCs w:val="22"/>
        </w:rPr>
        <w:t>제외함</w:t>
      </w:r>
      <w:r w:rsidR="00A37331" w:rsidRPr="00A37331">
        <w:rPr>
          <w:szCs w:val="22"/>
        </w:rPr>
        <w:t>)</w:t>
      </w:r>
      <w:r w:rsidRPr="00380FB2">
        <w:rPr>
          <w:szCs w:val="22"/>
        </w:rPr>
        <w:t>.</w:t>
      </w:r>
    </w:p>
    <w:p w14:paraId="4D4F23DF" w14:textId="77777777" w:rsidR="00516186" w:rsidRPr="00B363EC" w:rsidRDefault="00516186" w:rsidP="007008A0">
      <w:pPr>
        <w:tabs>
          <w:tab w:val="left" w:pos="-1440"/>
        </w:tabs>
        <w:snapToGrid w:val="0"/>
        <w:ind w:left="720" w:hanging="720"/>
        <w:rPr>
          <w:szCs w:val="22"/>
        </w:rPr>
      </w:pPr>
    </w:p>
    <w:p w14:paraId="701FF674" w14:textId="78F369B5" w:rsidR="00516186" w:rsidRDefault="00516186" w:rsidP="00AF5E56">
      <w:pPr>
        <w:numPr>
          <w:ilvl w:val="0"/>
          <w:numId w:val="5"/>
        </w:numPr>
        <w:tabs>
          <w:tab w:val="left" w:pos="-1440"/>
        </w:tabs>
        <w:snapToGrid w:val="0"/>
        <w:rPr>
          <w:szCs w:val="22"/>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sidRPr="00380FB2">
        <w:rPr>
          <w:szCs w:val="22"/>
        </w:rPr>
        <w:t>매수인의</w:t>
      </w:r>
      <w:r w:rsidRPr="00380FB2">
        <w:rPr>
          <w:szCs w:val="22"/>
        </w:rPr>
        <w:t xml:space="preserve"> </w:t>
      </w:r>
      <w:r w:rsidRPr="00380FB2">
        <w:rPr>
          <w:szCs w:val="22"/>
        </w:rPr>
        <w:t>내부규정</w:t>
      </w:r>
      <w:r w:rsidRPr="00380FB2">
        <w:rPr>
          <w:szCs w:val="22"/>
        </w:rPr>
        <w:t xml:space="preserve">, </w:t>
      </w:r>
      <w:r w:rsidR="00FC2DA9" w:rsidRPr="00380FB2">
        <w:rPr>
          <w:szCs w:val="22"/>
        </w:rPr>
        <w:t>매수인에게</w:t>
      </w:r>
      <w:r w:rsidR="00FC2DA9" w:rsidRPr="00380FB2">
        <w:rPr>
          <w:szCs w:val="22"/>
        </w:rPr>
        <w:t xml:space="preserve"> </w:t>
      </w:r>
      <w:r w:rsidRPr="00380FB2">
        <w:rPr>
          <w:szCs w:val="22"/>
        </w:rPr>
        <w:t>적용</w:t>
      </w:r>
      <w:r w:rsidRPr="00380FB2">
        <w:rPr>
          <w:szCs w:val="22"/>
        </w:rPr>
        <w:t xml:space="preserve"> </w:t>
      </w:r>
      <w:r w:rsidRPr="00380FB2">
        <w:rPr>
          <w:szCs w:val="22"/>
        </w:rPr>
        <w:t>가능한</w:t>
      </w:r>
      <w:r w:rsidRPr="00380FB2">
        <w:rPr>
          <w:szCs w:val="22"/>
        </w:rPr>
        <w:t xml:space="preserve"> </w:t>
      </w:r>
      <w:r w:rsidRPr="00380FB2">
        <w:rPr>
          <w:szCs w:val="22"/>
        </w:rPr>
        <w:t>법령</w:t>
      </w:r>
      <w:r w:rsidRPr="00380FB2">
        <w:rPr>
          <w:szCs w:val="22"/>
        </w:rPr>
        <w:t xml:space="preserve">, </w:t>
      </w:r>
      <w:r w:rsidRPr="00380FB2">
        <w:rPr>
          <w:szCs w:val="22"/>
        </w:rPr>
        <w:t>매수인</w:t>
      </w:r>
      <w:r w:rsidR="00501DF8" w:rsidRPr="00380FB2">
        <w:rPr>
          <w:szCs w:val="22"/>
        </w:rPr>
        <w:t>이</w:t>
      </w:r>
      <w:r w:rsidR="00FC2DA9" w:rsidRPr="00380FB2">
        <w:rPr>
          <w:szCs w:val="22"/>
        </w:rPr>
        <w:t xml:space="preserve"> </w:t>
      </w:r>
      <w:r w:rsidRPr="00380FB2">
        <w:rPr>
          <w:szCs w:val="22"/>
        </w:rPr>
        <w:t>당사자인</w:t>
      </w:r>
      <w:r w:rsidRPr="00380FB2">
        <w:rPr>
          <w:szCs w:val="22"/>
        </w:rPr>
        <w:t xml:space="preserve"> </w:t>
      </w:r>
      <w:r w:rsidRPr="00380FB2">
        <w:rPr>
          <w:szCs w:val="22"/>
        </w:rPr>
        <w:t>계약이나</w:t>
      </w:r>
      <w:r w:rsidRPr="00380FB2">
        <w:rPr>
          <w:szCs w:val="22"/>
        </w:rPr>
        <w:t xml:space="preserve"> </w:t>
      </w:r>
      <w:r w:rsidR="00B363EC">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 xml:space="preserve">. </w:t>
      </w:r>
    </w:p>
    <w:p w14:paraId="3BBF275C" w14:textId="77777777" w:rsidR="00B363EC" w:rsidRDefault="00B363EC" w:rsidP="007008A0">
      <w:pPr>
        <w:tabs>
          <w:tab w:val="left" w:pos="-1440"/>
        </w:tabs>
        <w:snapToGrid w:val="0"/>
        <w:ind w:left="567"/>
        <w:rPr>
          <w:szCs w:val="22"/>
        </w:rPr>
      </w:pPr>
    </w:p>
    <w:p w14:paraId="39811539" w14:textId="36348284" w:rsidR="00B363EC" w:rsidRDefault="00B363EC" w:rsidP="00AF5E56">
      <w:pPr>
        <w:numPr>
          <w:ilvl w:val="0"/>
          <w:numId w:val="5"/>
        </w:numPr>
        <w:tabs>
          <w:tab w:val="left" w:pos="-1440"/>
        </w:tabs>
        <w:snapToGrid w:val="0"/>
        <w:rPr>
          <w:szCs w:val="22"/>
        </w:rPr>
      </w:pPr>
      <w:r w:rsidRPr="00B363EC">
        <w:rPr>
          <w:rFonts w:hint="eastAsia"/>
          <w:szCs w:val="22"/>
          <w:u w:val="single"/>
        </w:rPr>
        <w:t>실사</w:t>
      </w:r>
      <w:r>
        <w:rPr>
          <w:rFonts w:hint="eastAsia"/>
          <w:szCs w:val="22"/>
          <w:u w:val="single"/>
        </w:rPr>
        <w:t xml:space="preserve"> </w:t>
      </w:r>
      <w:r>
        <w:rPr>
          <w:rFonts w:hint="eastAsia"/>
          <w:szCs w:val="22"/>
          <w:u w:val="single"/>
        </w:rPr>
        <w:t>완료</w:t>
      </w:r>
      <w:r>
        <w:rPr>
          <w:rFonts w:hint="eastAsia"/>
          <w:szCs w:val="22"/>
        </w:rPr>
        <w:t xml:space="preserve">: </w:t>
      </w:r>
      <w:r w:rsidRPr="00B363EC">
        <w:rPr>
          <w:rFonts w:hint="eastAsia"/>
          <w:szCs w:val="22"/>
        </w:rPr>
        <w:t>매수인은</w:t>
      </w:r>
      <w:r>
        <w:rPr>
          <w:rFonts w:hint="eastAsia"/>
          <w:szCs w:val="22"/>
        </w:rPr>
        <w:t xml:space="preserve"> </w:t>
      </w:r>
      <w:r w:rsidR="002328CD" w:rsidRPr="002328CD">
        <w:rPr>
          <w:szCs w:val="22"/>
        </w:rPr>
        <w:t>매도인이</w:t>
      </w:r>
      <w:r w:rsidR="002328CD" w:rsidRPr="002328CD">
        <w:rPr>
          <w:szCs w:val="22"/>
        </w:rPr>
        <w:t xml:space="preserve"> </w:t>
      </w:r>
      <w:r w:rsidR="002328CD" w:rsidRPr="002328CD">
        <w:rPr>
          <w:szCs w:val="22"/>
        </w:rPr>
        <w:t>제공한</w:t>
      </w:r>
      <w:r w:rsidR="002328CD" w:rsidRPr="002328CD">
        <w:rPr>
          <w:szCs w:val="22"/>
        </w:rPr>
        <w:t xml:space="preserve"> </w:t>
      </w:r>
      <w:r w:rsidR="002328CD" w:rsidRPr="002328CD">
        <w:rPr>
          <w:szCs w:val="22"/>
        </w:rPr>
        <w:t>자료</w:t>
      </w:r>
      <w:r w:rsidR="002328CD" w:rsidRPr="002328CD">
        <w:rPr>
          <w:szCs w:val="22"/>
        </w:rPr>
        <w:t xml:space="preserve"> </w:t>
      </w:r>
      <w:r w:rsidR="002328CD" w:rsidRPr="002328CD">
        <w:rPr>
          <w:szCs w:val="22"/>
        </w:rPr>
        <w:t>및</w:t>
      </w:r>
      <w:r w:rsidR="002328CD" w:rsidRPr="002328CD">
        <w:rPr>
          <w:szCs w:val="22"/>
        </w:rPr>
        <w:t xml:space="preserve"> </w:t>
      </w:r>
      <w:r w:rsidR="002328CD" w:rsidRPr="002328CD">
        <w:rPr>
          <w:szCs w:val="22"/>
        </w:rPr>
        <w:t>정보의</w:t>
      </w:r>
      <w:r w:rsidR="002328CD" w:rsidRPr="002328CD">
        <w:rPr>
          <w:szCs w:val="22"/>
        </w:rPr>
        <w:t xml:space="preserve"> </w:t>
      </w:r>
      <w:r w:rsidR="002328CD" w:rsidRPr="002328CD">
        <w:rPr>
          <w:szCs w:val="22"/>
        </w:rPr>
        <w:t>범위</w:t>
      </w:r>
      <w:r w:rsidR="002328CD" w:rsidRPr="002328CD">
        <w:rPr>
          <w:szCs w:val="22"/>
        </w:rPr>
        <w:t xml:space="preserve"> </w:t>
      </w:r>
      <w:r w:rsidR="002328CD" w:rsidRPr="002328CD">
        <w:rPr>
          <w:szCs w:val="22"/>
        </w:rPr>
        <w:t>내에서</w:t>
      </w:r>
      <w:r w:rsidR="002328CD" w:rsidRPr="002328CD">
        <w:rPr>
          <w:szCs w:val="22"/>
        </w:rPr>
        <w:t xml:space="preserve"> </w:t>
      </w:r>
      <w:r>
        <w:rPr>
          <w:rFonts w:hint="eastAsia"/>
          <w:szCs w:val="22"/>
        </w:rPr>
        <w:t>매매목적물</w:t>
      </w:r>
      <w:r w:rsidRPr="00B363EC">
        <w:rPr>
          <w:rFonts w:hint="eastAsia"/>
          <w:szCs w:val="22"/>
        </w:rPr>
        <w:t>의</w:t>
      </w:r>
      <w:r w:rsidRPr="00B363EC">
        <w:rPr>
          <w:rFonts w:hint="eastAsia"/>
          <w:szCs w:val="22"/>
        </w:rPr>
        <w:t xml:space="preserve"> </w:t>
      </w:r>
      <w:r w:rsidRPr="00B363EC">
        <w:rPr>
          <w:rFonts w:hint="eastAsia"/>
          <w:szCs w:val="22"/>
        </w:rPr>
        <w:t>현황</w:t>
      </w:r>
      <w:r w:rsidRPr="00B363EC">
        <w:rPr>
          <w:rFonts w:hint="eastAsia"/>
          <w:szCs w:val="22"/>
        </w:rPr>
        <w:t xml:space="preserve">, </w:t>
      </w:r>
      <w:r w:rsidRPr="00B363EC">
        <w:rPr>
          <w:rFonts w:hint="eastAsia"/>
          <w:szCs w:val="22"/>
        </w:rPr>
        <w:t>관련</w:t>
      </w:r>
      <w:r w:rsidRPr="00B363EC">
        <w:rPr>
          <w:rFonts w:hint="eastAsia"/>
          <w:szCs w:val="22"/>
        </w:rPr>
        <w:t xml:space="preserve"> </w:t>
      </w:r>
      <w:r w:rsidRPr="00B363EC">
        <w:rPr>
          <w:rFonts w:hint="eastAsia"/>
          <w:szCs w:val="22"/>
        </w:rPr>
        <w:t>법령</w:t>
      </w:r>
      <w:r w:rsidRPr="00B363EC">
        <w:rPr>
          <w:rFonts w:hint="eastAsia"/>
          <w:szCs w:val="22"/>
        </w:rPr>
        <w:t xml:space="preserve"> </w:t>
      </w:r>
      <w:r w:rsidRPr="00B363EC">
        <w:rPr>
          <w:rFonts w:hint="eastAsia"/>
          <w:szCs w:val="22"/>
        </w:rPr>
        <w:t>및</w:t>
      </w:r>
      <w:r w:rsidRPr="00B363EC">
        <w:rPr>
          <w:rFonts w:hint="eastAsia"/>
          <w:szCs w:val="22"/>
        </w:rPr>
        <w:t xml:space="preserve"> </w:t>
      </w:r>
      <w:r w:rsidRPr="00B363EC">
        <w:rPr>
          <w:rFonts w:hint="eastAsia"/>
          <w:szCs w:val="22"/>
        </w:rPr>
        <w:t>행정상</w:t>
      </w:r>
      <w:r w:rsidRPr="00B363EC">
        <w:rPr>
          <w:rFonts w:hint="eastAsia"/>
          <w:szCs w:val="22"/>
        </w:rPr>
        <w:t xml:space="preserve"> </w:t>
      </w:r>
      <w:r w:rsidRPr="00B363EC">
        <w:rPr>
          <w:rFonts w:hint="eastAsia"/>
          <w:szCs w:val="22"/>
        </w:rPr>
        <w:t>규제</w:t>
      </w:r>
      <w:r w:rsidRPr="00B363EC">
        <w:rPr>
          <w:rFonts w:hint="eastAsia"/>
          <w:szCs w:val="22"/>
        </w:rPr>
        <w:t xml:space="preserve">, </w:t>
      </w:r>
      <w:r w:rsidRPr="00B363EC">
        <w:rPr>
          <w:rFonts w:hint="eastAsia"/>
          <w:szCs w:val="22"/>
        </w:rPr>
        <w:t>본건</w:t>
      </w:r>
      <w:r w:rsidRPr="00B363EC">
        <w:rPr>
          <w:rFonts w:hint="eastAsia"/>
          <w:szCs w:val="22"/>
        </w:rPr>
        <w:t xml:space="preserve"> </w:t>
      </w:r>
      <w:r w:rsidRPr="00B363EC">
        <w:rPr>
          <w:rFonts w:hint="eastAsia"/>
          <w:szCs w:val="22"/>
        </w:rPr>
        <w:t>부동산의</w:t>
      </w:r>
      <w:r w:rsidRPr="00B363EC">
        <w:rPr>
          <w:rFonts w:hint="eastAsia"/>
          <w:szCs w:val="22"/>
        </w:rPr>
        <w:t xml:space="preserve"> </w:t>
      </w:r>
      <w:r w:rsidRPr="00B363EC">
        <w:rPr>
          <w:rFonts w:hint="eastAsia"/>
          <w:szCs w:val="22"/>
        </w:rPr>
        <w:t>공부상의</w:t>
      </w:r>
      <w:r w:rsidRPr="00B363EC">
        <w:rPr>
          <w:rFonts w:hint="eastAsia"/>
          <w:szCs w:val="22"/>
        </w:rPr>
        <w:t xml:space="preserve"> </w:t>
      </w:r>
      <w:r w:rsidRPr="00B363EC">
        <w:rPr>
          <w:rFonts w:hint="eastAsia"/>
          <w:szCs w:val="22"/>
        </w:rPr>
        <w:t>기재와</w:t>
      </w:r>
      <w:r w:rsidRPr="00B363EC">
        <w:rPr>
          <w:rFonts w:hint="eastAsia"/>
          <w:szCs w:val="22"/>
        </w:rPr>
        <w:t xml:space="preserve"> </w:t>
      </w:r>
      <w:r w:rsidRPr="00B363EC">
        <w:rPr>
          <w:rFonts w:hint="eastAsia"/>
          <w:szCs w:val="22"/>
        </w:rPr>
        <w:t>현황의</w:t>
      </w:r>
      <w:r w:rsidRPr="00B363EC">
        <w:rPr>
          <w:rFonts w:hint="eastAsia"/>
          <w:szCs w:val="22"/>
        </w:rPr>
        <w:t xml:space="preserve"> </w:t>
      </w:r>
      <w:r w:rsidRPr="00B363EC">
        <w:rPr>
          <w:rFonts w:hint="eastAsia"/>
          <w:szCs w:val="22"/>
        </w:rPr>
        <w:t>일치</w:t>
      </w:r>
      <w:r w:rsidRPr="00B363EC">
        <w:rPr>
          <w:rFonts w:hint="eastAsia"/>
          <w:szCs w:val="22"/>
        </w:rPr>
        <w:t xml:space="preserve"> </w:t>
      </w:r>
      <w:r w:rsidRPr="00B363EC">
        <w:rPr>
          <w:rFonts w:hint="eastAsia"/>
          <w:szCs w:val="22"/>
        </w:rPr>
        <w:t>여부</w:t>
      </w:r>
      <w:r w:rsidRPr="00B363EC">
        <w:rPr>
          <w:rFonts w:hint="eastAsia"/>
          <w:szCs w:val="22"/>
        </w:rPr>
        <w:t xml:space="preserve">, </w:t>
      </w:r>
      <w:r w:rsidRPr="00B363EC">
        <w:rPr>
          <w:rFonts w:hint="eastAsia"/>
          <w:szCs w:val="22"/>
        </w:rPr>
        <w:t>토지사용상의</w:t>
      </w:r>
      <w:r w:rsidRPr="00B363EC">
        <w:rPr>
          <w:rFonts w:hint="eastAsia"/>
          <w:szCs w:val="22"/>
        </w:rPr>
        <w:t xml:space="preserve"> </w:t>
      </w:r>
      <w:r w:rsidRPr="00B363EC">
        <w:rPr>
          <w:rFonts w:hint="eastAsia"/>
          <w:szCs w:val="22"/>
        </w:rPr>
        <w:t>제한이나</w:t>
      </w:r>
      <w:r w:rsidRPr="00B363EC">
        <w:rPr>
          <w:rFonts w:hint="eastAsia"/>
          <w:szCs w:val="22"/>
        </w:rPr>
        <w:t xml:space="preserve"> </w:t>
      </w:r>
      <w:r w:rsidRPr="00B363EC">
        <w:rPr>
          <w:rFonts w:hint="eastAsia"/>
          <w:szCs w:val="22"/>
        </w:rPr>
        <w:t>부담</w:t>
      </w:r>
      <w:r w:rsidRPr="00B363EC">
        <w:rPr>
          <w:rFonts w:hint="eastAsia"/>
          <w:szCs w:val="22"/>
        </w:rPr>
        <w:t xml:space="preserve"> </w:t>
      </w:r>
      <w:r w:rsidRPr="00B363EC">
        <w:rPr>
          <w:rFonts w:hint="eastAsia"/>
          <w:szCs w:val="22"/>
        </w:rPr>
        <w:t>등</w:t>
      </w:r>
      <w:r w:rsidRPr="00B363EC">
        <w:rPr>
          <w:rFonts w:hint="eastAsia"/>
          <w:szCs w:val="22"/>
        </w:rPr>
        <w:t xml:space="preserve"> </w:t>
      </w:r>
      <w:r>
        <w:rPr>
          <w:rFonts w:hint="eastAsia"/>
          <w:szCs w:val="22"/>
        </w:rPr>
        <w:t>매매목적물</w:t>
      </w:r>
      <w:r w:rsidRPr="00B363EC">
        <w:rPr>
          <w:rFonts w:hint="eastAsia"/>
          <w:szCs w:val="22"/>
        </w:rPr>
        <w:t>에</w:t>
      </w:r>
      <w:r w:rsidRPr="00B363EC">
        <w:rPr>
          <w:rFonts w:hint="eastAsia"/>
          <w:szCs w:val="22"/>
        </w:rPr>
        <w:t xml:space="preserve"> </w:t>
      </w:r>
      <w:r w:rsidRPr="00B363EC">
        <w:rPr>
          <w:rFonts w:hint="eastAsia"/>
          <w:szCs w:val="22"/>
        </w:rPr>
        <w:t>관한</w:t>
      </w:r>
      <w:r w:rsidRPr="00B363EC">
        <w:rPr>
          <w:rFonts w:hint="eastAsia"/>
          <w:szCs w:val="22"/>
        </w:rPr>
        <w:t xml:space="preserve"> </w:t>
      </w:r>
      <w:r w:rsidRPr="00B363EC">
        <w:rPr>
          <w:rFonts w:hint="eastAsia"/>
          <w:szCs w:val="22"/>
        </w:rPr>
        <w:t>일체의</w:t>
      </w:r>
      <w:r w:rsidRPr="00B363EC">
        <w:rPr>
          <w:rFonts w:hint="eastAsia"/>
          <w:szCs w:val="22"/>
        </w:rPr>
        <w:t xml:space="preserve"> </w:t>
      </w:r>
      <w:r w:rsidRPr="00B363EC">
        <w:rPr>
          <w:rFonts w:hint="eastAsia"/>
          <w:szCs w:val="22"/>
        </w:rPr>
        <w:t>사항을</w:t>
      </w:r>
      <w:r w:rsidRPr="00B363EC">
        <w:rPr>
          <w:rFonts w:hint="eastAsia"/>
          <w:szCs w:val="22"/>
        </w:rPr>
        <w:t xml:space="preserve"> </w:t>
      </w:r>
      <w:r w:rsidRPr="00B363EC">
        <w:rPr>
          <w:rFonts w:hint="eastAsia"/>
          <w:szCs w:val="22"/>
        </w:rPr>
        <w:t>실사나</w:t>
      </w:r>
      <w:r w:rsidRPr="00B363EC">
        <w:rPr>
          <w:rFonts w:hint="eastAsia"/>
          <w:szCs w:val="22"/>
        </w:rPr>
        <w:t xml:space="preserve"> </w:t>
      </w:r>
      <w:r w:rsidRPr="00B363EC">
        <w:rPr>
          <w:rFonts w:hint="eastAsia"/>
          <w:szCs w:val="22"/>
        </w:rPr>
        <w:t>공부</w:t>
      </w:r>
      <w:r w:rsidR="00800B9B">
        <w:rPr>
          <w:rFonts w:hint="eastAsia"/>
          <w:szCs w:val="22"/>
        </w:rPr>
        <w:t xml:space="preserve"> </w:t>
      </w:r>
      <w:r w:rsidRPr="00B363EC">
        <w:rPr>
          <w:rFonts w:hint="eastAsia"/>
          <w:szCs w:val="22"/>
        </w:rPr>
        <w:t>열람</w:t>
      </w:r>
      <w:r w:rsidRPr="00B363EC">
        <w:rPr>
          <w:rFonts w:hint="eastAsia"/>
          <w:szCs w:val="22"/>
        </w:rPr>
        <w:t xml:space="preserve"> </w:t>
      </w:r>
      <w:r w:rsidRPr="00B363EC">
        <w:rPr>
          <w:rFonts w:hint="eastAsia"/>
          <w:szCs w:val="22"/>
        </w:rPr>
        <w:t>등의</w:t>
      </w:r>
      <w:r w:rsidRPr="00B363EC">
        <w:rPr>
          <w:rFonts w:hint="eastAsia"/>
          <w:szCs w:val="22"/>
        </w:rPr>
        <w:t xml:space="preserve"> </w:t>
      </w:r>
      <w:r w:rsidRPr="00B363EC">
        <w:rPr>
          <w:rFonts w:hint="eastAsia"/>
          <w:szCs w:val="22"/>
        </w:rPr>
        <w:t>방법으로</w:t>
      </w:r>
      <w:r w:rsidRPr="00B363EC">
        <w:rPr>
          <w:rFonts w:hint="eastAsia"/>
          <w:szCs w:val="22"/>
        </w:rPr>
        <w:t xml:space="preserve"> </w:t>
      </w:r>
      <w:r w:rsidRPr="00B363EC">
        <w:rPr>
          <w:rFonts w:hint="eastAsia"/>
          <w:szCs w:val="22"/>
        </w:rPr>
        <w:t>스스로</w:t>
      </w:r>
      <w:r w:rsidRPr="00B363EC">
        <w:rPr>
          <w:rFonts w:hint="eastAsia"/>
          <w:szCs w:val="22"/>
        </w:rPr>
        <w:t xml:space="preserve"> </w:t>
      </w:r>
      <w:r w:rsidRPr="00B363EC">
        <w:rPr>
          <w:rFonts w:hint="eastAsia"/>
          <w:szCs w:val="22"/>
        </w:rPr>
        <w:t>확인하고</w:t>
      </w:r>
      <w:r w:rsidRPr="00B363EC">
        <w:rPr>
          <w:rFonts w:hint="eastAsia"/>
          <w:szCs w:val="22"/>
        </w:rPr>
        <w:t xml:space="preserve"> </w:t>
      </w:r>
      <w:r w:rsidRPr="00B363EC">
        <w:rPr>
          <w:rFonts w:hint="eastAsia"/>
          <w:szCs w:val="22"/>
        </w:rPr>
        <w:t>검토</w:t>
      </w:r>
      <w:r>
        <w:rPr>
          <w:rFonts w:hint="eastAsia"/>
          <w:szCs w:val="22"/>
        </w:rPr>
        <w:t xml:space="preserve"> </w:t>
      </w:r>
      <w:r>
        <w:rPr>
          <w:rFonts w:hint="eastAsia"/>
          <w:szCs w:val="22"/>
        </w:rPr>
        <w:t>완료</w:t>
      </w:r>
      <w:r w:rsidRPr="00B363EC">
        <w:rPr>
          <w:rFonts w:hint="eastAsia"/>
          <w:szCs w:val="22"/>
        </w:rPr>
        <w:t>하였다</w:t>
      </w:r>
      <w:r w:rsidRPr="00B363EC">
        <w:rPr>
          <w:rFonts w:hint="eastAsia"/>
          <w:szCs w:val="22"/>
        </w:rPr>
        <w:t>.</w:t>
      </w:r>
    </w:p>
    <w:p w14:paraId="1B8824E3" w14:textId="77777777" w:rsidR="003F21AB" w:rsidRDefault="003F21AB" w:rsidP="007008A0">
      <w:pPr>
        <w:tabs>
          <w:tab w:val="left" w:pos="-1440"/>
        </w:tabs>
        <w:snapToGrid w:val="0"/>
        <w:rPr>
          <w:szCs w:val="22"/>
        </w:rPr>
      </w:pPr>
    </w:p>
    <w:p w14:paraId="1DECA1E5" w14:textId="1099FFFB" w:rsidR="00B363EC" w:rsidRPr="00B363EC" w:rsidRDefault="00B363EC"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bCs/>
          <w:color w:val="000000"/>
          <w:spacing w:val="0"/>
          <w:kern w:val="2"/>
          <w:sz w:val="22"/>
          <w:szCs w:val="22"/>
          <w:u w:val="single"/>
        </w:rPr>
      </w:pPr>
      <w:r>
        <w:rPr>
          <w:rFonts w:ascii="Times New Roman" w:eastAsia="바탕" w:hAnsi="Times New Roman" w:hint="eastAsia"/>
          <w:bCs/>
          <w:color w:val="000000"/>
          <w:spacing w:val="0"/>
          <w:kern w:val="2"/>
          <w:sz w:val="22"/>
          <w:szCs w:val="22"/>
          <w:u w:val="single"/>
        </w:rPr>
        <w:t>담보책임</w:t>
      </w:r>
      <w:r>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매수인은</w:t>
      </w:r>
      <w:r w:rsidRPr="00B363EC">
        <w:rPr>
          <w:rFonts w:ascii="Times New Roman" w:eastAsia="바탕" w:hAnsi="Times New Roman" w:hint="eastAsia"/>
          <w:bCs/>
          <w:color w:val="000000"/>
          <w:spacing w:val="0"/>
          <w:kern w:val="2"/>
          <w:sz w:val="22"/>
          <w:szCs w:val="22"/>
        </w:rPr>
        <w:t xml:space="preserve">, (i) </w:t>
      </w:r>
      <w:r w:rsidRPr="00B363EC">
        <w:rPr>
          <w:rFonts w:ascii="Times New Roman" w:eastAsia="바탕" w:hAnsi="Times New Roman" w:hint="eastAsia"/>
          <w:bCs/>
          <w:color w:val="000000"/>
          <w:spacing w:val="0"/>
          <w:kern w:val="2"/>
          <w:sz w:val="22"/>
          <w:szCs w:val="22"/>
        </w:rPr>
        <w:t>매도인이</w:t>
      </w:r>
      <w:r w:rsidRPr="00B363EC">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기재된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제외하고는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거래나</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관련하여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또는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Pr>
          <w:rFonts w:ascii="Times New Roman" w:eastAsia="바탕" w:hAnsi="Times New Roman" w:hint="eastAsia"/>
          <w:bCs/>
          <w:color w:val="000000"/>
          <w:spacing w:val="0"/>
          <w:kern w:val="2"/>
          <w:sz w:val="22"/>
          <w:szCs w:val="22"/>
        </w:rPr>
        <w:t>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추가적으로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제공하지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아니함을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인정하고</w:t>
      </w:r>
      <w:r w:rsidRPr="00B363EC">
        <w:rPr>
          <w:rFonts w:ascii="Times New Roman" w:eastAsia="바탕" w:hAnsi="Times New Roman" w:hint="eastAsia"/>
          <w:bCs/>
          <w:color w:val="000000"/>
          <w:spacing w:val="0"/>
          <w:kern w:val="2"/>
          <w:sz w:val="22"/>
          <w:szCs w:val="22"/>
        </w:rPr>
        <w:t xml:space="preserve">, (ii) </w:t>
      </w:r>
      <w:r w:rsidRPr="00124B0D">
        <w:rPr>
          <w:rFonts w:ascii="Times New Roman" w:eastAsia="바탕" w:hAnsi="Times New Roman" w:hint="eastAsia"/>
          <w:bCs/>
          <w:sz w:val="22"/>
          <w:szCs w:val="22"/>
        </w:rPr>
        <w:t>본</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계약에서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명시적으로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달리</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정한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부분을</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제외하고</w:t>
      </w:r>
      <w:r>
        <w:rPr>
          <w:rFonts w:ascii="Times New Roman" w:eastAsia="바탕" w:hAnsi="Times New Roman" w:hint="eastAsia"/>
          <w:bCs/>
          <w:sz w:val="22"/>
          <w:szCs w:val="22"/>
        </w:rPr>
        <w:t>는</w:t>
      </w:r>
      <w:r>
        <w:rPr>
          <w:rFonts w:ascii="Times New Roman" w:eastAsia="바탕" w:hAnsi="Times New Roman" w:hint="eastAsia"/>
          <w:bCs/>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부동산을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거래종결일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현재의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그대로</w:t>
      </w:r>
      <w:r w:rsidRPr="00B363EC">
        <w:rPr>
          <w:rFonts w:ascii="Times New Roman" w:eastAsia="바탕" w:hAnsi="Times New Roman" w:hint="eastAsia"/>
          <w:bCs/>
          <w:color w:val="000000"/>
          <w:spacing w:val="0"/>
          <w:kern w:val="2"/>
          <w:sz w:val="22"/>
          <w:szCs w:val="22"/>
        </w:rPr>
        <w:t xml:space="preserve">(as-is, where-is basis) </w:t>
      </w:r>
      <w:r w:rsidRPr="00B363EC">
        <w:rPr>
          <w:rFonts w:ascii="Times New Roman" w:eastAsia="바탕" w:hAnsi="Times New Roman" w:hint="eastAsia"/>
          <w:bCs/>
          <w:color w:val="000000"/>
          <w:spacing w:val="0"/>
          <w:kern w:val="2"/>
          <w:sz w:val="22"/>
          <w:szCs w:val="22"/>
        </w:rPr>
        <w:t>매수한다는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점을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인지하고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있</w:t>
      </w:r>
      <w:r w:rsidR="00624445">
        <w:rPr>
          <w:rFonts w:ascii="Times New Roman" w:eastAsia="바탕" w:hAnsi="Times New Roman" w:hint="eastAsia"/>
          <w:bCs/>
          <w:color w:val="000000"/>
          <w:spacing w:val="0"/>
          <w:kern w:val="2"/>
          <w:sz w:val="22"/>
          <w:szCs w:val="22"/>
        </w:rPr>
        <w:t>다</w:t>
      </w:r>
      <w:r w:rsidR="00624445">
        <w:rPr>
          <w:rFonts w:ascii="Times New Roman" w:eastAsia="바탕" w:hAnsi="Times New Roman" w:hint="eastAsia"/>
          <w:bCs/>
          <w:color w:val="000000"/>
          <w:spacing w:val="0"/>
          <w:kern w:val="2"/>
          <w:sz w:val="22"/>
          <w:szCs w:val="22"/>
        </w:rPr>
        <w:t>.</w:t>
      </w:r>
      <w:r>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이에</w:t>
      </w:r>
      <w:r w:rsidR="00624445">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따라</w:t>
      </w:r>
      <w:r w:rsidR="00624445">
        <w:rPr>
          <w:rFonts w:ascii="Times New Roman" w:eastAsia="바탕" w:hAnsi="Times New Roman" w:hint="eastAsia"/>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w:t>
      </w:r>
      <w:r w:rsidR="00C80343" w:rsidRPr="00C80343">
        <w:rPr>
          <w:rFonts w:ascii="Times New Roman" w:eastAsia="바탕" w:hAnsi="Times New Roman"/>
          <w:bCs/>
          <w:color w:val="000000"/>
          <w:spacing w:val="0"/>
          <w:kern w:val="2"/>
          <w:sz w:val="22"/>
          <w:szCs w:val="22"/>
        </w:rPr>
        <w:t>5</w:t>
      </w:r>
      <w:r w:rsidR="00C80343" w:rsidRPr="00C80343">
        <w:rPr>
          <w:rFonts w:ascii="Times New Roman" w:eastAsia="바탕" w:hAnsi="Times New Roman"/>
          <w:bCs/>
          <w:color w:val="000000"/>
          <w:spacing w:val="0"/>
          <w:kern w:val="2"/>
          <w:sz w:val="22"/>
          <w:szCs w:val="22"/>
        </w:rPr>
        <w:t>조에</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따른</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확약</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위반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및</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매도인이</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고의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또는</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중대한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과실로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부정확하거나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불완전한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제공하거나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중요한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누락한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경우를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제외하고</w:t>
      </w:r>
      <w:r w:rsidR="00C80343" w:rsidRPr="00C80343">
        <w:rPr>
          <w:rFonts w:ascii="Times New Roman" w:eastAsia="바탕" w:hAnsi="Times New Roman"/>
          <w:bCs/>
          <w:color w:val="000000"/>
          <w:spacing w:val="0"/>
          <w:kern w:val="2"/>
          <w:sz w:val="22"/>
          <w:szCs w:val="22"/>
        </w:rPr>
        <w:t xml:space="preserve">, </w:t>
      </w:r>
      <w:r w:rsidR="00BD5756">
        <w:rPr>
          <w:rFonts w:ascii="Times New Roman" w:eastAsia="바탕" w:hAnsi="Times New Roman" w:hint="eastAsia"/>
          <w:bCs/>
          <w:color w:val="000000"/>
          <w:spacing w:val="0"/>
          <w:kern w:val="2"/>
          <w:sz w:val="22"/>
          <w:szCs w:val="22"/>
        </w:rPr>
        <w:t>매도인은</w:t>
      </w:r>
      <w:r w:rsidR="00BD5756">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사항에</w:t>
      </w:r>
      <w:r w:rsidRPr="00B363EC">
        <w:rPr>
          <w:rFonts w:ascii="Times New Roman" w:eastAsia="바탕" w:hAnsi="Times New Roman" w:hint="eastAsia"/>
          <w:bCs/>
          <w:color w:val="000000"/>
          <w:spacing w:val="0"/>
          <w:kern w:val="2"/>
          <w:sz w:val="22"/>
          <w:szCs w:val="22"/>
        </w:rPr>
        <w:t xml:space="preserve"> </w:t>
      </w:r>
      <w:r w:rsidR="00720EF2">
        <w:rPr>
          <w:rFonts w:ascii="Times New Roman" w:eastAsia="바탕" w:hAnsi="Times New Roman" w:hint="eastAsia"/>
          <w:bCs/>
          <w:color w:val="000000"/>
          <w:spacing w:val="0"/>
          <w:kern w:val="2"/>
          <w:sz w:val="22"/>
          <w:szCs w:val="22"/>
        </w:rPr>
        <w:t>명시적으로</w:t>
      </w:r>
      <w:r w:rsidR="00720EF2">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포함되지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사항으로서</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존재하는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하자</w:t>
      </w:r>
      <w:r w:rsidR="00624445" w:rsidRPr="00624445">
        <w:rPr>
          <w:rFonts w:ascii="Times New Roman" w:eastAsia="바탕" w:hAnsi="Times New Roman"/>
          <w:bCs/>
          <w:color w:val="000000"/>
          <w:spacing w:val="0"/>
          <w:kern w:val="2"/>
          <w:sz w:val="22"/>
          <w:szCs w:val="22"/>
        </w:rPr>
        <w:t>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매수인에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담보책임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기타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손해배상책임을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부담하지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아니</w:t>
      </w:r>
      <w:r w:rsidR="00A273E3">
        <w:rPr>
          <w:rFonts w:ascii="Times New Roman" w:eastAsia="바탕" w:hAnsi="Times New Roman" w:hint="eastAsia"/>
          <w:bCs/>
          <w:color w:val="000000"/>
          <w:spacing w:val="0"/>
          <w:kern w:val="2"/>
          <w:sz w:val="22"/>
          <w:szCs w:val="22"/>
        </w:rPr>
        <w:t>한다</w:t>
      </w:r>
      <w:r w:rsidR="00A273E3">
        <w:rPr>
          <w:rFonts w:ascii="Times New Roman" w:eastAsia="바탕" w:hAnsi="Times New Roman" w:hint="eastAsia"/>
          <w:bCs/>
          <w:color w:val="000000"/>
          <w:spacing w:val="0"/>
          <w:kern w:val="2"/>
          <w:sz w:val="22"/>
          <w:szCs w:val="22"/>
        </w:rPr>
        <w:t>.</w:t>
      </w:r>
    </w:p>
    <w:p w14:paraId="470A0854" w14:textId="77777777" w:rsidR="00B363EC" w:rsidRPr="00720EF2" w:rsidRDefault="00B363EC" w:rsidP="007008A0">
      <w:pPr>
        <w:tabs>
          <w:tab w:val="left" w:pos="-1440"/>
        </w:tabs>
        <w:snapToGrid w:val="0"/>
        <w:rPr>
          <w:szCs w:val="22"/>
        </w:rPr>
      </w:pPr>
    </w:p>
    <w:p w14:paraId="62CCA800" w14:textId="4D55F7FC" w:rsidR="00516186" w:rsidRPr="00107F4B" w:rsidRDefault="003F21AB"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C4038">
        <w:rPr>
          <w:rFonts w:ascii="Times New Roman" w:eastAsia="바탕" w:hAnsi="Times New Roman" w:hint="eastAsia"/>
          <w:bCs/>
          <w:color w:val="000000"/>
          <w:spacing w:val="0"/>
          <w:kern w:val="2"/>
          <w:sz w:val="22"/>
          <w:szCs w:val="22"/>
          <w:u w:val="single"/>
        </w:rPr>
        <w:t>진술</w:t>
      </w:r>
      <w:r w:rsidRPr="00BC4038">
        <w:rPr>
          <w:rFonts w:ascii="Times New Roman" w:eastAsia="바탕" w:hAnsi="Times New Roman"/>
          <w:bCs/>
          <w:color w:val="000000"/>
          <w:spacing w:val="0"/>
          <w:kern w:val="2"/>
          <w:sz w:val="22"/>
          <w:szCs w:val="22"/>
          <w:u w:val="single"/>
        </w:rPr>
        <w:t xml:space="preserve"> </w:t>
      </w:r>
      <w:r w:rsidRPr="00BC4038">
        <w:rPr>
          <w:rFonts w:ascii="Times New Roman" w:eastAsia="바탕" w:hAnsi="Times New Roman" w:hint="eastAsia"/>
          <w:bCs/>
          <w:color w:val="000000"/>
          <w:spacing w:val="0"/>
          <w:kern w:val="2"/>
          <w:sz w:val="22"/>
          <w:szCs w:val="22"/>
          <w:u w:val="single"/>
        </w:rPr>
        <w:t>및</w:t>
      </w:r>
      <w:r w:rsidRPr="00BC4038">
        <w:rPr>
          <w:rFonts w:ascii="Times New Roman" w:eastAsia="바탕" w:hAnsi="Times New Roman"/>
          <w:bCs/>
          <w:color w:val="000000"/>
          <w:spacing w:val="0"/>
          <w:kern w:val="2"/>
          <w:sz w:val="22"/>
          <w:szCs w:val="22"/>
          <w:u w:val="single"/>
        </w:rPr>
        <w:t xml:space="preserve"> </w:t>
      </w:r>
      <w:r w:rsidRPr="004709A7">
        <w:rPr>
          <w:rFonts w:ascii="Times New Roman" w:eastAsia="바탕" w:hAnsi="Times New Roman" w:hint="eastAsia"/>
          <w:bCs/>
          <w:color w:val="000000"/>
          <w:spacing w:val="0"/>
          <w:kern w:val="2"/>
          <w:sz w:val="22"/>
          <w:szCs w:val="22"/>
          <w:u w:val="single"/>
        </w:rPr>
        <w:t>보</w:t>
      </w:r>
      <w:r w:rsidR="00C30438" w:rsidRPr="00125450">
        <w:rPr>
          <w:rFonts w:ascii="Times New Roman" w:eastAsia="바탕" w:hAnsi="Times New Roman" w:hint="eastAsia"/>
          <w:bCs/>
          <w:color w:val="000000"/>
          <w:spacing w:val="0"/>
          <w:kern w:val="2"/>
          <w:sz w:val="22"/>
          <w:szCs w:val="22"/>
          <w:u w:val="single"/>
        </w:rPr>
        <w:t>장</w:t>
      </w:r>
      <w:r w:rsidRPr="00861136">
        <w:rPr>
          <w:rFonts w:ascii="Times New Roman" w:eastAsia="바탕" w:hAnsi="Times New Roman" w:hint="eastAsia"/>
          <w:bCs/>
          <w:color w:val="000000"/>
          <w:spacing w:val="0"/>
          <w:kern w:val="2"/>
          <w:sz w:val="22"/>
          <w:szCs w:val="22"/>
          <w:u w:val="single"/>
        </w:rPr>
        <w:t>의</w:t>
      </w:r>
      <w:r w:rsidRPr="00861136">
        <w:rPr>
          <w:rFonts w:ascii="Times New Roman" w:eastAsia="바탕" w:hAnsi="Times New Roman"/>
          <w:bCs/>
          <w:color w:val="000000"/>
          <w:spacing w:val="0"/>
          <w:kern w:val="2"/>
          <w:sz w:val="22"/>
          <w:szCs w:val="22"/>
          <w:u w:val="single"/>
        </w:rPr>
        <w:t xml:space="preserve"> </w:t>
      </w:r>
      <w:r w:rsidRPr="00861136">
        <w:rPr>
          <w:rFonts w:ascii="Times New Roman" w:eastAsia="바탕" w:hAnsi="Times New Roman" w:hint="eastAsia"/>
          <w:bCs/>
          <w:color w:val="000000"/>
          <w:spacing w:val="0"/>
          <w:kern w:val="2"/>
          <w:sz w:val="22"/>
          <w:szCs w:val="22"/>
          <w:u w:val="single"/>
        </w:rPr>
        <w:t>기간</w:t>
      </w:r>
      <w:r w:rsidRPr="00861136">
        <w:rPr>
          <w:rFonts w:ascii="Times New Roman" w:eastAsia="바탕" w:hAnsi="Times New Roman"/>
          <w:bCs/>
          <w:color w:val="000000"/>
          <w:spacing w:val="0"/>
          <w:kern w:val="2"/>
          <w:sz w:val="22"/>
          <w:szCs w:val="22"/>
          <w:u w:val="single"/>
        </w:rPr>
        <w:t>:</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본</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계약</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4.1</w:t>
      </w:r>
      <w:r w:rsidRPr="00107F4B">
        <w:rPr>
          <w:rFonts w:ascii="Times New Roman" w:eastAsia="바탕" w:hAnsi="Times New Roman" w:hint="eastAsia"/>
          <w:bCs/>
          <w:color w:val="000000"/>
          <w:spacing w:val="0"/>
          <w:kern w:val="2"/>
          <w:sz w:val="22"/>
          <w:szCs w:val="22"/>
        </w:rPr>
        <w:t>조</w:t>
      </w:r>
      <w:r w:rsidRPr="00107F4B">
        <w:rPr>
          <w:rFonts w:ascii="Times New Roman" w:eastAsia="바탕" w:hAnsi="Times New Roman"/>
          <w:bCs/>
          <w:color w:val="000000"/>
          <w:spacing w:val="0"/>
          <w:kern w:val="2"/>
          <w:sz w:val="22"/>
          <w:szCs w:val="22"/>
        </w:rPr>
        <w:t xml:space="preserve"> </w:t>
      </w:r>
      <w:r w:rsidR="00B363EC">
        <w:rPr>
          <w:rFonts w:ascii="Times New Roman" w:eastAsia="바탕" w:hAnsi="Times New Roman" w:hint="eastAsia"/>
          <w:bCs/>
          <w:color w:val="000000"/>
          <w:spacing w:val="0"/>
          <w:kern w:val="2"/>
          <w:sz w:val="22"/>
          <w:szCs w:val="22"/>
        </w:rPr>
        <w:t>내지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w:t>
      </w:r>
      <w:r w:rsidR="00B363EC">
        <w:rPr>
          <w:rFonts w:ascii="Times New Roman" w:eastAsia="바탕" w:hAnsi="Times New Roman" w:hint="eastAsia"/>
          <w:bCs/>
          <w:color w:val="000000"/>
          <w:spacing w:val="0"/>
          <w:kern w:val="2"/>
          <w:sz w:val="22"/>
          <w:szCs w:val="22"/>
        </w:rPr>
        <w:t>3</w:t>
      </w:r>
      <w:r w:rsidRPr="00107F4B">
        <w:rPr>
          <w:rFonts w:ascii="Times New Roman" w:eastAsia="바탕" w:hAnsi="Times New Roman" w:hint="eastAsia"/>
          <w:bCs/>
          <w:color w:val="000000"/>
          <w:spacing w:val="0"/>
          <w:kern w:val="2"/>
          <w:sz w:val="22"/>
          <w:szCs w:val="22"/>
        </w:rPr>
        <w:t>조에</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따른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당사자들의</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진술</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및</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보장은</w:t>
      </w:r>
      <w:r w:rsidRPr="00107F4B">
        <w:rPr>
          <w:rFonts w:ascii="Times New Roman" w:eastAsia="바탕" w:hAnsi="Times New Roman"/>
          <w:bCs/>
          <w:color w:val="000000"/>
          <w:spacing w:val="0"/>
          <w:kern w:val="2"/>
          <w:sz w:val="22"/>
          <w:szCs w:val="22"/>
        </w:rPr>
        <w:t xml:space="preserve"> </w:t>
      </w:r>
      <w:r w:rsidR="00E079D9">
        <w:rPr>
          <w:rFonts w:ascii="Times New Roman" w:eastAsia="바탕" w:hAnsi="Times New Roman" w:hint="eastAsia"/>
          <w:bCs/>
          <w:color w:val="000000"/>
          <w:spacing w:val="0"/>
          <w:kern w:val="2"/>
          <w:sz w:val="22"/>
          <w:szCs w:val="22"/>
        </w:rPr>
        <w:t>거래종결일</w:t>
      </w:r>
      <w:r w:rsidRPr="00107F4B">
        <w:rPr>
          <w:rFonts w:ascii="Times New Roman" w:eastAsia="바탕" w:hAnsi="Times New Roman" w:hint="eastAsia"/>
          <w:bCs/>
          <w:color w:val="000000"/>
          <w:spacing w:val="0"/>
          <w:kern w:val="2"/>
          <w:sz w:val="22"/>
          <w:szCs w:val="22"/>
        </w:rPr>
        <w:t>로부터</w:t>
      </w:r>
      <w:r w:rsidRPr="00107F4B">
        <w:rPr>
          <w:rFonts w:ascii="Times New Roman" w:eastAsia="바탕" w:hAnsi="Times New Roman"/>
          <w:bCs/>
          <w:color w:val="000000"/>
          <w:spacing w:val="0"/>
          <w:kern w:val="2"/>
          <w:sz w:val="22"/>
          <w:szCs w:val="22"/>
        </w:rPr>
        <w:t xml:space="preserve"> </w:t>
      </w:r>
      <w:r w:rsidR="004D3116">
        <w:rPr>
          <w:rFonts w:ascii="Times New Roman" w:eastAsia="바탕" w:hAnsi="Times New Roman" w:hint="eastAsia"/>
          <w:bCs/>
          <w:color w:val="000000"/>
          <w:spacing w:val="0"/>
          <w:kern w:val="2"/>
          <w:sz w:val="22"/>
          <w:szCs w:val="22"/>
        </w:rPr>
        <w:t>2</w:t>
      </w:r>
      <w:r w:rsidRPr="00107F4B">
        <w:rPr>
          <w:rFonts w:ascii="Times New Roman" w:eastAsia="바탕" w:hAnsi="Times New Roman" w:hint="eastAsia"/>
          <w:bCs/>
          <w:color w:val="000000"/>
          <w:spacing w:val="0"/>
          <w:kern w:val="2"/>
          <w:sz w:val="22"/>
          <w:szCs w:val="22"/>
        </w:rPr>
        <w:t>개월이</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되는</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날까지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효력을</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가</w:t>
      </w:r>
      <w:r w:rsidR="00B363EC">
        <w:rPr>
          <w:rFonts w:ascii="Times New Roman" w:hint="eastAsia"/>
          <w:sz w:val="22"/>
        </w:rPr>
        <w:t>지</w:t>
      </w:r>
      <w:r w:rsidR="00B363EC" w:rsidRPr="00D46DD9">
        <w:rPr>
          <w:rFonts w:ascii="Times New Roman"/>
          <w:sz w:val="22"/>
        </w:rPr>
        <w:t>며</w:t>
      </w:r>
      <w:r w:rsidR="00B363EC" w:rsidRPr="00D46DD9">
        <w:rPr>
          <w:rFonts w:ascii="Times New Roman"/>
          <w:sz w:val="22"/>
        </w:rPr>
        <w:t xml:space="preserve">, </w:t>
      </w:r>
      <w:r w:rsidR="00B363EC" w:rsidRPr="00D46DD9">
        <w:rPr>
          <w:rFonts w:ascii="Times New Roman"/>
          <w:sz w:val="22"/>
        </w:rPr>
        <w:t>위</w:t>
      </w:r>
      <w:r w:rsidR="00B363EC" w:rsidRPr="00D46DD9">
        <w:rPr>
          <w:rFonts w:ascii="Times New Roman"/>
          <w:sz w:val="22"/>
        </w:rPr>
        <w:t xml:space="preserve"> </w:t>
      </w:r>
      <w:r w:rsidR="00B363EC" w:rsidRPr="00D46DD9">
        <w:rPr>
          <w:rFonts w:ascii="Times New Roman"/>
          <w:sz w:val="22"/>
        </w:rPr>
        <w:t>기한</w:t>
      </w:r>
      <w:r w:rsidR="00B363EC" w:rsidRPr="00D46DD9">
        <w:rPr>
          <w:rFonts w:ascii="Times New Roman"/>
          <w:sz w:val="22"/>
        </w:rPr>
        <w:t xml:space="preserve"> </w:t>
      </w:r>
      <w:r w:rsidR="00B363EC" w:rsidRPr="00D46DD9">
        <w:rPr>
          <w:rFonts w:ascii="Times New Roman"/>
          <w:sz w:val="22"/>
        </w:rPr>
        <w:t>내에</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w:t>
      </w:r>
      <w:r w:rsidR="00B363EC" w:rsidRPr="00D46DD9">
        <w:rPr>
          <w:rFonts w:ascii="Times New Roman"/>
          <w:sz w:val="22"/>
        </w:rPr>
        <w:t>에</w:t>
      </w:r>
      <w:r w:rsidR="00B363EC" w:rsidRPr="00D46DD9">
        <w:rPr>
          <w:rFonts w:ascii="Times New Roman"/>
          <w:sz w:val="22"/>
        </w:rPr>
        <w:t xml:space="preserve"> </w:t>
      </w:r>
      <w:r w:rsidR="00B363EC" w:rsidRPr="00D46DD9">
        <w:rPr>
          <w:rFonts w:ascii="Times New Roman"/>
          <w:sz w:val="22"/>
        </w:rPr>
        <w:t>대한</w:t>
      </w:r>
      <w:r w:rsidR="00B363EC" w:rsidRPr="00D46DD9">
        <w:rPr>
          <w:rFonts w:ascii="Times New Roman"/>
          <w:sz w:val="22"/>
        </w:rPr>
        <w:t xml:space="preserve"> </w:t>
      </w:r>
      <w:r w:rsidR="00B363EC" w:rsidRPr="00D46DD9">
        <w:rPr>
          <w:rFonts w:ascii="Times New Roman"/>
          <w:sz w:val="22"/>
        </w:rPr>
        <w:t>청구가</w:t>
      </w:r>
      <w:r w:rsidR="00B363EC" w:rsidRPr="00D46DD9">
        <w:rPr>
          <w:rFonts w:ascii="Times New Roman"/>
          <w:sz w:val="22"/>
        </w:rPr>
        <w:t xml:space="preserve"> </w:t>
      </w:r>
      <w:r w:rsidR="00B363EC" w:rsidRPr="00D46DD9">
        <w:rPr>
          <w:rFonts w:ascii="Times New Roman"/>
          <w:sz w:val="22"/>
        </w:rPr>
        <w:t>서면으로</w:t>
      </w:r>
      <w:r w:rsidR="00B363EC" w:rsidRPr="00D46DD9">
        <w:rPr>
          <w:rFonts w:ascii="Times New Roman"/>
          <w:sz w:val="22"/>
        </w:rPr>
        <w:t xml:space="preserve"> </w:t>
      </w:r>
      <w:r w:rsidR="00B363EC" w:rsidRPr="00D46DD9">
        <w:rPr>
          <w:rFonts w:ascii="Times New Roman"/>
          <w:sz w:val="22"/>
        </w:rPr>
        <w:t>이루어지지</w:t>
      </w:r>
      <w:r w:rsidR="00B363EC" w:rsidRPr="00D46DD9">
        <w:rPr>
          <w:rFonts w:ascii="Times New Roman"/>
          <w:sz w:val="22"/>
        </w:rPr>
        <w:t xml:space="preserve"> </w:t>
      </w:r>
      <w:r w:rsidR="00B363EC" w:rsidRPr="00D46DD9">
        <w:rPr>
          <w:rFonts w:ascii="Times New Roman"/>
          <w:sz w:val="22"/>
        </w:rPr>
        <w:t>아니한</w:t>
      </w:r>
      <w:r w:rsidR="00B363EC" w:rsidRPr="00D46DD9">
        <w:rPr>
          <w:rFonts w:ascii="Times New Roman"/>
          <w:sz w:val="22"/>
        </w:rPr>
        <w:t xml:space="preserve"> </w:t>
      </w:r>
      <w:r w:rsidR="00B363EC" w:rsidRPr="00D46DD9">
        <w:rPr>
          <w:rFonts w:ascii="Times New Roman"/>
          <w:sz w:val="22"/>
        </w:rPr>
        <w:t>경우</w:t>
      </w:r>
      <w:r w:rsidR="00B363EC" w:rsidRPr="00D46DD9">
        <w:rPr>
          <w:rFonts w:ascii="Times New Roman" w:hint="eastAsia"/>
          <w:sz w:val="22"/>
        </w:rPr>
        <w:t>,</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당사자는</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hint="eastAsia"/>
          <w:sz w:val="22"/>
        </w:rPr>
        <w:t>손해배상책임을</w:t>
      </w:r>
      <w:r w:rsidR="00B363EC" w:rsidRPr="00D46DD9">
        <w:rPr>
          <w:rFonts w:ascii="Times New Roman" w:hint="eastAsia"/>
          <w:sz w:val="22"/>
        </w:rPr>
        <w:t xml:space="preserve"> </w:t>
      </w:r>
      <w:r w:rsidR="00B363EC" w:rsidRPr="00D46DD9">
        <w:rPr>
          <w:rFonts w:ascii="Times New Roman" w:hint="eastAsia"/>
          <w:sz w:val="22"/>
        </w:rPr>
        <w:t>비롯한</w:t>
      </w:r>
      <w:r w:rsidR="00B363EC" w:rsidRPr="00D46DD9">
        <w:rPr>
          <w:rFonts w:ascii="Times New Roman" w:hint="eastAsia"/>
          <w:sz w:val="22"/>
        </w:rPr>
        <w:t xml:space="preserve"> </w:t>
      </w:r>
      <w:r w:rsidR="00B363EC" w:rsidRPr="00D46DD9">
        <w:rPr>
          <w:rFonts w:ascii="Times New Roman"/>
          <w:sz w:val="22"/>
        </w:rPr>
        <w:t>제반</w:t>
      </w:r>
      <w:r w:rsidR="00B363EC" w:rsidRPr="00D46DD9">
        <w:rPr>
          <w:rFonts w:ascii="Times New Roman"/>
          <w:sz w:val="22"/>
        </w:rPr>
        <w:t xml:space="preserve"> </w:t>
      </w:r>
      <w:r w:rsidR="00B363EC" w:rsidRPr="00D46DD9">
        <w:rPr>
          <w:rFonts w:ascii="Times New Roman"/>
          <w:sz w:val="22"/>
        </w:rPr>
        <w:t>책임으로부터</w:t>
      </w:r>
      <w:r w:rsidR="00B363EC" w:rsidRPr="00D46DD9">
        <w:rPr>
          <w:rFonts w:ascii="Times New Roman"/>
          <w:sz w:val="22"/>
        </w:rPr>
        <w:t xml:space="preserve"> </w:t>
      </w:r>
      <w:r w:rsidR="00B363EC" w:rsidRPr="00D46DD9">
        <w:rPr>
          <w:rFonts w:ascii="Times New Roman"/>
          <w:sz w:val="22"/>
        </w:rPr>
        <w:t>면</w:t>
      </w:r>
      <w:r w:rsidR="00B363EC" w:rsidRPr="00D46DD9">
        <w:rPr>
          <w:rFonts w:ascii="Times New Roman"/>
          <w:sz w:val="22"/>
        </w:rPr>
        <w:lastRenderedPageBreak/>
        <w:t>책된다</w:t>
      </w:r>
      <w:r w:rsidR="00B363EC" w:rsidRPr="00D46DD9">
        <w:rPr>
          <w:rFonts w:ascii="Times New Roman"/>
          <w:sz w:val="22"/>
        </w:rPr>
        <w:t>.</w:t>
      </w:r>
      <w:r w:rsidR="00C80343">
        <w:rPr>
          <w:rFonts w:ascii="Times New Roman" w:hint="eastAsia"/>
          <w:sz w:val="22"/>
        </w:rPr>
        <w:t xml:space="preserve"> </w:t>
      </w:r>
    </w:p>
    <w:p w14:paraId="1A58F307" w14:textId="77777777" w:rsidR="00CE53C9" w:rsidRPr="00B363EC" w:rsidRDefault="00CE53C9" w:rsidP="007008A0">
      <w:pPr>
        <w:tabs>
          <w:tab w:val="left" w:pos="-720"/>
        </w:tabs>
        <w:snapToGrid w:val="0"/>
        <w:rPr>
          <w:szCs w:val="22"/>
        </w:rPr>
      </w:pPr>
    </w:p>
    <w:p w14:paraId="35D4A55D" w14:textId="77777777" w:rsidR="00097344" w:rsidRPr="00BC4038" w:rsidRDefault="00097344" w:rsidP="007008A0">
      <w:pPr>
        <w:tabs>
          <w:tab w:val="left" w:pos="-1440"/>
        </w:tabs>
        <w:snapToGrid w:val="0"/>
        <w:rPr>
          <w:szCs w:val="22"/>
        </w:rPr>
      </w:pPr>
    </w:p>
    <w:p w14:paraId="59EE04F7" w14:textId="77777777" w:rsidR="00516186" w:rsidRPr="00380FB2" w:rsidRDefault="00516186" w:rsidP="007008A0">
      <w:pPr>
        <w:pStyle w:val="1"/>
        <w:keepNext w:val="0"/>
        <w:overflowPunct/>
        <w:jc w:val="both"/>
      </w:pPr>
      <w:r w:rsidRPr="00380FB2">
        <w:t>제</w:t>
      </w:r>
      <w:r w:rsidRPr="00380FB2">
        <w:t>5</w:t>
      </w:r>
      <w:r w:rsidRPr="00380FB2">
        <w:t>조</w:t>
      </w:r>
      <w:r w:rsidRPr="00380FB2">
        <w:t xml:space="preserve">   </w:t>
      </w:r>
      <w:r w:rsidRPr="00380FB2">
        <w:t>확약</w:t>
      </w:r>
      <w:r w:rsidRPr="00380FB2">
        <w:t xml:space="preserve">, </w:t>
      </w:r>
      <w:r w:rsidRPr="00380FB2">
        <w:t>약정</w:t>
      </w:r>
    </w:p>
    <w:p w14:paraId="1B416427" w14:textId="77777777" w:rsidR="00516186" w:rsidRPr="00380FB2"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36ABFFA4" w14:textId="3883FE99"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당사자들의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해당</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부분에서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달리</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명시하지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않는</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본</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계약</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체결일로부터</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거래종결일까지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각</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다음을</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확약한다</w:t>
      </w:r>
      <w:r w:rsidRPr="009014F8">
        <w:rPr>
          <w:rFonts w:ascii="Times New Roman" w:eastAsia="바탕" w:hAnsi="Times New Roman"/>
          <w:bCs/>
          <w:color w:val="000000"/>
          <w:spacing w:val="0"/>
          <w:kern w:val="2"/>
          <w:sz w:val="22"/>
          <w:szCs w:val="22"/>
        </w:rPr>
        <w:t>.</w:t>
      </w:r>
    </w:p>
    <w:p w14:paraId="7F7AF763"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2B7195BD" w14:textId="516BB762" w:rsidR="00516186" w:rsidRPr="00380FB2" w:rsidRDefault="00516186" w:rsidP="00AF5E56">
      <w:pPr>
        <w:numPr>
          <w:ilvl w:val="0"/>
          <w:numId w:val="6"/>
        </w:numPr>
        <w:tabs>
          <w:tab w:val="left" w:pos="-1440"/>
        </w:tabs>
        <w:snapToGrid w:val="0"/>
        <w:rPr>
          <w:szCs w:val="22"/>
        </w:rPr>
      </w:pPr>
      <w:r w:rsidRPr="00380FB2">
        <w:rPr>
          <w:szCs w:val="22"/>
          <w:u w:val="single"/>
        </w:rPr>
        <w:t>상거래상</w:t>
      </w:r>
      <w:r w:rsidRPr="00380FB2">
        <w:rPr>
          <w:szCs w:val="22"/>
          <w:u w:val="single"/>
        </w:rPr>
        <w:t xml:space="preserve"> </w:t>
      </w:r>
      <w:r w:rsidRPr="00380FB2">
        <w:rPr>
          <w:szCs w:val="22"/>
          <w:u w:val="single"/>
        </w:rPr>
        <w:t>합리적인</w:t>
      </w:r>
      <w:r w:rsidRPr="00380FB2">
        <w:rPr>
          <w:szCs w:val="22"/>
          <w:u w:val="single"/>
        </w:rPr>
        <w:t xml:space="preserve"> </w:t>
      </w:r>
      <w:r w:rsidRPr="00380FB2">
        <w:rPr>
          <w:szCs w:val="22"/>
          <w:u w:val="single"/>
        </w:rPr>
        <w:t>노력</w:t>
      </w:r>
      <w:r w:rsidRPr="00380FB2">
        <w:rPr>
          <w:szCs w:val="22"/>
        </w:rPr>
        <w:t xml:space="preserve">: </w:t>
      </w:r>
      <w:r w:rsidRPr="00380FB2">
        <w:rPr>
          <w:szCs w:val="22"/>
        </w:rPr>
        <w:t>당사자들은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정하는</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거래</w:t>
      </w:r>
      <w:r w:rsidR="004A479D">
        <w:rPr>
          <w:rFonts w:hint="eastAsia"/>
          <w:szCs w:val="22"/>
        </w:rPr>
        <w:t>종결이</w:t>
      </w:r>
      <w:r w:rsidR="0083707A">
        <w:rPr>
          <w:rFonts w:hint="eastAsia"/>
          <w:szCs w:val="22"/>
        </w:rPr>
        <w:t xml:space="preserve"> </w:t>
      </w:r>
      <w:r w:rsidR="0083707A">
        <w:rPr>
          <w:rFonts w:hint="eastAsia"/>
          <w:szCs w:val="22"/>
        </w:rPr>
        <w:t>이루어질</w:t>
      </w:r>
      <w:r w:rsidRPr="00380FB2">
        <w:rPr>
          <w:szCs w:val="22"/>
        </w:rPr>
        <w:t xml:space="preserve"> </w:t>
      </w:r>
      <w:r w:rsidRPr="00380FB2">
        <w:rPr>
          <w:szCs w:val="22"/>
        </w:rPr>
        <w:t>수</w:t>
      </w:r>
      <w:r w:rsidRPr="00380FB2">
        <w:rPr>
          <w:szCs w:val="22"/>
        </w:rPr>
        <w:t xml:space="preserve"> </w:t>
      </w:r>
      <w:r w:rsidRPr="00380FB2">
        <w:rPr>
          <w:szCs w:val="22"/>
        </w:rPr>
        <w:t>있도록</w:t>
      </w:r>
      <w:r w:rsidRPr="00380FB2">
        <w:rPr>
          <w:szCs w:val="22"/>
        </w:rPr>
        <w:t xml:space="preserve"> </w:t>
      </w:r>
      <w:r w:rsidRPr="00380FB2">
        <w:rPr>
          <w:szCs w:val="22"/>
        </w:rPr>
        <w:t>상거래상</w:t>
      </w:r>
      <w:r w:rsidRPr="00380FB2">
        <w:rPr>
          <w:szCs w:val="22"/>
        </w:rPr>
        <w:t xml:space="preserve"> </w:t>
      </w:r>
      <w:r w:rsidRPr="00380FB2">
        <w:rPr>
          <w:szCs w:val="22"/>
        </w:rPr>
        <w:t>합리적인</w:t>
      </w:r>
      <w:r w:rsidRPr="00380FB2">
        <w:rPr>
          <w:szCs w:val="22"/>
        </w:rPr>
        <w:t xml:space="preserve"> </w:t>
      </w:r>
      <w:r w:rsidRPr="00380FB2">
        <w:rPr>
          <w:szCs w:val="22"/>
        </w:rPr>
        <w:t>노력을</w:t>
      </w:r>
      <w:r w:rsidRPr="00380FB2">
        <w:rPr>
          <w:szCs w:val="22"/>
        </w:rPr>
        <w:t xml:space="preserve"> </w:t>
      </w:r>
      <w:r w:rsidRPr="00380FB2">
        <w:rPr>
          <w:szCs w:val="22"/>
        </w:rPr>
        <w:t>다한다</w:t>
      </w:r>
      <w:r w:rsidRPr="00380FB2">
        <w:rPr>
          <w:szCs w:val="22"/>
        </w:rPr>
        <w:t xml:space="preserve">. </w:t>
      </w:r>
    </w:p>
    <w:p w14:paraId="3F8A4868" w14:textId="77777777" w:rsidR="00516186" w:rsidRPr="001E0B1F" w:rsidRDefault="00516186" w:rsidP="007008A0">
      <w:pPr>
        <w:tabs>
          <w:tab w:val="left" w:pos="-720"/>
          <w:tab w:val="left" w:pos="0"/>
        </w:tabs>
        <w:snapToGrid w:val="0"/>
        <w:ind w:left="720" w:hanging="720"/>
        <w:rPr>
          <w:szCs w:val="22"/>
        </w:rPr>
      </w:pPr>
    </w:p>
    <w:p w14:paraId="370881F8" w14:textId="68F6A048" w:rsidR="00516186" w:rsidRPr="00380FB2" w:rsidRDefault="00516186" w:rsidP="00AF5E56">
      <w:pPr>
        <w:numPr>
          <w:ilvl w:val="0"/>
          <w:numId w:val="6"/>
        </w:numPr>
        <w:tabs>
          <w:tab w:val="left" w:pos="-1440"/>
        </w:tabs>
        <w:snapToGrid w:val="0"/>
        <w:rPr>
          <w:szCs w:val="22"/>
        </w:rPr>
      </w:pPr>
      <w:r w:rsidRPr="00380FB2">
        <w:rPr>
          <w:szCs w:val="22"/>
          <w:u w:val="single"/>
        </w:rPr>
        <w:t>특정</w:t>
      </w:r>
      <w:r w:rsidRPr="00380FB2">
        <w:rPr>
          <w:szCs w:val="22"/>
          <w:u w:val="single"/>
        </w:rPr>
        <w:t xml:space="preserve"> </w:t>
      </w:r>
      <w:r w:rsidRPr="00380FB2">
        <w:rPr>
          <w:szCs w:val="22"/>
          <w:u w:val="single"/>
        </w:rPr>
        <w:t>사항</w:t>
      </w:r>
      <w:r w:rsidRPr="00380FB2">
        <w:rPr>
          <w:szCs w:val="22"/>
          <w:u w:val="single"/>
        </w:rPr>
        <w:t xml:space="preserve"> </w:t>
      </w:r>
      <w:r w:rsidRPr="00380FB2">
        <w:rPr>
          <w:szCs w:val="22"/>
          <w:u w:val="single"/>
        </w:rPr>
        <w:t>통지</w:t>
      </w:r>
      <w:r w:rsidRPr="00380FB2">
        <w:rPr>
          <w:szCs w:val="22"/>
        </w:rPr>
        <w:t xml:space="preserve">: </w:t>
      </w:r>
      <w:r w:rsidRPr="00380FB2">
        <w:rPr>
          <w:szCs w:val="22"/>
        </w:rPr>
        <w:t>각</w:t>
      </w:r>
      <w:r w:rsidRPr="00380FB2">
        <w:rPr>
          <w:szCs w:val="22"/>
        </w:rPr>
        <w:t xml:space="preserve"> </w:t>
      </w:r>
      <w:r w:rsidRPr="00380FB2">
        <w:rPr>
          <w:szCs w:val="22"/>
        </w:rPr>
        <w:t>당사자는</w:t>
      </w:r>
      <w:r w:rsidRPr="00380FB2">
        <w:rPr>
          <w:szCs w:val="22"/>
        </w:rPr>
        <w:t xml:space="preserve"> (i) </w:t>
      </w:r>
      <w:r w:rsidRPr="00380FB2">
        <w:rPr>
          <w:szCs w:val="22"/>
        </w:rPr>
        <w:t>중요한</w:t>
      </w:r>
      <w:r w:rsidRPr="00380FB2">
        <w:rPr>
          <w:szCs w:val="22"/>
        </w:rPr>
        <w:t xml:space="preserve"> </w:t>
      </w:r>
      <w:r w:rsidRPr="00380FB2">
        <w:rPr>
          <w:szCs w:val="22"/>
        </w:rPr>
        <w:t>점에서</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진술</w:t>
      </w:r>
      <w:r w:rsidRPr="00380FB2">
        <w:rPr>
          <w:szCs w:val="22"/>
        </w:rPr>
        <w:t xml:space="preserve"> </w:t>
      </w:r>
      <w:r w:rsidRPr="00380FB2">
        <w:rPr>
          <w:szCs w:val="22"/>
        </w:rPr>
        <w:t>또는</w:t>
      </w:r>
      <w:r w:rsidRPr="00380FB2">
        <w:rPr>
          <w:szCs w:val="22"/>
        </w:rPr>
        <w:t xml:space="preserve"> </w:t>
      </w:r>
      <w:r w:rsidR="00520AC6">
        <w:rPr>
          <w:szCs w:val="22"/>
        </w:rPr>
        <w:t>보장</w:t>
      </w:r>
      <w:r w:rsidRPr="00380FB2">
        <w:rPr>
          <w:szCs w:val="22"/>
        </w:rPr>
        <w:t>을</w:t>
      </w:r>
      <w:r w:rsidRPr="00380FB2">
        <w:rPr>
          <w:szCs w:val="22"/>
        </w:rPr>
        <w:t xml:space="preserve"> </w:t>
      </w:r>
      <w:r w:rsidRPr="00380FB2">
        <w:rPr>
          <w:szCs w:val="22"/>
        </w:rPr>
        <w:t>허위</w:t>
      </w:r>
      <w:r w:rsidRPr="00380FB2">
        <w:rPr>
          <w:szCs w:val="22"/>
        </w:rPr>
        <w:t xml:space="preserve"> </w:t>
      </w:r>
      <w:r w:rsidRPr="00380FB2">
        <w:rPr>
          <w:szCs w:val="22"/>
        </w:rPr>
        <w:t>또는</w:t>
      </w:r>
      <w:r w:rsidRPr="00380FB2">
        <w:rPr>
          <w:szCs w:val="22"/>
        </w:rPr>
        <w:t xml:space="preserve"> </w:t>
      </w:r>
      <w:r w:rsidRPr="00380FB2">
        <w:rPr>
          <w:szCs w:val="22"/>
        </w:rPr>
        <w:t>부정확하게</w:t>
      </w:r>
      <w:r w:rsidRPr="00380FB2">
        <w:rPr>
          <w:szCs w:val="22"/>
        </w:rPr>
        <w:t xml:space="preserve"> </w:t>
      </w:r>
      <w:r w:rsidR="00B363EC">
        <w:rPr>
          <w:rFonts w:hint="eastAsia"/>
          <w:szCs w:val="22"/>
        </w:rPr>
        <w:t>할</w:t>
      </w:r>
      <w:r w:rsidRPr="00380FB2">
        <w:rPr>
          <w:szCs w:val="22"/>
        </w:rPr>
        <w:t xml:space="preserve"> </w:t>
      </w:r>
      <w:r w:rsidRPr="00380FB2">
        <w:rPr>
          <w:szCs w:val="22"/>
        </w:rPr>
        <w:t>수</w:t>
      </w:r>
      <w:r w:rsidRPr="00380FB2">
        <w:rPr>
          <w:szCs w:val="22"/>
        </w:rPr>
        <w:t xml:space="preserve"> </w:t>
      </w:r>
      <w:r w:rsidRPr="00380FB2">
        <w:rPr>
          <w:szCs w:val="22"/>
        </w:rPr>
        <w:t>있거나</w:t>
      </w:r>
      <w:r w:rsidRPr="00380FB2">
        <w:rPr>
          <w:szCs w:val="22"/>
        </w:rPr>
        <w:t xml:space="preserve">, (ii) </w:t>
      </w:r>
      <w:r w:rsidR="004A479D">
        <w:rPr>
          <w:rFonts w:hint="eastAsia"/>
          <w:szCs w:val="22"/>
        </w:rPr>
        <w:t>거래종결이</w:t>
      </w:r>
      <w:r w:rsidR="0083707A">
        <w:rPr>
          <w:rFonts w:hint="eastAsia"/>
          <w:szCs w:val="22"/>
        </w:rPr>
        <w:t xml:space="preserve"> </w:t>
      </w:r>
      <w:r w:rsidR="0083707A">
        <w:rPr>
          <w:rFonts w:hint="eastAsia"/>
          <w:szCs w:val="22"/>
        </w:rPr>
        <w:t>이루어지지</w:t>
      </w:r>
      <w:r w:rsidRPr="00380FB2">
        <w:rPr>
          <w:szCs w:val="22"/>
        </w:rPr>
        <w:t xml:space="preserve"> </w:t>
      </w:r>
      <w:r w:rsidRPr="00380FB2">
        <w:rPr>
          <w:szCs w:val="22"/>
        </w:rPr>
        <w:t>못하게</w:t>
      </w:r>
      <w:r w:rsidRPr="00380FB2">
        <w:rPr>
          <w:szCs w:val="22"/>
        </w:rPr>
        <w:t xml:space="preserve"> </w:t>
      </w:r>
      <w:r w:rsidRPr="00380FB2">
        <w:rPr>
          <w:szCs w:val="22"/>
        </w:rPr>
        <w:t>하거나</w:t>
      </w:r>
      <w:r w:rsidR="00B363EC">
        <w:rPr>
          <w:rFonts w:hint="eastAsia"/>
          <w:szCs w:val="22"/>
        </w:rPr>
        <w:t>,</w:t>
      </w:r>
      <w:r w:rsidRPr="00380FB2">
        <w:rPr>
          <w:szCs w:val="22"/>
        </w:rPr>
        <w:t xml:space="preserve"> </w:t>
      </w:r>
      <w:r w:rsidRPr="00380FB2">
        <w:rPr>
          <w:szCs w:val="22"/>
        </w:rPr>
        <w:t>또는</w:t>
      </w:r>
      <w:r w:rsidRPr="00380FB2">
        <w:rPr>
          <w:szCs w:val="22"/>
        </w:rPr>
        <w:t xml:space="preserve"> (iii) </w:t>
      </w:r>
      <w:r w:rsidRPr="00380FB2">
        <w:rPr>
          <w:szCs w:val="22"/>
        </w:rPr>
        <w:t>다른</w:t>
      </w:r>
      <w:r w:rsidRPr="00380FB2">
        <w:rPr>
          <w:szCs w:val="22"/>
        </w:rPr>
        <w:t xml:space="preserve"> </w:t>
      </w:r>
      <w:r w:rsidRPr="00380FB2">
        <w:rPr>
          <w:szCs w:val="22"/>
        </w:rPr>
        <w:t>확약</w:t>
      </w:r>
      <w:r w:rsidRPr="00380FB2">
        <w:rPr>
          <w:szCs w:val="22"/>
        </w:rPr>
        <w:t xml:space="preserve">, </w:t>
      </w:r>
      <w:r w:rsidRPr="00380FB2">
        <w:rPr>
          <w:szCs w:val="22"/>
        </w:rPr>
        <w:t>조건</w:t>
      </w:r>
      <w:r w:rsidRPr="00380FB2">
        <w:rPr>
          <w:szCs w:val="22"/>
        </w:rPr>
        <w:t xml:space="preserve"> </w:t>
      </w:r>
      <w:r w:rsidRPr="00380FB2">
        <w:rPr>
          <w:szCs w:val="22"/>
        </w:rPr>
        <w:t>또는</w:t>
      </w:r>
      <w:r w:rsidRPr="00380FB2">
        <w:rPr>
          <w:szCs w:val="22"/>
        </w:rPr>
        <w:t xml:space="preserve"> </w:t>
      </w:r>
      <w:r w:rsidRPr="00380FB2">
        <w:rPr>
          <w:szCs w:val="22"/>
        </w:rPr>
        <w:t>약정을</w:t>
      </w:r>
      <w:r w:rsidRPr="00380FB2">
        <w:rPr>
          <w:szCs w:val="22"/>
        </w:rPr>
        <w:t xml:space="preserve"> </w:t>
      </w:r>
      <w:r w:rsidRPr="00380FB2">
        <w:rPr>
          <w:szCs w:val="22"/>
        </w:rPr>
        <w:t>준수하지</w:t>
      </w:r>
      <w:r w:rsidRPr="00380FB2">
        <w:rPr>
          <w:szCs w:val="22"/>
        </w:rPr>
        <w:t xml:space="preserve"> </w:t>
      </w:r>
      <w:r w:rsidRPr="00380FB2">
        <w:rPr>
          <w:szCs w:val="22"/>
        </w:rPr>
        <w:t>못하게</w:t>
      </w:r>
      <w:r w:rsidRPr="00380FB2">
        <w:rPr>
          <w:szCs w:val="22"/>
        </w:rPr>
        <w:t xml:space="preserve"> </w:t>
      </w:r>
      <w:r w:rsidR="004041F1">
        <w:rPr>
          <w:rFonts w:hint="eastAsia"/>
          <w:szCs w:val="22"/>
        </w:rPr>
        <w:t>할</w:t>
      </w:r>
      <w:r w:rsidRPr="00380FB2">
        <w:rPr>
          <w:szCs w:val="22"/>
        </w:rPr>
        <w:t xml:space="preserve"> </w:t>
      </w:r>
      <w:r w:rsidRPr="00380FB2">
        <w:rPr>
          <w:szCs w:val="22"/>
        </w:rPr>
        <w:t>가능성이</w:t>
      </w:r>
      <w:r w:rsidRPr="00380FB2">
        <w:rPr>
          <w:szCs w:val="22"/>
        </w:rPr>
        <w:t xml:space="preserve"> </w:t>
      </w:r>
      <w:r w:rsidRPr="00380FB2">
        <w:rPr>
          <w:szCs w:val="22"/>
        </w:rPr>
        <w:t>있는</w:t>
      </w:r>
      <w:r w:rsidRPr="00380FB2">
        <w:rPr>
          <w:szCs w:val="22"/>
        </w:rPr>
        <w:t xml:space="preserve"> </w:t>
      </w:r>
      <w:r w:rsidRPr="00380FB2">
        <w:rPr>
          <w:szCs w:val="22"/>
        </w:rPr>
        <w:t>사건이</w:t>
      </w:r>
      <w:r w:rsidRPr="00380FB2">
        <w:rPr>
          <w:szCs w:val="22"/>
        </w:rPr>
        <w:t xml:space="preserve"> </w:t>
      </w:r>
      <w:r w:rsidRPr="00380FB2">
        <w:rPr>
          <w:szCs w:val="22"/>
        </w:rPr>
        <w:t>발생하는</w:t>
      </w:r>
      <w:r w:rsidRPr="00380FB2">
        <w:rPr>
          <w:szCs w:val="22"/>
        </w:rPr>
        <w:t xml:space="preserve"> </w:t>
      </w:r>
      <w:r w:rsidRPr="00380FB2">
        <w:rPr>
          <w:szCs w:val="22"/>
        </w:rPr>
        <w:t>경우</w:t>
      </w:r>
      <w:r w:rsidRPr="00380FB2">
        <w:rPr>
          <w:szCs w:val="22"/>
        </w:rPr>
        <w:t xml:space="preserve"> </w:t>
      </w:r>
      <w:r w:rsidRPr="00380FB2">
        <w:rPr>
          <w:szCs w:val="22"/>
        </w:rPr>
        <w:t>이를</w:t>
      </w:r>
      <w:r w:rsidRPr="00380FB2">
        <w:rPr>
          <w:szCs w:val="22"/>
        </w:rPr>
        <w:t xml:space="preserve"> </w:t>
      </w:r>
      <w:r w:rsidRPr="00380FB2">
        <w:rPr>
          <w:szCs w:val="22"/>
        </w:rPr>
        <w:t>즉시</w:t>
      </w:r>
      <w:r w:rsidRPr="00380FB2">
        <w:rPr>
          <w:szCs w:val="22"/>
        </w:rPr>
        <w:t xml:space="preserve"> </w:t>
      </w:r>
      <w:r w:rsidRPr="00380FB2">
        <w:rPr>
          <w:szCs w:val="22"/>
        </w:rPr>
        <w:t>서면으로</w:t>
      </w:r>
      <w:r w:rsidRPr="00380FB2">
        <w:rPr>
          <w:szCs w:val="22"/>
        </w:rPr>
        <w:t xml:space="preserve"> </w:t>
      </w:r>
      <w:r w:rsidRPr="00380FB2">
        <w:rPr>
          <w:szCs w:val="22"/>
        </w:rPr>
        <w:t>상대</w:t>
      </w:r>
      <w:r w:rsidRPr="00380FB2">
        <w:rPr>
          <w:szCs w:val="22"/>
        </w:rPr>
        <w:t xml:space="preserve"> </w:t>
      </w:r>
      <w:r w:rsidRPr="00380FB2">
        <w:rPr>
          <w:szCs w:val="22"/>
        </w:rPr>
        <w:t>당사자에게</w:t>
      </w:r>
      <w:r w:rsidRPr="00380FB2">
        <w:rPr>
          <w:szCs w:val="22"/>
        </w:rPr>
        <w:t xml:space="preserve"> </w:t>
      </w:r>
      <w:r w:rsidRPr="00380FB2">
        <w:rPr>
          <w:szCs w:val="22"/>
        </w:rPr>
        <w:t>알려야</w:t>
      </w:r>
      <w:r w:rsidRPr="00380FB2">
        <w:rPr>
          <w:szCs w:val="22"/>
        </w:rPr>
        <w:t xml:space="preserve"> </w:t>
      </w:r>
      <w:r w:rsidRPr="00380FB2">
        <w:rPr>
          <w:szCs w:val="22"/>
        </w:rPr>
        <w:t>한다</w:t>
      </w:r>
      <w:r w:rsidRPr="00380FB2">
        <w:rPr>
          <w:szCs w:val="22"/>
        </w:rPr>
        <w:t>.</w:t>
      </w:r>
    </w:p>
    <w:p w14:paraId="5C6EC5CF"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ind w:left="716" w:hanging="716"/>
        <w:rPr>
          <w:rFonts w:ascii="Times New Roman" w:hAnsi="Times New Roman" w:cs="Times New Roman"/>
          <w:color w:val="000000"/>
          <w:sz w:val="22"/>
          <w:szCs w:val="22"/>
        </w:rPr>
      </w:pPr>
    </w:p>
    <w:p w14:paraId="51498F3E" w14:textId="2D700CB2" w:rsidR="00960143" w:rsidRDefault="00516186" w:rsidP="00AF5E56">
      <w:pPr>
        <w:numPr>
          <w:ilvl w:val="0"/>
          <w:numId w:val="6"/>
        </w:numPr>
        <w:tabs>
          <w:tab w:val="left" w:pos="-1440"/>
        </w:tabs>
        <w:snapToGrid w:val="0"/>
        <w:rPr>
          <w:szCs w:val="22"/>
        </w:rPr>
      </w:pPr>
      <w:r w:rsidRPr="00F95870">
        <w:rPr>
          <w:szCs w:val="22"/>
          <w:u w:val="single"/>
        </w:rPr>
        <w:t>부동산</w:t>
      </w:r>
      <w:r w:rsidRPr="00F95870">
        <w:rPr>
          <w:szCs w:val="22"/>
          <w:u w:val="single"/>
        </w:rPr>
        <w:t xml:space="preserve"> </w:t>
      </w:r>
      <w:r w:rsidRPr="00F95870">
        <w:rPr>
          <w:szCs w:val="22"/>
          <w:u w:val="single"/>
        </w:rPr>
        <w:t>거래신고서</w:t>
      </w:r>
      <w:r w:rsidR="00F731F5" w:rsidRPr="00F95870">
        <w:rPr>
          <w:szCs w:val="22"/>
          <w:u w:val="single"/>
        </w:rPr>
        <w:t xml:space="preserve"> </w:t>
      </w:r>
      <w:r w:rsidR="00F731F5" w:rsidRPr="00F95870">
        <w:rPr>
          <w:szCs w:val="22"/>
          <w:u w:val="single"/>
        </w:rPr>
        <w:t>등</w:t>
      </w:r>
      <w:r w:rsidRPr="00F95870">
        <w:rPr>
          <w:szCs w:val="22"/>
        </w:rPr>
        <w:t xml:space="preserve">: </w:t>
      </w:r>
      <w:r w:rsidRPr="00492703">
        <w:rPr>
          <w:rFonts w:hint="eastAsia"/>
          <w:szCs w:val="22"/>
        </w:rPr>
        <w:t>매수인은</w:t>
      </w:r>
      <w:r w:rsidRPr="00492703">
        <w:rPr>
          <w:szCs w:val="22"/>
        </w:rPr>
        <w:t xml:space="preserve"> </w:t>
      </w:r>
      <w:r w:rsidRPr="00492703">
        <w:rPr>
          <w:rFonts w:hint="eastAsia"/>
          <w:szCs w:val="22"/>
        </w:rPr>
        <w:t>본</w:t>
      </w:r>
      <w:r w:rsidRPr="00492703">
        <w:rPr>
          <w:szCs w:val="22"/>
        </w:rPr>
        <w:t xml:space="preserve"> </w:t>
      </w:r>
      <w:r w:rsidRPr="00492703">
        <w:rPr>
          <w:rFonts w:hint="eastAsia"/>
          <w:szCs w:val="22"/>
        </w:rPr>
        <w:t>계약의</w:t>
      </w:r>
      <w:r w:rsidRPr="00492703">
        <w:rPr>
          <w:szCs w:val="22"/>
        </w:rPr>
        <w:t xml:space="preserve"> </w:t>
      </w:r>
      <w:r w:rsidRPr="00492703">
        <w:rPr>
          <w:rFonts w:hint="eastAsia"/>
          <w:szCs w:val="22"/>
        </w:rPr>
        <w:t>체결일로부터</w:t>
      </w:r>
      <w:r w:rsidR="00263F9D" w:rsidRPr="00492703">
        <w:rPr>
          <w:szCs w:val="22"/>
        </w:rPr>
        <w:t xml:space="preserve"> 3</w:t>
      </w:r>
      <w:r w:rsidRPr="00492703">
        <w:rPr>
          <w:szCs w:val="22"/>
        </w:rPr>
        <w:t>0</w:t>
      </w:r>
      <w:r w:rsidRPr="00492703">
        <w:rPr>
          <w:rFonts w:hint="eastAsia"/>
          <w:szCs w:val="22"/>
        </w:rPr>
        <w:t>일이</w:t>
      </w:r>
      <w:r w:rsidRPr="00492703">
        <w:rPr>
          <w:szCs w:val="22"/>
        </w:rPr>
        <w:t xml:space="preserve"> </w:t>
      </w:r>
      <w:r w:rsidRPr="00492703">
        <w:rPr>
          <w:rFonts w:hint="eastAsia"/>
          <w:szCs w:val="22"/>
        </w:rPr>
        <w:t>되는</w:t>
      </w:r>
      <w:r w:rsidRPr="00492703">
        <w:rPr>
          <w:szCs w:val="22"/>
        </w:rPr>
        <w:t xml:space="preserve"> </w:t>
      </w:r>
      <w:r w:rsidRPr="00492703">
        <w:rPr>
          <w:rFonts w:hint="eastAsia"/>
          <w:szCs w:val="22"/>
        </w:rPr>
        <w:t>날과</w:t>
      </w:r>
      <w:r w:rsidRPr="00492703">
        <w:rPr>
          <w:szCs w:val="22"/>
        </w:rPr>
        <w:t xml:space="preserve"> </w:t>
      </w:r>
      <w:r w:rsidRPr="00492703">
        <w:rPr>
          <w:rFonts w:hint="eastAsia"/>
          <w:szCs w:val="22"/>
        </w:rPr>
        <w:t>거래종결일</w:t>
      </w:r>
      <w:r w:rsidRPr="00492703">
        <w:rPr>
          <w:szCs w:val="22"/>
        </w:rPr>
        <w:t xml:space="preserve"> </w:t>
      </w:r>
      <w:r w:rsidRPr="00492703">
        <w:rPr>
          <w:rFonts w:hint="eastAsia"/>
          <w:szCs w:val="22"/>
        </w:rPr>
        <w:t>중</w:t>
      </w:r>
      <w:r w:rsidRPr="00492703">
        <w:rPr>
          <w:szCs w:val="22"/>
        </w:rPr>
        <w:t xml:space="preserve"> </w:t>
      </w:r>
      <w:r w:rsidR="004221AE">
        <w:rPr>
          <w:rFonts w:hint="eastAsia"/>
          <w:szCs w:val="22"/>
        </w:rPr>
        <w:t>먼저</w:t>
      </w:r>
      <w:r w:rsidRPr="00492703">
        <w:rPr>
          <w:szCs w:val="22"/>
        </w:rPr>
        <w:t xml:space="preserve"> </w:t>
      </w:r>
      <w:r w:rsidRPr="00492703">
        <w:rPr>
          <w:rFonts w:hint="eastAsia"/>
          <w:szCs w:val="22"/>
        </w:rPr>
        <w:t>도래하는</w:t>
      </w:r>
      <w:r w:rsidRPr="00492703">
        <w:rPr>
          <w:szCs w:val="22"/>
        </w:rPr>
        <w:t xml:space="preserve"> </w:t>
      </w:r>
      <w:r w:rsidRPr="00492703">
        <w:rPr>
          <w:rFonts w:hint="eastAsia"/>
          <w:szCs w:val="22"/>
        </w:rPr>
        <w:t>날</w:t>
      </w:r>
      <w:r w:rsidRPr="00492703">
        <w:rPr>
          <w:szCs w:val="22"/>
        </w:rPr>
        <w:t xml:space="preserve"> </w:t>
      </w:r>
      <w:r w:rsidRPr="00492703">
        <w:rPr>
          <w:rFonts w:hint="eastAsia"/>
          <w:szCs w:val="22"/>
        </w:rPr>
        <w:t>이전에</w:t>
      </w:r>
      <w:r w:rsidRPr="00492703">
        <w:rPr>
          <w:szCs w:val="22"/>
        </w:rPr>
        <w:t xml:space="preserve">, </w:t>
      </w:r>
      <w:r w:rsidRPr="00492703">
        <w:rPr>
          <w:rFonts w:hint="eastAsia"/>
          <w:szCs w:val="22"/>
        </w:rPr>
        <w:t>정부당국에</w:t>
      </w:r>
      <w:r w:rsidRPr="00492703">
        <w:rPr>
          <w:szCs w:val="22"/>
        </w:rPr>
        <w:t xml:space="preserve"> </w:t>
      </w:r>
      <w:r w:rsidRPr="00492703">
        <w:rPr>
          <w:rFonts w:hint="eastAsia"/>
          <w:szCs w:val="22"/>
        </w:rPr>
        <w:t>부동산</w:t>
      </w:r>
      <w:r w:rsidR="004041F1">
        <w:rPr>
          <w:rFonts w:hint="eastAsia"/>
          <w:szCs w:val="22"/>
        </w:rPr>
        <w:t xml:space="preserve"> </w:t>
      </w:r>
      <w:r w:rsidRPr="00492703">
        <w:rPr>
          <w:rFonts w:hint="eastAsia"/>
          <w:szCs w:val="22"/>
        </w:rPr>
        <w:t>거래신고</w:t>
      </w:r>
      <w:r w:rsidR="004041F1">
        <w:rPr>
          <w:rFonts w:hint="eastAsia"/>
          <w:szCs w:val="22"/>
        </w:rPr>
        <w:t xml:space="preserve"> </w:t>
      </w:r>
      <w:r w:rsidR="004041F1">
        <w:rPr>
          <w:rFonts w:hint="eastAsia"/>
          <w:szCs w:val="22"/>
        </w:rPr>
        <w:t>등에</w:t>
      </w:r>
      <w:r w:rsidR="004041F1">
        <w:rPr>
          <w:rFonts w:hint="eastAsia"/>
          <w:szCs w:val="22"/>
        </w:rPr>
        <w:t xml:space="preserve"> </w:t>
      </w:r>
      <w:r w:rsidR="004041F1">
        <w:rPr>
          <w:rFonts w:hint="eastAsia"/>
          <w:szCs w:val="22"/>
        </w:rPr>
        <w:t>관한</w:t>
      </w:r>
      <w:r w:rsidR="004041F1">
        <w:rPr>
          <w:rFonts w:hint="eastAsia"/>
          <w:szCs w:val="22"/>
        </w:rPr>
        <w:t xml:space="preserve"> </w:t>
      </w:r>
      <w:r w:rsidRPr="00492703">
        <w:rPr>
          <w:rFonts w:hint="eastAsia"/>
          <w:szCs w:val="22"/>
        </w:rPr>
        <w:t>법</w:t>
      </w:r>
      <w:r w:rsidR="004041F1">
        <w:rPr>
          <w:rFonts w:hint="eastAsia"/>
          <w:szCs w:val="22"/>
        </w:rPr>
        <w:t>률</w:t>
      </w:r>
      <w:r w:rsidRPr="00492703">
        <w:rPr>
          <w:rFonts w:hint="eastAsia"/>
          <w:szCs w:val="22"/>
        </w:rPr>
        <w:t>에</w:t>
      </w:r>
      <w:r w:rsidR="004041F1">
        <w:rPr>
          <w:rFonts w:hint="eastAsia"/>
          <w:szCs w:val="22"/>
        </w:rPr>
        <w:t xml:space="preserve"> </w:t>
      </w:r>
      <w:r w:rsidR="004041F1">
        <w:rPr>
          <w:rFonts w:hint="eastAsia"/>
          <w:szCs w:val="22"/>
        </w:rPr>
        <w:t>따라</w:t>
      </w:r>
      <w:r w:rsidRPr="00492703">
        <w:rPr>
          <w:szCs w:val="22"/>
        </w:rPr>
        <w:t xml:space="preserve"> </w:t>
      </w:r>
      <w:r w:rsidRPr="00492703">
        <w:rPr>
          <w:rFonts w:hint="eastAsia"/>
          <w:szCs w:val="22"/>
        </w:rPr>
        <w:t>부동산</w:t>
      </w:r>
      <w:r w:rsidRPr="00492703">
        <w:rPr>
          <w:szCs w:val="22"/>
        </w:rPr>
        <w:t xml:space="preserve"> </w:t>
      </w:r>
      <w:r w:rsidRPr="00492703">
        <w:rPr>
          <w:rFonts w:hint="eastAsia"/>
          <w:szCs w:val="22"/>
        </w:rPr>
        <w:t>거래</w:t>
      </w:r>
      <w:r w:rsidR="004041F1">
        <w:rPr>
          <w:rFonts w:hint="eastAsia"/>
          <w:szCs w:val="22"/>
        </w:rPr>
        <w:t xml:space="preserve"> </w:t>
      </w:r>
      <w:r w:rsidRPr="00492703">
        <w:rPr>
          <w:rFonts w:hint="eastAsia"/>
          <w:szCs w:val="22"/>
        </w:rPr>
        <w:t>신고를</w:t>
      </w:r>
      <w:r w:rsidRPr="00492703">
        <w:rPr>
          <w:szCs w:val="22"/>
        </w:rPr>
        <w:t xml:space="preserve"> </w:t>
      </w:r>
      <w:r w:rsidRPr="00492703">
        <w:rPr>
          <w:rFonts w:hint="eastAsia"/>
          <w:szCs w:val="22"/>
        </w:rPr>
        <w:t>하기로</w:t>
      </w:r>
      <w:r w:rsidRPr="00492703">
        <w:rPr>
          <w:szCs w:val="22"/>
        </w:rPr>
        <w:t xml:space="preserve"> </w:t>
      </w:r>
      <w:r w:rsidR="005E22B6" w:rsidRPr="00492703">
        <w:rPr>
          <w:rFonts w:hint="eastAsia"/>
          <w:szCs w:val="22"/>
        </w:rPr>
        <w:t>하</w:t>
      </w:r>
      <w:r w:rsidR="004041F1">
        <w:rPr>
          <w:rFonts w:hint="eastAsia"/>
          <w:szCs w:val="22"/>
        </w:rPr>
        <w:t>며</w:t>
      </w:r>
      <w:r w:rsidR="004041F1">
        <w:rPr>
          <w:rFonts w:hint="eastAsia"/>
          <w:szCs w:val="22"/>
        </w:rPr>
        <w:t>,</w:t>
      </w:r>
      <w:r w:rsidR="005E22B6" w:rsidRPr="00492703">
        <w:rPr>
          <w:szCs w:val="22"/>
        </w:rPr>
        <w:t xml:space="preserve"> </w:t>
      </w:r>
      <w:r w:rsidR="005E22B6" w:rsidRPr="00492703">
        <w:rPr>
          <w:rFonts w:hint="eastAsia"/>
          <w:szCs w:val="22"/>
        </w:rPr>
        <w:t>매도인은</w:t>
      </w:r>
      <w:r w:rsidR="005E22B6" w:rsidRPr="00492703">
        <w:rPr>
          <w:szCs w:val="22"/>
        </w:rPr>
        <w:t xml:space="preserve"> </w:t>
      </w:r>
      <w:r w:rsidR="005E22B6" w:rsidRPr="00492703">
        <w:rPr>
          <w:rFonts w:hint="eastAsia"/>
          <w:szCs w:val="22"/>
        </w:rPr>
        <w:t>이에</w:t>
      </w:r>
      <w:r w:rsidR="005E22B6" w:rsidRPr="00492703">
        <w:rPr>
          <w:szCs w:val="22"/>
        </w:rPr>
        <w:t xml:space="preserve"> </w:t>
      </w:r>
      <w:r w:rsidR="00C817F0" w:rsidRPr="00492703">
        <w:rPr>
          <w:rFonts w:hint="eastAsia"/>
          <w:szCs w:val="22"/>
        </w:rPr>
        <w:t>필요한</w:t>
      </w:r>
      <w:r w:rsidR="00C817F0" w:rsidRPr="00492703">
        <w:rPr>
          <w:szCs w:val="22"/>
        </w:rPr>
        <w:t xml:space="preserve"> </w:t>
      </w:r>
      <w:r w:rsidR="00C817F0" w:rsidRPr="00492703">
        <w:rPr>
          <w:rFonts w:hint="eastAsia"/>
          <w:szCs w:val="22"/>
        </w:rPr>
        <w:t>서류를</w:t>
      </w:r>
      <w:r w:rsidR="00C817F0" w:rsidRPr="00492703">
        <w:rPr>
          <w:szCs w:val="22"/>
        </w:rPr>
        <w:t xml:space="preserve"> </w:t>
      </w:r>
      <w:r w:rsidR="00C817F0" w:rsidRPr="00492703">
        <w:rPr>
          <w:rFonts w:hint="eastAsia"/>
          <w:szCs w:val="22"/>
        </w:rPr>
        <w:t>제공하고</w:t>
      </w:r>
      <w:r w:rsidR="00C817F0" w:rsidRPr="00492703">
        <w:rPr>
          <w:szCs w:val="22"/>
        </w:rPr>
        <w:t xml:space="preserve"> </w:t>
      </w:r>
      <w:r w:rsidR="005E22B6" w:rsidRPr="00492703">
        <w:rPr>
          <w:rFonts w:hint="eastAsia"/>
          <w:szCs w:val="22"/>
        </w:rPr>
        <w:t>협조하기로</w:t>
      </w:r>
      <w:r w:rsidR="005E22B6" w:rsidRPr="00492703">
        <w:rPr>
          <w:szCs w:val="22"/>
        </w:rPr>
        <w:t xml:space="preserve"> </w:t>
      </w:r>
      <w:r w:rsidR="005E22B6" w:rsidRPr="00492703">
        <w:rPr>
          <w:rFonts w:hint="eastAsia"/>
          <w:szCs w:val="22"/>
        </w:rPr>
        <w:t>한다</w:t>
      </w:r>
      <w:r w:rsidR="005E22B6" w:rsidRPr="00492703">
        <w:rPr>
          <w:szCs w:val="22"/>
        </w:rPr>
        <w:t>.</w:t>
      </w:r>
      <w:r w:rsidR="00F731F5" w:rsidRPr="00492703">
        <w:rPr>
          <w:szCs w:val="22"/>
        </w:rPr>
        <w:t xml:space="preserve"> </w:t>
      </w:r>
      <w:r w:rsidR="00F731F5" w:rsidRPr="00492703">
        <w:rPr>
          <w:rFonts w:hint="eastAsia"/>
          <w:szCs w:val="22"/>
        </w:rPr>
        <w:t>또한</w:t>
      </w:r>
      <w:r w:rsidR="00F731F5" w:rsidRPr="00492703">
        <w:rPr>
          <w:szCs w:val="22"/>
        </w:rPr>
        <w:t xml:space="preserve"> </w:t>
      </w:r>
      <w:r w:rsidR="00F731F5" w:rsidRPr="00492703">
        <w:rPr>
          <w:rFonts w:hint="eastAsia"/>
          <w:szCs w:val="22"/>
        </w:rPr>
        <w:t>본건</w:t>
      </w:r>
      <w:r w:rsidR="00F731F5" w:rsidRPr="00492703">
        <w:rPr>
          <w:szCs w:val="22"/>
        </w:rPr>
        <w:t xml:space="preserve"> </w:t>
      </w:r>
      <w:r w:rsidR="00F731F5" w:rsidRPr="00492703">
        <w:rPr>
          <w:rFonts w:hint="eastAsia"/>
          <w:szCs w:val="22"/>
        </w:rPr>
        <w:t>거래의</w:t>
      </w:r>
      <w:r w:rsidR="00F731F5" w:rsidRPr="00492703">
        <w:rPr>
          <w:szCs w:val="22"/>
        </w:rPr>
        <w:t xml:space="preserve"> </w:t>
      </w:r>
      <w:r w:rsidR="00657D96">
        <w:rPr>
          <w:rFonts w:hint="eastAsia"/>
          <w:szCs w:val="22"/>
        </w:rPr>
        <w:t>이행</w:t>
      </w:r>
      <w:r w:rsidR="00F731F5" w:rsidRPr="00492703">
        <w:rPr>
          <w:rFonts w:hint="eastAsia"/>
          <w:szCs w:val="22"/>
        </w:rPr>
        <w:t>과</w:t>
      </w:r>
      <w:r w:rsidR="00F731F5" w:rsidRPr="00492703">
        <w:rPr>
          <w:szCs w:val="22"/>
        </w:rPr>
        <w:t xml:space="preserve"> </w:t>
      </w:r>
      <w:r w:rsidR="00F731F5" w:rsidRPr="00492703">
        <w:rPr>
          <w:rFonts w:hint="eastAsia"/>
          <w:szCs w:val="22"/>
        </w:rPr>
        <w:t>관련하여</w:t>
      </w:r>
      <w:r w:rsidR="00F731F5" w:rsidRPr="00492703">
        <w:rPr>
          <w:szCs w:val="22"/>
        </w:rPr>
        <w:t xml:space="preserve"> </w:t>
      </w:r>
      <w:r w:rsidR="00F731F5" w:rsidRPr="00492703">
        <w:rPr>
          <w:rFonts w:hint="eastAsia"/>
          <w:szCs w:val="22"/>
        </w:rPr>
        <w:t>관련</w:t>
      </w:r>
      <w:r w:rsidR="00F731F5" w:rsidRPr="00492703">
        <w:rPr>
          <w:szCs w:val="22"/>
        </w:rPr>
        <w:t xml:space="preserve"> </w:t>
      </w:r>
      <w:r w:rsidR="00F731F5" w:rsidRPr="00492703">
        <w:rPr>
          <w:rFonts w:hint="eastAsia"/>
          <w:szCs w:val="22"/>
        </w:rPr>
        <w:t>법령상</w:t>
      </w:r>
      <w:r w:rsidR="00F731F5" w:rsidRPr="00492703">
        <w:rPr>
          <w:szCs w:val="22"/>
        </w:rPr>
        <w:t xml:space="preserve"> </w:t>
      </w:r>
      <w:r w:rsidR="00F731F5" w:rsidRPr="00492703">
        <w:rPr>
          <w:rFonts w:hint="eastAsia"/>
          <w:szCs w:val="22"/>
        </w:rPr>
        <w:t>신고</w:t>
      </w:r>
      <w:r w:rsidR="00F731F5" w:rsidRPr="00492703">
        <w:rPr>
          <w:szCs w:val="22"/>
        </w:rPr>
        <w:t xml:space="preserve">, </w:t>
      </w:r>
      <w:r w:rsidR="00F731F5" w:rsidRPr="00492703">
        <w:rPr>
          <w:rFonts w:hint="eastAsia"/>
          <w:szCs w:val="22"/>
        </w:rPr>
        <w:t>보고</w:t>
      </w:r>
      <w:r w:rsidR="00F731F5" w:rsidRPr="00492703">
        <w:rPr>
          <w:szCs w:val="22"/>
        </w:rPr>
        <w:t xml:space="preserve">, </w:t>
      </w:r>
      <w:r w:rsidR="00F731F5" w:rsidRPr="00492703">
        <w:rPr>
          <w:rFonts w:hint="eastAsia"/>
          <w:szCs w:val="22"/>
        </w:rPr>
        <w:t>인허가</w:t>
      </w:r>
      <w:r w:rsidR="00F731F5" w:rsidRPr="00492703">
        <w:rPr>
          <w:szCs w:val="22"/>
        </w:rPr>
        <w:t xml:space="preserve"> </w:t>
      </w:r>
      <w:r w:rsidR="00F731F5" w:rsidRPr="00492703">
        <w:rPr>
          <w:rFonts w:hint="eastAsia"/>
          <w:szCs w:val="22"/>
        </w:rPr>
        <w:t>등이</w:t>
      </w:r>
      <w:r w:rsidR="00F731F5" w:rsidRPr="00492703">
        <w:rPr>
          <w:szCs w:val="22"/>
        </w:rPr>
        <w:t xml:space="preserve"> </w:t>
      </w:r>
      <w:r w:rsidR="00F731F5" w:rsidRPr="00492703">
        <w:rPr>
          <w:rFonts w:hint="eastAsia"/>
          <w:szCs w:val="22"/>
        </w:rPr>
        <w:t>필요한</w:t>
      </w:r>
      <w:r w:rsidR="00F731F5" w:rsidRPr="00492703">
        <w:rPr>
          <w:szCs w:val="22"/>
        </w:rPr>
        <w:t xml:space="preserve"> </w:t>
      </w:r>
      <w:r w:rsidR="00F731F5" w:rsidRPr="00492703">
        <w:rPr>
          <w:rFonts w:hint="eastAsia"/>
          <w:szCs w:val="22"/>
        </w:rPr>
        <w:t>경우</w:t>
      </w:r>
      <w:r w:rsidR="00F731F5" w:rsidRPr="00492703">
        <w:rPr>
          <w:szCs w:val="22"/>
        </w:rPr>
        <w:t xml:space="preserve">, </w:t>
      </w:r>
      <w:r w:rsidR="00F731F5" w:rsidRPr="00492703">
        <w:rPr>
          <w:rFonts w:hint="eastAsia"/>
          <w:szCs w:val="22"/>
        </w:rPr>
        <w:t>매수인과</w:t>
      </w:r>
      <w:r w:rsidR="00F731F5" w:rsidRPr="00492703">
        <w:rPr>
          <w:szCs w:val="22"/>
        </w:rPr>
        <w:t xml:space="preserve"> </w:t>
      </w:r>
      <w:r w:rsidR="00F731F5" w:rsidRPr="00492703">
        <w:rPr>
          <w:rFonts w:hint="eastAsia"/>
          <w:szCs w:val="22"/>
        </w:rPr>
        <w:t>매도인은</w:t>
      </w:r>
      <w:r w:rsidR="00F731F5" w:rsidRPr="00492703">
        <w:rPr>
          <w:szCs w:val="22"/>
        </w:rPr>
        <w:t xml:space="preserve"> </w:t>
      </w:r>
      <w:r w:rsidR="00F731F5" w:rsidRPr="00492703">
        <w:rPr>
          <w:rFonts w:hint="eastAsia"/>
          <w:szCs w:val="22"/>
        </w:rPr>
        <w:t>서로</w:t>
      </w:r>
      <w:r w:rsidR="00F731F5" w:rsidRPr="00492703">
        <w:rPr>
          <w:szCs w:val="22"/>
        </w:rPr>
        <w:t xml:space="preserve"> </w:t>
      </w:r>
      <w:r w:rsidR="00F731F5" w:rsidRPr="00492703">
        <w:rPr>
          <w:rFonts w:hint="eastAsia"/>
          <w:szCs w:val="22"/>
        </w:rPr>
        <w:t>협조하여</w:t>
      </w:r>
      <w:r w:rsidR="00F731F5" w:rsidRPr="00492703">
        <w:rPr>
          <w:szCs w:val="22"/>
        </w:rPr>
        <w:t xml:space="preserve"> </w:t>
      </w:r>
      <w:r w:rsidR="00F731F5" w:rsidRPr="00492703">
        <w:rPr>
          <w:rFonts w:hint="eastAsia"/>
          <w:szCs w:val="22"/>
        </w:rPr>
        <w:t>이를</w:t>
      </w:r>
      <w:r w:rsidR="00F731F5" w:rsidRPr="00492703">
        <w:rPr>
          <w:szCs w:val="22"/>
        </w:rPr>
        <w:t xml:space="preserve"> </w:t>
      </w:r>
      <w:r w:rsidR="00F731F5" w:rsidRPr="00492703">
        <w:rPr>
          <w:rFonts w:hint="eastAsia"/>
          <w:szCs w:val="22"/>
        </w:rPr>
        <w:t>이행하기로</w:t>
      </w:r>
      <w:r w:rsidR="00F731F5" w:rsidRPr="00492703">
        <w:rPr>
          <w:szCs w:val="22"/>
        </w:rPr>
        <w:t xml:space="preserve"> </w:t>
      </w:r>
      <w:r w:rsidR="00F731F5" w:rsidRPr="00492703">
        <w:rPr>
          <w:rFonts w:hint="eastAsia"/>
          <w:szCs w:val="22"/>
        </w:rPr>
        <w:t>한다</w:t>
      </w:r>
      <w:r w:rsidR="00F731F5" w:rsidRPr="00492703">
        <w:rPr>
          <w:szCs w:val="22"/>
        </w:rPr>
        <w:t>.</w:t>
      </w:r>
    </w:p>
    <w:p w14:paraId="4C36706E" w14:textId="77777777" w:rsidR="00400915" w:rsidRPr="00400915" w:rsidRDefault="00400915" w:rsidP="007008A0">
      <w:pPr>
        <w:tabs>
          <w:tab w:val="left" w:pos="-1440"/>
        </w:tabs>
        <w:snapToGrid w:val="0"/>
        <w:ind w:left="567"/>
        <w:rPr>
          <w:szCs w:val="22"/>
        </w:rPr>
      </w:pPr>
    </w:p>
    <w:p w14:paraId="35326343" w14:textId="680BBFF8" w:rsidR="004560CB" w:rsidRDefault="007B634F" w:rsidP="00AF5E56">
      <w:pPr>
        <w:numPr>
          <w:ilvl w:val="0"/>
          <w:numId w:val="6"/>
        </w:numPr>
        <w:tabs>
          <w:tab w:val="left" w:pos="-1440"/>
        </w:tabs>
        <w:snapToGrid w:val="0"/>
        <w:rPr>
          <w:szCs w:val="22"/>
        </w:rPr>
      </w:pPr>
      <w:commentRangeStart w:id="74"/>
      <w:commentRangeStart w:id="75"/>
      <w:r>
        <w:rPr>
          <w:rFonts w:hint="eastAsia"/>
          <w:szCs w:val="22"/>
          <w:u w:val="single"/>
        </w:rPr>
        <w:t>임대차</w:t>
      </w:r>
      <w:r w:rsidRPr="004560CB">
        <w:rPr>
          <w:rFonts w:hint="eastAsia"/>
          <w:szCs w:val="22"/>
          <w:u w:val="single"/>
        </w:rPr>
        <w:t xml:space="preserve"> </w:t>
      </w:r>
      <w:r w:rsidRPr="004560CB">
        <w:rPr>
          <w:rFonts w:hint="eastAsia"/>
          <w:szCs w:val="22"/>
          <w:u w:val="single"/>
        </w:rPr>
        <w:t>계약의</w:t>
      </w:r>
      <w:r w:rsidRPr="004560CB">
        <w:rPr>
          <w:rFonts w:hint="eastAsia"/>
          <w:szCs w:val="22"/>
          <w:u w:val="single"/>
        </w:rPr>
        <w:t xml:space="preserve"> </w:t>
      </w:r>
      <w:r w:rsidRPr="004560CB">
        <w:rPr>
          <w:rFonts w:hint="eastAsia"/>
          <w:szCs w:val="22"/>
          <w:u w:val="single"/>
        </w:rPr>
        <w:t>승계</w:t>
      </w:r>
      <w:commentRangeEnd w:id="74"/>
      <w:r w:rsidR="00A33B7F">
        <w:rPr>
          <w:rStyle w:val="afd"/>
          <w:rFonts w:hint="eastAsia"/>
          <w:sz w:val="22"/>
          <w:szCs w:val="22"/>
        </w:rPr>
        <w:commentReference w:id="74"/>
      </w:r>
      <w:commentRangeEnd w:id="75"/>
      <w:r w:rsidR="000C1CA4">
        <w:rPr>
          <w:rStyle w:val="afd"/>
          <w:rFonts w:hint="eastAsia"/>
          <w:sz w:val="22"/>
          <w:szCs w:val="22"/>
        </w:rPr>
        <w:commentReference w:id="75"/>
      </w:r>
      <w:r w:rsidR="004560CB">
        <w:rPr>
          <w:rFonts w:hint="eastAsia"/>
          <w:szCs w:val="22"/>
        </w:rPr>
        <w:t xml:space="preserve">: </w:t>
      </w:r>
      <w:r>
        <w:rPr>
          <w:rFonts w:hint="eastAsia"/>
          <w:szCs w:val="22"/>
        </w:rPr>
        <w:t>매수인은</w:t>
      </w:r>
      <w:r>
        <w:rPr>
          <w:rFonts w:hint="eastAsia"/>
          <w:szCs w:val="22"/>
        </w:rPr>
        <w:t xml:space="preserve"> </w:t>
      </w:r>
      <w:r>
        <w:rPr>
          <w:rFonts w:hint="eastAsia"/>
          <w:szCs w:val="22"/>
        </w:rPr>
        <w:t>거래종결일에</w:t>
      </w:r>
      <w:r>
        <w:rPr>
          <w:rFonts w:hint="eastAsia"/>
          <w:szCs w:val="22"/>
        </w:rPr>
        <w:t xml:space="preserve"> </w:t>
      </w:r>
      <w:r w:rsidR="00D91E77" w:rsidRPr="00D91E77">
        <w:rPr>
          <w:rFonts w:hint="eastAsia"/>
          <w:szCs w:val="22"/>
        </w:rPr>
        <w:t>본건</w:t>
      </w:r>
      <w:r w:rsidR="00D91E77" w:rsidRPr="00D91E77">
        <w:rPr>
          <w:rFonts w:hint="eastAsia"/>
          <w:szCs w:val="22"/>
        </w:rPr>
        <w:t xml:space="preserve"> </w:t>
      </w:r>
      <w:r w:rsidR="00D91E77" w:rsidRPr="00D91E77">
        <w:rPr>
          <w:rFonts w:hint="eastAsia"/>
          <w:szCs w:val="22"/>
        </w:rPr>
        <w:t>임대차계약</w:t>
      </w:r>
      <w:r w:rsidRPr="007B634F">
        <w:rPr>
          <w:szCs w:val="22"/>
        </w:rPr>
        <w:t>을</w:t>
      </w:r>
      <w:r w:rsidRPr="007B634F">
        <w:rPr>
          <w:szCs w:val="22"/>
        </w:rPr>
        <w:t xml:space="preserve"> </w:t>
      </w:r>
      <w:r w:rsidRPr="007B634F">
        <w:rPr>
          <w:szCs w:val="22"/>
        </w:rPr>
        <w:t>전부</w:t>
      </w:r>
      <w:r w:rsidRPr="007B634F">
        <w:rPr>
          <w:szCs w:val="22"/>
        </w:rPr>
        <w:t xml:space="preserve"> </w:t>
      </w:r>
      <w:r w:rsidRPr="007B634F">
        <w:rPr>
          <w:szCs w:val="22"/>
        </w:rPr>
        <w:t>승계하여야</w:t>
      </w:r>
      <w:r w:rsidRPr="007B634F">
        <w:rPr>
          <w:szCs w:val="22"/>
        </w:rPr>
        <w:t xml:space="preserve"> </w:t>
      </w:r>
      <w:r w:rsidRPr="007B634F">
        <w:rPr>
          <w:szCs w:val="22"/>
        </w:rPr>
        <w:t>하며</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각</w:t>
      </w:r>
      <w:r w:rsidRPr="007B634F">
        <w:rPr>
          <w:szCs w:val="22"/>
        </w:rPr>
        <w:t xml:space="preserve"> </w:t>
      </w:r>
      <w:r w:rsidRPr="007B634F">
        <w:rPr>
          <w:szCs w:val="22"/>
        </w:rPr>
        <w:t>임차인에게</w:t>
      </w:r>
      <w:r w:rsidRPr="007B634F">
        <w:rPr>
          <w:szCs w:val="22"/>
        </w:rPr>
        <w:t xml:space="preserve"> </w:t>
      </w:r>
      <w:r w:rsidRPr="007B634F">
        <w:rPr>
          <w:szCs w:val="22"/>
        </w:rPr>
        <w:t>임대차보증금을</w:t>
      </w:r>
      <w:r w:rsidRPr="007B634F">
        <w:rPr>
          <w:szCs w:val="22"/>
        </w:rPr>
        <w:t xml:space="preserve"> </w:t>
      </w:r>
      <w:r w:rsidRPr="007B634F">
        <w:rPr>
          <w:szCs w:val="22"/>
        </w:rPr>
        <w:t>반환할</w:t>
      </w:r>
      <w:r w:rsidRPr="007B634F">
        <w:rPr>
          <w:szCs w:val="22"/>
        </w:rPr>
        <w:t xml:space="preserve"> </w:t>
      </w:r>
      <w:r w:rsidRPr="007B634F">
        <w:rPr>
          <w:szCs w:val="22"/>
        </w:rPr>
        <w:t>의무를</w:t>
      </w:r>
      <w:r w:rsidRPr="007B634F">
        <w:rPr>
          <w:szCs w:val="22"/>
        </w:rPr>
        <w:t xml:space="preserve"> </w:t>
      </w:r>
      <w:r w:rsidRPr="007B634F">
        <w:rPr>
          <w:szCs w:val="22"/>
        </w:rPr>
        <w:t>포함하여</w:t>
      </w:r>
      <w:r w:rsidRPr="007B634F">
        <w:rPr>
          <w:szCs w:val="22"/>
        </w:rPr>
        <w:t xml:space="preserve"> </w:t>
      </w:r>
      <w:r w:rsidRPr="007B634F">
        <w:rPr>
          <w:szCs w:val="22"/>
        </w:rPr>
        <w:t>임대차계약상</w:t>
      </w:r>
      <w:r w:rsidRPr="007B634F">
        <w:rPr>
          <w:szCs w:val="22"/>
        </w:rPr>
        <w:t xml:space="preserve"> </w:t>
      </w:r>
      <w:r w:rsidRPr="007B634F">
        <w:rPr>
          <w:szCs w:val="22"/>
        </w:rPr>
        <w:t>임대인으로서의</w:t>
      </w:r>
      <w:r w:rsidRPr="007B634F">
        <w:rPr>
          <w:szCs w:val="22"/>
        </w:rPr>
        <w:t xml:space="preserve"> </w:t>
      </w:r>
      <w:r w:rsidRPr="007B634F">
        <w:rPr>
          <w:szCs w:val="22"/>
        </w:rPr>
        <w:t>모든</w:t>
      </w:r>
      <w:r w:rsidRPr="007B634F">
        <w:rPr>
          <w:szCs w:val="22"/>
        </w:rPr>
        <w:t xml:space="preserve"> </w:t>
      </w:r>
      <w:r w:rsidRPr="007B634F">
        <w:rPr>
          <w:szCs w:val="22"/>
        </w:rPr>
        <w:t>의무와</w:t>
      </w:r>
      <w:r w:rsidRPr="007B634F">
        <w:rPr>
          <w:szCs w:val="22"/>
        </w:rPr>
        <w:t xml:space="preserve"> </w:t>
      </w:r>
      <w:r w:rsidRPr="007B634F">
        <w:rPr>
          <w:szCs w:val="22"/>
        </w:rPr>
        <w:t>그에</w:t>
      </w:r>
      <w:r w:rsidRPr="007B634F">
        <w:rPr>
          <w:szCs w:val="22"/>
        </w:rPr>
        <w:t xml:space="preserve"> </w:t>
      </w:r>
      <w:r w:rsidRPr="007B634F">
        <w:rPr>
          <w:szCs w:val="22"/>
        </w:rPr>
        <w:t>따라</w:t>
      </w:r>
      <w:r w:rsidRPr="007B634F">
        <w:rPr>
          <w:szCs w:val="22"/>
        </w:rPr>
        <w:t xml:space="preserve"> </w:t>
      </w:r>
      <w:r w:rsidRPr="007B634F">
        <w:rPr>
          <w:szCs w:val="22"/>
        </w:rPr>
        <w:t>설정되어</w:t>
      </w:r>
      <w:r w:rsidRPr="007B634F">
        <w:rPr>
          <w:szCs w:val="22"/>
        </w:rPr>
        <w:t xml:space="preserve"> </w:t>
      </w:r>
      <w:r w:rsidRPr="007B634F">
        <w:rPr>
          <w:szCs w:val="22"/>
        </w:rPr>
        <w:t>유지되고</w:t>
      </w:r>
      <w:r w:rsidRPr="007B634F">
        <w:rPr>
          <w:szCs w:val="22"/>
        </w:rPr>
        <w:t xml:space="preserve"> </w:t>
      </w:r>
      <w:r w:rsidRPr="007B634F">
        <w:rPr>
          <w:szCs w:val="22"/>
        </w:rPr>
        <w:t>있는</w:t>
      </w:r>
      <w:r w:rsidRPr="007B634F">
        <w:rPr>
          <w:szCs w:val="22"/>
        </w:rPr>
        <w:t xml:space="preserve"> </w:t>
      </w:r>
      <w:r w:rsidRPr="007B634F">
        <w:rPr>
          <w:szCs w:val="22"/>
        </w:rPr>
        <w:t>모든</w:t>
      </w:r>
      <w:r w:rsidRPr="007B634F">
        <w:rPr>
          <w:szCs w:val="22"/>
        </w:rPr>
        <w:t xml:space="preserve"> </w:t>
      </w:r>
      <w:r w:rsidRPr="007B634F">
        <w:rPr>
          <w:szCs w:val="22"/>
        </w:rPr>
        <w:t>부담을</w:t>
      </w:r>
      <w:r w:rsidRPr="007B634F">
        <w:rPr>
          <w:szCs w:val="22"/>
        </w:rPr>
        <w:t xml:space="preserve"> </w:t>
      </w:r>
      <w:r w:rsidRPr="007B634F">
        <w:rPr>
          <w:szCs w:val="22"/>
        </w:rPr>
        <w:t>인수한다</w:t>
      </w:r>
      <w:r w:rsidRPr="007B634F">
        <w:rPr>
          <w:szCs w:val="22"/>
        </w:rPr>
        <w:t xml:space="preserve">. </w:t>
      </w:r>
      <w:r w:rsidR="00C80343" w:rsidRPr="00C80343">
        <w:rPr>
          <w:szCs w:val="22"/>
        </w:rPr>
        <w:t>다만</w:t>
      </w:r>
      <w:r w:rsidR="00C80343" w:rsidRPr="00C80343">
        <w:rPr>
          <w:szCs w:val="22"/>
        </w:rPr>
        <w:t xml:space="preserve">, </w:t>
      </w:r>
      <w:r w:rsidR="00C80343" w:rsidRPr="00C80343">
        <w:rPr>
          <w:szCs w:val="22"/>
        </w:rPr>
        <w:t>거래종결일</w:t>
      </w:r>
      <w:r w:rsidR="00C80343" w:rsidRPr="00C80343">
        <w:rPr>
          <w:szCs w:val="22"/>
        </w:rPr>
        <w:t xml:space="preserve"> </w:t>
      </w:r>
      <w:r w:rsidR="00C80343" w:rsidRPr="00C80343">
        <w:rPr>
          <w:szCs w:val="22"/>
        </w:rPr>
        <w:t>전에</w:t>
      </w:r>
      <w:r w:rsidR="00C80343" w:rsidRPr="00C80343">
        <w:rPr>
          <w:szCs w:val="22"/>
        </w:rPr>
        <w:t xml:space="preserve"> </w:t>
      </w:r>
      <w:r w:rsidR="00C80343" w:rsidRPr="00C80343">
        <w:rPr>
          <w:szCs w:val="22"/>
        </w:rPr>
        <w:t>발생한</w:t>
      </w:r>
      <w:r w:rsidR="00C80343" w:rsidRPr="00C80343">
        <w:rPr>
          <w:szCs w:val="22"/>
        </w:rPr>
        <w:t xml:space="preserve"> </w:t>
      </w:r>
      <w:r w:rsidR="00C80343" w:rsidRPr="00C80343">
        <w:rPr>
          <w:szCs w:val="22"/>
        </w:rPr>
        <w:t>사유로</w:t>
      </w:r>
      <w:r w:rsidR="00C80343" w:rsidRPr="00C80343">
        <w:rPr>
          <w:szCs w:val="22"/>
        </w:rPr>
        <w:t xml:space="preserve"> </w:t>
      </w:r>
      <w:r w:rsidR="00C80343" w:rsidRPr="00C80343">
        <w:rPr>
          <w:szCs w:val="22"/>
        </w:rPr>
        <w:t>인한</w:t>
      </w:r>
      <w:r w:rsidR="00C80343" w:rsidRPr="00C80343">
        <w:rPr>
          <w:szCs w:val="22"/>
        </w:rPr>
        <w:t xml:space="preserve"> </w:t>
      </w:r>
      <w:r w:rsidR="00C80343" w:rsidRPr="00C80343">
        <w:rPr>
          <w:szCs w:val="22"/>
        </w:rPr>
        <w:t>본건</w:t>
      </w:r>
      <w:r w:rsidR="00C80343" w:rsidRPr="00C80343">
        <w:rPr>
          <w:szCs w:val="22"/>
        </w:rPr>
        <w:t xml:space="preserve"> </w:t>
      </w:r>
      <w:r w:rsidR="00C80343" w:rsidRPr="00C80343">
        <w:rPr>
          <w:szCs w:val="22"/>
        </w:rPr>
        <w:t>임대차계약상</w:t>
      </w:r>
      <w:r w:rsidR="00C80343" w:rsidRPr="00C80343">
        <w:rPr>
          <w:szCs w:val="22"/>
        </w:rPr>
        <w:t xml:space="preserve"> </w:t>
      </w:r>
      <w:r w:rsidR="00C80343" w:rsidRPr="00C80343">
        <w:rPr>
          <w:szCs w:val="22"/>
        </w:rPr>
        <w:t>임대인의</w:t>
      </w:r>
      <w:r w:rsidR="00C80343" w:rsidRPr="00C80343">
        <w:rPr>
          <w:szCs w:val="22"/>
        </w:rPr>
        <w:t xml:space="preserve"> </w:t>
      </w:r>
      <w:r w:rsidR="00C80343" w:rsidRPr="00C80343">
        <w:rPr>
          <w:szCs w:val="22"/>
        </w:rPr>
        <w:t>의무</w:t>
      </w:r>
      <w:r w:rsidR="00C80343" w:rsidRPr="00C80343">
        <w:rPr>
          <w:szCs w:val="22"/>
        </w:rPr>
        <w:t xml:space="preserve"> </w:t>
      </w:r>
      <w:r w:rsidR="00C80343" w:rsidRPr="00C80343">
        <w:rPr>
          <w:szCs w:val="22"/>
        </w:rPr>
        <w:t>위반에</w:t>
      </w:r>
      <w:r w:rsidR="00C80343" w:rsidRPr="00C80343">
        <w:rPr>
          <w:szCs w:val="22"/>
        </w:rPr>
        <w:t xml:space="preserve"> </w:t>
      </w:r>
      <w:r w:rsidR="00C80343" w:rsidRPr="00C80343">
        <w:rPr>
          <w:szCs w:val="22"/>
        </w:rPr>
        <w:t>따른</w:t>
      </w:r>
      <w:r w:rsidR="00C80343" w:rsidRPr="00C80343">
        <w:rPr>
          <w:szCs w:val="22"/>
        </w:rPr>
        <w:t xml:space="preserve"> </w:t>
      </w:r>
      <w:r w:rsidR="00C80343" w:rsidRPr="00C80343">
        <w:rPr>
          <w:szCs w:val="22"/>
        </w:rPr>
        <w:t>책임</w:t>
      </w:r>
      <w:r w:rsidR="00692E60" w:rsidRPr="00692E60">
        <w:rPr>
          <w:szCs w:val="22"/>
        </w:rPr>
        <w:t>(</w:t>
      </w:r>
      <w:r w:rsidR="00692E60" w:rsidRPr="00692E60">
        <w:rPr>
          <w:szCs w:val="22"/>
        </w:rPr>
        <w:t>거래종결일</w:t>
      </w:r>
      <w:r w:rsidR="00692E60" w:rsidRPr="00692E60">
        <w:rPr>
          <w:szCs w:val="22"/>
        </w:rPr>
        <w:t xml:space="preserve"> </w:t>
      </w:r>
      <w:r w:rsidR="00692E60" w:rsidRPr="00692E60">
        <w:rPr>
          <w:szCs w:val="22"/>
        </w:rPr>
        <w:t>이후에</w:t>
      </w:r>
      <w:r w:rsidR="00692E60" w:rsidRPr="00692E60">
        <w:rPr>
          <w:szCs w:val="22"/>
        </w:rPr>
        <w:t xml:space="preserve"> </w:t>
      </w:r>
      <w:r w:rsidR="00692E60" w:rsidRPr="00692E60">
        <w:rPr>
          <w:szCs w:val="22"/>
        </w:rPr>
        <w:t>확인된</w:t>
      </w:r>
      <w:r w:rsidR="00692E60" w:rsidRPr="00692E60">
        <w:rPr>
          <w:szCs w:val="22"/>
        </w:rPr>
        <w:t xml:space="preserve"> </w:t>
      </w:r>
      <w:r w:rsidR="00692E60" w:rsidRPr="00692E60">
        <w:rPr>
          <w:szCs w:val="22"/>
        </w:rPr>
        <w:t>경우를</w:t>
      </w:r>
      <w:r w:rsidR="00692E60" w:rsidRPr="00692E60">
        <w:rPr>
          <w:szCs w:val="22"/>
        </w:rPr>
        <w:t xml:space="preserve"> </w:t>
      </w:r>
      <w:r w:rsidR="00692E60" w:rsidRPr="00692E60">
        <w:rPr>
          <w:szCs w:val="22"/>
        </w:rPr>
        <w:t>포함함</w:t>
      </w:r>
      <w:r w:rsidR="00692E60" w:rsidRPr="00692E60">
        <w:rPr>
          <w:szCs w:val="22"/>
        </w:rPr>
        <w:t>)</w:t>
      </w:r>
      <w:r w:rsidR="00C80343" w:rsidRPr="00C80343">
        <w:rPr>
          <w:szCs w:val="22"/>
        </w:rPr>
        <w:t>은</w:t>
      </w:r>
      <w:r w:rsidR="00C80343" w:rsidRPr="00C80343">
        <w:rPr>
          <w:szCs w:val="22"/>
        </w:rPr>
        <w:t xml:space="preserve"> </w:t>
      </w:r>
      <w:r w:rsidR="00C80343" w:rsidRPr="00C80343">
        <w:rPr>
          <w:szCs w:val="22"/>
        </w:rPr>
        <w:t>매수인에게</w:t>
      </w:r>
      <w:r w:rsidR="00C80343" w:rsidRPr="00C80343">
        <w:rPr>
          <w:szCs w:val="22"/>
        </w:rPr>
        <w:t xml:space="preserve"> </w:t>
      </w:r>
      <w:r w:rsidR="00C80343" w:rsidRPr="00C80343">
        <w:rPr>
          <w:szCs w:val="22"/>
        </w:rPr>
        <w:t>승계되지</w:t>
      </w:r>
      <w:r w:rsidR="00C80343" w:rsidRPr="00C80343">
        <w:rPr>
          <w:szCs w:val="22"/>
        </w:rPr>
        <w:t xml:space="preserve"> </w:t>
      </w:r>
      <w:r w:rsidR="00C80343" w:rsidRPr="00C80343">
        <w:rPr>
          <w:szCs w:val="22"/>
        </w:rPr>
        <w:t>아니</w:t>
      </w:r>
      <w:r w:rsidR="00692E60" w:rsidRPr="00692E60">
        <w:rPr>
          <w:szCs w:val="22"/>
        </w:rPr>
        <w:t>하고</w:t>
      </w:r>
      <w:r w:rsidR="00692E60" w:rsidRPr="00692E60">
        <w:rPr>
          <w:szCs w:val="22"/>
        </w:rPr>
        <w:t xml:space="preserve"> </w:t>
      </w:r>
      <w:r w:rsidR="00692E60" w:rsidRPr="00692E60">
        <w:rPr>
          <w:szCs w:val="22"/>
        </w:rPr>
        <w:t>매도인이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부담하며</w:t>
      </w:r>
      <w:r w:rsidR="00692E60" w:rsidRPr="00692E60">
        <w:rPr>
          <w:szCs w:val="22"/>
        </w:rPr>
        <w:t xml:space="preserve">, </w:t>
      </w:r>
      <w:r w:rsidR="00692E60" w:rsidRPr="002D2A33">
        <w:rPr>
          <w:szCs w:val="22"/>
          <w:u w:val="single"/>
        </w:rPr>
        <w:t>별첨</w:t>
      </w:r>
      <w:r w:rsidR="00692E60" w:rsidRPr="002D2A33">
        <w:rPr>
          <w:szCs w:val="22"/>
          <w:u w:val="single"/>
        </w:rPr>
        <w:t xml:space="preserve"> 7</w:t>
      </w:r>
      <w:r w:rsidR="00692E60" w:rsidRPr="00692E60">
        <w:rPr>
          <w:szCs w:val="22"/>
        </w:rPr>
        <w:t xml:space="preserve"> </w:t>
      </w:r>
      <w:r w:rsidR="00692E60" w:rsidRPr="00692E60">
        <w:rPr>
          <w:szCs w:val="22"/>
        </w:rPr>
        <w:t>기재</w:t>
      </w:r>
      <w:r w:rsidR="00692E60" w:rsidRPr="00692E60">
        <w:rPr>
          <w:szCs w:val="22"/>
        </w:rPr>
        <w:t xml:space="preserve"> </w:t>
      </w:r>
      <w:r w:rsidR="00692E60" w:rsidRPr="00692E60">
        <w:rPr>
          <w:szCs w:val="22"/>
        </w:rPr>
        <w:t>임대차계약</w:t>
      </w:r>
      <w:r w:rsidR="00692E60" w:rsidRPr="00692E60">
        <w:rPr>
          <w:szCs w:val="22"/>
        </w:rPr>
        <w:t xml:space="preserve"> </w:t>
      </w:r>
      <w:r w:rsidR="00692E60" w:rsidRPr="00692E60">
        <w:rPr>
          <w:szCs w:val="22"/>
        </w:rPr>
        <w:t>승계동의서에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매수인이</w:t>
      </w:r>
      <w:r w:rsidR="00692E60" w:rsidRPr="00692E60">
        <w:rPr>
          <w:szCs w:val="22"/>
        </w:rPr>
        <w:t xml:space="preserve"> </w:t>
      </w:r>
      <w:r w:rsidR="00692E60" w:rsidRPr="00692E60">
        <w:rPr>
          <w:szCs w:val="22"/>
        </w:rPr>
        <w:t>임차인에</w:t>
      </w:r>
      <w:r w:rsidR="00692E60" w:rsidRPr="00692E60">
        <w:rPr>
          <w:szCs w:val="22"/>
        </w:rPr>
        <w:t xml:space="preserve"> </w:t>
      </w:r>
      <w:r w:rsidR="00692E60" w:rsidRPr="00692E60">
        <w:rPr>
          <w:szCs w:val="22"/>
        </w:rPr>
        <w:t>대하여</w:t>
      </w:r>
      <w:r w:rsidR="00692E60" w:rsidRPr="00692E60">
        <w:rPr>
          <w:szCs w:val="22"/>
        </w:rPr>
        <w:t xml:space="preserve"> </w:t>
      </w:r>
      <w:r w:rsidR="00692E60" w:rsidRPr="00692E60">
        <w:rPr>
          <w:szCs w:val="22"/>
        </w:rPr>
        <w:t>그</w:t>
      </w:r>
      <w:r w:rsidR="00692E60" w:rsidRPr="00692E60">
        <w:rPr>
          <w:szCs w:val="22"/>
        </w:rPr>
        <w:t xml:space="preserve"> </w:t>
      </w:r>
      <w:r w:rsidR="00692E60" w:rsidRPr="00692E60">
        <w:rPr>
          <w:szCs w:val="22"/>
        </w:rPr>
        <w:t>책임을</w:t>
      </w:r>
      <w:r w:rsidR="00692E60" w:rsidRPr="00692E60">
        <w:rPr>
          <w:szCs w:val="22"/>
        </w:rPr>
        <w:t xml:space="preserve"> </w:t>
      </w:r>
      <w:r w:rsidR="00692E60" w:rsidRPr="00692E60">
        <w:rPr>
          <w:szCs w:val="22"/>
        </w:rPr>
        <w:t>이행하거나</w:t>
      </w:r>
      <w:r w:rsidR="00692E60" w:rsidRPr="00692E60">
        <w:rPr>
          <w:szCs w:val="22"/>
        </w:rPr>
        <w:t xml:space="preserve"> </w:t>
      </w:r>
      <w:r w:rsidR="00692E60" w:rsidRPr="00692E60">
        <w:rPr>
          <w:szCs w:val="22"/>
        </w:rPr>
        <w:t>부담한</w:t>
      </w:r>
      <w:r w:rsidR="00692E60" w:rsidRPr="00692E60">
        <w:rPr>
          <w:szCs w:val="22"/>
        </w:rPr>
        <w:t xml:space="preserve"> </w:t>
      </w:r>
      <w:r w:rsidR="00692E60" w:rsidRPr="00692E60">
        <w:rPr>
          <w:szCs w:val="22"/>
        </w:rPr>
        <w:t>경우</w:t>
      </w:r>
      <w:r w:rsidR="00692E60" w:rsidRPr="00692E60">
        <w:rPr>
          <w:szCs w:val="22"/>
        </w:rPr>
        <w:t xml:space="preserve"> </w:t>
      </w:r>
      <w:r w:rsidR="00692E60" w:rsidRPr="00692E60">
        <w:rPr>
          <w:szCs w:val="22"/>
        </w:rPr>
        <w:t>매도인은</w:t>
      </w:r>
      <w:r w:rsidR="00692E60" w:rsidRPr="00692E60">
        <w:rPr>
          <w:szCs w:val="22"/>
        </w:rPr>
        <w:t xml:space="preserve"> </w:t>
      </w:r>
      <w:r w:rsidR="00692E60" w:rsidRPr="00692E60">
        <w:rPr>
          <w:szCs w:val="22"/>
        </w:rPr>
        <w:t>매수인의</w:t>
      </w:r>
      <w:r w:rsidR="00692E60" w:rsidRPr="00692E60">
        <w:rPr>
          <w:szCs w:val="22"/>
        </w:rPr>
        <w:t xml:space="preserve"> </w:t>
      </w:r>
      <w:r w:rsidR="00692E60" w:rsidRPr="00692E60">
        <w:rPr>
          <w:szCs w:val="22"/>
        </w:rPr>
        <w:t>청구에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지체</w:t>
      </w:r>
      <w:r w:rsidR="00692E60" w:rsidRPr="00692E60">
        <w:rPr>
          <w:szCs w:val="22"/>
        </w:rPr>
        <w:t xml:space="preserve"> </w:t>
      </w:r>
      <w:r w:rsidR="00692E60" w:rsidRPr="00692E60">
        <w:rPr>
          <w:szCs w:val="22"/>
        </w:rPr>
        <w:t>없이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매수인에게</w:t>
      </w:r>
      <w:r w:rsidR="00692E60" w:rsidRPr="00692E60">
        <w:rPr>
          <w:szCs w:val="22"/>
        </w:rPr>
        <w:t xml:space="preserve"> </w:t>
      </w:r>
      <w:r w:rsidR="00692E60" w:rsidRPr="00692E60">
        <w:rPr>
          <w:szCs w:val="22"/>
        </w:rPr>
        <w:t>상환한다</w:t>
      </w:r>
      <w:r w:rsidR="00692E60" w:rsidRPr="00692E60">
        <w:rPr>
          <w:szCs w:val="22"/>
        </w:rPr>
        <w:t xml:space="preserve">. </w:t>
      </w:r>
      <w:r w:rsidR="00692E60" w:rsidRPr="00692E60">
        <w:rPr>
          <w:szCs w:val="22"/>
        </w:rPr>
        <w:t>본</w:t>
      </w:r>
      <w:r w:rsidR="00692E60" w:rsidRPr="00692E60">
        <w:rPr>
          <w:szCs w:val="22"/>
        </w:rPr>
        <w:t xml:space="preserve"> </w:t>
      </w:r>
      <w:r w:rsidR="00692E60" w:rsidRPr="00692E60">
        <w:rPr>
          <w:szCs w:val="22"/>
        </w:rPr>
        <w:t>단서에</w:t>
      </w:r>
      <w:r w:rsidR="00692E60" w:rsidRPr="00692E60">
        <w:rPr>
          <w:szCs w:val="22"/>
        </w:rPr>
        <w:t xml:space="preserve"> </w:t>
      </w:r>
      <w:r w:rsidR="00692E60" w:rsidRPr="00692E60">
        <w:rPr>
          <w:szCs w:val="22"/>
        </w:rPr>
        <w:t>따른</w:t>
      </w:r>
      <w:r w:rsidR="00692E60" w:rsidRPr="00692E60">
        <w:rPr>
          <w:szCs w:val="22"/>
        </w:rPr>
        <w:t xml:space="preserve"> </w:t>
      </w:r>
      <w:r w:rsidR="00692E60" w:rsidRPr="00692E60">
        <w:rPr>
          <w:szCs w:val="22"/>
        </w:rPr>
        <w:t>매도인의</w:t>
      </w:r>
      <w:r w:rsidR="00692E60" w:rsidRPr="00692E60">
        <w:rPr>
          <w:szCs w:val="22"/>
        </w:rPr>
        <w:t xml:space="preserve"> </w:t>
      </w:r>
      <w:r w:rsidR="00692E60" w:rsidRPr="00692E60">
        <w:rPr>
          <w:szCs w:val="22"/>
        </w:rPr>
        <w:t>의무는</w:t>
      </w:r>
      <w:r w:rsidR="00692E60" w:rsidRPr="00692E60">
        <w:rPr>
          <w:szCs w:val="22"/>
        </w:rPr>
        <w:t xml:space="preserve"> </w:t>
      </w:r>
      <w:r w:rsidR="00692E60" w:rsidRPr="00692E60">
        <w:rPr>
          <w:szCs w:val="22"/>
        </w:rPr>
        <w:t>거래종결</w:t>
      </w:r>
      <w:r w:rsidR="00692E60" w:rsidRPr="00692E60">
        <w:rPr>
          <w:szCs w:val="22"/>
        </w:rPr>
        <w:t xml:space="preserve"> </w:t>
      </w:r>
      <w:r w:rsidR="00692E60" w:rsidRPr="00692E60">
        <w:rPr>
          <w:szCs w:val="22"/>
        </w:rPr>
        <w:t>이후에도</w:t>
      </w:r>
      <w:r w:rsidR="00692E60" w:rsidRPr="00692E60">
        <w:rPr>
          <w:szCs w:val="22"/>
        </w:rPr>
        <w:t xml:space="preserve"> </w:t>
      </w:r>
      <w:r w:rsidR="00692E60" w:rsidRPr="00692E60">
        <w:rPr>
          <w:szCs w:val="22"/>
        </w:rPr>
        <w:t>존속</w:t>
      </w:r>
      <w:r w:rsidR="00C80343" w:rsidRPr="00C80343">
        <w:rPr>
          <w:szCs w:val="22"/>
        </w:rPr>
        <w:t>한다</w:t>
      </w:r>
      <w:r w:rsidR="00C80343" w:rsidRPr="00C80343">
        <w:rPr>
          <w:szCs w:val="22"/>
        </w:rPr>
        <w:t xml:space="preserve">. </w:t>
      </w:r>
      <w:r w:rsidRPr="007B634F">
        <w:rPr>
          <w:szCs w:val="22"/>
        </w:rPr>
        <w:t>매도인은</w:t>
      </w:r>
      <w:r w:rsidRPr="007B634F">
        <w:rPr>
          <w:szCs w:val="22"/>
        </w:rPr>
        <w:t xml:space="preserve"> </w:t>
      </w:r>
      <w:r w:rsidR="00941421" w:rsidRPr="00941421">
        <w:rPr>
          <w:szCs w:val="22"/>
        </w:rPr>
        <w:t xml:space="preserve">(i) </w:t>
      </w:r>
      <w:r w:rsidR="00941421" w:rsidRPr="00941421">
        <w:rPr>
          <w:szCs w:val="22"/>
        </w:rPr>
        <w:t>쿠팡</w:t>
      </w:r>
      <w:r w:rsidR="00941421" w:rsidRPr="00941421">
        <w:rPr>
          <w:szCs w:val="22"/>
        </w:rPr>
        <w:t xml:space="preserve"> </w:t>
      </w:r>
      <w:r w:rsidR="00941421" w:rsidRPr="00941421">
        <w:rPr>
          <w:szCs w:val="22"/>
        </w:rPr>
        <w:t>주식회사로부터</w:t>
      </w:r>
      <w:r w:rsidR="00941421" w:rsidRPr="00941421">
        <w:rPr>
          <w:szCs w:val="22"/>
        </w:rPr>
        <w:t xml:space="preserve"> </w:t>
      </w:r>
      <w:r w:rsidR="00941421" w:rsidRPr="00941421">
        <w:rPr>
          <w:szCs w:val="22"/>
          <w:u w:val="single"/>
        </w:rPr>
        <w:t>별첨</w:t>
      </w:r>
      <w:r w:rsidR="00941421" w:rsidRPr="00941421">
        <w:rPr>
          <w:szCs w:val="22"/>
          <w:u w:val="single"/>
        </w:rPr>
        <w:t xml:space="preserve"> 7</w:t>
      </w:r>
      <w:r w:rsidR="000C4711">
        <w:rPr>
          <w:rFonts w:hint="eastAsia"/>
          <w:szCs w:val="22"/>
          <w:u w:val="single"/>
        </w:rPr>
        <w:t>.A</w:t>
      </w:r>
      <w:r w:rsidR="00941421" w:rsidRPr="00941421">
        <w:rPr>
          <w:szCs w:val="22"/>
        </w:rPr>
        <w:t>의</w:t>
      </w:r>
      <w:r w:rsidR="00941421" w:rsidRPr="00941421">
        <w:rPr>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00941421" w:rsidRPr="00941421">
        <w:rPr>
          <w:szCs w:val="22"/>
        </w:rPr>
        <w:t>형식과</w:t>
      </w:r>
      <w:r w:rsidR="00941421" w:rsidRPr="00941421">
        <w:rPr>
          <w:szCs w:val="22"/>
        </w:rPr>
        <w:t xml:space="preserve"> </w:t>
      </w:r>
      <w:r w:rsidR="00941421" w:rsidRPr="00941421">
        <w:rPr>
          <w:szCs w:val="22"/>
        </w:rPr>
        <w:t>내용</w:t>
      </w:r>
      <w:r w:rsidR="00941421" w:rsidRPr="00941421">
        <w:rPr>
          <w:szCs w:val="22"/>
        </w:rPr>
        <w:t>(</w:t>
      </w:r>
      <w:r w:rsidR="00941421" w:rsidRPr="00941421">
        <w:rPr>
          <w:szCs w:val="22"/>
        </w:rPr>
        <w:t>단</w:t>
      </w:r>
      <w:r w:rsidR="00941421" w:rsidRPr="00941421">
        <w:rPr>
          <w:szCs w:val="22"/>
        </w:rPr>
        <w:t xml:space="preserve">, </w:t>
      </w:r>
      <w:r w:rsidR="00941421" w:rsidRPr="00941421">
        <w:rPr>
          <w:szCs w:val="22"/>
        </w:rPr>
        <w:t>당사자들이</w:t>
      </w:r>
      <w:r w:rsidR="00941421" w:rsidRPr="00941421">
        <w:rPr>
          <w:szCs w:val="22"/>
        </w:rPr>
        <w:t xml:space="preserve"> </w:t>
      </w:r>
      <w:r w:rsidR="00941421" w:rsidRPr="00941421">
        <w:rPr>
          <w:szCs w:val="22"/>
        </w:rPr>
        <w:t>별도</w:t>
      </w:r>
      <w:r w:rsidR="00941421" w:rsidRPr="00941421">
        <w:rPr>
          <w:szCs w:val="22"/>
        </w:rPr>
        <w:t xml:space="preserve"> </w:t>
      </w:r>
      <w:r w:rsidR="00941421" w:rsidRPr="00941421">
        <w:rPr>
          <w:szCs w:val="22"/>
        </w:rPr>
        <w:t>합</w:t>
      </w:r>
      <w:r w:rsidR="00941421" w:rsidRPr="00941421">
        <w:rPr>
          <w:szCs w:val="22"/>
        </w:rPr>
        <w:lastRenderedPageBreak/>
        <w:t>의하는</w:t>
      </w:r>
      <w:r w:rsidR="00941421" w:rsidRPr="00941421">
        <w:rPr>
          <w:szCs w:val="22"/>
        </w:rPr>
        <w:t xml:space="preserve"> </w:t>
      </w:r>
      <w:r w:rsidR="00941421" w:rsidRPr="00941421">
        <w:rPr>
          <w:szCs w:val="22"/>
        </w:rPr>
        <w:t>경우</w:t>
      </w:r>
      <w:r w:rsidR="00941421" w:rsidRPr="00941421">
        <w:rPr>
          <w:szCs w:val="22"/>
        </w:rPr>
        <w:t xml:space="preserve"> </w:t>
      </w:r>
      <w:r w:rsidR="00941421" w:rsidRPr="00941421">
        <w:rPr>
          <w:szCs w:val="22"/>
        </w:rPr>
        <w:t>그에</w:t>
      </w:r>
      <w:r w:rsidR="00941421" w:rsidRPr="00941421">
        <w:rPr>
          <w:szCs w:val="22"/>
        </w:rPr>
        <w:t xml:space="preserve"> </w:t>
      </w:r>
      <w:r w:rsidR="00941421" w:rsidRPr="00941421">
        <w:rPr>
          <w:szCs w:val="22"/>
        </w:rPr>
        <w:t>따름</w:t>
      </w:r>
      <w:r w:rsidR="00941421" w:rsidRPr="00941421">
        <w:rPr>
          <w:szCs w:val="22"/>
        </w:rPr>
        <w:t>)</w:t>
      </w:r>
      <w:r w:rsidR="00941421" w:rsidRPr="00941421">
        <w:rPr>
          <w:szCs w:val="22"/>
        </w:rPr>
        <w:t>으로</w:t>
      </w:r>
      <w:r w:rsidR="00941421" w:rsidRPr="00941421">
        <w:rPr>
          <w:szCs w:val="22"/>
        </w:rPr>
        <w:t xml:space="preserve"> </w:t>
      </w:r>
      <w:r w:rsidR="00941421" w:rsidRPr="00941421">
        <w:rPr>
          <w:szCs w:val="22"/>
        </w:rPr>
        <w:t>작성된</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승계동의서를</w:t>
      </w:r>
      <w:r w:rsidR="00941421" w:rsidRPr="00941421">
        <w:rPr>
          <w:szCs w:val="22"/>
        </w:rPr>
        <w:t xml:space="preserve"> </w:t>
      </w:r>
      <w:r w:rsidR="00941421" w:rsidRPr="00941421">
        <w:rPr>
          <w:szCs w:val="22"/>
        </w:rPr>
        <w:t>징구하여</w:t>
      </w:r>
      <w:r w:rsidR="00941421" w:rsidRPr="00941421">
        <w:rPr>
          <w:szCs w:val="22"/>
        </w:rPr>
        <w:t xml:space="preserve"> </w:t>
      </w:r>
      <w:r w:rsidR="002D2A33">
        <w:rPr>
          <w:rFonts w:hint="eastAsia"/>
          <w:szCs w:val="22"/>
        </w:rPr>
        <w:t>거래종결일까지</w:t>
      </w:r>
      <w:r w:rsidR="002D2A33">
        <w:rPr>
          <w:rFonts w:hint="eastAsia"/>
          <w:szCs w:val="22"/>
        </w:rPr>
        <w:t xml:space="preserve"> </w:t>
      </w:r>
      <w:r w:rsidR="00941421" w:rsidRPr="00941421">
        <w:rPr>
          <w:szCs w:val="22"/>
        </w:rPr>
        <w:t>매수인에게</w:t>
      </w:r>
      <w:r w:rsidR="00941421" w:rsidRPr="00941421">
        <w:rPr>
          <w:szCs w:val="22"/>
        </w:rPr>
        <w:t xml:space="preserve"> </w:t>
      </w:r>
      <w:r w:rsidR="00941421" w:rsidRPr="00941421">
        <w:rPr>
          <w:szCs w:val="22"/>
        </w:rPr>
        <w:t>교부하여야</w:t>
      </w:r>
      <w:r w:rsidR="00941421" w:rsidRPr="00941421">
        <w:rPr>
          <w:szCs w:val="22"/>
        </w:rPr>
        <w:t xml:space="preserve"> </w:t>
      </w:r>
      <w:r w:rsidR="00941421" w:rsidRPr="00941421">
        <w:rPr>
          <w:szCs w:val="22"/>
        </w:rPr>
        <w:t>하고</w:t>
      </w:r>
      <w:r w:rsidR="00941421" w:rsidRPr="00941421">
        <w:rPr>
          <w:szCs w:val="22"/>
        </w:rPr>
        <w:t xml:space="preserve">, (ii) </w:t>
      </w:r>
      <w:r w:rsidR="002D2A33" w:rsidRPr="007B634F">
        <w:rPr>
          <w:szCs w:val="22"/>
        </w:rPr>
        <w:t>본</w:t>
      </w:r>
      <w:r w:rsidR="002D2A33" w:rsidRPr="007B634F">
        <w:rPr>
          <w:szCs w:val="22"/>
        </w:rPr>
        <w:t xml:space="preserve"> </w:t>
      </w:r>
      <w:r w:rsidR="002D2A33" w:rsidRPr="007B634F">
        <w:rPr>
          <w:szCs w:val="22"/>
        </w:rPr>
        <w:t>계약</w:t>
      </w:r>
      <w:r w:rsidR="002D2A33" w:rsidRPr="007B634F">
        <w:rPr>
          <w:szCs w:val="22"/>
        </w:rPr>
        <w:t xml:space="preserve"> </w:t>
      </w:r>
      <w:r w:rsidR="002D2A33" w:rsidRPr="007B634F">
        <w:rPr>
          <w:szCs w:val="22"/>
        </w:rPr>
        <w:t>체결일부터</w:t>
      </w:r>
      <w:r w:rsidR="002D2A33" w:rsidRPr="007B634F">
        <w:rPr>
          <w:szCs w:val="22"/>
        </w:rPr>
        <w:t xml:space="preserve"> </w:t>
      </w:r>
      <w:r w:rsidR="002D2A33" w:rsidRPr="007B634F">
        <w:rPr>
          <w:szCs w:val="22"/>
        </w:rPr>
        <w:t>거래종결일의</w:t>
      </w:r>
      <w:r w:rsidR="002D2A33" w:rsidRPr="007B634F">
        <w:rPr>
          <w:szCs w:val="22"/>
        </w:rPr>
        <w:t xml:space="preserve"> </w:t>
      </w:r>
      <w:r w:rsidR="002D2A33" w:rsidRPr="007B634F">
        <w:rPr>
          <w:szCs w:val="22"/>
        </w:rPr>
        <w:t>직전일까지</w:t>
      </w:r>
      <w:r w:rsidR="002D2A33" w:rsidRPr="007B634F">
        <w:rPr>
          <w:szCs w:val="22"/>
        </w:rPr>
        <w:t xml:space="preserve"> </w:t>
      </w:r>
      <w:r w:rsidR="002D2A33" w:rsidRPr="007B634F">
        <w:rPr>
          <w:szCs w:val="22"/>
        </w:rPr>
        <w:t>기간</w:t>
      </w:r>
      <w:r w:rsidR="002D2A33" w:rsidRPr="007B634F">
        <w:rPr>
          <w:szCs w:val="22"/>
        </w:rPr>
        <w:t xml:space="preserve"> </w:t>
      </w:r>
      <w:r w:rsidR="002D2A33" w:rsidRPr="007B634F">
        <w:rPr>
          <w:szCs w:val="22"/>
        </w:rPr>
        <w:t>동안</w:t>
      </w:r>
      <w:r w:rsidR="002D2A33">
        <w:rPr>
          <w:rFonts w:hint="eastAsia"/>
          <w:szCs w:val="22"/>
        </w:rPr>
        <w:t xml:space="preserve"> </w:t>
      </w:r>
      <w:r w:rsidR="002D2A33">
        <w:rPr>
          <w:rFonts w:hint="eastAsia"/>
          <w:szCs w:val="22"/>
        </w:rPr>
        <w:t>쿠팡</w:t>
      </w:r>
      <w:r w:rsidR="002D2A33">
        <w:rPr>
          <w:rFonts w:hint="eastAsia"/>
          <w:szCs w:val="22"/>
        </w:rPr>
        <w:t xml:space="preserve"> </w:t>
      </w:r>
      <w:r w:rsidR="002D2A33">
        <w:rPr>
          <w:rFonts w:hint="eastAsia"/>
          <w:szCs w:val="22"/>
        </w:rPr>
        <w:t>주식회사를</w:t>
      </w:r>
      <w:r w:rsidR="002D2A33">
        <w:rPr>
          <w:rFonts w:hint="eastAsia"/>
          <w:szCs w:val="22"/>
        </w:rPr>
        <w:t xml:space="preserve"> </w:t>
      </w:r>
      <w:r w:rsidR="002D2A33">
        <w:rPr>
          <w:rFonts w:hint="eastAsia"/>
          <w:szCs w:val="22"/>
        </w:rPr>
        <w:t>제외한</w:t>
      </w:r>
      <w:r w:rsidR="00941421" w:rsidRPr="00941421">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임차인으로부터</w:t>
      </w:r>
      <w:r w:rsidRPr="007B634F">
        <w:rPr>
          <w:szCs w:val="22"/>
        </w:rPr>
        <w:t xml:space="preserve"> </w:t>
      </w:r>
      <w:r w:rsidRPr="00941421">
        <w:rPr>
          <w:bCs w:val="0"/>
          <w:szCs w:val="22"/>
          <w:u w:val="single"/>
        </w:rPr>
        <w:t>별첨</w:t>
      </w:r>
      <w:r w:rsidRPr="00941421">
        <w:rPr>
          <w:bCs w:val="0"/>
          <w:szCs w:val="22"/>
          <w:u w:val="single"/>
        </w:rPr>
        <w:t xml:space="preserve"> </w:t>
      </w:r>
      <w:r w:rsidR="00941421" w:rsidRPr="00941421">
        <w:rPr>
          <w:rFonts w:hint="eastAsia"/>
          <w:bCs w:val="0"/>
          <w:szCs w:val="22"/>
          <w:u w:val="single"/>
        </w:rPr>
        <w:t>7</w:t>
      </w:r>
      <w:r w:rsidR="0046202E">
        <w:rPr>
          <w:rFonts w:hint="eastAsia"/>
          <w:bCs w:val="0"/>
          <w:szCs w:val="22"/>
          <w:u w:val="single"/>
        </w:rPr>
        <w:t xml:space="preserve">.B </w:t>
      </w:r>
      <w:r w:rsidR="0046202E">
        <w:rPr>
          <w:rFonts w:hint="eastAsia"/>
          <w:bCs w:val="0"/>
          <w:szCs w:val="22"/>
          <w:u w:val="single"/>
        </w:rPr>
        <w:t>내지</w:t>
      </w:r>
      <w:r w:rsidR="0046202E">
        <w:rPr>
          <w:rFonts w:hint="eastAsia"/>
          <w:bCs w:val="0"/>
          <w:szCs w:val="22"/>
          <w:u w:val="single"/>
        </w:rPr>
        <w:t xml:space="preserve"> 7.F</w:t>
      </w:r>
      <w:r w:rsidRPr="00941421">
        <w:rPr>
          <w:rFonts w:hint="eastAsia"/>
          <w:bCs w:val="0"/>
          <w:szCs w:val="22"/>
        </w:rPr>
        <w:t>의</w:t>
      </w:r>
      <w:r w:rsidRPr="007B634F">
        <w:rPr>
          <w:szCs w:val="22"/>
        </w:rPr>
        <w:t xml:space="preserve"> </w:t>
      </w:r>
      <w:r w:rsidR="000C4711">
        <w:rPr>
          <w:rFonts w:hint="eastAsia"/>
          <w:szCs w:val="22"/>
        </w:rPr>
        <w:t>해당</w:t>
      </w:r>
      <w:r w:rsidR="000C4711">
        <w:rPr>
          <w:rFonts w:hint="eastAsia"/>
          <w:szCs w:val="22"/>
        </w:rPr>
        <w:t xml:space="preserve"> </w:t>
      </w:r>
      <w:r w:rsidR="000C4711">
        <w:rPr>
          <w:rFonts w:hint="eastAsia"/>
          <w:szCs w:val="22"/>
        </w:rPr>
        <w:t>임차인별</w:t>
      </w:r>
      <w:r w:rsidR="000C4711">
        <w:rPr>
          <w:rFonts w:hint="eastAsia"/>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Pr="007B634F">
        <w:rPr>
          <w:szCs w:val="22"/>
        </w:rPr>
        <w:t>형식과</w:t>
      </w:r>
      <w:r w:rsidRPr="007B634F">
        <w:rPr>
          <w:szCs w:val="22"/>
        </w:rPr>
        <w:t xml:space="preserve"> </w:t>
      </w:r>
      <w:r w:rsidRPr="007B634F">
        <w:rPr>
          <w:szCs w:val="22"/>
        </w:rPr>
        <w:t>내용</w:t>
      </w:r>
      <w:r w:rsidRPr="007B634F">
        <w:rPr>
          <w:szCs w:val="22"/>
        </w:rPr>
        <w:t>(</w:t>
      </w:r>
      <w:r w:rsidRPr="007B634F">
        <w:rPr>
          <w:szCs w:val="22"/>
        </w:rPr>
        <w:t>단</w:t>
      </w:r>
      <w:r w:rsidRPr="007B634F">
        <w:rPr>
          <w:szCs w:val="22"/>
        </w:rPr>
        <w:t xml:space="preserve">, </w:t>
      </w:r>
      <w:r w:rsidRPr="007B634F">
        <w:rPr>
          <w:szCs w:val="22"/>
        </w:rPr>
        <w:t>당사자들이</w:t>
      </w:r>
      <w:r w:rsidRPr="007B634F">
        <w:rPr>
          <w:szCs w:val="22"/>
        </w:rPr>
        <w:t xml:space="preserve"> </w:t>
      </w:r>
      <w:r w:rsidRPr="007B634F">
        <w:rPr>
          <w:szCs w:val="22"/>
        </w:rPr>
        <w:t>별도</w:t>
      </w:r>
      <w:r w:rsidRPr="007B634F">
        <w:rPr>
          <w:szCs w:val="22"/>
        </w:rPr>
        <w:t xml:space="preserve"> </w:t>
      </w:r>
      <w:r w:rsidRPr="007B634F">
        <w:rPr>
          <w:szCs w:val="22"/>
        </w:rPr>
        <w:t>합의하는</w:t>
      </w:r>
      <w:r w:rsidRPr="007B634F">
        <w:rPr>
          <w:szCs w:val="22"/>
        </w:rPr>
        <w:t xml:space="preserve"> </w:t>
      </w:r>
      <w:r w:rsidRPr="007B634F">
        <w:rPr>
          <w:szCs w:val="22"/>
        </w:rPr>
        <w:t>경우</w:t>
      </w:r>
      <w:r w:rsidRPr="007B634F">
        <w:rPr>
          <w:szCs w:val="22"/>
        </w:rPr>
        <w:t xml:space="preserve"> </w:t>
      </w:r>
      <w:r w:rsidRPr="007B634F">
        <w:rPr>
          <w:szCs w:val="22"/>
        </w:rPr>
        <w:t>그에</w:t>
      </w:r>
      <w:r w:rsidRPr="007B634F">
        <w:rPr>
          <w:szCs w:val="22"/>
        </w:rPr>
        <w:t xml:space="preserve"> </w:t>
      </w:r>
      <w:r w:rsidRPr="007B634F">
        <w:rPr>
          <w:szCs w:val="22"/>
        </w:rPr>
        <w:t>따름</w:t>
      </w:r>
      <w:r w:rsidRPr="007B634F">
        <w:rPr>
          <w:szCs w:val="22"/>
        </w:rPr>
        <w:t>)</w:t>
      </w:r>
      <w:r w:rsidRPr="007B634F">
        <w:rPr>
          <w:szCs w:val="22"/>
        </w:rPr>
        <w:t>으로</w:t>
      </w:r>
      <w:r w:rsidRPr="007B634F">
        <w:rPr>
          <w:szCs w:val="22"/>
        </w:rPr>
        <w:t xml:space="preserve"> </w:t>
      </w:r>
      <w:r w:rsidRPr="007B634F">
        <w:rPr>
          <w:szCs w:val="22"/>
        </w:rPr>
        <w:t>작성된</w:t>
      </w:r>
      <w:r w:rsidRPr="007B634F">
        <w:rPr>
          <w:szCs w:val="22"/>
        </w:rPr>
        <w:t xml:space="preserve"> </w:t>
      </w:r>
      <w:r w:rsidRPr="007B634F">
        <w:rPr>
          <w:szCs w:val="22"/>
        </w:rPr>
        <w:t>임대차계약</w:t>
      </w:r>
      <w:r w:rsidRPr="007B634F">
        <w:rPr>
          <w:szCs w:val="22"/>
        </w:rPr>
        <w:t xml:space="preserve"> </w:t>
      </w:r>
      <w:r w:rsidRPr="007B634F">
        <w:rPr>
          <w:szCs w:val="22"/>
        </w:rPr>
        <w:t>승계동의서를</w:t>
      </w:r>
      <w:r w:rsidRPr="007B634F">
        <w:rPr>
          <w:szCs w:val="22"/>
        </w:rPr>
        <w:t xml:space="preserve"> </w:t>
      </w:r>
      <w:r w:rsidRPr="007B634F">
        <w:rPr>
          <w:szCs w:val="22"/>
        </w:rPr>
        <w:t>징구하여</w:t>
      </w:r>
      <w:r w:rsidRPr="007B634F">
        <w:rPr>
          <w:szCs w:val="22"/>
        </w:rPr>
        <w:t xml:space="preserve"> </w:t>
      </w:r>
      <w:r w:rsidRPr="007B634F">
        <w:rPr>
          <w:szCs w:val="22"/>
        </w:rPr>
        <w:t>매수인에게</w:t>
      </w:r>
      <w:r w:rsidRPr="007B634F">
        <w:rPr>
          <w:szCs w:val="22"/>
        </w:rPr>
        <w:t xml:space="preserve"> </w:t>
      </w:r>
      <w:r w:rsidRPr="007B634F">
        <w:rPr>
          <w:szCs w:val="22"/>
        </w:rPr>
        <w:t>제공하기</w:t>
      </w:r>
      <w:r w:rsidRPr="007B634F">
        <w:rPr>
          <w:szCs w:val="22"/>
        </w:rPr>
        <w:t xml:space="preserve"> </w:t>
      </w:r>
      <w:r w:rsidRPr="007B634F">
        <w:rPr>
          <w:szCs w:val="22"/>
        </w:rPr>
        <w:t>위하여</w:t>
      </w:r>
      <w:r w:rsidRPr="007B634F">
        <w:rPr>
          <w:szCs w:val="22"/>
        </w:rPr>
        <w:t xml:space="preserve"> </w:t>
      </w:r>
      <w:r w:rsidRPr="007B634F">
        <w:rPr>
          <w:szCs w:val="22"/>
        </w:rPr>
        <w:t>합리적으로</w:t>
      </w:r>
      <w:r w:rsidRPr="007B634F">
        <w:rPr>
          <w:szCs w:val="22"/>
        </w:rPr>
        <w:t xml:space="preserve"> </w:t>
      </w:r>
      <w:r w:rsidRPr="007B634F">
        <w:rPr>
          <w:szCs w:val="22"/>
        </w:rPr>
        <w:t>노력한다</w:t>
      </w:r>
      <w:r w:rsidRPr="007B634F">
        <w:rPr>
          <w:szCs w:val="22"/>
        </w:rPr>
        <w:t>(</w:t>
      </w:r>
      <w:r w:rsidRPr="007B634F">
        <w:rPr>
          <w:szCs w:val="22"/>
        </w:rPr>
        <w:t>명확히</w:t>
      </w:r>
      <w:r w:rsidRPr="007B634F">
        <w:rPr>
          <w:szCs w:val="22"/>
        </w:rPr>
        <w:t xml:space="preserve"> </w:t>
      </w:r>
      <w:r w:rsidRPr="007B634F">
        <w:rPr>
          <w:szCs w:val="22"/>
        </w:rPr>
        <w:t>하기</w:t>
      </w:r>
      <w:r w:rsidRPr="007B634F">
        <w:rPr>
          <w:szCs w:val="22"/>
        </w:rPr>
        <w:t xml:space="preserve"> </w:t>
      </w:r>
      <w:r w:rsidRPr="007B634F">
        <w:rPr>
          <w:szCs w:val="22"/>
        </w:rPr>
        <w:t>위하여</w:t>
      </w:r>
      <w:r w:rsidRPr="007B634F">
        <w:rPr>
          <w:szCs w:val="22"/>
        </w:rPr>
        <w:t xml:space="preserve">, </w:t>
      </w:r>
      <w:r w:rsidRPr="007B634F">
        <w:rPr>
          <w:szCs w:val="22"/>
        </w:rPr>
        <w:t>매도인이</w:t>
      </w:r>
      <w:r w:rsidRPr="007B634F">
        <w:rPr>
          <w:szCs w:val="22"/>
        </w:rPr>
        <w:t xml:space="preserve"> </w:t>
      </w:r>
      <w:r w:rsidR="00941421">
        <w:rPr>
          <w:rFonts w:hint="eastAsia"/>
          <w:szCs w:val="22"/>
        </w:rPr>
        <w:t>위</w:t>
      </w:r>
      <w:r w:rsidR="00941421">
        <w:rPr>
          <w:rFonts w:hint="eastAsia"/>
          <w:szCs w:val="22"/>
        </w:rPr>
        <w:t xml:space="preserve"> (ii)</w:t>
      </w:r>
      <w:r w:rsidR="00941421">
        <w:rPr>
          <w:rFonts w:hint="eastAsia"/>
          <w:szCs w:val="22"/>
        </w:rPr>
        <w:t>의</w:t>
      </w:r>
      <w:r w:rsidR="00941421">
        <w:rPr>
          <w:rFonts w:hint="eastAsia"/>
          <w:szCs w:val="22"/>
        </w:rPr>
        <w:t xml:space="preserve"> </w:t>
      </w:r>
      <w:r w:rsidRPr="007B634F">
        <w:rPr>
          <w:szCs w:val="22"/>
        </w:rPr>
        <w:t>승계</w:t>
      </w:r>
      <w:r w:rsidRPr="007B634F">
        <w:rPr>
          <w:szCs w:val="22"/>
        </w:rPr>
        <w:t xml:space="preserve"> </w:t>
      </w:r>
      <w:r w:rsidRPr="007B634F">
        <w:rPr>
          <w:szCs w:val="22"/>
        </w:rPr>
        <w:t>동의서를</w:t>
      </w:r>
      <w:r w:rsidRPr="007B634F">
        <w:rPr>
          <w:szCs w:val="22"/>
        </w:rPr>
        <w:t xml:space="preserve"> </w:t>
      </w:r>
      <w:r w:rsidRPr="007B634F">
        <w:rPr>
          <w:szCs w:val="22"/>
        </w:rPr>
        <w:t>전부</w:t>
      </w:r>
      <w:r w:rsidRPr="007B634F">
        <w:rPr>
          <w:szCs w:val="22"/>
        </w:rPr>
        <w:t xml:space="preserve"> </w:t>
      </w:r>
      <w:r w:rsidRPr="007B634F">
        <w:rPr>
          <w:szCs w:val="22"/>
        </w:rPr>
        <w:t>징구하지</w:t>
      </w:r>
      <w:r w:rsidRPr="007B634F">
        <w:rPr>
          <w:szCs w:val="22"/>
        </w:rPr>
        <w:t xml:space="preserve"> </w:t>
      </w:r>
      <w:r w:rsidRPr="007B634F">
        <w:rPr>
          <w:szCs w:val="22"/>
        </w:rPr>
        <w:t>못하더라도</w:t>
      </w:r>
      <w:r w:rsidRPr="007B634F">
        <w:rPr>
          <w:szCs w:val="22"/>
        </w:rPr>
        <w:t xml:space="preserve"> </w:t>
      </w:r>
      <w:r w:rsidRPr="007B634F">
        <w:rPr>
          <w:szCs w:val="22"/>
        </w:rPr>
        <w:t>매도인의</w:t>
      </w:r>
      <w:r w:rsidRPr="007B634F">
        <w:rPr>
          <w:szCs w:val="22"/>
        </w:rPr>
        <w:t xml:space="preserve"> </w:t>
      </w:r>
      <w:r w:rsidRPr="007B634F">
        <w:rPr>
          <w:szCs w:val="22"/>
        </w:rPr>
        <w:t>의무위반에</w:t>
      </w:r>
      <w:r w:rsidRPr="007B634F">
        <w:rPr>
          <w:szCs w:val="22"/>
        </w:rPr>
        <w:t xml:space="preserve"> </w:t>
      </w:r>
      <w:r w:rsidRPr="007B634F">
        <w:rPr>
          <w:szCs w:val="22"/>
        </w:rPr>
        <w:t>해당되지</w:t>
      </w:r>
      <w:r w:rsidRPr="007B634F">
        <w:rPr>
          <w:szCs w:val="22"/>
        </w:rPr>
        <w:t xml:space="preserve"> </w:t>
      </w:r>
      <w:r w:rsidRPr="007B634F">
        <w:rPr>
          <w:szCs w:val="22"/>
        </w:rPr>
        <w:t>않으며</w:t>
      </w:r>
      <w:r w:rsidRPr="007B634F">
        <w:rPr>
          <w:szCs w:val="22"/>
        </w:rPr>
        <w:t xml:space="preserve"> </w:t>
      </w:r>
      <w:r w:rsidRPr="007B634F">
        <w:rPr>
          <w:szCs w:val="22"/>
        </w:rPr>
        <w:t>거래종결에</w:t>
      </w:r>
      <w:r w:rsidRPr="007B634F">
        <w:rPr>
          <w:szCs w:val="22"/>
        </w:rPr>
        <w:t xml:space="preserve"> </w:t>
      </w:r>
      <w:r w:rsidRPr="007B634F">
        <w:rPr>
          <w:szCs w:val="22"/>
        </w:rPr>
        <w:t>영향을</w:t>
      </w:r>
      <w:r w:rsidRPr="007B634F">
        <w:rPr>
          <w:szCs w:val="22"/>
        </w:rPr>
        <w:t xml:space="preserve"> </w:t>
      </w:r>
      <w:r w:rsidRPr="007B634F">
        <w:rPr>
          <w:szCs w:val="22"/>
        </w:rPr>
        <w:t>미치지</w:t>
      </w:r>
      <w:r w:rsidRPr="007B634F">
        <w:rPr>
          <w:szCs w:val="22"/>
        </w:rPr>
        <w:t xml:space="preserve"> </w:t>
      </w:r>
      <w:r w:rsidRPr="007B634F">
        <w:rPr>
          <w:szCs w:val="22"/>
        </w:rPr>
        <w:t>않는다</w:t>
      </w:r>
      <w:r w:rsidRPr="007B634F">
        <w:rPr>
          <w:szCs w:val="22"/>
        </w:rPr>
        <w:t>).</w:t>
      </w:r>
      <w:r w:rsidR="00941421">
        <w:rPr>
          <w:rFonts w:hint="eastAsia"/>
          <w:szCs w:val="22"/>
        </w:rPr>
        <w:t xml:space="preserve"> </w:t>
      </w:r>
      <w:r w:rsidR="00941421" w:rsidRPr="00941421">
        <w:rPr>
          <w:szCs w:val="22"/>
        </w:rPr>
        <w:t>또한</w:t>
      </w:r>
      <w:r w:rsidR="00941421" w:rsidRPr="00941421">
        <w:rPr>
          <w:szCs w:val="22"/>
        </w:rPr>
        <w:t xml:space="preserve"> </w:t>
      </w:r>
      <w:r w:rsidR="00941421" w:rsidRPr="00941421">
        <w:rPr>
          <w:szCs w:val="22"/>
        </w:rPr>
        <w:t>매도인은</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주식회사에</w:t>
      </w:r>
      <w:r w:rsidR="00941421" w:rsidRPr="00941421">
        <w:rPr>
          <w:szCs w:val="22"/>
        </w:rPr>
        <w:t xml:space="preserve"> </w:t>
      </w:r>
      <w:r w:rsidR="00941421" w:rsidRPr="00941421">
        <w:rPr>
          <w:szCs w:val="22"/>
        </w:rPr>
        <w:t>대하여는</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제</w:t>
      </w:r>
      <w:r w:rsidR="00941421" w:rsidRPr="00941421">
        <w:rPr>
          <w:szCs w:val="22"/>
        </w:rPr>
        <w:t>7</w:t>
      </w:r>
      <w:r w:rsidR="00941421" w:rsidRPr="00941421">
        <w:rPr>
          <w:szCs w:val="22"/>
        </w:rPr>
        <w:t>조에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본건</w:t>
      </w:r>
      <w:r w:rsidR="00941421" w:rsidRPr="00941421">
        <w:rPr>
          <w:szCs w:val="22"/>
        </w:rPr>
        <w:t xml:space="preserve"> </w:t>
      </w:r>
      <w:r w:rsidR="00941421" w:rsidRPr="00941421">
        <w:rPr>
          <w:szCs w:val="22"/>
        </w:rPr>
        <w:t>거래에</w:t>
      </w:r>
      <w:r w:rsidR="00941421" w:rsidRPr="00941421">
        <w:rPr>
          <w:szCs w:val="22"/>
        </w:rPr>
        <w:t xml:space="preserve"> </w:t>
      </w:r>
      <w:r w:rsidR="00941421" w:rsidRPr="00941421">
        <w:rPr>
          <w:szCs w:val="22"/>
        </w:rPr>
        <w:t>관한</w:t>
      </w:r>
      <w:r w:rsidR="00941421" w:rsidRPr="00941421">
        <w:rPr>
          <w:szCs w:val="22"/>
        </w:rPr>
        <w:t xml:space="preserve"> </w:t>
      </w:r>
      <w:r w:rsidR="00941421" w:rsidRPr="00941421">
        <w:rPr>
          <w:szCs w:val="22"/>
        </w:rPr>
        <w:t>서면</w:t>
      </w:r>
      <w:r w:rsidR="00941421" w:rsidRPr="00941421">
        <w:rPr>
          <w:szCs w:val="22"/>
        </w:rPr>
        <w:t xml:space="preserve"> </w:t>
      </w:r>
      <w:r w:rsidR="00941421" w:rsidRPr="00941421">
        <w:rPr>
          <w:szCs w:val="22"/>
        </w:rPr>
        <w:t>통지를</w:t>
      </w:r>
      <w:r w:rsidR="00941421" w:rsidRPr="00941421">
        <w:rPr>
          <w:szCs w:val="22"/>
        </w:rPr>
        <w:t xml:space="preserve"> </w:t>
      </w:r>
      <w:r w:rsidR="00941421" w:rsidRPr="00941421">
        <w:rPr>
          <w:szCs w:val="22"/>
        </w:rPr>
        <w:t>한다</w:t>
      </w:r>
      <w:r w:rsidR="00941421" w:rsidRPr="00941421">
        <w:rPr>
          <w:szCs w:val="22"/>
        </w:rPr>
        <w:t>.</w:t>
      </w:r>
      <w:r w:rsidR="00941421">
        <w:rPr>
          <w:rFonts w:hint="eastAsia"/>
          <w:szCs w:val="22"/>
        </w:rPr>
        <w:t xml:space="preserve"> </w:t>
      </w:r>
    </w:p>
    <w:p w14:paraId="70EC2DE0" w14:textId="77777777" w:rsidR="00A37331" w:rsidRDefault="00A37331" w:rsidP="00A37331">
      <w:pPr>
        <w:pStyle w:val="ac"/>
        <w:ind w:left="880"/>
        <w:rPr>
          <w:szCs w:val="22"/>
        </w:rPr>
      </w:pPr>
    </w:p>
    <w:p w14:paraId="4A671DB9" w14:textId="74C504FF" w:rsidR="00A37331" w:rsidRPr="004560CB" w:rsidRDefault="00A37331" w:rsidP="00AF5E56">
      <w:pPr>
        <w:numPr>
          <w:ilvl w:val="0"/>
          <w:numId w:val="6"/>
        </w:numPr>
        <w:tabs>
          <w:tab w:val="left" w:pos="-1440"/>
        </w:tabs>
        <w:snapToGrid w:val="0"/>
        <w:rPr>
          <w:szCs w:val="22"/>
        </w:rPr>
      </w:pPr>
      <w:r w:rsidRPr="00A37331">
        <w:rPr>
          <w:szCs w:val="22"/>
          <w:u w:val="single"/>
        </w:rPr>
        <w:t>기업결합신고</w:t>
      </w:r>
      <w:r w:rsidRPr="00A37331">
        <w:rPr>
          <w:szCs w:val="22"/>
        </w:rPr>
        <w:t xml:space="preserve">: </w:t>
      </w:r>
      <w:r w:rsidRPr="00A37331">
        <w:rPr>
          <w:szCs w:val="22"/>
        </w:rPr>
        <w:t>매수인은</w:t>
      </w:r>
      <w:r w:rsidRPr="00A37331">
        <w:rPr>
          <w:szCs w:val="22"/>
        </w:rPr>
        <w:t xml:space="preserve"> </w:t>
      </w:r>
      <w:r w:rsidRPr="00A37331">
        <w:rPr>
          <w:szCs w:val="22"/>
        </w:rPr>
        <w:t>거래종결일로부터</w:t>
      </w:r>
      <w:r w:rsidRPr="00A37331">
        <w:rPr>
          <w:szCs w:val="22"/>
        </w:rPr>
        <w:t xml:space="preserve"> 30</w:t>
      </w:r>
      <w:r w:rsidRPr="00A37331">
        <w:rPr>
          <w:szCs w:val="22"/>
        </w:rPr>
        <w:t>일</w:t>
      </w:r>
      <w:r w:rsidRPr="00A37331">
        <w:rPr>
          <w:szCs w:val="22"/>
        </w:rPr>
        <w:t xml:space="preserve"> </w:t>
      </w:r>
      <w:r w:rsidRPr="00A37331">
        <w:rPr>
          <w:szCs w:val="22"/>
        </w:rPr>
        <w:t>이내에</w:t>
      </w:r>
      <w:r w:rsidRPr="00A37331">
        <w:rPr>
          <w:szCs w:val="22"/>
        </w:rPr>
        <w:t>(</w:t>
      </w:r>
      <w:r w:rsidRPr="00A37331">
        <w:rPr>
          <w:szCs w:val="22"/>
        </w:rPr>
        <w:t>관련</w:t>
      </w:r>
      <w:r w:rsidRPr="00A37331">
        <w:rPr>
          <w:szCs w:val="22"/>
        </w:rPr>
        <w:t xml:space="preserve"> </w:t>
      </w:r>
      <w:r w:rsidRPr="00A37331">
        <w:rPr>
          <w:szCs w:val="22"/>
        </w:rPr>
        <w:t>법령에서</w:t>
      </w:r>
      <w:r w:rsidRPr="00A37331">
        <w:rPr>
          <w:szCs w:val="22"/>
        </w:rPr>
        <w:t xml:space="preserve"> </w:t>
      </w:r>
      <w:r w:rsidRPr="00A37331">
        <w:rPr>
          <w:szCs w:val="22"/>
        </w:rPr>
        <w:t>달리</w:t>
      </w:r>
      <w:r w:rsidRPr="00A37331">
        <w:rPr>
          <w:szCs w:val="22"/>
        </w:rPr>
        <w:t xml:space="preserve"> </w:t>
      </w:r>
      <w:r w:rsidRPr="00A37331">
        <w:rPr>
          <w:szCs w:val="22"/>
        </w:rPr>
        <w:t>정하는</w:t>
      </w:r>
      <w:r w:rsidRPr="00A37331">
        <w:rPr>
          <w:szCs w:val="22"/>
        </w:rPr>
        <w:t xml:space="preserve"> </w:t>
      </w:r>
      <w:r w:rsidRPr="00A37331">
        <w:rPr>
          <w:szCs w:val="22"/>
        </w:rPr>
        <w:t>경우</w:t>
      </w:r>
      <w:r w:rsidRPr="00A37331">
        <w:rPr>
          <w:szCs w:val="22"/>
        </w:rPr>
        <w:t xml:space="preserve"> </w:t>
      </w:r>
      <w:r w:rsidRPr="00A37331">
        <w:rPr>
          <w:szCs w:val="22"/>
        </w:rPr>
        <w:t>그에</w:t>
      </w:r>
      <w:r w:rsidRPr="00A37331">
        <w:rPr>
          <w:szCs w:val="22"/>
        </w:rPr>
        <w:t xml:space="preserve"> </w:t>
      </w:r>
      <w:r w:rsidRPr="00A37331">
        <w:rPr>
          <w:szCs w:val="22"/>
        </w:rPr>
        <w:t>따름</w:t>
      </w:r>
      <w:r w:rsidRPr="00A37331">
        <w:rPr>
          <w:szCs w:val="22"/>
        </w:rPr>
        <w:t xml:space="preserve">) </w:t>
      </w:r>
      <w:r w:rsidRPr="00A37331">
        <w:rPr>
          <w:szCs w:val="22"/>
        </w:rPr>
        <w:t>「독점규제</w:t>
      </w:r>
      <w:r w:rsidRPr="00A37331">
        <w:rPr>
          <w:szCs w:val="22"/>
        </w:rPr>
        <w:t xml:space="preserve"> </w:t>
      </w:r>
      <w:r w:rsidRPr="00A37331">
        <w:rPr>
          <w:szCs w:val="22"/>
        </w:rPr>
        <w:t>및</w:t>
      </w:r>
      <w:r w:rsidRPr="00A37331">
        <w:rPr>
          <w:szCs w:val="22"/>
        </w:rPr>
        <w:t xml:space="preserve"> </w:t>
      </w:r>
      <w:r w:rsidRPr="00A37331">
        <w:rPr>
          <w:szCs w:val="22"/>
        </w:rPr>
        <w:t>공정거래에</w:t>
      </w:r>
      <w:r w:rsidRPr="00A37331">
        <w:rPr>
          <w:szCs w:val="22"/>
        </w:rPr>
        <w:t xml:space="preserve"> </w:t>
      </w:r>
      <w:r w:rsidRPr="00A37331">
        <w:rPr>
          <w:szCs w:val="22"/>
        </w:rPr>
        <w:t>관한</w:t>
      </w:r>
      <w:r w:rsidRPr="00A37331">
        <w:rPr>
          <w:szCs w:val="22"/>
        </w:rPr>
        <w:t xml:space="preserve"> </w:t>
      </w:r>
      <w:r w:rsidRPr="00A37331">
        <w:rPr>
          <w:szCs w:val="22"/>
        </w:rPr>
        <w:t>법률」에</w:t>
      </w:r>
      <w:r w:rsidRPr="00A37331">
        <w:rPr>
          <w:szCs w:val="22"/>
        </w:rPr>
        <w:t xml:space="preserve"> </w:t>
      </w:r>
      <w:r w:rsidRPr="00A37331">
        <w:rPr>
          <w:szCs w:val="22"/>
        </w:rPr>
        <w:t>따른</w:t>
      </w:r>
      <w:r w:rsidRPr="00A37331">
        <w:rPr>
          <w:szCs w:val="22"/>
        </w:rPr>
        <w:t xml:space="preserve"> </w:t>
      </w:r>
      <w:r w:rsidRPr="00A37331">
        <w:rPr>
          <w:szCs w:val="22"/>
        </w:rPr>
        <w:t>본건</w:t>
      </w:r>
      <w:r w:rsidRPr="00A37331">
        <w:rPr>
          <w:szCs w:val="22"/>
        </w:rPr>
        <w:t xml:space="preserve"> </w:t>
      </w:r>
      <w:r w:rsidRPr="00A37331">
        <w:rPr>
          <w:szCs w:val="22"/>
        </w:rPr>
        <w:t>거래에</w:t>
      </w:r>
      <w:r w:rsidRPr="00A37331">
        <w:rPr>
          <w:szCs w:val="22"/>
        </w:rPr>
        <w:t xml:space="preserve"> </w:t>
      </w:r>
      <w:r w:rsidRPr="00A37331">
        <w:rPr>
          <w:szCs w:val="22"/>
        </w:rPr>
        <w:t>관한</w:t>
      </w:r>
      <w:r w:rsidRPr="00A37331">
        <w:rPr>
          <w:szCs w:val="22"/>
        </w:rPr>
        <w:t xml:space="preserve"> </w:t>
      </w:r>
      <w:r w:rsidRPr="00A37331">
        <w:rPr>
          <w:szCs w:val="22"/>
        </w:rPr>
        <w:t>기업결합신고를</w:t>
      </w:r>
      <w:r w:rsidRPr="00A37331">
        <w:rPr>
          <w:szCs w:val="22"/>
        </w:rPr>
        <w:t xml:space="preserve"> </w:t>
      </w:r>
      <w:r w:rsidRPr="00A37331">
        <w:rPr>
          <w:szCs w:val="22"/>
        </w:rPr>
        <w:t>하고</w:t>
      </w:r>
      <w:r w:rsidRPr="00A37331">
        <w:rPr>
          <w:szCs w:val="22"/>
        </w:rPr>
        <w:t xml:space="preserve">, </w:t>
      </w:r>
      <w:r w:rsidRPr="00A37331">
        <w:rPr>
          <w:szCs w:val="22"/>
        </w:rPr>
        <w:t>매도인은</w:t>
      </w:r>
      <w:r w:rsidRPr="00A37331">
        <w:rPr>
          <w:szCs w:val="22"/>
        </w:rPr>
        <w:t xml:space="preserve"> </w:t>
      </w:r>
      <w:r w:rsidRPr="00A37331">
        <w:rPr>
          <w:szCs w:val="22"/>
        </w:rPr>
        <w:t>매수인의</w:t>
      </w:r>
      <w:r w:rsidRPr="00A37331">
        <w:rPr>
          <w:szCs w:val="22"/>
        </w:rPr>
        <w:t xml:space="preserve"> </w:t>
      </w:r>
      <w:r w:rsidRPr="00A37331">
        <w:rPr>
          <w:szCs w:val="22"/>
        </w:rPr>
        <w:t>요청에</w:t>
      </w:r>
      <w:r w:rsidRPr="00A37331">
        <w:rPr>
          <w:szCs w:val="22"/>
        </w:rPr>
        <w:t xml:space="preserve"> </w:t>
      </w:r>
      <w:r w:rsidRPr="00A37331">
        <w:rPr>
          <w:szCs w:val="22"/>
        </w:rPr>
        <w:t>따라</w:t>
      </w:r>
      <w:r w:rsidRPr="00A37331">
        <w:rPr>
          <w:szCs w:val="22"/>
        </w:rPr>
        <w:t xml:space="preserve"> </w:t>
      </w:r>
      <w:r w:rsidRPr="00A37331">
        <w:rPr>
          <w:szCs w:val="22"/>
        </w:rPr>
        <w:t>위</w:t>
      </w:r>
      <w:r w:rsidRPr="00A37331">
        <w:rPr>
          <w:szCs w:val="22"/>
        </w:rPr>
        <w:t xml:space="preserve"> </w:t>
      </w:r>
      <w:r w:rsidRPr="00A37331">
        <w:rPr>
          <w:szCs w:val="22"/>
        </w:rPr>
        <w:t>신고에</w:t>
      </w:r>
      <w:r w:rsidRPr="00A37331">
        <w:rPr>
          <w:szCs w:val="22"/>
        </w:rPr>
        <w:t xml:space="preserve"> </w:t>
      </w:r>
      <w:r w:rsidRPr="00A37331">
        <w:rPr>
          <w:szCs w:val="22"/>
        </w:rPr>
        <w:t>필요한</w:t>
      </w:r>
      <w:r w:rsidRPr="00A37331">
        <w:rPr>
          <w:szCs w:val="22"/>
        </w:rPr>
        <w:t xml:space="preserve"> </w:t>
      </w:r>
      <w:r w:rsidRPr="00A37331">
        <w:rPr>
          <w:szCs w:val="22"/>
        </w:rPr>
        <w:t>매도인</w:t>
      </w:r>
      <w:r w:rsidRPr="00A37331">
        <w:rPr>
          <w:szCs w:val="22"/>
        </w:rPr>
        <w:t xml:space="preserve"> </w:t>
      </w:r>
      <w:r w:rsidRPr="00A37331">
        <w:rPr>
          <w:szCs w:val="22"/>
        </w:rPr>
        <w:t>관련</w:t>
      </w:r>
      <w:r w:rsidRPr="00A37331">
        <w:rPr>
          <w:szCs w:val="22"/>
        </w:rPr>
        <w:t xml:space="preserve"> </w:t>
      </w:r>
      <w:r w:rsidRPr="00A37331">
        <w:rPr>
          <w:szCs w:val="22"/>
        </w:rPr>
        <w:t>자료</w:t>
      </w:r>
      <w:r w:rsidRPr="00A37331">
        <w:rPr>
          <w:szCs w:val="22"/>
        </w:rPr>
        <w:t xml:space="preserve"> </w:t>
      </w:r>
      <w:r w:rsidRPr="00A37331">
        <w:rPr>
          <w:szCs w:val="22"/>
        </w:rPr>
        <w:t>및</w:t>
      </w:r>
      <w:r w:rsidRPr="00A37331">
        <w:rPr>
          <w:szCs w:val="22"/>
        </w:rPr>
        <w:t xml:space="preserve"> </w:t>
      </w:r>
      <w:r w:rsidRPr="00A37331">
        <w:rPr>
          <w:szCs w:val="22"/>
        </w:rPr>
        <w:t>정보의</w:t>
      </w:r>
      <w:r w:rsidRPr="00A37331">
        <w:rPr>
          <w:szCs w:val="22"/>
        </w:rPr>
        <w:t xml:space="preserve"> </w:t>
      </w:r>
      <w:r w:rsidRPr="00A37331">
        <w:rPr>
          <w:szCs w:val="22"/>
        </w:rPr>
        <w:t>제공</w:t>
      </w:r>
      <w:r w:rsidRPr="00A37331">
        <w:rPr>
          <w:szCs w:val="22"/>
        </w:rPr>
        <w:t xml:space="preserve"> </w:t>
      </w:r>
      <w:r w:rsidRPr="00A37331">
        <w:rPr>
          <w:szCs w:val="22"/>
        </w:rPr>
        <w:t>기타</w:t>
      </w:r>
      <w:r w:rsidRPr="00A37331">
        <w:rPr>
          <w:szCs w:val="22"/>
        </w:rPr>
        <w:t xml:space="preserve"> </w:t>
      </w:r>
      <w:r w:rsidRPr="00A37331">
        <w:rPr>
          <w:szCs w:val="22"/>
        </w:rPr>
        <w:t>협조를</w:t>
      </w:r>
      <w:r w:rsidRPr="00A37331">
        <w:rPr>
          <w:szCs w:val="22"/>
        </w:rPr>
        <w:t xml:space="preserve"> </w:t>
      </w:r>
      <w:r w:rsidRPr="00A37331">
        <w:rPr>
          <w:szCs w:val="22"/>
        </w:rPr>
        <w:t>다한다</w:t>
      </w:r>
      <w:r w:rsidRPr="00A37331">
        <w:rPr>
          <w:szCs w:val="22"/>
        </w:rPr>
        <w:t xml:space="preserve">. </w:t>
      </w:r>
      <w:r w:rsidRPr="00A37331">
        <w:rPr>
          <w:szCs w:val="22"/>
        </w:rPr>
        <w:t>본</w:t>
      </w:r>
      <w:r w:rsidRPr="00A37331">
        <w:rPr>
          <w:szCs w:val="22"/>
        </w:rPr>
        <w:t xml:space="preserve"> </w:t>
      </w:r>
      <w:r w:rsidRPr="00A37331">
        <w:rPr>
          <w:szCs w:val="22"/>
        </w:rPr>
        <w:t>항에</w:t>
      </w:r>
      <w:r w:rsidRPr="00A37331">
        <w:rPr>
          <w:szCs w:val="22"/>
        </w:rPr>
        <w:t xml:space="preserve"> </w:t>
      </w:r>
      <w:r w:rsidRPr="00A37331">
        <w:rPr>
          <w:szCs w:val="22"/>
        </w:rPr>
        <w:t>따른</w:t>
      </w:r>
      <w:r w:rsidRPr="00A37331">
        <w:rPr>
          <w:szCs w:val="22"/>
        </w:rPr>
        <w:t xml:space="preserve"> </w:t>
      </w:r>
      <w:r w:rsidRPr="00A37331">
        <w:rPr>
          <w:szCs w:val="22"/>
        </w:rPr>
        <w:t>매도인의</w:t>
      </w:r>
      <w:r w:rsidRPr="00A37331">
        <w:rPr>
          <w:szCs w:val="22"/>
        </w:rPr>
        <w:t xml:space="preserve"> </w:t>
      </w:r>
      <w:r w:rsidRPr="00A37331">
        <w:rPr>
          <w:szCs w:val="22"/>
        </w:rPr>
        <w:t>협조의무는</w:t>
      </w:r>
      <w:r w:rsidRPr="00A37331">
        <w:rPr>
          <w:szCs w:val="22"/>
        </w:rPr>
        <w:t xml:space="preserve"> </w:t>
      </w:r>
      <w:r w:rsidRPr="00A37331">
        <w:rPr>
          <w:szCs w:val="22"/>
        </w:rPr>
        <w:t>거래종결</w:t>
      </w:r>
      <w:r w:rsidRPr="00A37331">
        <w:rPr>
          <w:szCs w:val="22"/>
        </w:rPr>
        <w:t xml:space="preserve"> </w:t>
      </w:r>
      <w:r w:rsidRPr="00A37331">
        <w:rPr>
          <w:szCs w:val="22"/>
        </w:rPr>
        <w:t>이후에도</w:t>
      </w:r>
      <w:r w:rsidRPr="00A37331">
        <w:rPr>
          <w:szCs w:val="22"/>
        </w:rPr>
        <w:t xml:space="preserve"> </w:t>
      </w:r>
      <w:r w:rsidRPr="00A37331">
        <w:rPr>
          <w:szCs w:val="22"/>
        </w:rPr>
        <w:t>존속한다</w:t>
      </w:r>
      <w:r w:rsidRPr="00A37331">
        <w:rPr>
          <w:szCs w:val="22"/>
        </w:rPr>
        <w:t>.</w:t>
      </w:r>
      <w:r>
        <w:rPr>
          <w:rFonts w:hint="eastAsia"/>
          <w:szCs w:val="22"/>
        </w:rPr>
        <w:t xml:space="preserve"> </w:t>
      </w:r>
    </w:p>
    <w:p w14:paraId="183F2A9B" w14:textId="77777777" w:rsidR="00F86209" w:rsidRPr="00380FB2" w:rsidRDefault="00F86209" w:rsidP="007008A0">
      <w:pPr>
        <w:tabs>
          <w:tab w:val="left" w:pos="-1440"/>
        </w:tabs>
        <w:snapToGrid w:val="0"/>
        <w:ind w:left="567"/>
        <w:rPr>
          <w:szCs w:val="22"/>
        </w:rPr>
      </w:pPr>
    </w:p>
    <w:p w14:paraId="0E091A23" w14:textId="79518D75"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매도인의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부분에서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달리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명시하지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않는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00657D96">
        <w:rPr>
          <w:rFonts w:ascii="Times New Roman" w:eastAsia="바탕" w:hAnsi="Times New Roman" w:hint="eastAsia"/>
          <w:bCs/>
          <w:color w:val="000000"/>
          <w:spacing w:val="0"/>
          <w:kern w:val="2"/>
          <w:sz w:val="22"/>
          <w:szCs w:val="22"/>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체결일로부터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거래종결일까지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확약한다</w:t>
      </w:r>
      <w:r w:rsidRPr="004207F0">
        <w:rPr>
          <w:rFonts w:ascii="Times New Roman" w:eastAsia="바탕" w:hAnsi="Times New Roman"/>
          <w:bCs/>
          <w:color w:val="000000"/>
          <w:spacing w:val="0"/>
          <w:kern w:val="2"/>
          <w:sz w:val="22"/>
          <w:szCs w:val="22"/>
        </w:rPr>
        <w:t>.</w:t>
      </w:r>
    </w:p>
    <w:p w14:paraId="4E49EFEB" w14:textId="77777777" w:rsidR="00516186" w:rsidRPr="004041F1" w:rsidRDefault="00516186" w:rsidP="007008A0">
      <w:pPr>
        <w:tabs>
          <w:tab w:val="left" w:pos="-720"/>
        </w:tabs>
        <w:snapToGrid w:val="0"/>
        <w:rPr>
          <w:szCs w:val="22"/>
        </w:rPr>
      </w:pPr>
    </w:p>
    <w:p w14:paraId="0585ED48" w14:textId="63841DF1" w:rsidR="00516186" w:rsidRPr="00380FB2" w:rsidRDefault="00830530" w:rsidP="00AF5E56">
      <w:pPr>
        <w:numPr>
          <w:ilvl w:val="0"/>
          <w:numId w:val="7"/>
        </w:numPr>
        <w:tabs>
          <w:tab w:val="left" w:pos="-1440"/>
        </w:tabs>
        <w:snapToGrid w:val="0"/>
        <w:rPr>
          <w:szCs w:val="22"/>
        </w:rPr>
      </w:pPr>
      <w:r>
        <w:rPr>
          <w:szCs w:val="22"/>
          <w:u w:val="single"/>
        </w:rPr>
        <w:t>매매목적물</w:t>
      </w:r>
      <w:r w:rsidR="00516186" w:rsidRPr="00380FB2">
        <w:rPr>
          <w:szCs w:val="22"/>
          <w:u w:val="single"/>
        </w:rPr>
        <w:t>의</w:t>
      </w:r>
      <w:r w:rsidR="00516186" w:rsidRPr="00380FB2">
        <w:rPr>
          <w:szCs w:val="22"/>
          <w:u w:val="single"/>
        </w:rPr>
        <w:t xml:space="preserve"> </w:t>
      </w:r>
      <w:r w:rsidR="00516186" w:rsidRPr="00380FB2">
        <w:rPr>
          <w:szCs w:val="22"/>
          <w:u w:val="single"/>
        </w:rPr>
        <w:t>운영</w:t>
      </w:r>
      <w:r w:rsidR="00516186" w:rsidRPr="00380FB2">
        <w:rPr>
          <w:szCs w:val="22"/>
        </w:rPr>
        <w:t xml:space="preserve">: (i) </w:t>
      </w:r>
      <w:r w:rsidR="00516186" w:rsidRPr="00380FB2">
        <w:rPr>
          <w:szCs w:val="22"/>
        </w:rPr>
        <w:t>본</w:t>
      </w:r>
      <w:r w:rsidR="00516186" w:rsidRPr="00380FB2">
        <w:rPr>
          <w:szCs w:val="22"/>
        </w:rPr>
        <w:t xml:space="preserve"> </w:t>
      </w:r>
      <w:r w:rsidR="00516186" w:rsidRPr="00380FB2">
        <w:rPr>
          <w:szCs w:val="22"/>
        </w:rPr>
        <w:t>계약</w:t>
      </w:r>
      <w:r w:rsidR="00516186" w:rsidRPr="00380FB2">
        <w:rPr>
          <w:szCs w:val="22"/>
        </w:rPr>
        <w:t xml:space="preserve"> </w:t>
      </w:r>
      <w:r w:rsidR="00516186" w:rsidRPr="00380FB2">
        <w:rPr>
          <w:szCs w:val="22"/>
        </w:rPr>
        <w:t>체결</w:t>
      </w:r>
      <w:r w:rsidR="00516186" w:rsidRPr="00380FB2">
        <w:rPr>
          <w:szCs w:val="22"/>
        </w:rPr>
        <w:t xml:space="preserve"> </w:t>
      </w:r>
      <w:r w:rsidR="00516186" w:rsidRPr="00380FB2">
        <w:rPr>
          <w:szCs w:val="22"/>
        </w:rPr>
        <w:t>이전</w:t>
      </w:r>
      <w:r w:rsidR="00941421" w:rsidRPr="00941421">
        <w:rPr>
          <w:szCs w:val="22"/>
        </w:rPr>
        <w:t>의</w:t>
      </w:r>
      <w:r w:rsidR="00941421" w:rsidRPr="00941421">
        <w:rPr>
          <w:szCs w:val="22"/>
        </w:rPr>
        <w:t xml:space="preserve"> </w:t>
      </w:r>
      <w:r w:rsidR="00941421" w:rsidRPr="00941421">
        <w:rPr>
          <w:szCs w:val="22"/>
        </w:rPr>
        <w:t>통상적인</w:t>
      </w:r>
      <w:r w:rsidR="00941421" w:rsidRPr="00941421">
        <w:rPr>
          <w:szCs w:val="22"/>
        </w:rPr>
        <w:t xml:space="preserve"> </w:t>
      </w:r>
      <w:r w:rsidR="00941421" w:rsidRPr="00941421">
        <w:rPr>
          <w:szCs w:val="22"/>
        </w:rPr>
        <w:t>방법에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적법하게</w:t>
      </w:r>
      <w:r w:rsidR="00516186" w:rsidRPr="00380FB2">
        <w:rPr>
          <w:szCs w:val="22"/>
        </w:rPr>
        <w:t xml:space="preserve"> </w:t>
      </w:r>
      <w:r>
        <w:rPr>
          <w:szCs w:val="22"/>
        </w:rPr>
        <w:t>매매목적물</w:t>
      </w:r>
      <w:r w:rsidR="00516186" w:rsidRPr="00380FB2">
        <w:rPr>
          <w:szCs w:val="22"/>
        </w:rPr>
        <w:t>을</w:t>
      </w:r>
      <w:r w:rsidR="00516186" w:rsidRPr="00380FB2">
        <w:rPr>
          <w:szCs w:val="22"/>
        </w:rPr>
        <w:t xml:space="preserve"> </w:t>
      </w:r>
      <w:r w:rsidR="00516186" w:rsidRPr="00380FB2">
        <w:rPr>
          <w:szCs w:val="22"/>
        </w:rPr>
        <w:t>운영</w:t>
      </w:r>
      <w:r w:rsidR="00516186" w:rsidRPr="00380FB2">
        <w:rPr>
          <w:szCs w:val="22"/>
        </w:rPr>
        <w:t xml:space="preserve"> </w:t>
      </w:r>
      <w:r w:rsidR="00516186" w:rsidRPr="00380FB2">
        <w:rPr>
          <w:szCs w:val="22"/>
        </w:rPr>
        <w:t>및</w:t>
      </w:r>
      <w:r w:rsidR="00516186" w:rsidRPr="00380FB2">
        <w:rPr>
          <w:szCs w:val="22"/>
        </w:rPr>
        <w:t xml:space="preserve"> </w:t>
      </w:r>
      <w:r w:rsidR="00516186" w:rsidRPr="00380FB2">
        <w:rPr>
          <w:szCs w:val="22"/>
        </w:rPr>
        <w:t>관리하고</w:t>
      </w:r>
      <w:r w:rsidR="00A37331" w:rsidRPr="00A37331">
        <w:rPr>
          <w:rFonts w:hint="eastAsia"/>
        </w:rPr>
        <w:t xml:space="preserve"> </w:t>
      </w:r>
      <w:r w:rsidR="00A37331" w:rsidRPr="00A37331">
        <w:rPr>
          <w:szCs w:val="22"/>
        </w:rPr>
        <w:t>본건</w:t>
      </w:r>
      <w:r w:rsidR="00A37331" w:rsidRPr="00A37331">
        <w:rPr>
          <w:szCs w:val="22"/>
        </w:rPr>
        <w:t xml:space="preserve"> </w:t>
      </w:r>
      <w:r w:rsidR="00A37331" w:rsidRPr="00A37331">
        <w:rPr>
          <w:szCs w:val="22"/>
        </w:rPr>
        <w:t>임대차계약상</w:t>
      </w:r>
      <w:r w:rsidR="00A37331" w:rsidRPr="00A37331">
        <w:rPr>
          <w:szCs w:val="22"/>
        </w:rPr>
        <w:t xml:space="preserve"> </w:t>
      </w:r>
      <w:r w:rsidR="00A37331" w:rsidRPr="00A37331">
        <w:rPr>
          <w:szCs w:val="22"/>
        </w:rPr>
        <w:t>임대인의</w:t>
      </w:r>
      <w:r w:rsidR="00A37331" w:rsidRPr="00A37331">
        <w:rPr>
          <w:szCs w:val="22"/>
        </w:rPr>
        <w:t xml:space="preserve"> </w:t>
      </w:r>
      <w:r w:rsidR="00A37331" w:rsidRPr="00A37331">
        <w:rPr>
          <w:szCs w:val="22"/>
        </w:rPr>
        <w:t>의무를</w:t>
      </w:r>
      <w:r w:rsidR="00A37331" w:rsidRPr="00A37331">
        <w:rPr>
          <w:szCs w:val="22"/>
        </w:rPr>
        <w:t xml:space="preserve"> </w:t>
      </w:r>
      <w:r w:rsidR="002D2A33">
        <w:rPr>
          <w:rFonts w:hint="eastAsia"/>
          <w:szCs w:val="22"/>
        </w:rPr>
        <w:t>주요한</w:t>
      </w:r>
      <w:r w:rsidR="002D2A33">
        <w:rPr>
          <w:rFonts w:hint="eastAsia"/>
          <w:szCs w:val="22"/>
        </w:rPr>
        <w:t xml:space="preserve"> </w:t>
      </w:r>
      <w:r w:rsidR="002D2A33">
        <w:rPr>
          <w:rFonts w:hint="eastAsia"/>
          <w:szCs w:val="22"/>
        </w:rPr>
        <w:t>면에서</w:t>
      </w:r>
      <w:r w:rsidR="002D2A33">
        <w:rPr>
          <w:rFonts w:hint="eastAsia"/>
          <w:szCs w:val="22"/>
        </w:rPr>
        <w:t xml:space="preserve"> </w:t>
      </w:r>
      <w:r w:rsidR="00A37331" w:rsidRPr="00A37331">
        <w:rPr>
          <w:szCs w:val="22"/>
        </w:rPr>
        <w:t>준수하며</w:t>
      </w:r>
      <w:r w:rsidR="00A37331" w:rsidRPr="00A37331">
        <w:rPr>
          <w:szCs w:val="22"/>
        </w:rPr>
        <w:t>,</w:t>
      </w:r>
      <w:r w:rsidR="002A2829" w:rsidRPr="00380FB2">
        <w:rPr>
          <w:szCs w:val="22"/>
        </w:rPr>
        <w:t xml:space="preserve"> (ii)</w:t>
      </w:r>
      <w:r w:rsidR="009111B7" w:rsidRPr="00380FB2">
        <w:rPr>
          <w:szCs w:val="22"/>
        </w:rPr>
        <w:t xml:space="preserve"> </w:t>
      </w:r>
      <w:r>
        <w:rPr>
          <w:szCs w:val="22"/>
        </w:rPr>
        <w:t>매매목적물</w:t>
      </w:r>
      <w:r w:rsidR="00516186" w:rsidRPr="00380FB2">
        <w:rPr>
          <w:szCs w:val="22"/>
        </w:rPr>
        <w:t>의</w:t>
      </w:r>
      <w:r w:rsidR="00516186" w:rsidRPr="00380FB2">
        <w:rPr>
          <w:szCs w:val="22"/>
        </w:rPr>
        <w:t xml:space="preserve"> </w:t>
      </w:r>
      <w:r w:rsidR="00516186" w:rsidRPr="00380FB2">
        <w:rPr>
          <w:szCs w:val="22"/>
        </w:rPr>
        <w:t>전부</w:t>
      </w:r>
      <w:r w:rsidR="00516186" w:rsidRPr="00380FB2">
        <w:rPr>
          <w:szCs w:val="22"/>
        </w:rPr>
        <w:t xml:space="preserve"> </w:t>
      </w:r>
      <w:r w:rsidR="00516186" w:rsidRPr="00380FB2">
        <w:rPr>
          <w:szCs w:val="22"/>
        </w:rPr>
        <w:t>또는</w:t>
      </w:r>
      <w:r w:rsidR="00516186" w:rsidRPr="00380FB2">
        <w:rPr>
          <w:szCs w:val="22"/>
        </w:rPr>
        <w:t xml:space="preserve"> </w:t>
      </w:r>
      <w:r w:rsidR="00516186" w:rsidRPr="00380FB2">
        <w:rPr>
          <w:szCs w:val="22"/>
        </w:rPr>
        <w:t>일부에</w:t>
      </w:r>
      <w:r w:rsidR="00516186" w:rsidRPr="00380FB2">
        <w:rPr>
          <w:szCs w:val="22"/>
        </w:rPr>
        <w:t xml:space="preserve"> </w:t>
      </w:r>
      <w:r w:rsidR="00516186" w:rsidRPr="00380FB2">
        <w:rPr>
          <w:szCs w:val="22"/>
        </w:rPr>
        <w:t>관한</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제</w:t>
      </w:r>
      <w:r w:rsidR="00516186" w:rsidRPr="00380FB2">
        <w:rPr>
          <w:szCs w:val="22"/>
        </w:rPr>
        <w:t>3</w:t>
      </w:r>
      <w:r w:rsidR="00516186" w:rsidRPr="00380FB2">
        <w:rPr>
          <w:szCs w:val="22"/>
        </w:rPr>
        <w:t>자에게</w:t>
      </w:r>
      <w:r w:rsidR="00516186" w:rsidRPr="00380FB2">
        <w:rPr>
          <w:szCs w:val="22"/>
        </w:rPr>
        <w:t xml:space="preserve"> </w:t>
      </w:r>
      <w:r w:rsidR="00516186" w:rsidRPr="00380FB2">
        <w:rPr>
          <w:szCs w:val="22"/>
        </w:rPr>
        <w:t>양도하거나</w:t>
      </w:r>
      <w:r w:rsidR="00516186" w:rsidRPr="00380FB2">
        <w:rPr>
          <w:szCs w:val="22"/>
        </w:rPr>
        <w:t xml:space="preserve"> </w:t>
      </w:r>
      <w:r w:rsidR="00516186" w:rsidRPr="00380FB2">
        <w:rPr>
          <w:szCs w:val="22"/>
        </w:rPr>
        <w:t>부담을</w:t>
      </w:r>
      <w:r w:rsidR="00516186" w:rsidRPr="00380FB2">
        <w:rPr>
          <w:szCs w:val="22"/>
        </w:rPr>
        <w:t xml:space="preserve"> </w:t>
      </w:r>
      <w:r w:rsidR="00516186" w:rsidRPr="00380FB2">
        <w:rPr>
          <w:szCs w:val="22"/>
        </w:rPr>
        <w:t>설정하지</w:t>
      </w:r>
      <w:r w:rsidR="00516186" w:rsidRPr="00380FB2">
        <w:rPr>
          <w:szCs w:val="22"/>
        </w:rPr>
        <w:t xml:space="preserve"> </w:t>
      </w:r>
      <w:r w:rsidR="00516186" w:rsidRPr="00380FB2">
        <w:rPr>
          <w:szCs w:val="22"/>
        </w:rPr>
        <w:t>않</w:t>
      </w:r>
      <w:r w:rsidR="00A37331" w:rsidRPr="00A37331">
        <w:rPr>
          <w:szCs w:val="22"/>
        </w:rPr>
        <w:t>으며</w:t>
      </w:r>
      <w:r w:rsidR="00A37331" w:rsidRPr="00A37331">
        <w:rPr>
          <w:szCs w:val="22"/>
        </w:rPr>
        <w:t xml:space="preserve">, (iii) </w:t>
      </w:r>
      <w:r w:rsidR="00A37331" w:rsidRPr="00A37331">
        <w:rPr>
          <w:szCs w:val="22"/>
        </w:rPr>
        <w:t>매수인의</w:t>
      </w:r>
      <w:r w:rsidR="00A37331" w:rsidRPr="00A37331">
        <w:rPr>
          <w:szCs w:val="22"/>
        </w:rPr>
        <w:t xml:space="preserve"> </w:t>
      </w:r>
      <w:r w:rsidR="00A37331" w:rsidRPr="00A37331">
        <w:rPr>
          <w:szCs w:val="22"/>
        </w:rPr>
        <w:t>사전</w:t>
      </w:r>
      <w:r w:rsidR="00A37331" w:rsidRPr="00A37331">
        <w:rPr>
          <w:szCs w:val="22"/>
        </w:rPr>
        <w:t xml:space="preserve"> </w:t>
      </w:r>
      <w:r w:rsidR="00A37331" w:rsidRPr="00A37331">
        <w:rPr>
          <w:szCs w:val="22"/>
        </w:rPr>
        <w:t>서면</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없이</w:t>
      </w:r>
      <w:r w:rsidR="00A37331" w:rsidRPr="00A37331">
        <w:rPr>
          <w:szCs w:val="22"/>
        </w:rPr>
        <w:t xml:space="preserve"> </w:t>
      </w:r>
      <w:r w:rsidR="00A37331" w:rsidRPr="00A37331">
        <w:rPr>
          <w:szCs w:val="22"/>
        </w:rPr>
        <w:t>본건</w:t>
      </w:r>
      <w:r w:rsidR="00A37331" w:rsidRPr="00A37331">
        <w:rPr>
          <w:szCs w:val="22"/>
        </w:rPr>
        <w:t xml:space="preserve"> </w:t>
      </w:r>
      <w:r w:rsidR="00A37331" w:rsidRPr="00A37331">
        <w:rPr>
          <w:szCs w:val="22"/>
        </w:rPr>
        <w:t>임대차계약을</w:t>
      </w:r>
      <w:r w:rsidR="00A37331" w:rsidRPr="00A37331">
        <w:rPr>
          <w:szCs w:val="22"/>
        </w:rPr>
        <w:t xml:space="preserve"> </w:t>
      </w:r>
      <w:r w:rsidR="00A37331" w:rsidRPr="00A37331">
        <w:rPr>
          <w:szCs w:val="22"/>
        </w:rPr>
        <w:t>변경</w:t>
      </w:r>
      <w:r w:rsidR="00A37331" w:rsidRPr="00A37331">
        <w:rPr>
          <w:szCs w:val="22"/>
        </w:rPr>
        <w:t>·</w:t>
      </w:r>
      <w:r w:rsidR="00A37331" w:rsidRPr="00A37331">
        <w:rPr>
          <w:szCs w:val="22"/>
        </w:rPr>
        <w:t>갱신</w:t>
      </w:r>
      <w:r w:rsidR="00A37331" w:rsidRPr="00A37331">
        <w:rPr>
          <w:szCs w:val="22"/>
        </w:rPr>
        <w:t>·</w:t>
      </w:r>
      <w:r w:rsidR="00A37331" w:rsidRPr="00A37331">
        <w:rPr>
          <w:szCs w:val="22"/>
        </w:rPr>
        <w:t>해지하거나</w:t>
      </w:r>
      <w:r w:rsidR="00A37331" w:rsidRPr="00A37331">
        <w:rPr>
          <w:szCs w:val="22"/>
        </w:rPr>
        <w:t xml:space="preserve"> </w:t>
      </w:r>
      <w:r w:rsidR="00A37331" w:rsidRPr="00A37331">
        <w:rPr>
          <w:szCs w:val="22"/>
        </w:rPr>
        <w:t>매매목적물에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새로운</w:t>
      </w:r>
      <w:r w:rsidR="00A37331" w:rsidRPr="00A37331">
        <w:rPr>
          <w:szCs w:val="22"/>
        </w:rPr>
        <w:t xml:space="preserve"> </w:t>
      </w:r>
      <w:r w:rsidR="00A37331" w:rsidRPr="00A37331">
        <w:rPr>
          <w:szCs w:val="22"/>
        </w:rPr>
        <w:t>임대차계약</w:t>
      </w:r>
      <w:r w:rsidR="00A37331" w:rsidRPr="00A37331">
        <w:rPr>
          <w:szCs w:val="22"/>
        </w:rPr>
        <w:t xml:space="preserve">, </w:t>
      </w:r>
      <w:r w:rsidR="00A37331" w:rsidRPr="00A37331">
        <w:rPr>
          <w:szCs w:val="22"/>
        </w:rPr>
        <w:t>전대차</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기타</w:t>
      </w:r>
      <w:r w:rsidR="00A37331" w:rsidRPr="00A37331">
        <w:rPr>
          <w:szCs w:val="22"/>
        </w:rPr>
        <w:t xml:space="preserve"> </w:t>
      </w:r>
      <w:r w:rsidR="00A37331" w:rsidRPr="00A37331">
        <w:rPr>
          <w:szCs w:val="22"/>
        </w:rPr>
        <w:t>매매목적물의</w:t>
      </w:r>
      <w:r w:rsidR="00A37331" w:rsidRPr="00A37331">
        <w:rPr>
          <w:szCs w:val="22"/>
        </w:rPr>
        <w:t xml:space="preserve"> </w:t>
      </w:r>
      <w:r w:rsidR="00A37331" w:rsidRPr="00A37331">
        <w:rPr>
          <w:szCs w:val="22"/>
        </w:rPr>
        <w:t>사용</w:t>
      </w:r>
      <w:r w:rsidR="00A37331" w:rsidRPr="00A37331">
        <w:rPr>
          <w:szCs w:val="22"/>
        </w:rPr>
        <w:t>·</w:t>
      </w:r>
      <w:r w:rsidR="00A37331" w:rsidRPr="00A37331">
        <w:rPr>
          <w:szCs w:val="22"/>
        </w:rPr>
        <w:t>수익에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계약을</w:t>
      </w:r>
      <w:r w:rsidR="00A37331" w:rsidRPr="00A37331">
        <w:rPr>
          <w:szCs w:val="22"/>
        </w:rPr>
        <w:t xml:space="preserve"> </w:t>
      </w:r>
      <w:r w:rsidR="00A37331" w:rsidRPr="00A37331">
        <w:rPr>
          <w:szCs w:val="22"/>
        </w:rPr>
        <w:t>체결하지</w:t>
      </w:r>
      <w:r w:rsidR="00A37331" w:rsidRPr="00A37331">
        <w:rPr>
          <w:szCs w:val="22"/>
        </w:rPr>
        <w:t xml:space="preserve"> </w:t>
      </w:r>
      <w:r w:rsidR="00A37331" w:rsidRPr="00A37331">
        <w:rPr>
          <w:szCs w:val="22"/>
        </w:rPr>
        <w:t>아니</w:t>
      </w:r>
      <w:r w:rsidR="0008443C">
        <w:rPr>
          <w:rFonts w:hint="eastAsia"/>
          <w:szCs w:val="22"/>
        </w:rPr>
        <w:t>하고</w:t>
      </w:r>
      <w:r w:rsidR="0008443C">
        <w:rPr>
          <w:rFonts w:hint="eastAsia"/>
          <w:szCs w:val="22"/>
        </w:rPr>
        <w:t xml:space="preserve">, (iv) </w:t>
      </w:r>
      <w:r w:rsidR="0008443C" w:rsidRPr="0008443C">
        <w:rPr>
          <w:szCs w:val="22"/>
        </w:rPr>
        <w:t>신규</w:t>
      </w:r>
      <w:r w:rsidR="0008443C" w:rsidRPr="0008443C">
        <w:rPr>
          <w:szCs w:val="22"/>
        </w:rPr>
        <w:t xml:space="preserve"> </w:t>
      </w:r>
      <w:r w:rsidR="0008443C" w:rsidRPr="0008443C">
        <w:rPr>
          <w:szCs w:val="22"/>
        </w:rPr>
        <w:t>공사</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물리적</w:t>
      </w:r>
      <w:r w:rsidR="0008443C" w:rsidRPr="0008443C">
        <w:rPr>
          <w:szCs w:val="22"/>
        </w:rPr>
        <w:t xml:space="preserve"> </w:t>
      </w:r>
      <w:r w:rsidR="0008443C" w:rsidRPr="0008443C">
        <w:rPr>
          <w:szCs w:val="22"/>
        </w:rPr>
        <w:t>변경을</w:t>
      </w:r>
      <w:r w:rsidR="0008443C" w:rsidRPr="0008443C">
        <w:rPr>
          <w:szCs w:val="22"/>
        </w:rPr>
        <w:t xml:space="preserve"> </w:t>
      </w:r>
      <w:r w:rsidR="0008443C" w:rsidRPr="0008443C">
        <w:rPr>
          <w:szCs w:val="22"/>
        </w:rPr>
        <w:t>하지</w:t>
      </w:r>
      <w:r w:rsidR="0008443C" w:rsidRPr="0008443C">
        <w:rPr>
          <w:szCs w:val="22"/>
        </w:rPr>
        <w:t xml:space="preserve"> </w:t>
      </w:r>
      <w:r w:rsidR="0008443C">
        <w:rPr>
          <w:rFonts w:hint="eastAsia"/>
          <w:szCs w:val="22"/>
        </w:rPr>
        <w:t>않</w:t>
      </w:r>
      <w:r w:rsidR="00516186" w:rsidRPr="00380FB2">
        <w:rPr>
          <w:szCs w:val="22"/>
        </w:rPr>
        <w:t>는다</w:t>
      </w:r>
      <w:r w:rsidR="00516186" w:rsidRPr="00380FB2">
        <w:rPr>
          <w:szCs w:val="22"/>
        </w:rPr>
        <w:t>.</w:t>
      </w:r>
      <w:r w:rsidR="0008443C">
        <w:rPr>
          <w:rFonts w:hint="eastAsia"/>
          <w:szCs w:val="22"/>
        </w:rPr>
        <w:t xml:space="preserve"> </w:t>
      </w:r>
      <w:r w:rsidR="002D2A33">
        <w:rPr>
          <w:rFonts w:hint="eastAsia"/>
          <w:szCs w:val="22"/>
        </w:rPr>
        <w:t>단</w:t>
      </w:r>
      <w:r w:rsidR="002D2A33">
        <w:rPr>
          <w:rFonts w:hint="eastAsia"/>
          <w:szCs w:val="22"/>
        </w:rPr>
        <w:t xml:space="preserve">, </w:t>
      </w:r>
      <w:r w:rsidR="0008443C" w:rsidRPr="0008443C">
        <w:rPr>
          <w:szCs w:val="22"/>
        </w:rPr>
        <w:t>통상적인</w:t>
      </w:r>
      <w:r w:rsidR="0008443C" w:rsidRPr="0008443C">
        <w:rPr>
          <w:szCs w:val="22"/>
        </w:rPr>
        <w:t xml:space="preserve"> </w:t>
      </w:r>
      <w:r w:rsidR="0008443C" w:rsidRPr="0008443C">
        <w:rPr>
          <w:szCs w:val="22"/>
        </w:rPr>
        <w:t>수선</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안전상</w:t>
      </w:r>
      <w:r w:rsidR="0008443C" w:rsidRPr="0008443C">
        <w:rPr>
          <w:szCs w:val="22"/>
        </w:rPr>
        <w:t xml:space="preserve"> </w:t>
      </w:r>
      <w:r w:rsidR="0008443C" w:rsidRPr="0008443C">
        <w:rPr>
          <w:szCs w:val="22"/>
        </w:rPr>
        <w:t>긴급조치는</w:t>
      </w:r>
      <w:r w:rsidR="0008443C" w:rsidRPr="0008443C">
        <w:rPr>
          <w:szCs w:val="22"/>
        </w:rPr>
        <w:t xml:space="preserve"> </w:t>
      </w:r>
      <w:r w:rsidR="0008443C" w:rsidRPr="0008443C">
        <w:rPr>
          <w:szCs w:val="22"/>
        </w:rPr>
        <w:t>매수인에게</w:t>
      </w:r>
      <w:r w:rsidR="0008443C" w:rsidRPr="0008443C">
        <w:rPr>
          <w:szCs w:val="22"/>
        </w:rPr>
        <w:t xml:space="preserve"> </w:t>
      </w:r>
      <w:r w:rsidR="0008443C">
        <w:rPr>
          <w:rFonts w:hint="eastAsia"/>
          <w:szCs w:val="22"/>
        </w:rPr>
        <w:t>사전</w:t>
      </w:r>
      <w:r w:rsidR="0008443C" w:rsidRPr="0008443C">
        <w:rPr>
          <w:szCs w:val="22"/>
        </w:rPr>
        <w:t xml:space="preserve"> </w:t>
      </w:r>
      <w:r w:rsidR="0008443C" w:rsidRPr="0008443C">
        <w:rPr>
          <w:szCs w:val="22"/>
        </w:rPr>
        <w:t>통지하고</w:t>
      </w:r>
      <w:r w:rsidR="0008443C" w:rsidRPr="0008443C">
        <w:rPr>
          <w:szCs w:val="22"/>
        </w:rPr>
        <w:t xml:space="preserve"> </w:t>
      </w:r>
      <w:r w:rsidR="0008443C" w:rsidRPr="0008443C">
        <w:rPr>
          <w:szCs w:val="22"/>
        </w:rPr>
        <w:t>시행할</w:t>
      </w:r>
      <w:r w:rsidR="0008443C" w:rsidRPr="0008443C">
        <w:rPr>
          <w:szCs w:val="22"/>
        </w:rPr>
        <w:t xml:space="preserve"> </w:t>
      </w:r>
      <w:r w:rsidR="0008443C" w:rsidRPr="0008443C">
        <w:rPr>
          <w:szCs w:val="22"/>
        </w:rPr>
        <w:t>수</w:t>
      </w:r>
      <w:r w:rsidR="0008443C" w:rsidRPr="0008443C">
        <w:rPr>
          <w:szCs w:val="22"/>
        </w:rPr>
        <w:t xml:space="preserve"> </w:t>
      </w:r>
      <w:r w:rsidR="0008443C" w:rsidRPr="0008443C">
        <w:rPr>
          <w:szCs w:val="22"/>
        </w:rPr>
        <w:t>있다</w:t>
      </w:r>
      <w:r w:rsidR="0008443C" w:rsidRPr="0008443C">
        <w:rPr>
          <w:szCs w:val="22"/>
        </w:rPr>
        <w:t>.</w:t>
      </w:r>
    </w:p>
    <w:p w14:paraId="7DEC8DA3" w14:textId="393F16F7" w:rsidR="00516186" w:rsidRPr="004041F1" w:rsidRDefault="00516186" w:rsidP="007008A0">
      <w:pPr>
        <w:tabs>
          <w:tab w:val="left" w:pos="-720"/>
        </w:tabs>
        <w:snapToGrid w:val="0"/>
        <w:ind w:left="720" w:hanging="720"/>
        <w:rPr>
          <w:szCs w:val="22"/>
        </w:rPr>
      </w:pPr>
    </w:p>
    <w:p w14:paraId="7702A60A" w14:textId="6A127596" w:rsidR="00516186" w:rsidRPr="00380FB2" w:rsidRDefault="00516186" w:rsidP="00AF5E56">
      <w:pPr>
        <w:numPr>
          <w:ilvl w:val="0"/>
          <w:numId w:val="7"/>
        </w:numPr>
        <w:tabs>
          <w:tab w:val="left" w:pos="-1440"/>
        </w:tabs>
        <w:snapToGrid w:val="0"/>
        <w:rPr>
          <w:szCs w:val="22"/>
        </w:rPr>
      </w:pPr>
      <w:r w:rsidRPr="00380FB2">
        <w:rPr>
          <w:szCs w:val="22"/>
          <w:u w:val="single"/>
        </w:rPr>
        <w:t>협상</w:t>
      </w:r>
      <w:r w:rsidRPr="00380FB2">
        <w:rPr>
          <w:szCs w:val="22"/>
          <w:u w:val="single"/>
        </w:rPr>
        <w:t xml:space="preserve"> </w:t>
      </w:r>
      <w:r w:rsidRPr="00380FB2">
        <w:rPr>
          <w:szCs w:val="22"/>
          <w:u w:val="single"/>
        </w:rPr>
        <w:t>금지</w:t>
      </w:r>
      <w:r w:rsidRPr="00380FB2">
        <w:rPr>
          <w:szCs w:val="22"/>
        </w:rPr>
        <w:t xml:space="preserve">: </w:t>
      </w:r>
      <w:r w:rsidRPr="00380FB2">
        <w:rPr>
          <w:szCs w:val="22"/>
        </w:rPr>
        <w:t>제</w:t>
      </w:r>
      <w:r w:rsidRPr="00380FB2">
        <w:rPr>
          <w:szCs w:val="22"/>
        </w:rPr>
        <w:t>3</w:t>
      </w:r>
      <w:r w:rsidRPr="00380FB2">
        <w:rPr>
          <w:szCs w:val="22"/>
        </w:rPr>
        <w:t>자에게</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매수를</w:t>
      </w:r>
      <w:r w:rsidRPr="00380FB2">
        <w:rPr>
          <w:szCs w:val="22"/>
        </w:rPr>
        <w:t xml:space="preserve"> </w:t>
      </w:r>
      <w:r w:rsidRPr="00380FB2">
        <w:rPr>
          <w:szCs w:val="22"/>
        </w:rPr>
        <w:t>요청하지</w:t>
      </w:r>
      <w:r w:rsidRPr="00380FB2">
        <w:rPr>
          <w:szCs w:val="22"/>
        </w:rPr>
        <w:t xml:space="preserve"> </w:t>
      </w:r>
      <w:r w:rsidRPr="00380FB2">
        <w:rPr>
          <w:szCs w:val="22"/>
        </w:rPr>
        <w:t>않고</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매매와</w:t>
      </w:r>
      <w:r w:rsidRPr="00380FB2">
        <w:rPr>
          <w:szCs w:val="22"/>
        </w:rPr>
        <w:t xml:space="preserve"> </w:t>
      </w:r>
      <w:r w:rsidRPr="00380FB2">
        <w:rPr>
          <w:szCs w:val="22"/>
        </w:rPr>
        <w:t>관련하여</w:t>
      </w:r>
      <w:r w:rsidRPr="00380FB2">
        <w:rPr>
          <w:szCs w:val="22"/>
        </w:rPr>
        <w:t xml:space="preserve"> </w:t>
      </w:r>
      <w:r w:rsidRPr="00380FB2">
        <w:rPr>
          <w:szCs w:val="22"/>
        </w:rPr>
        <w:t>제</w:t>
      </w:r>
      <w:r w:rsidRPr="00380FB2">
        <w:rPr>
          <w:szCs w:val="22"/>
        </w:rPr>
        <w:t>3</w:t>
      </w:r>
      <w:r w:rsidRPr="00380FB2">
        <w:rPr>
          <w:szCs w:val="22"/>
        </w:rPr>
        <w:t>자와</w:t>
      </w:r>
      <w:r w:rsidRPr="00380FB2">
        <w:rPr>
          <w:szCs w:val="22"/>
        </w:rPr>
        <w:t xml:space="preserve"> </w:t>
      </w:r>
      <w:r w:rsidRPr="00380FB2">
        <w:rPr>
          <w:szCs w:val="22"/>
        </w:rPr>
        <w:t>논의</w:t>
      </w:r>
      <w:r w:rsidRPr="00380FB2">
        <w:rPr>
          <w:szCs w:val="22"/>
        </w:rPr>
        <w:t xml:space="preserve"> </w:t>
      </w:r>
      <w:r w:rsidRPr="00380FB2">
        <w:rPr>
          <w:szCs w:val="22"/>
        </w:rPr>
        <w:t>또는</w:t>
      </w:r>
      <w:r w:rsidRPr="00380FB2">
        <w:rPr>
          <w:szCs w:val="22"/>
        </w:rPr>
        <w:t xml:space="preserve"> </w:t>
      </w:r>
      <w:r w:rsidRPr="00380FB2">
        <w:rPr>
          <w:szCs w:val="22"/>
        </w:rPr>
        <w:t>협상하지</w:t>
      </w:r>
      <w:r w:rsidRPr="00380FB2">
        <w:rPr>
          <w:szCs w:val="22"/>
        </w:rPr>
        <w:t xml:space="preserve"> </w:t>
      </w:r>
      <w:r w:rsidRPr="00380FB2">
        <w:rPr>
          <w:szCs w:val="22"/>
        </w:rPr>
        <w:t>않</w:t>
      </w:r>
      <w:r w:rsidR="00C42BB7">
        <w:rPr>
          <w:rFonts w:hint="eastAsia"/>
          <w:szCs w:val="22"/>
        </w:rPr>
        <w:t>아야</w:t>
      </w:r>
      <w:r w:rsidR="00C42BB7">
        <w:rPr>
          <w:rFonts w:hint="eastAsia"/>
          <w:szCs w:val="22"/>
        </w:rPr>
        <w:t xml:space="preserve"> </w:t>
      </w:r>
      <w:r w:rsidR="00C42BB7">
        <w:rPr>
          <w:rFonts w:hint="eastAsia"/>
          <w:szCs w:val="22"/>
        </w:rPr>
        <w:t>하며</w:t>
      </w:r>
      <w:r w:rsidR="00C42BB7">
        <w:rPr>
          <w:rFonts w:hint="eastAsia"/>
          <w:szCs w:val="22"/>
        </w:rPr>
        <w:t>,</w:t>
      </w:r>
      <w:r w:rsidR="00C42BB7">
        <w:rPr>
          <w:szCs w:val="22"/>
        </w:rPr>
        <w:t xml:space="preserve"> </w:t>
      </w:r>
      <w:r w:rsidR="00C42BB7">
        <w:rPr>
          <w:rFonts w:hint="eastAsia"/>
          <w:szCs w:val="22"/>
        </w:rPr>
        <w:t>제</w:t>
      </w:r>
      <w:r w:rsidR="00C42BB7">
        <w:rPr>
          <w:rFonts w:hint="eastAsia"/>
          <w:szCs w:val="22"/>
        </w:rPr>
        <w:t>3</w:t>
      </w:r>
      <w:r w:rsidR="00C42BB7">
        <w:rPr>
          <w:rFonts w:hint="eastAsia"/>
          <w:szCs w:val="22"/>
        </w:rPr>
        <w:t>자로부터의</w:t>
      </w:r>
      <w:r w:rsidR="00C42BB7">
        <w:rPr>
          <w:rFonts w:hint="eastAsia"/>
          <w:szCs w:val="22"/>
        </w:rPr>
        <w:t xml:space="preserve"> </w:t>
      </w:r>
      <w:r w:rsidR="00C42BB7">
        <w:rPr>
          <w:rFonts w:hint="eastAsia"/>
          <w:szCs w:val="22"/>
        </w:rPr>
        <w:t>매수</w:t>
      </w:r>
      <w:r w:rsidR="00C42BB7">
        <w:rPr>
          <w:rFonts w:hint="eastAsia"/>
          <w:szCs w:val="22"/>
        </w:rPr>
        <w:t xml:space="preserve"> </w:t>
      </w:r>
      <w:r w:rsidR="00C42BB7">
        <w:rPr>
          <w:rFonts w:hint="eastAsia"/>
          <w:szCs w:val="22"/>
        </w:rPr>
        <w:t>의향</w:t>
      </w:r>
      <w:r w:rsidR="00C42BB7">
        <w:rPr>
          <w:rFonts w:hint="eastAsia"/>
          <w:szCs w:val="22"/>
        </w:rPr>
        <w:t xml:space="preserve">, </w:t>
      </w:r>
      <w:r w:rsidR="00C42BB7">
        <w:rPr>
          <w:rFonts w:hint="eastAsia"/>
          <w:szCs w:val="22"/>
        </w:rPr>
        <w:t>제안</w:t>
      </w:r>
      <w:r w:rsidR="00C42BB7">
        <w:rPr>
          <w:rFonts w:hint="eastAsia"/>
          <w:szCs w:val="22"/>
        </w:rPr>
        <w:t xml:space="preserve"> </w:t>
      </w:r>
      <w:r w:rsidR="00C42BB7">
        <w:rPr>
          <w:rFonts w:hint="eastAsia"/>
          <w:szCs w:val="22"/>
        </w:rPr>
        <w:t>등을</w:t>
      </w:r>
      <w:r w:rsidR="00C42BB7">
        <w:rPr>
          <w:rFonts w:hint="eastAsia"/>
          <w:szCs w:val="22"/>
        </w:rPr>
        <w:t xml:space="preserve"> </w:t>
      </w:r>
      <w:r w:rsidR="00C42BB7">
        <w:rPr>
          <w:rFonts w:hint="eastAsia"/>
          <w:szCs w:val="22"/>
        </w:rPr>
        <w:t>수락하여서는</w:t>
      </w:r>
      <w:r w:rsidR="00C42BB7">
        <w:rPr>
          <w:rFonts w:hint="eastAsia"/>
          <w:szCs w:val="22"/>
        </w:rPr>
        <w:t xml:space="preserve"> </w:t>
      </w:r>
      <w:r w:rsidR="00C42BB7">
        <w:rPr>
          <w:rFonts w:hint="eastAsia"/>
          <w:szCs w:val="22"/>
        </w:rPr>
        <w:t>안</w:t>
      </w:r>
      <w:r w:rsidR="00C42BB7">
        <w:rPr>
          <w:rFonts w:hint="eastAsia"/>
          <w:szCs w:val="22"/>
        </w:rPr>
        <w:t xml:space="preserve"> </w:t>
      </w:r>
      <w:r w:rsidR="00C42BB7">
        <w:rPr>
          <w:rFonts w:hint="eastAsia"/>
          <w:szCs w:val="22"/>
        </w:rPr>
        <w:t>된</w:t>
      </w:r>
      <w:r w:rsidRPr="00380FB2">
        <w:rPr>
          <w:szCs w:val="22"/>
        </w:rPr>
        <w:t>다</w:t>
      </w:r>
      <w:r w:rsidRPr="00380FB2">
        <w:rPr>
          <w:szCs w:val="22"/>
        </w:rPr>
        <w:t xml:space="preserve">. </w:t>
      </w:r>
    </w:p>
    <w:p w14:paraId="218C9445" w14:textId="77777777" w:rsidR="00F26B8D" w:rsidRPr="005170BD" w:rsidRDefault="00F26B8D" w:rsidP="007008A0">
      <w:pPr>
        <w:tabs>
          <w:tab w:val="left" w:pos="-1440"/>
        </w:tabs>
        <w:snapToGrid w:val="0"/>
        <w:ind w:left="567"/>
        <w:rPr>
          <w:szCs w:val="22"/>
        </w:rPr>
      </w:pPr>
    </w:p>
    <w:p w14:paraId="6B4F4A78" w14:textId="413C8C74" w:rsidR="00860E7A" w:rsidRDefault="00650F57" w:rsidP="00AF5E56">
      <w:pPr>
        <w:numPr>
          <w:ilvl w:val="0"/>
          <w:numId w:val="7"/>
        </w:numPr>
        <w:tabs>
          <w:tab w:val="left" w:pos="-1440"/>
        </w:tabs>
        <w:snapToGrid w:val="0"/>
        <w:rPr>
          <w:szCs w:val="22"/>
        </w:rPr>
      </w:pPr>
      <w:r w:rsidRPr="00F45C4E">
        <w:rPr>
          <w:szCs w:val="22"/>
          <w:u w:val="single"/>
        </w:rPr>
        <w:t>세금</w:t>
      </w:r>
      <w:r w:rsidRPr="00F45C4E">
        <w:rPr>
          <w:szCs w:val="22"/>
          <w:u w:val="single"/>
        </w:rPr>
        <w:t xml:space="preserve"> </w:t>
      </w:r>
      <w:r w:rsidRPr="00F45C4E">
        <w:rPr>
          <w:szCs w:val="22"/>
          <w:u w:val="single"/>
        </w:rPr>
        <w:t>등</w:t>
      </w:r>
      <w:r w:rsidRPr="00F45C4E">
        <w:rPr>
          <w:szCs w:val="22"/>
          <w:u w:val="single"/>
        </w:rPr>
        <w:t xml:space="preserve"> </w:t>
      </w:r>
      <w:r w:rsidRPr="00F45C4E">
        <w:rPr>
          <w:szCs w:val="22"/>
          <w:u w:val="single"/>
        </w:rPr>
        <w:t>완납</w:t>
      </w:r>
      <w:r w:rsidRPr="00F45C4E">
        <w:rPr>
          <w:szCs w:val="22"/>
        </w:rPr>
        <w:t xml:space="preserve">: </w:t>
      </w:r>
      <w:r w:rsidRPr="00F45C4E">
        <w:rPr>
          <w:szCs w:val="22"/>
        </w:rPr>
        <w:t>매도인은</w:t>
      </w:r>
      <w:r w:rsidRPr="00F45C4E">
        <w:rPr>
          <w:szCs w:val="22"/>
        </w:rPr>
        <w:t xml:space="preserve"> </w:t>
      </w:r>
      <w:r w:rsidR="001E0B1F">
        <w:rPr>
          <w:rFonts w:hint="eastAsia"/>
          <w:szCs w:val="22"/>
        </w:rPr>
        <w:t>본건</w:t>
      </w:r>
      <w:r w:rsidR="001E0B1F">
        <w:rPr>
          <w:rFonts w:hint="eastAsia"/>
          <w:szCs w:val="22"/>
        </w:rPr>
        <w:t xml:space="preserve"> </w:t>
      </w:r>
      <w:r w:rsidR="001E0B1F">
        <w:rPr>
          <w:rFonts w:hint="eastAsia"/>
          <w:szCs w:val="22"/>
        </w:rPr>
        <w:t>부동산</w:t>
      </w:r>
      <w:r w:rsidRPr="00F45C4E">
        <w:rPr>
          <w:szCs w:val="22"/>
        </w:rPr>
        <w:t>과</w:t>
      </w:r>
      <w:r w:rsidRPr="00F45C4E">
        <w:rPr>
          <w:szCs w:val="22"/>
        </w:rPr>
        <w:t xml:space="preserve"> </w:t>
      </w:r>
      <w:r w:rsidRPr="00F45C4E">
        <w:rPr>
          <w:szCs w:val="22"/>
        </w:rPr>
        <w:t>관련된</w:t>
      </w:r>
      <w:r w:rsidRPr="00F45C4E">
        <w:rPr>
          <w:szCs w:val="22"/>
        </w:rPr>
        <w:t xml:space="preserve"> </w:t>
      </w:r>
      <w:r w:rsidRPr="00F45C4E">
        <w:rPr>
          <w:szCs w:val="22"/>
        </w:rPr>
        <w:t>세금</w:t>
      </w:r>
      <w:r w:rsidRPr="00F45C4E">
        <w:rPr>
          <w:szCs w:val="22"/>
        </w:rPr>
        <w:t xml:space="preserve">, </w:t>
      </w:r>
      <w:r w:rsidRPr="00F45C4E">
        <w:rPr>
          <w:szCs w:val="22"/>
        </w:rPr>
        <w:t>부담금</w:t>
      </w:r>
      <w:r w:rsidRPr="00F45C4E">
        <w:rPr>
          <w:szCs w:val="22"/>
        </w:rPr>
        <w:t xml:space="preserve">, </w:t>
      </w:r>
      <w:r w:rsidRPr="00F45C4E">
        <w:rPr>
          <w:szCs w:val="22"/>
        </w:rPr>
        <w:t>유틸리티</w:t>
      </w:r>
      <w:r w:rsidRPr="00F45C4E">
        <w:rPr>
          <w:szCs w:val="22"/>
        </w:rPr>
        <w:t xml:space="preserve"> </w:t>
      </w:r>
      <w:r w:rsidRPr="00F45C4E">
        <w:rPr>
          <w:szCs w:val="22"/>
        </w:rPr>
        <w:t>요금</w:t>
      </w:r>
      <w:r w:rsidRPr="00F45C4E">
        <w:rPr>
          <w:szCs w:val="22"/>
        </w:rPr>
        <w:t xml:space="preserve"> </w:t>
      </w:r>
      <w:r w:rsidRPr="00F45C4E">
        <w:rPr>
          <w:szCs w:val="22"/>
        </w:rPr>
        <w:t>등의</w:t>
      </w:r>
      <w:r w:rsidRPr="00F45C4E">
        <w:rPr>
          <w:szCs w:val="22"/>
        </w:rPr>
        <w:t xml:space="preserve"> </w:t>
      </w:r>
      <w:r w:rsidRPr="00F45C4E">
        <w:rPr>
          <w:szCs w:val="22"/>
        </w:rPr>
        <w:t>미납금이</w:t>
      </w:r>
      <w:r w:rsidRPr="00F45C4E">
        <w:rPr>
          <w:szCs w:val="22"/>
        </w:rPr>
        <w:t xml:space="preserve"> </w:t>
      </w:r>
      <w:r w:rsidRPr="00F45C4E">
        <w:rPr>
          <w:szCs w:val="22"/>
        </w:rPr>
        <w:t>있는</w:t>
      </w:r>
      <w:r w:rsidRPr="00F45C4E">
        <w:rPr>
          <w:szCs w:val="22"/>
        </w:rPr>
        <w:t xml:space="preserve"> </w:t>
      </w:r>
      <w:r w:rsidRPr="00F45C4E">
        <w:rPr>
          <w:szCs w:val="22"/>
        </w:rPr>
        <w:t>경우에는</w:t>
      </w:r>
      <w:r w:rsidRPr="00F45C4E">
        <w:rPr>
          <w:szCs w:val="22"/>
        </w:rPr>
        <w:t xml:space="preserve"> </w:t>
      </w:r>
      <w:r w:rsidRPr="00F45C4E">
        <w:rPr>
          <w:szCs w:val="22"/>
        </w:rPr>
        <w:t>이를</w:t>
      </w:r>
      <w:r w:rsidRPr="00F45C4E">
        <w:rPr>
          <w:szCs w:val="22"/>
        </w:rPr>
        <w:t xml:space="preserve"> </w:t>
      </w:r>
      <w:r w:rsidRPr="00F45C4E">
        <w:rPr>
          <w:szCs w:val="22"/>
        </w:rPr>
        <w:t>완납하여야</w:t>
      </w:r>
      <w:r w:rsidRPr="00F45C4E">
        <w:rPr>
          <w:szCs w:val="22"/>
        </w:rPr>
        <w:t xml:space="preserve"> </w:t>
      </w:r>
      <w:r w:rsidRPr="00F45C4E">
        <w:rPr>
          <w:szCs w:val="22"/>
        </w:rPr>
        <w:t>한다</w:t>
      </w:r>
      <w:r w:rsidRPr="00F45C4E">
        <w:rPr>
          <w:szCs w:val="22"/>
        </w:rPr>
        <w:t>(</w:t>
      </w:r>
      <w:r w:rsidRPr="00F45C4E">
        <w:rPr>
          <w:szCs w:val="22"/>
        </w:rPr>
        <w:t>단</w:t>
      </w:r>
      <w:r w:rsidRPr="00F45C4E">
        <w:rPr>
          <w:szCs w:val="22"/>
        </w:rPr>
        <w:t xml:space="preserve">, </w:t>
      </w:r>
      <w:r w:rsidRPr="00F45C4E">
        <w:rPr>
          <w:szCs w:val="22"/>
        </w:rPr>
        <w:t>납부기한이</w:t>
      </w:r>
      <w:r w:rsidRPr="00F45C4E">
        <w:rPr>
          <w:szCs w:val="22"/>
        </w:rPr>
        <w:t xml:space="preserve"> </w:t>
      </w:r>
      <w:r w:rsidRPr="00F45C4E">
        <w:rPr>
          <w:szCs w:val="22"/>
        </w:rPr>
        <w:t>도래하지</w:t>
      </w:r>
      <w:r w:rsidRPr="00F45C4E">
        <w:rPr>
          <w:szCs w:val="22"/>
        </w:rPr>
        <w:t xml:space="preserve"> </w:t>
      </w:r>
      <w:r w:rsidRPr="00F45C4E">
        <w:rPr>
          <w:szCs w:val="22"/>
        </w:rPr>
        <w:t>않은</w:t>
      </w:r>
      <w:r w:rsidRPr="00F45C4E">
        <w:rPr>
          <w:szCs w:val="22"/>
        </w:rPr>
        <w:t xml:space="preserve"> </w:t>
      </w:r>
      <w:r w:rsidRPr="00F45C4E">
        <w:rPr>
          <w:szCs w:val="22"/>
        </w:rPr>
        <w:t>세금</w:t>
      </w:r>
      <w:r w:rsidRPr="00F45C4E">
        <w:rPr>
          <w:szCs w:val="22"/>
        </w:rPr>
        <w:t xml:space="preserve"> </w:t>
      </w:r>
      <w:r w:rsidRPr="00F45C4E">
        <w:rPr>
          <w:szCs w:val="22"/>
        </w:rPr>
        <w:t>등은</w:t>
      </w:r>
      <w:r w:rsidRPr="00F45C4E">
        <w:rPr>
          <w:szCs w:val="22"/>
        </w:rPr>
        <w:t xml:space="preserve"> </w:t>
      </w:r>
      <w:r w:rsidR="009D127C" w:rsidRPr="00F45C4E">
        <w:rPr>
          <w:szCs w:val="22"/>
        </w:rPr>
        <w:t>제</w:t>
      </w:r>
      <w:r w:rsidRPr="00F45C4E">
        <w:rPr>
          <w:szCs w:val="22"/>
        </w:rPr>
        <w:t>3.1</w:t>
      </w:r>
      <w:r w:rsidRPr="00F45C4E">
        <w:rPr>
          <w:szCs w:val="22"/>
        </w:rPr>
        <w:t>조</w:t>
      </w:r>
      <w:r w:rsidR="004F1A87" w:rsidRPr="00F45C4E">
        <w:rPr>
          <w:szCs w:val="22"/>
        </w:rPr>
        <w:t xml:space="preserve"> </w:t>
      </w:r>
      <w:r w:rsidR="004F1A87" w:rsidRPr="00F45C4E">
        <w:rPr>
          <w:szCs w:val="22"/>
        </w:rPr>
        <w:t>내지</w:t>
      </w:r>
      <w:r w:rsidR="004F1A87" w:rsidRPr="00F45C4E">
        <w:rPr>
          <w:szCs w:val="22"/>
        </w:rPr>
        <w:t xml:space="preserve"> </w:t>
      </w:r>
      <w:r w:rsidR="004F1A87" w:rsidRPr="00F45C4E">
        <w:rPr>
          <w:szCs w:val="22"/>
        </w:rPr>
        <w:t>제</w:t>
      </w:r>
      <w:r w:rsidR="004F1A87" w:rsidRPr="00F45C4E">
        <w:rPr>
          <w:szCs w:val="22"/>
        </w:rPr>
        <w:t>3.3</w:t>
      </w:r>
      <w:r w:rsidRPr="00F45C4E">
        <w:rPr>
          <w:szCs w:val="22"/>
        </w:rPr>
        <w:t>조에</w:t>
      </w:r>
      <w:r w:rsidRPr="00F45C4E">
        <w:rPr>
          <w:szCs w:val="22"/>
        </w:rPr>
        <w:t xml:space="preserve"> </w:t>
      </w:r>
      <w:r w:rsidRPr="00F45C4E">
        <w:rPr>
          <w:szCs w:val="22"/>
        </w:rPr>
        <w:t>따라</w:t>
      </w:r>
      <w:r w:rsidRPr="00F45C4E">
        <w:rPr>
          <w:szCs w:val="22"/>
        </w:rPr>
        <w:t xml:space="preserve"> </w:t>
      </w:r>
      <w:r w:rsidRPr="00F45C4E">
        <w:rPr>
          <w:szCs w:val="22"/>
        </w:rPr>
        <w:t>안분한다</w:t>
      </w:r>
      <w:r w:rsidRPr="00F45C4E">
        <w:rPr>
          <w:szCs w:val="22"/>
        </w:rPr>
        <w:t>).</w:t>
      </w:r>
    </w:p>
    <w:p w14:paraId="536CA5D5" w14:textId="77777777" w:rsidR="00E71978" w:rsidRPr="00E04478" w:rsidRDefault="00E71978" w:rsidP="008253A3"/>
    <w:p w14:paraId="0A22B9AB" w14:textId="35979EEF" w:rsidR="008B2A13" w:rsidRPr="0008443C" w:rsidRDefault="008B2A13" w:rsidP="00AF5E56">
      <w:pPr>
        <w:numPr>
          <w:ilvl w:val="0"/>
          <w:numId w:val="7"/>
        </w:numPr>
        <w:tabs>
          <w:tab w:val="left" w:pos="-1440"/>
        </w:tabs>
        <w:snapToGrid w:val="0"/>
        <w:rPr>
          <w:szCs w:val="22"/>
        </w:rPr>
      </w:pPr>
      <w:r w:rsidRPr="00380FB2">
        <w:rPr>
          <w:iCs/>
          <w:szCs w:val="22"/>
          <w:u w:val="single"/>
        </w:rPr>
        <w:t>기타</w:t>
      </w:r>
      <w:r w:rsidRPr="00380FB2">
        <w:rPr>
          <w:iCs/>
          <w:szCs w:val="22"/>
          <w:u w:val="single"/>
        </w:rPr>
        <w:t xml:space="preserve"> </w:t>
      </w:r>
      <w:r w:rsidRPr="00380FB2">
        <w:rPr>
          <w:iCs/>
          <w:szCs w:val="22"/>
          <w:u w:val="single"/>
        </w:rPr>
        <w:t>계약의</w:t>
      </w:r>
      <w:r w:rsidRPr="00380FB2">
        <w:rPr>
          <w:iCs/>
          <w:szCs w:val="22"/>
          <w:u w:val="single"/>
        </w:rPr>
        <w:t xml:space="preserve"> </w:t>
      </w:r>
      <w:r w:rsidRPr="00380FB2">
        <w:rPr>
          <w:iCs/>
          <w:szCs w:val="22"/>
          <w:u w:val="single"/>
        </w:rPr>
        <w:t>처리</w:t>
      </w:r>
      <w:r w:rsidRPr="00380FB2">
        <w:rPr>
          <w:iCs/>
          <w:szCs w:val="22"/>
        </w:rPr>
        <w:t xml:space="preserve">: </w:t>
      </w:r>
      <w:r w:rsidR="004560CB" w:rsidRPr="004560CB">
        <w:rPr>
          <w:rFonts w:hint="eastAsia"/>
          <w:iCs/>
          <w:szCs w:val="22"/>
          <w:u w:val="single"/>
        </w:rPr>
        <w:t>별첨</w:t>
      </w:r>
      <w:r w:rsidR="004560CB" w:rsidRPr="004560CB">
        <w:rPr>
          <w:rFonts w:hint="eastAsia"/>
          <w:iCs/>
          <w:szCs w:val="22"/>
          <w:u w:val="single"/>
        </w:rPr>
        <w:t xml:space="preserve"> 6</w:t>
      </w:r>
      <w:r w:rsidR="004560CB">
        <w:rPr>
          <w:rFonts w:hint="eastAsia"/>
          <w:iCs/>
          <w:szCs w:val="22"/>
        </w:rPr>
        <w:t xml:space="preserve"> </w:t>
      </w:r>
      <w:r w:rsidR="004560CB">
        <w:rPr>
          <w:rFonts w:hint="eastAsia"/>
          <w:iCs/>
          <w:szCs w:val="22"/>
        </w:rPr>
        <w:t>목록</w:t>
      </w:r>
      <w:r w:rsidR="004560CB">
        <w:rPr>
          <w:rFonts w:hint="eastAsia"/>
          <w:iCs/>
          <w:szCs w:val="22"/>
        </w:rPr>
        <w:t xml:space="preserve"> </w:t>
      </w:r>
      <w:r w:rsidR="004560CB">
        <w:rPr>
          <w:rFonts w:hint="eastAsia"/>
          <w:iCs/>
          <w:szCs w:val="22"/>
        </w:rPr>
        <w:t>기재</w:t>
      </w:r>
      <w:r w:rsidR="004560CB">
        <w:rPr>
          <w:rFonts w:hint="eastAsia"/>
          <w:iCs/>
          <w:szCs w:val="22"/>
        </w:rPr>
        <w:t xml:space="preserve"> </w:t>
      </w:r>
      <w:r w:rsidR="004560CB">
        <w:rPr>
          <w:rFonts w:hint="eastAsia"/>
          <w:iCs/>
          <w:szCs w:val="22"/>
        </w:rPr>
        <w:t>승계대상</w:t>
      </w:r>
      <w:r w:rsidRPr="00380FB2">
        <w:rPr>
          <w:iCs/>
          <w:szCs w:val="22"/>
        </w:rPr>
        <w:t xml:space="preserve"> </w:t>
      </w:r>
      <w:r w:rsidRPr="00380FB2">
        <w:rPr>
          <w:iCs/>
          <w:szCs w:val="22"/>
        </w:rPr>
        <w:t>계약</w:t>
      </w:r>
      <w:ins w:id="76" w:author="BKL" w:date="2026-10-07T18:12:00Z" w16du:dateUtc="2026-10-07T09:12:00Z">
        <w:r w:rsidR="00AD15EC" w:rsidRPr="00AD15EC">
          <w:rPr>
            <w:rFonts w:hint="eastAsia"/>
          </w:rPr>
          <w:t xml:space="preserve"> </w:t>
        </w:r>
        <w:r w:rsidR="00AD15EC" w:rsidRPr="00AD15EC">
          <w:rPr>
            <w:iCs/>
            <w:szCs w:val="22"/>
          </w:rPr>
          <w:t>및</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w:t>
        </w:r>
        <w:r w:rsidR="00AD15EC" w:rsidRPr="00AD15EC">
          <w:rPr>
            <w:iCs/>
            <w:szCs w:val="22"/>
          </w:rPr>
          <w:t>(</w:t>
        </w:r>
        <w:r w:rsidR="00AD15EC" w:rsidRPr="00AD15EC">
          <w:rPr>
            <w:iCs/>
            <w:szCs w:val="22"/>
          </w:rPr>
          <w:t>아래에서</w:t>
        </w:r>
        <w:r w:rsidR="00AD15EC" w:rsidRPr="00AD15EC">
          <w:rPr>
            <w:iCs/>
            <w:szCs w:val="22"/>
          </w:rPr>
          <w:t xml:space="preserve"> </w:t>
        </w:r>
        <w:r w:rsidR="00AD15EC" w:rsidRPr="00AD15EC">
          <w:rPr>
            <w:iCs/>
            <w:szCs w:val="22"/>
          </w:rPr>
          <w:t>정의됨</w:t>
        </w:r>
        <w:r w:rsidR="00AD15EC" w:rsidRPr="00AD15EC">
          <w:rPr>
            <w:iCs/>
            <w:szCs w:val="22"/>
          </w:rPr>
          <w:t>)</w:t>
        </w:r>
      </w:ins>
      <w:r w:rsidR="004560CB">
        <w:rPr>
          <w:rFonts w:hint="eastAsia"/>
          <w:iCs/>
          <w:szCs w:val="22"/>
        </w:rPr>
        <w:t>을</w:t>
      </w:r>
      <w:r w:rsidR="004560CB">
        <w:rPr>
          <w:rFonts w:hint="eastAsia"/>
          <w:iCs/>
          <w:szCs w:val="22"/>
        </w:rPr>
        <w:t xml:space="preserve"> </w:t>
      </w:r>
      <w:r w:rsidR="004560CB">
        <w:rPr>
          <w:rFonts w:hint="eastAsia"/>
          <w:iCs/>
          <w:szCs w:val="22"/>
        </w:rPr>
        <w:t>제외하고</w:t>
      </w:r>
      <w:r w:rsidRPr="00380FB2">
        <w:rPr>
          <w:iCs/>
          <w:szCs w:val="22"/>
        </w:rPr>
        <w:t xml:space="preserve">, </w:t>
      </w:r>
      <w:r w:rsidRPr="00380FB2">
        <w:rPr>
          <w:iCs/>
          <w:szCs w:val="22"/>
        </w:rPr>
        <w:t>매수인은</w:t>
      </w:r>
      <w:r w:rsidRPr="00380FB2">
        <w:rPr>
          <w:iCs/>
          <w:szCs w:val="22"/>
        </w:rPr>
        <w:t xml:space="preserve"> </w:t>
      </w:r>
      <w:r w:rsidR="00830530">
        <w:rPr>
          <w:iCs/>
          <w:szCs w:val="22"/>
        </w:rPr>
        <w:t>매매목적물</w:t>
      </w:r>
      <w:r w:rsidRPr="00380FB2">
        <w:rPr>
          <w:iCs/>
          <w:szCs w:val="22"/>
        </w:rPr>
        <w:t>에</w:t>
      </w:r>
      <w:r w:rsidRPr="00380FB2">
        <w:rPr>
          <w:iCs/>
          <w:szCs w:val="22"/>
        </w:rPr>
        <w:t xml:space="preserve"> </w:t>
      </w:r>
      <w:r w:rsidRPr="00380FB2">
        <w:rPr>
          <w:iCs/>
          <w:szCs w:val="22"/>
        </w:rPr>
        <w:t>관한</w:t>
      </w:r>
      <w:r w:rsidRPr="00380FB2">
        <w:rPr>
          <w:iCs/>
          <w:szCs w:val="22"/>
        </w:rPr>
        <w:t xml:space="preserve"> </w:t>
      </w:r>
      <w:r w:rsidRPr="00380FB2">
        <w:rPr>
          <w:iCs/>
          <w:szCs w:val="22"/>
        </w:rPr>
        <w:t>부채</w:t>
      </w:r>
      <w:r w:rsidRPr="00380FB2">
        <w:rPr>
          <w:iCs/>
          <w:szCs w:val="22"/>
        </w:rPr>
        <w:t xml:space="preserve">, </w:t>
      </w:r>
      <w:r w:rsidRPr="00380FB2">
        <w:rPr>
          <w:iCs/>
          <w:szCs w:val="22"/>
        </w:rPr>
        <w:t>종업원</w:t>
      </w:r>
      <w:r w:rsidRPr="00380FB2">
        <w:rPr>
          <w:iCs/>
          <w:szCs w:val="22"/>
        </w:rPr>
        <w:t xml:space="preserve">, </w:t>
      </w:r>
      <w:r w:rsidRPr="00380FB2">
        <w:rPr>
          <w:iCs/>
          <w:szCs w:val="22"/>
        </w:rPr>
        <w:t>관리용역계약</w:t>
      </w:r>
      <w:r w:rsidRPr="00380FB2">
        <w:rPr>
          <w:iCs/>
          <w:szCs w:val="22"/>
        </w:rPr>
        <w:t xml:space="preserve">, </w:t>
      </w:r>
      <w:r w:rsidRPr="00380FB2">
        <w:rPr>
          <w:iCs/>
          <w:szCs w:val="22"/>
        </w:rPr>
        <w:t>보험계약</w:t>
      </w:r>
      <w:r w:rsidRPr="00380FB2">
        <w:rPr>
          <w:iCs/>
          <w:szCs w:val="22"/>
        </w:rPr>
        <w:t xml:space="preserve">, </w:t>
      </w:r>
      <w:r w:rsidRPr="00380FB2">
        <w:rPr>
          <w:iCs/>
          <w:szCs w:val="22"/>
        </w:rPr>
        <w:t>공사도급계약</w:t>
      </w:r>
      <w:r w:rsidRPr="00380FB2">
        <w:rPr>
          <w:iCs/>
          <w:szCs w:val="22"/>
        </w:rPr>
        <w:t xml:space="preserve">, </w:t>
      </w:r>
      <w:r w:rsidRPr="00380FB2">
        <w:rPr>
          <w:iCs/>
          <w:szCs w:val="22"/>
        </w:rPr>
        <w:t>부동산관련계약</w:t>
      </w:r>
      <w:r w:rsidRPr="00380FB2">
        <w:rPr>
          <w:iCs/>
          <w:szCs w:val="22"/>
        </w:rPr>
        <w:t xml:space="preserve"> </w:t>
      </w:r>
      <w:r w:rsidRPr="00380FB2">
        <w:rPr>
          <w:iCs/>
          <w:szCs w:val="22"/>
        </w:rPr>
        <w:t>등</w:t>
      </w:r>
      <w:r w:rsidRPr="00380FB2">
        <w:rPr>
          <w:iCs/>
          <w:szCs w:val="22"/>
        </w:rPr>
        <w:t xml:space="preserve"> </w:t>
      </w:r>
      <w:r w:rsidR="00830530">
        <w:rPr>
          <w:iCs/>
          <w:szCs w:val="22"/>
        </w:rPr>
        <w:t>매매목적물</w:t>
      </w:r>
      <w:r w:rsidRPr="00380FB2">
        <w:rPr>
          <w:iCs/>
          <w:szCs w:val="22"/>
        </w:rPr>
        <w:t>과</w:t>
      </w:r>
      <w:r w:rsidRPr="00380FB2">
        <w:rPr>
          <w:iCs/>
          <w:szCs w:val="22"/>
        </w:rPr>
        <w:t xml:space="preserve"> </w:t>
      </w:r>
      <w:r w:rsidRPr="00380FB2">
        <w:rPr>
          <w:iCs/>
          <w:szCs w:val="22"/>
        </w:rPr>
        <w:t>관련하여</w:t>
      </w:r>
      <w:r w:rsidRPr="00380FB2">
        <w:rPr>
          <w:iCs/>
          <w:szCs w:val="22"/>
        </w:rPr>
        <w:t xml:space="preserve"> </w:t>
      </w:r>
      <w:r w:rsidRPr="00380FB2">
        <w:rPr>
          <w:iCs/>
          <w:szCs w:val="22"/>
        </w:rPr>
        <w:t>매도인이</w:t>
      </w:r>
      <w:r w:rsidRPr="00380FB2">
        <w:rPr>
          <w:iCs/>
          <w:szCs w:val="22"/>
        </w:rPr>
        <w:t xml:space="preserve"> </w:t>
      </w:r>
      <w:r w:rsidRPr="00380FB2">
        <w:rPr>
          <w:iCs/>
          <w:szCs w:val="22"/>
        </w:rPr>
        <w:t>체결했던</w:t>
      </w:r>
      <w:r w:rsidRPr="00380FB2">
        <w:rPr>
          <w:iCs/>
          <w:szCs w:val="22"/>
        </w:rPr>
        <w:t xml:space="preserve"> </w:t>
      </w:r>
      <w:r w:rsidRPr="00380FB2">
        <w:rPr>
          <w:iCs/>
          <w:szCs w:val="22"/>
        </w:rPr>
        <w:t>계약을</w:t>
      </w:r>
      <w:r w:rsidRPr="00380FB2">
        <w:rPr>
          <w:iCs/>
          <w:szCs w:val="22"/>
        </w:rPr>
        <w:t xml:space="preserve"> </w:t>
      </w:r>
      <w:r w:rsidRPr="00380FB2">
        <w:rPr>
          <w:iCs/>
          <w:szCs w:val="22"/>
        </w:rPr>
        <w:t>승계하지</w:t>
      </w:r>
      <w:r w:rsidRPr="00380FB2">
        <w:rPr>
          <w:iCs/>
          <w:szCs w:val="22"/>
        </w:rPr>
        <w:t xml:space="preserve"> </w:t>
      </w:r>
      <w:r w:rsidRPr="00380FB2">
        <w:rPr>
          <w:iCs/>
          <w:szCs w:val="22"/>
        </w:rPr>
        <w:t>아니한다</w:t>
      </w:r>
      <w:r w:rsidRPr="00380FB2">
        <w:rPr>
          <w:iCs/>
          <w:szCs w:val="22"/>
        </w:rPr>
        <w:t xml:space="preserve">. </w:t>
      </w:r>
      <w:r w:rsidRPr="00380FB2">
        <w:rPr>
          <w:iCs/>
          <w:szCs w:val="22"/>
        </w:rPr>
        <w:t>매도인은</w:t>
      </w:r>
      <w:r w:rsidRPr="00380FB2">
        <w:rPr>
          <w:iCs/>
          <w:szCs w:val="22"/>
        </w:rPr>
        <w:t xml:space="preserve"> </w:t>
      </w:r>
      <w:r w:rsidR="00996329" w:rsidRPr="00380FB2">
        <w:rPr>
          <w:iCs/>
          <w:szCs w:val="22"/>
        </w:rPr>
        <w:t>거래종결일까지</w:t>
      </w:r>
      <w:r w:rsidR="00996329" w:rsidRPr="00380FB2">
        <w:rPr>
          <w:iCs/>
          <w:szCs w:val="22"/>
        </w:rPr>
        <w:t xml:space="preserve"> </w:t>
      </w:r>
      <w:r w:rsidR="00830530">
        <w:rPr>
          <w:iCs/>
          <w:szCs w:val="22"/>
        </w:rPr>
        <w:t>매매목적물</w:t>
      </w:r>
      <w:r w:rsidR="00996329" w:rsidRPr="00380FB2">
        <w:rPr>
          <w:iCs/>
          <w:szCs w:val="22"/>
        </w:rPr>
        <w:t>에</w:t>
      </w:r>
      <w:r w:rsidR="00996329" w:rsidRPr="00380FB2">
        <w:rPr>
          <w:iCs/>
          <w:szCs w:val="22"/>
        </w:rPr>
        <w:t xml:space="preserve"> </w:t>
      </w:r>
      <w:r w:rsidR="00996329" w:rsidRPr="00380FB2">
        <w:rPr>
          <w:iCs/>
          <w:szCs w:val="22"/>
        </w:rPr>
        <w:t>관한</w:t>
      </w:r>
      <w:r w:rsidR="00996329" w:rsidRPr="00380FB2">
        <w:rPr>
          <w:iCs/>
          <w:szCs w:val="22"/>
        </w:rPr>
        <w:t xml:space="preserve"> </w:t>
      </w:r>
      <w:r w:rsidR="00996329" w:rsidRPr="00380FB2">
        <w:rPr>
          <w:iCs/>
          <w:szCs w:val="22"/>
        </w:rPr>
        <w:t>위</w:t>
      </w:r>
      <w:r w:rsidR="00996329" w:rsidRPr="00380FB2">
        <w:rPr>
          <w:iCs/>
          <w:szCs w:val="22"/>
        </w:rPr>
        <w:t xml:space="preserve"> </w:t>
      </w:r>
      <w:r w:rsidR="00996329" w:rsidRPr="00380FB2">
        <w:rPr>
          <w:iCs/>
          <w:szCs w:val="22"/>
        </w:rPr>
        <w:t>관리용역계약</w:t>
      </w:r>
      <w:r w:rsidR="00996329" w:rsidRPr="00380FB2">
        <w:rPr>
          <w:iCs/>
          <w:szCs w:val="22"/>
        </w:rPr>
        <w:t xml:space="preserve">, </w:t>
      </w:r>
      <w:r w:rsidR="00996329" w:rsidRPr="00380FB2">
        <w:rPr>
          <w:iCs/>
          <w:szCs w:val="22"/>
        </w:rPr>
        <w:t>보험계약</w:t>
      </w:r>
      <w:r w:rsidR="00996329" w:rsidRPr="00380FB2">
        <w:rPr>
          <w:iCs/>
          <w:szCs w:val="22"/>
        </w:rPr>
        <w:t xml:space="preserve"> </w:t>
      </w:r>
      <w:r w:rsidR="00996329" w:rsidRPr="00380FB2">
        <w:rPr>
          <w:iCs/>
          <w:szCs w:val="22"/>
        </w:rPr>
        <w:t>등</w:t>
      </w:r>
      <w:r w:rsidR="00483258">
        <w:rPr>
          <w:rFonts w:hint="eastAsia"/>
          <w:iCs/>
          <w:szCs w:val="22"/>
        </w:rPr>
        <w:t>(</w:t>
      </w:r>
      <w:r w:rsidR="00483258">
        <w:rPr>
          <w:rFonts w:hint="eastAsia"/>
          <w:iCs/>
          <w:szCs w:val="22"/>
        </w:rPr>
        <w:t>승계대상계약</w:t>
      </w:r>
      <w:r w:rsidR="00483258">
        <w:rPr>
          <w:rFonts w:hint="eastAsia"/>
          <w:iCs/>
          <w:szCs w:val="22"/>
        </w:rPr>
        <w:t xml:space="preserve"> </w:t>
      </w:r>
      <w:ins w:id="77" w:author="BKL" w:date="2026-10-07T18:12:00Z" w16du:dateUtc="2026-10-07T09:12:00Z">
        <w:r w:rsidR="00AD15EC" w:rsidRPr="00AD15EC">
          <w:rPr>
            <w:iCs/>
            <w:szCs w:val="22"/>
          </w:rPr>
          <w:t>및</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w:t>
        </w:r>
        <w:r w:rsidR="00AD15EC">
          <w:rPr>
            <w:rFonts w:hint="eastAsia"/>
            <w:iCs/>
            <w:szCs w:val="22"/>
          </w:rPr>
          <w:t xml:space="preserve"> </w:t>
        </w:r>
      </w:ins>
      <w:r w:rsidR="00483258">
        <w:rPr>
          <w:rFonts w:hint="eastAsia"/>
          <w:iCs/>
          <w:szCs w:val="22"/>
        </w:rPr>
        <w:t>제외</w:t>
      </w:r>
      <w:r w:rsidR="00483258">
        <w:rPr>
          <w:rFonts w:hint="eastAsia"/>
          <w:iCs/>
          <w:szCs w:val="22"/>
        </w:rPr>
        <w:t>)</w:t>
      </w:r>
      <w:r w:rsidR="00996329" w:rsidRPr="00380FB2">
        <w:rPr>
          <w:iCs/>
          <w:szCs w:val="22"/>
        </w:rPr>
        <w:t>이</w:t>
      </w:r>
      <w:r w:rsidR="00996329" w:rsidRPr="00380FB2">
        <w:rPr>
          <w:iCs/>
          <w:szCs w:val="22"/>
        </w:rPr>
        <w:t xml:space="preserve"> </w:t>
      </w:r>
      <w:r w:rsidR="0008443C" w:rsidRPr="0008443C">
        <w:rPr>
          <w:iCs/>
          <w:szCs w:val="22"/>
        </w:rPr>
        <w:t>거래종결일에</w:t>
      </w:r>
      <w:r w:rsidR="0008443C" w:rsidRPr="0008443C">
        <w:rPr>
          <w:iCs/>
          <w:szCs w:val="22"/>
        </w:rPr>
        <w:t xml:space="preserve"> </w:t>
      </w:r>
      <w:r w:rsidR="00996329" w:rsidRPr="00380FB2">
        <w:rPr>
          <w:iCs/>
          <w:szCs w:val="22"/>
        </w:rPr>
        <w:t>종료되도록</w:t>
      </w:r>
      <w:r w:rsidR="00996329" w:rsidRPr="00380FB2">
        <w:rPr>
          <w:iCs/>
          <w:szCs w:val="22"/>
        </w:rPr>
        <w:t xml:space="preserve"> </w:t>
      </w:r>
      <w:r w:rsidR="00996329" w:rsidRPr="00380FB2">
        <w:rPr>
          <w:iCs/>
          <w:szCs w:val="22"/>
        </w:rPr>
        <w:t>필요한</w:t>
      </w:r>
      <w:r w:rsidR="00996329" w:rsidRPr="00380FB2">
        <w:rPr>
          <w:iCs/>
          <w:szCs w:val="22"/>
        </w:rPr>
        <w:t xml:space="preserve"> </w:t>
      </w:r>
      <w:r w:rsidR="00996329" w:rsidRPr="00380FB2">
        <w:rPr>
          <w:iCs/>
          <w:szCs w:val="22"/>
        </w:rPr>
        <w:t>조치를</w:t>
      </w:r>
      <w:r w:rsidR="00996329" w:rsidRPr="00380FB2">
        <w:rPr>
          <w:iCs/>
          <w:szCs w:val="22"/>
        </w:rPr>
        <w:t xml:space="preserve"> </w:t>
      </w:r>
      <w:r w:rsidR="00996329" w:rsidRPr="00380FB2">
        <w:rPr>
          <w:iCs/>
          <w:szCs w:val="22"/>
        </w:rPr>
        <w:t>취하</w:t>
      </w:r>
      <w:r w:rsidR="0008443C" w:rsidRPr="0008443C">
        <w:rPr>
          <w:iCs/>
          <w:szCs w:val="22"/>
        </w:rPr>
        <w:t>고</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용역대금</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전액</w:t>
      </w:r>
      <w:r w:rsidR="0008443C" w:rsidRPr="0008443C">
        <w:rPr>
          <w:iCs/>
          <w:szCs w:val="22"/>
        </w:rPr>
        <w:t xml:space="preserve"> </w:t>
      </w:r>
      <w:r w:rsidR="0008443C" w:rsidRPr="0008443C">
        <w:rPr>
          <w:iCs/>
          <w:szCs w:val="22"/>
        </w:rPr>
        <w:t>지급하여</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계약의</w:t>
      </w:r>
      <w:r w:rsidR="0008443C" w:rsidRPr="0008443C">
        <w:rPr>
          <w:iCs/>
          <w:szCs w:val="22"/>
        </w:rPr>
        <w:t xml:space="preserve"> </w:t>
      </w:r>
      <w:r w:rsidR="0008443C" w:rsidRPr="0008443C">
        <w:rPr>
          <w:iCs/>
          <w:szCs w:val="22"/>
        </w:rPr>
        <w:t>상대방이</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유치권</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주장하지</w:t>
      </w:r>
      <w:r w:rsidR="0008443C" w:rsidRPr="0008443C">
        <w:rPr>
          <w:iCs/>
          <w:szCs w:val="22"/>
        </w:rPr>
        <w:t xml:space="preserve"> </w:t>
      </w:r>
      <w:r w:rsidR="0008443C" w:rsidRPr="0008443C">
        <w:rPr>
          <w:iCs/>
          <w:szCs w:val="22"/>
        </w:rPr>
        <w:t>않도록</w:t>
      </w:r>
      <w:r w:rsidR="0008443C" w:rsidRPr="0008443C">
        <w:rPr>
          <w:iCs/>
          <w:szCs w:val="22"/>
        </w:rPr>
        <w:t xml:space="preserve"> </w:t>
      </w:r>
      <w:r w:rsidR="0008443C" w:rsidRPr="0008443C">
        <w:rPr>
          <w:iCs/>
          <w:szCs w:val="22"/>
        </w:rPr>
        <w:t>하며</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청구</w:t>
      </w:r>
      <w:r w:rsidR="0008443C" w:rsidRPr="0008443C">
        <w:rPr>
          <w:iCs/>
          <w:szCs w:val="22"/>
        </w:rPr>
        <w:t xml:space="preserve"> </w:t>
      </w:r>
      <w:r w:rsidR="0008443C" w:rsidRPr="0008443C">
        <w:rPr>
          <w:iCs/>
          <w:szCs w:val="22"/>
        </w:rPr>
        <w:t>기타</w:t>
      </w:r>
      <w:r w:rsidR="0008443C" w:rsidRPr="0008443C">
        <w:rPr>
          <w:iCs/>
          <w:szCs w:val="22"/>
        </w:rPr>
        <w:t xml:space="preserve"> </w:t>
      </w:r>
      <w:r w:rsidR="0008443C" w:rsidRPr="0008443C">
        <w:rPr>
          <w:iCs/>
          <w:szCs w:val="22"/>
        </w:rPr>
        <w:t>책임으로부터</w:t>
      </w:r>
      <w:r w:rsidR="0008443C" w:rsidRPr="0008443C">
        <w:rPr>
          <w:iCs/>
          <w:szCs w:val="22"/>
        </w:rPr>
        <w:t xml:space="preserve"> </w:t>
      </w:r>
      <w:r w:rsidR="0008443C" w:rsidRPr="0008443C">
        <w:rPr>
          <w:iCs/>
          <w:szCs w:val="22"/>
        </w:rPr>
        <w:t>매수인을</w:t>
      </w:r>
      <w:r w:rsidR="0008443C" w:rsidRPr="0008443C">
        <w:rPr>
          <w:iCs/>
          <w:szCs w:val="22"/>
        </w:rPr>
        <w:t xml:space="preserve"> </w:t>
      </w:r>
      <w:r w:rsidR="0008443C" w:rsidRPr="0008443C">
        <w:rPr>
          <w:iCs/>
          <w:szCs w:val="22"/>
        </w:rPr>
        <w:t>면책하</w:t>
      </w:r>
      <w:r w:rsidR="00400915">
        <w:rPr>
          <w:rFonts w:hint="eastAsia"/>
          <w:iCs/>
          <w:szCs w:val="22"/>
        </w:rPr>
        <w:t>여</w:t>
      </w:r>
      <w:r w:rsidRPr="00063EAB">
        <w:rPr>
          <w:iCs/>
          <w:szCs w:val="22"/>
        </w:rPr>
        <w:t>야</w:t>
      </w:r>
      <w:r w:rsidRPr="00063EAB">
        <w:rPr>
          <w:iCs/>
          <w:szCs w:val="22"/>
        </w:rPr>
        <w:t xml:space="preserve"> </w:t>
      </w:r>
      <w:r w:rsidRPr="00063EAB">
        <w:rPr>
          <w:iCs/>
          <w:szCs w:val="22"/>
        </w:rPr>
        <w:t>한다</w:t>
      </w:r>
      <w:r w:rsidRPr="00063EAB">
        <w:rPr>
          <w:iCs/>
          <w:szCs w:val="22"/>
        </w:rPr>
        <w:t>.</w:t>
      </w:r>
      <w:r w:rsidR="0008443C">
        <w:rPr>
          <w:rFonts w:hint="eastAsia"/>
          <w:iCs/>
          <w:szCs w:val="22"/>
        </w:rPr>
        <w:t xml:space="preserve"> </w:t>
      </w:r>
      <w:ins w:id="78" w:author="BKL" w:date="2026-10-07T18:13:00Z" w16du:dateUtc="2026-10-07T09:13:00Z">
        <w:r w:rsidR="00AD15EC" w:rsidRPr="00AD15EC">
          <w:rPr>
            <w:iCs/>
            <w:szCs w:val="22"/>
          </w:rPr>
          <w:t>매도인은</w:t>
        </w:r>
        <w:r w:rsidR="00AD15EC" w:rsidRPr="00AD15EC">
          <w:rPr>
            <w:iCs/>
            <w:szCs w:val="22"/>
          </w:rPr>
          <w:t xml:space="preserve"> </w:t>
        </w:r>
        <w:r w:rsidR="00AD15EC" w:rsidRPr="00AD15EC">
          <w:rPr>
            <w:iCs/>
            <w:szCs w:val="22"/>
          </w:rPr>
          <w:t>매매목적물에</w:t>
        </w:r>
        <w:r w:rsidR="00AD15EC" w:rsidRPr="00AD15EC">
          <w:rPr>
            <w:iCs/>
            <w:szCs w:val="22"/>
          </w:rPr>
          <w:t xml:space="preserve"> </w:t>
        </w:r>
        <w:r w:rsidR="00AD15EC" w:rsidRPr="00AD15EC">
          <w:rPr>
            <w:iCs/>
            <w:szCs w:val="22"/>
          </w:rPr>
          <w:t>관하여</w:t>
        </w:r>
        <w:r w:rsidR="00AD15EC" w:rsidRPr="00AD15EC">
          <w:rPr>
            <w:iCs/>
            <w:szCs w:val="22"/>
          </w:rPr>
          <w:t xml:space="preserve"> </w:t>
        </w:r>
        <w:r w:rsidR="00AD15EC" w:rsidRPr="00AD15EC">
          <w:rPr>
            <w:iCs/>
            <w:szCs w:val="22"/>
          </w:rPr>
          <w:t>한화손해보험</w:t>
        </w:r>
        <w:r w:rsidR="00AD15EC" w:rsidRPr="00AD15EC">
          <w:rPr>
            <w:iCs/>
            <w:szCs w:val="22"/>
          </w:rPr>
          <w:t xml:space="preserve"> </w:t>
        </w:r>
        <w:r w:rsidR="00AD15EC" w:rsidRPr="00AD15EC">
          <w:rPr>
            <w:iCs/>
            <w:szCs w:val="22"/>
          </w:rPr>
          <w:t>주식회사와</w:t>
        </w:r>
        <w:r w:rsidR="00AD15EC" w:rsidRPr="00AD15EC">
          <w:rPr>
            <w:iCs/>
            <w:szCs w:val="22"/>
          </w:rPr>
          <w:t xml:space="preserve"> </w:t>
        </w:r>
        <w:r w:rsidR="00AD15EC" w:rsidRPr="00AD15EC">
          <w:rPr>
            <w:iCs/>
            <w:szCs w:val="22"/>
          </w:rPr>
          <w:t>체결한</w:t>
        </w:r>
        <w:r w:rsidR="00AD15EC" w:rsidRPr="00AD15EC">
          <w:rPr>
            <w:iCs/>
            <w:szCs w:val="22"/>
          </w:rPr>
          <w:t xml:space="preserve"> </w:t>
        </w:r>
        <w:r w:rsidR="00AD15EC" w:rsidRPr="00AD15EC">
          <w:rPr>
            <w:iCs/>
            <w:szCs w:val="22"/>
          </w:rPr>
          <w:t>재산종합보험</w:t>
        </w:r>
        <w:r w:rsidR="00AD15EC" w:rsidRPr="00AD15EC">
          <w:rPr>
            <w:iCs/>
            <w:szCs w:val="22"/>
          </w:rPr>
          <w:t>(</w:t>
        </w:r>
        <w:r w:rsidR="00AD15EC" w:rsidRPr="00AD15EC">
          <w:rPr>
            <w:iCs/>
            <w:szCs w:val="22"/>
          </w:rPr>
          <w:t>증권번호</w:t>
        </w:r>
        <w:r w:rsidR="00AD15EC" w:rsidRPr="00AD15EC">
          <w:rPr>
            <w:iCs/>
            <w:szCs w:val="22"/>
          </w:rPr>
          <w:t xml:space="preserve"> FA20254695797000), </w:t>
        </w:r>
        <w:r w:rsidR="00AD15EC" w:rsidRPr="00AD15EC">
          <w:rPr>
            <w:iCs/>
            <w:szCs w:val="22"/>
          </w:rPr>
          <w:t>승강기사고배상책임보험</w:t>
        </w:r>
        <w:r w:rsidR="00AD15EC" w:rsidRPr="00AD15EC">
          <w:rPr>
            <w:iCs/>
            <w:szCs w:val="22"/>
          </w:rPr>
          <w:t>(</w:t>
        </w:r>
        <w:r w:rsidR="00AD15EC" w:rsidRPr="00AD15EC">
          <w:rPr>
            <w:iCs/>
            <w:szCs w:val="22"/>
          </w:rPr>
          <w:t>증권번호</w:t>
        </w:r>
        <w:r w:rsidR="00AD15EC" w:rsidRPr="00AD15EC">
          <w:rPr>
            <w:iCs/>
            <w:szCs w:val="22"/>
          </w:rPr>
          <w:t xml:space="preserve"> FA20254695444000) </w:t>
        </w:r>
        <w:r w:rsidR="00AD15EC" w:rsidRPr="00AD15EC">
          <w:rPr>
            <w:iCs/>
            <w:szCs w:val="22"/>
          </w:rPr>
          <w:t>및</w:t>
        </w:r>
        <w:r w:rsidR="00AD15EC" w:rsidRPr="00AD15EC">
          <w:rPr>
            <w:iCs/>
            <w:szCs w:val="22"/>
          </w:rPr>
          <w:t xml:space="preserve"> </w:t>
        </w:r>
        <w:r w:rsidR="00AD15EC" w:rsidRPr="00AD15EC">
          <w:rPr>
            <w:iCs/>
            <w:szCs w:val="22"/>
          </w:rPr>
          <w:t>가스사고배상책임보험</w:t>
        </w:r>
        <w:r w:rsidR="00AD15EC" w:rsidRPr="00AD15EC">
          <w:rPr>
            <w:iCs/>
            <w:szCs w:val="22"/>
          </w:rPr>
          <w:t>(</w:t>
        </w:r>
        <w:r w:rsidR="00AD15EC" w:rsidRPr="00AD15EC">
          <w:rPr>
            <w:iCs/>
            <w:szCs w:val="22"/>
          </w:rPr>
          <w:t>증권번호</w:t>
        </w:r>
        <w:r w:rsidR="00AD15EC" w:rsidRPr="00AD15EC">
          <w:rPr>
            <w:iCs/>
            <w:szCs w:val="22"/>
          </w:rPr>
          <w:t xml:space="preserve"> FA20254695457000)(</w:t>
        </w:r>
        <w:r w:rsidR="00AD15EC" w:rsidRPr="00AD15EC">
          <w:rPr>
            <w:iCs/>
            <w:szCs w:val="22"/>
          </w:rPr>
          <w:t>이하</w:t>
        </w:r>
        <w:r w:rsidR="00AD15EC" w:rsidRPr="00AD15EC">
          <w:rPr>
            <w:iCs/>
            <w:szCs w:val="22"/>
          </w:rPr>
          <w:t xml:space="preserve"> </w:t>
        </w:r>
        <w:r w:rsidR="00AD15EC" w:rsidRPr="00AD15EC">
          <w:rPr>
            <w:iCs/>
            <w:szCs w:val="22"/>
          </w:rPr>
          <w:t>총칭하여</w:t>
        </w:r>
        <w:r w:rsidR="00AD15EC" w:rsidRPr="00AD15EC">
          <w:rPr>
            <w:iCs/>
            <w:szCs w:val="22"/>
          </w:rPr>
          <w:t xml:space="preserve"> </w:t>
        </w:r>
        <w:r w:rsidR="00AD15EC">
          <w:rPr>
            <w:iCs/>
            <w:szCs w:val="22"/>
          </w:rPr>
          <w:t>“</w:t>
        </w:r>
        <w:r w:rsidR="00AD15EC" w:rsidRPr="00AD15EC">
          <w:rPr>
            <w:b/>
            <w:bCs w:val="0"/>
            <w:iCs/>
            <w:szCs w:val="22"/>
          </w:rPr>
          <w:t>본건</w:t>
        </w:r>
        <w:r w:rsidR="00AD15EC" w:rsidRPr="00AD15EC">
          <w:rPr>
            <w:b/>
            <w:bCs w:val="0"/>
            <w:iCs/>
            <w:szCs w:val="22"/>
          </w:rPr>
          <w:t xml:space="preserve"> </w:t>
        </w:r>
        <w:r w:rsidR="00AD15EC" w:rsidRPr="00AD15EC">
          <w:rPr>
            <w:b/>
            <w:bCs w:val="0"/>
            <w:iCs/>
            <w:szCs w:val="22"/>
          </w:rPr>
          <w:t>보험계약</w:t>
        </w:r>
        <w:r w:rsidR="00AD15EC">
          <w:rPr>
            <w:iCs/>
            <w:szCs w:val="22"/>
          </w:rPr>
          <w:t>”</w:t>
        </w:r>
        <w:r w:rsidR="00AD15EC" w:rsidRPr="00AD15EC">
          <w:rPr>
            <w:iCs/>
            <w:szCs w:val="22"/>
          </w:rPr>
          <w:t>)</w:t>
        </w:r>
        <w:r w:rsidR="00AD15EC" w:rsidRPr="00AD15EC">
          <w:rPr>
            <w:iCs/>
            <w:szCs w:val="22"/>
          </w:rPr>
          <w:t>의</w:t>
        </w:r>
        <w:r w:rsidR="00AD15EC" w:rsidRPr="00AD15EC">
          <w:rPr>
            <w:iCs/>
            <w:szCs w:val="22"/>
          </w:rPr>
          <w:t xml:space="preserve"> </w:t>
        </w:r>
        <w:r w:rsidR="00AD15EC" w:rsidRPr="00AD15EC">
          <w:rPr>
            <w:iCs/>
            <w:szCs w:val="22"/>
          </w:rPr>
          <w:t>효력을</w:t>
        </w:r>
        <w:r w:rsidR="00AD15EC" w:rsidRPr="00AD15EC">
          <w:rPr>
            <w:iCs/>
            <w:szCs w:val="22"/>
          </w:rPr>
          <w:t xml:space="preserve"> </w:t>
        </w:r>
        <w:r w:rsidR="00AD15EC" w:rsidRPr="00AD15EC">
          <w:rPr>
            <w:iCs/>
            <w:szCs w:val="22"/>
          </w:rPr>
          <w:t>거래종결일까지</w:t>
        </w:r>
        <w:r w:rsidR="00AD15EC" w:rsidRPr="00AD15EC">
          <w:rPr>
            <w:iCs/>
            <w:szCs w:val="22"/>
          </w:rPr>
          <w:t xml:space="preserve"> </w:t>
        </w:r>
        <w:r w:rsidR="00AD15EC" w:rsidRPr="00AD15EC">
          <w:rPr>
            <w:iCs/>
            <w:szCs w:val="22"/>
          </w:rPr>
          <w:t>유지하고</w:t>
        </w:r>
        <w:r w:rsidR="00AD15EC" w:rsidRPr="00AD15EC">
          <w:rPr>
            <w:iCs/>
            <w:szCs w:val="22"/>
          </w:rPr>
          <w:t xml:space="preserve">, </w:t>
        </w:r>
        <w:r w:rsidR="00AD15EC" w:rsidRPr="00AD15EC">
          <w:rPr>
            <w:iCs/>
            <w:szCs w:val="22"/>
          </w:rPr>
          <w:t>거래종결일에</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보험계약의</w:t>
        </w:r>
        <w:r w:rsidR="00AD15EC" w:rsidRPr="00AD15EC">
          <w:rPr>
            <w:iCs/>
            <w:szCs w:val="22"/>
          </w:rPr>
          <w:t xml:space="preserve"> </w:t>
        </w:r>
        <w:r w:rsidR="00AD15EC" w:rsidRPr="00AD15EC">
          <w:rPr>
            <w:iCs/>
            <w:szCs w:val="22"/>
          </w:rPr>
          <w:t>보험계약자</w:t>
        </w:r>
        <w:r w:rsidR="00AD15EC" w:rsidRPr="00AD15EC">
          <w:rPr>
            <w:iCs/>
            <w:szCs w:val="22"/>
          </w:rPr>
          <w:t xml:space="preserve"> </w:t>
        </w:r>
        <w:r w:rsidR="00AD15EC" w:rsidRPr="00AD15EC">
          <w:rPr>
            <w:iCs/>
            <w:szCs w:val="22"/>
          </w:rPr>
          <w:t>및</w:t>
        </w:r>
        <w:r w:rsidR="00AD15EC" w:rsidRPr="00AD15EC">
          <w:rPr>
            <w:iCs/>
            <w:szCs w:val="22"/>
          </w:rPr>
          <w:t xml:space="preserve"> </w:t>
        </w:r>
        <w:r w:rsidR="00AD15EC" w:rsidRPr="00AD15EC">
          <w:rPr>
            <w:iCs/>
            <w:szCs w:val="22"/>
          </w:rPr>
          <w:t>피보험자가</w:t>
        </w:r>
        <w:r w:rsidR="00AD15EC" w:rsidRPr="00AD15EC">
          <w:rPr>
            <w:iCs/>
            <w:szCs w:val="22"/>
          </w:rPr>
          <w:t xml:space="preserve"> </w:t>
        </w:r>
        <w:r w:rsidR="00AD15EC" w:rsidRPr="00AD15EC">
          <w:rPr>
            <w:iCs/>
            <w:szCs w:val="22"/>
          </w:rPr>
          <w:t>매수인으로</w:t>
        </w:r>
        <w:r w:rsidR="00AD15EC" w:rsidRPr="00AD15EC">
          <w:rPr>
            <w:iCs/>
            <w:szCs w:val="22"/>
          </w:rPr>
          <w:t xml:space="preserve"> </w:t>
        </w:r>
        <w:r w:rsidR="00AD15EC" w:rsidRPr="00AD15EC">
          <w:rPr>
            <w:iCs/>
            <w:szCs w:val="22"/>
          </w:rPr>
          <w:t>변경되도록</w:t>
        </w:r>
        <w:r w:rsidR="00AD15EC" w:rsidRPr="00AD15EC">
          <w:rPr>
            <w:iCs/>
            <w:szCs w:val="22"/>
          </w:rPr>
          <w:t xml:space="preserve"> </w:t>
        </w:r>
        <w:r w:rsidR="00AD15EC" w:rsidRPr="00AD15EC">
          <w:rPr>
            <w:iCs/>
            <w:szCs w:val="22"/>
          </w:rPr>
          <w:t>보험자의</w:t>
        </w:r>
        <w:r w:rsidR="00AD15EC" w:rsidRPr="00AD15EC">
          <w:rPr>
            <w:iCs/>
            <w:szCs w:val="22"/>
          </w:rPr>
          <w:t xml:space="preserve"> </w:t>
        </w:r>
        <w:r w:rsidR="00AD15EC" w:rsidRPr="00AD15EC">
          <w:rPr>
            <w:iCs/>
            <w:szCs w:val="22"/>
          </w:rPr>
          <w:t>승인</w:t>
        </w:r>
        <w:r w:rsidR="00AD15EC" w:rsidRPr="00AD15EC">
          <w:rPr>
            <w:iCs/>
            <w:szCs w:val="22"/>
          </w:rPr>
          <w:t xml:space="preserve"> </w:t>
        </w:r>
        <w:r w:rsidR="00AD15EC" w:rsidRPr="00AD15EC">
          <w:rPr>
            <w:iCs/>
            <w:szCs w:val="22"/>
          </w:rPr>
          <w:t>등</w:t>
        </w:r>
        <w:r w:rsidR="00AD15EC" w:rsidRPr="00AD15EC">
          <w:rPr>
            <w:iCs/>
            <w:szCs w:val="22"/>
          </w:rPr>
          <w:t xml:space="preserve"> </w:t>
        </w:r>
        <w:r w:rsidR="00AD15EC" w:rsidRPr="00AD15EC">
          <w:rPr>
            <w:iCs/>
            <w:szCs w:val="22"/>
          </w:rPr>
          <w:t>필요한</w:t>
        </w:r>
        <w:r w:rsidR="00AD15EC" w:rsidRPr="00AD15EC">
          <w:rPr>
            <w:iCs/>
            <w:szCs w:val="22"/>
          </w:rPr>
          <w:t xml:space="preserve"> </w:t>
        </w:r>
        <w:r w:rsidR="00AD15EC" w:rsidRPr="00AD15EC">
          <w:rPr>
            <w:iCs/>
            <w:szCs w:val="22"/>
          </w:rPr>
          <w:t>절차를</w:t>
        </w:r>
        <w:r w:rsidR="00AD15EC" w:rsidRPr="00AD15EC">
          <w:rPr>
            <w:iCs/>
            <w:szCs w:val="22"/>
          </w:rPr>
          <w:t xml:space="preserve"> </w:t>
        </w:r>
        <w:r w:rsidR="00AD15EC" w:rsidRPr="00AD15EC">
          <w:rPr>
            <w:iCs/>
            <w:szCs w:val="22"/>
          </w:rPr>
          <w:t>이행하며</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대출약정과</w:t>
        </w:r>
        <w:r w:rsidR="00AD15EC" w:rsidRPr="00AD15EC">
          <w:rPr>
            <w:iCs/>
            <w:szCs w:val="22"/>
          </w:rPr>
          <w:t xml:space="preserve"> </w:t>
        </w:r>
        <w:r w:rsidR="00AD15EC" w:rsidRPr="00AD15EC">
          <w:rPr>
            <w:iCs/>
            <w:szCs w:val="22"/>
          </w:rPr>
          <w:t>관련하여</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보험계약상</w:t>
        </w:r>
        <w:r w:rsidR="00AD15EC" w:rsidRPr="00AD15EC">
          <w:rPr>
            <w:iCs/>
            <w:szCs w:val="22"/>
          </w:rPr>
          <w:t xml:space="preserve"> </w:t>
        </w:r>
        <w:r w:rsidR="00AD15EC" w:rsidRPr="00AD15EC">
          <w:rPr>
            <w:iCs/>
            <w:szCs w:val="22"/>
          </w:rPr>
          <w:t>보험금청구권에</w:t>
        </w:r>
        <w:r w:rsidR="00AD15EC" w:rsidRPr="00AD15EC">
          <w:rPr>
            <w:iCs/>
            <w:szCs w:val="22"/>
          </w:rPr>
          <w:t xml:space="preserve"> </w:t>
        </w:r>
        <w:r w:rsidR="00AD15EC" w:rsidRPr="00AD15EC">
          <w:rPr>
            <w:iCs/>
            <w:szCs w:val="22"/>
          </w:rPr>
          <w:t>설정된</w:t>
        </w:r>
        <w:r w:rsidR="00AD15EC" w:rsidRPr="00AD15EC">
          <w:rPr>
            <w:iCs/>
            <w:szCs w:val="22"/>
          </w:rPr>
          <w:t xml:space="preserve"> </w:t>
        </w:r>
        <w:r w:rsidR="00AD15EC" w:rsidRPr="00AD15EC">
          <w:rPr>
            <w:iCs/>
            <w:szCs w:val="22"/>
          </w:rPr>
          <w:t>근질권이</w:t>
        </w:r>
        <w:r w:rsidR="00AD15EC" w:rsidRPr="00AD15EC">
          <w:rPr>
            <w:iCs/>
            <w:szCs w:val="22"/>
          </w:rPr>
          <w:t xml:space="preserve"> </w:t>
        </w:r>
        <w:r w:rsidR="00AD15EC" w:rsidRPr="00AD15EC">
          <w:rPr>
            <w:iCs/>
            <w:szCs w:val="22"/>
          </w:rPr>
          <w:t>거래종결일에</w:t>
        </w:r>
        <w:r w:rsidR="00AD15EC" w:rsidRPr="00AD15EC">
          <w:rPr>
            <w:iCs/>
            <w:szCs w:val="22"/>
          </w:rPr>
          <w:t xml:space="preserve"> </w:t>
        </w:r>
        <w:r w:rsidR="00AD15EC" w:rsidRPr="00AD15EC">
          <w:rPr>
            <w:iCs/>
            <w:szCs w:val="22"/>
          </w:rPr>
          <w:t>해지되도록</w:t>
        </w:r>
        <w:r w:rsidR="00AD15EC" w:rsidRPr="00AD15EC">
          <w:rPr>
            <w:iCs/>
            <w:szCs w:val="22"/>
          </w:rPr>
          <w:t xml:space="preserve"> </w:t>
        </w:r>
        <w:r w:rsidR="00AD15EC" w:rsidRPr="00AD15EC">
          <w:rPr>
            <w:iCs/>
            <w:szCs w:val="22"/>
          </w:rPr>
          <w:t>한다</w:t>
        </w:r>
        <w:r w:rsidR="00AD15EC" w:rsidRPr="00AD15EC">
          <w:rPr>
            <w:iCs/>
            <w:szCs w:val="22"/>
          </w:rPr>
          <w:t>.</w:t>
        </w:r>
      </w:ins>
      <w:ins w:id="79" w:author="BKL" w:date="2026-10-07T18:14:00Z" w16du:dateUtc="2026-10-07T09:14:00Z">
        <w:r w:rsidR="00AD15EC">
          <w:rPr>
            <w:rFonts w:hint="eastAsia"/>
            <w:iCs/>
            <w:szCs w:val="22"/>
          </w:rPr>
          <w:t xml:space="preserve"> </w:t>
        </w:r>
        <w:r w:rsidR="00AD15EC" w:rsidRPr="00AE477C">
          <w:rPr>
            <w:iCs/>
            <w:szCs w:val="22"/>
            <w:highlight w:val="green"/>
          </w:rPr>
          <w:t>[BKL Note to Koramco</w:t>
        </w:r>
        <w:r w:rsidR="00AD15EC" w:rsidRPr="00AE477C">
          <w:rPr>
            <w:rFonts w:hint="eastAsia"/>
            <w:iCs/>
            <w:szCs w:val="22"/>
            <w:highlight w:val="green"/>
          </w:rPr>
          <w:t>:</w:t>
        </w:r>
        <w:r w:rsidR="00AD15EC" w:rsidRPr="00AE477C">
          <w:rPr>
            <w:iCs/>
            <w:szCs w:val="22"/>
            <w:highlight w:val="green"/>
          </w:rPr>
          <w:t xml:space="preserve"> </w:t>
        </w:r>
        <w:r w:rsidR="00AD15EC" w:rsidRPr="00AE477C">
          <w:rPr>
            <w:iCs/>
            <w:szCs w:val="22"/>
            <w:highlight w:val="green"/>
          </w:rPr>
          <w:t>보험</w:t>
        </w:r>
        <w:r w:rsidR="00AD15EC" w:rsidRPr="00AE477C">
          <w:rPr>
            <w:iCs/>
            <w:szCs w:val="22"/>
            <w:highlight w:val="green"/>
          </w:rPr>
          <w:t xml:space="preserve"> </w:t>
        </w:r>
        <w:r w:rsidR="00AD15EC" w:rsidRPr="00AE477C">
          <w:rPr>
            <w:iCs/>
            <w:szCs w:val="22"/>
            <w:highlight w:val="green"/>
          </w:rPr>
          <w:t>승계</w:t>
        </w:r>
        <w:r w:rsidR="00AD15EC" w:rsidRPr="00AE477C">
          <w:rPr>
            <w:rFonts w:hint="eastAsia"/>
            <w:iCs/>
            <w:szCs w:val="22"/>
            <w:highlight w:val="green"/>
          </w:rPr>
          <w:t xml:space="preserve"> </w:t>
        </w:r>
        <w:r w:rsidR="00AD15EC" w:rsidRPr="00AE477C">
          <w:rPr>
            <w:rFonts w:hint="eastAsia"/>
            <w:iCs/>
            <w:szCs w:val="22"/>
            <w:highlight w:val="green"/>
          </w:rPr>
          <w:t>관련</w:t>
        </w:r>
        <w:r w:rsidR="00AD15EC" w:rsidRPr="00AE477C">
          <w:rPr>
            <w:rFonts w:hint="eastAsia"/>
            <w:iCs/>
            <w:szCs w:val="22"/>
            <w:highlight w:val="green"/>
          </w:rPr>
          <w:t xml:space="preserve"> </w:t>
        </w:r>
        <w:r w:rsidR="00AD15EC" w:rsidRPr="00AE477C">
          <w:rPr>
            <w:rFonts w:hint="eastAsia"/>
            <w:iCs/>
            <w:szCs w:val="22"/>
            <w:highlight w:val="green"/>
          </w:rPr>
          <w:t>내용을</w:t>
        </w:r>
        <w:r w:rsidR="00AD15EC" w:rsidRPr="00AE477C">
          <w:rPr>
            <w:rFonts w:hint="eastAsia"/>
            <w:iCs/>
            <w:szCs w:val="22"/>
            <w:highlight w:val="green"/>
          </w:rPr>
          <w:t xml:space="preserve"> </w:t>
        </w:r>
        <w:r w:rsidR="00AD15EC" w:rsidRPr="00AE477C">
          <w:rPr>
            <w:rFonts w:hint="eastAsia"/>
            <w:iCs/>
            <w:szCs w:val="22"/>
            <w:highlight w:val="green"/>
          </w:rPr>
          <w:t>추가하였고</w:t>
        </w:r>
        <w:r w:rsidR="00AD15EC" w:rsidRPr="00AE477C">
          <w:rPr>
            <w:rFonts w:hint="eastAsia"/>
            <w:iCs/>
            <w:szCs w:val="22"/>
            <w:highlight w:val="green"/>
          </w:rPr>
          <w:t xml:space="preserve">, </w:t>
        </w:r>
        <w:r w:rsidR="00AD15EC" w:rsidRPr="00AE477C">
          <w:rPr>
            <w:iCs/>
            <w:szCs w:val="22"/>
            <w:highlight w:val="green"/>
          </w:rPr>
          <w:t>기존</w:t>
        </w:r>
        <w:r w:rsidR="00AD15EC" w:rsidRPr="00AE477C">
          <w:rPr>
            <w:iCs/>
            <w:szCs w:val="22"/>
            <w:highlight w:val="green"/>
          </w:rPr>
          <w:t xml:space="preserve"> </w:t>
        </w:r>
        <w:r w:rsidR="00AD15EC" w:rsidRPr="00AE477C">
          <w:rPr>
            <w:iCs/>
            <w:szCs w:val="22"/>
            <w:highlight w:val="green"/>
          </w:rPr>
          <w:t>대주의</w:t>
        </w:r>
        <w:r w:rsidR="00AD15EC" w:rsidRPr="00AE477C">
          <w:rPr>
            <w:iCs/>
            <w:szCs w:val="22"/>
            <w:highlight w:val="green"/>
          </w:rPr>
          <w:t xml:space="preserve"> </w:t>
        </w:r>
        <w:r w:rsidR="00AD15EC" w:rsidRPr="00AE477C">
          <w:rPr>
            <w:iCs/>
            <w:szCs w:val="22"/>
            <w:highlight w:val="green"/>
          </w:rPr>
          <w:t>보험금청구권</w:t>
        </w:r>
        <w:r w:rsidR="00AD15EC" w:rsidRPr="00AE477C">
          <w:rPr>
            <w:iCs/>
            <w:szCs w:val="22"/>
            <w:highlight w:val="green"/>
          </w:rPr>
          <w:t xml:space="preserve"> </w:t>
        </w:r>
        <w:r w:rsidR="00AD15EC" w:rsidRPr="00AE477C">
          <w:rPr>
            <w:iCs/>
            <w:szCs w:val="22"/>
            <w:highlight w:val="green"/>
          </w:rPr>
          <w:t>근질권</w:t>
        </w:r>
        <w:r w:rsidR="00AD15EC" w:rsidRPr="00AE477C">
          <w:rPr>
            <w:iCs/>
            <w:szCs w:val="22"/>
            <w:highlight w:val="green"/>
          </w:rPr>
          <w:t xml:space="preserve"> </w:t>
        </w:r>
        <w:r w:rsidR="00AD15EC" w:rsidRPr="00AE477C">
          <w:rPr>
            <w:iCs/>
            <w:szCs w:val="22"/>
            <w:highlight w:val="green"/>
          </w:rPr>
          <w:t>해지는</w:t>
        </w:r>
        <w:r w:rsidR="00AD15EC" w:rsidRPr="00AE477C">
          <w:rPr>
            <w:iCs/>
            <w:szCs w:val="22"/>
            <w:highlight w:val="green"/>
          </w:rPr>
          <w:t xml:space="preserve"> </w:t>
        </w:r>
        <w:r w:rsidR="00AD15EC" w:rsidRPr="00AE477C">
          <w:rPr>
            <w:iCs/>
            <w:szCs w:val="22"/>
            <w:highlight w:val="green"/>
          </w:rPr>
          <w:t>매도인</w:t>
        </w:r>
      </w:ins>
      <w:ins w:id="80" w:author="BKL" w:date="2026-10-07T18:15:00Z" w16du:dateUtc="2026-10-07T09:15:00Z">
        <w:r w:rsidR="00AD15EC" w:rsidRPr="00AE477C">
          <w:rPr>
            <w:rFonts w:hint="eastAsia"/>
            <w:iCs/>
            <w:szCs w:val="22"/>
            <w:highlight w:val="green"/>
          </w:rPr>
          <w:t>과</w:t>
        </w:r>
        <w:r w:rsidR="00AD15EC" w:rsidRPr="00AE477C">
          <w:rPr>
            <w:rFonts w:hint="eastAsia"/>
            <w:iCs/>
            <w:szCs w:val="22"/>
            <w:highlight w:val="green"/>
          </w:rPr>
          <w:t xml:space="preserve"> </w:t>
        </w:r>
        <w:r w:rsidR="00AD15EC" w:rsidRPr="00AE477C">
          <w:rPr>
            <w:rFonts w:hint="eastAsia"/>
            <w:iCs/>
            <w:szCs w:val="22"/>
            <w:highlight w:val="green"/>
          </w:rPr>
          <w:t>협의사항에</w:t>
        </w:r>
        <w:r w:rsidR="00AD15EC" w:rsidRPr="00AE477C">
          <w:rPr>
            <w:rFonts w:hint="eastAsia"/>
            <w:iCs/>
            <w:szCs w:val="22"/>
            <w:highlight w:val="green"/>
          </w:rPr>
          <w:t xml:space="preserve"> </w:t>
        </w:r>
        <w:r w:rsidR="00AD15EC" w:rsidRPr="00AE477C">
          <w:rPr>
            <w:rFonts w:hint="eastAsia"/>
            <w:iCs/>
            <w:szCs w:val="22"/>
            <w:highlight w:val="green"/>
          </w:rPr>
          <w:t>따라</w:t>
        </w:r>
      </w:ins>
      <w:ins w:id="81" w:author="BKL" w:date="2026-10-07T18:14:00Z" w16du:dateUtc="2026-10-07T09:14:00Z">
        <w:r w:rsidR="00AD15EC" w:rsidRPr="00AE477C">
          <w:rPr>
            <w:iCs/>
            <w:szCs w:val="22"/>
            <w:highlight w:val="green"/>
          </w:rPr>
          <w:t xml:space="preserve"> </w:t>
        </w:r>
        <w:r w:rsidR="00AD15EC" w:rsidRPr="00AE477C">
          <w:rPr>
            <w:iCs/>
            <w:szCs w:val="22"/>
            <w:highlight w:val="green"/>
          </w:rPr>
          <w:t>선행조건이</w:t>
        </w:r>
        <w:r w:rsidR="00AD15EC" w:rsidRPr="00AE477C">
          <w:rPr>
            <w:iCs/>
            <w:szCs w:val="22"/>
            <w:highlight w:val="green"/>
          </w:rPr>
          <w:t xml:space="preserve"> </w:t>
        </w:r>
        <w:r w:rsidR="00AD15EC" w:rsidRPr="00AE477C">
          <w:rPr>
            <w:iCs/>
            <w:szCs w:val="22"/>
            <w:highlight w:val="green"/>
          </w:rPr>
          <w:t>아니라</w:t>
        </w:r>
        <w:r w:rsidR="00AD15EC" w:rsidRPr="00AE477C">
          <w:rPr>
            <w:iCs/>
            <w:szCs w:val="22"/>
            <w:highlight w:val="green"/>
          </w:rPr>
          <w:t xml:space="preserve"> </w:t>
        </w:r>
        <w:r w:rsidR="00AD15EC" w:rsidRPr="00AE477C">
          <w:rPr>
            <w:iCs/>
            <w:szCs w:val="22"/>
            <w:highlight w:val="green"/>
          </w:rPr>
          <w:t>거래종결</w:t>
        </w:r>
        <w:r w:rsidR="00AD15EC" w:rsidRPr="00AE477C">
          <w:rPr>
            <w:iCs/>
            <w:szCs w:val="22"/>
            <w:highlight w:val="green"/>
          </w:rPr>
          <w:t xml:space="preserve"> </w:t>
        </w:r>
        <w:r w:rsidR="00AD15EC" w:rsidRPr="00AE477C">
          <w:rPr>
            <w:iCs/>
            <w:szCs w:val="22"/>
            <w:highlight w:val="green"/>
          </w:rPr>
          <w:t>시</w:t>
        </w:r>
        <w:r w:rsidR="00AD15EC" w:rsidRPr="00AE477C">
          <w:rPr>
            <w:iCs/>
            <w:szCs w:val="22"/>
            <w:highlight w:val="green"/>
          </w:rPr>
          <w:t xml:space="preserve"> </w:t>
        </w:r>
        <w:r w:rsidR="00AD15EC" w:rsidRPr="00AE477C">
          <w:rPr>
            <w:iCs/>
            <w:szCs w:val="22"/>
            <w:highlight w:val="green"/>
          </w:rPr>
          <w:t>이행사항으로</w:t>
        </w:r>
        <w:r w:rsidR="00AD15EC" w:rsidRPr="00AE477C">
          <w:rPr>
            <w:iCs/>
            <w:szCs w:val="22"/>
            <w:highlight w:val="green"/>
          </w:rPr>
          <w:t xml:space="preserve"> </w:t>
        </w:r>
      </w:ins>
      <w:ins w:id="82" w:author="BKL" w:date="2026-10-07T18:15:00Z" w16du:dateUtc="2026-10-07T09:15:00Z">
        <w:r w:rsidR="00AD15EC" w:rsidRPr="00AE477C">
          <w:rPr>
            <w:rFonts w:hint="eastAsia"/>
            <w:iCs/>
            <w:szCs w:val="22"/>
            <w:highlight w:val="green"/>
          </w:rPr>
          <w:t>반영</w:t>
        </w:r>
      </w:ins>
      <w:ins w:id="83" w:author="BKL" w:date="2026-10-07T18:14:00Z" w16du:dateUtc="2026-10-07T09:14:00Z">
        <w:r w:rsidR="00AD15EC" w:rsidRPr="00AE477C">
          <w:rPr>
            <w:iCs/>
            <w:szCs w:val="22"/>
            <w:highlight w:val="green"/>
          </w:rPr>
          <w:t>하였</w:t>
        </w:r>
        <w:r w:rsidR="00AD15EC" w:rsidRPr="00AE477C">
          <w:rPr>
            <w:rFonts w:hint="eastAsia"/>
            <w:iCs/>
            <w:szCs w:val="22"/>
            <w:highlight w:val="green"/>
          </w:rPr>
          <w:t>습니다</w:t>
        </w:r>
        <w:r w:rsidR="00AD15EC" w:rsidRPr="00AE477C">
          <w:rPr>
            <w:rFonts w:hint="eastAsia"/>
            <w:iCs/>
            <w:szCs w:val="22"/>
            <w:highlight w:val="green"/>
          </w:rPr>
          <w:t>.]</w:t>
        </w:r>
      </w:ins>
      <w:del w:id="84" w:author="BKL" w:date="2026-10-07T18:13:00Z" w16du:dateUtc="2026-10-07T09:13:00Z">
        <w:r w:rsidR="0008443C" w:rsidRPr="0008443C" w:rsidDel="00AD15EC">
          <w:rPr>
            <w:iCs/>
            <w:szCs w:val="22"/>
          </w:rPr>
          <w:delText>다만</w:delText>
        </w:r>
        <w:r w:rsidR="0008443C" w:rsidRPr="0008443C" w:rsidDel="00AD15EC">
          <w:rPr>
            <w:iCs/>
            <w:szCs w:val="22"/>
          </w:rPr>
          <w:delText xml:space="preserve">, </w:delText>
        </w:r>
        <w:r w:rsidR="0008443C" w:rsidRPr="0008443C" w:rsidDel="00AD15EC">
          <w:rPr>
            <w:iCs/>
            <w:szCs w:val="22"/>
          </w:rPr>
          <w:delText>매매목적물에</w:delText>
        </w:r>
        <w:r w:rsidR="0008443C" w:rsidRPr="0008443C" w:rsidDel="00AD15EC">
          <w:rPr>
            <w:iCs/>
            <w:szCs w:val="22"/>
          </w:rPr>
          <w:delText xml:space="preserve"> </w:delText>
        </w:r>
        <w:r w:rsidR="0008443C" w:rsidRPr="0008443C" w:rsidDel="00AD15EC">
          <w:rPr>
            <w:iCs/>
            <w:szCs w:val="22"/>
          </w:rPr>
          <w:delText>관하여</w:delText>
        </w:r>
        <w:r w:rsidR="0008443C" w:rsidRPr="0008443C" w:rsidDel="00AD15EC">
          <w:rPr>
            <w:iCs/>
            <w:szCs w:val="22"/>
          </w:rPr>
          <w:delText xml:space="preserve"> </w:delText>
        </w:r>
        <w:r w:rsidR="0008443C" w:rsidRPr="0008443C" w:rsidDel="00AD15EC">
          <w:rPr>
            <w:iCs/>
            <w:szCs w:val="22"/>
          </w:rPr>
          <w:delText>매도인이</w:delText>
        </w:r>
        <w:r w:rsidR="0008443C" w:rsidRPr="0008443C" w:rsidDel="00AD15EC">
          <w:rPr>
            <w:iCs/>
            <w:szCs w:val="22"/>
          </w:rPr>
          <w:delText xml:space="preserve"> </w:delText>
        </w:r>
        <w:r w:rsidR="0008443C" w:rsidRPr="0008443C" w:rsidDel="00AD15EC">
          <w:rPr>
            <w:iCs/>
            <w:szCs w:val="22"/>
          </w:rPr>
          <w:delText>가입한</w:delText>
        </w:r>
        <w:r w:rsidR="0008443C" w:rsidRPr="0008443C" w:rsidDel="00AD15EC">
          <w:rPr>
            <w:iCs/>
            <w:szCs w:val="22"/>
          </w:rPr>
          <w:delText xml:space="preserve"> </w:delText>
        </w:r>
        <w:r w:rsidR="0008443C" w:rsidRPr="0008443C" w:rsidDel="00AD15EC">
          <w:rPr>
            <w:iCs/>
            <w:szCs w:val="22"/>
          </w:rPr>
          <w:delText>보험계약은</w:delText>
        </w:r>
        <w:r w:rsidR="0008443C" w:rsidRPr="0008443C" w:rsidDel="00AD15EC">
          <w:rPr>
            <w:iCs/>
            <w:szCs w:val="22"/>
          </w:rPr>
          <w:delText xml:space="preserve"> </w:delText>
        </w:r>
        <w:r w:rsidR="0008443C" w:rsidRPr="0008443C" w:rsidDel="00AD15EC">
          <w:rPr>
            <w:iCs/>
            <w:szCs w:val="22"/>
          </w:rPr>
          <w:delText>거래종결일까지</w:delText>
        </w:r>
        <w:r w:rsidR="0008443C" w:rsidRPr="0008443C" w:rsidDel="00AD15EC">
          <w:rPr>
            <w:iCs/>
            <w:szCs w:val="22"/>
          </w:rPr>
          <w:delText xml:space="preserve"> </w:delText>
        </w:r>
        <w:r w:rsidR="0008443C" w:rsidRPr="0008443C" w:rsidDel="00AD15EC">
          <w:rPr>
            <w:iCs/>
            <w:szCs w:val="22"/>
          </w:rPr>
          <w:delText>그</w:delText>
        </w:r>
        <w:r w:rsidR="0008443C" w:rsidRPr="0008443C" w:rsidDel="00AD15EC">
          <w:rPr>
            <w:iCs/>
            <w:szCs w:val="22"/>
          </w:rPr>
          <w:delText xml:space="preserve"> </w:delText>
        </w:r>
        <w:r w:rsidR="0008443C" w:rsidRPr="0008443C" w:rsidDel="00AD15EC">
          <w:rPr>
            <w:iCs/>
            <w:szCs w:val="22"/>
          </w:rPr>
          <w:delText>효력이</w:delText>
        </w:r>
        <w:r w:rsidR="0008443C" w:rsidRPr="0008443C" w:rsidDel="00AD15EC">
          <w:rPr>
            <w:iCs/>
            <w:szCs w:val="22"/>
          </w:rPr>
          <w:delText xml:space="preserve"> </w:delText>
        </w:r>
        <w:r w:rsidR="0008443C" w:rsidRPr="0008443C" w:rsidDel="00AD15EC">
          <w:rPr>
            <w:iCs/>
            <w:szCs w:val="22"/>
          </w:rPr>
          <w:delText>유지되도록</w:delText>
        </w:r>
        <w:r w:rsidR="0008443C" w:rsidRPr="0008443C" w:rsidDel="00AD15EC">
          <w:rPr>
            <w:iCs/>
            <w:szCs w:val="22"/>
          </w:rPr>
          <w:delText xml:space="preserve"> </w:delText>
        </w:r>
        <w:r w:rsidR="0008443C" w:rsidRPr="0008443C" w:rsidDel="00AD15EC">
          <w:rPr>
            <w:iCs/>
            <w:szCs w:val="22"/>
          </w:rPr>
          <w:delText>하여야</w:delText>
        </w:r>
        <w:r w:rsidR="0008443C" w:rsidRPr="0008443C" w:rsidDel="00AD15EC">
          <w:rPr>
            <w:iCs/>
            <w:szCs w:val="22"/>
          </w:rPr>
          <w:delText xml:space="preserve"> </w:delText>
        </w:r>
        <w:r w:rsidR="0008443C" w:rsidRPr="0008443C" w:rsidDel="00AD15EC">
          <w:rPr>
            <w:iCs/>
            <w:szCs w:val="22"/>
          </w:rPr>
          <w:delText>한다</w:delText>
        </w:r>
        <w:r w:rsidR="0008443C" w:rsidRPr="0008443C" w:rsidDel="00AD15EC">
          <w:rPr>
            <w:iCs/>
            <w:szCs w:val="22"/>
          </w:rPr>
          <w:delText>.</w:delText>
        </w:r>
        <w:r w:rsidR="0008443C" w:rsidDel="00AD15EC">
          <w:rPr>
            <w:rFonts w:hint="eastAsia"/>
            <w:iCs/>
            <w:szCs w:val="22"/>
          </w:rPr>
          <w:delText xml:space="preserve"> </w:delText>
        </w:r>
        <w:r w:rsidR="0008443C" w:rsidRPr="00F10F70" w:rsidDel="00AD15EC">
          <w:rPr>
            <w:rFonts w:hint="eastAsia"/>
            <w:iCs/>
            <w:szCs w:val="22"/>
            <w:highlight w:val="cyan"/>
          </w:rPr>
          <w:delText>[Note</w:delText>
        </w:r>
        <w:r w:rsidR="00483258" w:rsidRPr="00F10F70" w:rsidDel="00AD15EC">
          <w:rPr>
            <w:rFonts w:hint="eastAsia"/>
            <w:iCs/>
            <w:szCs w:val="22"/>
            <w:highlight w:val="cyan"/>
          </w:rPr>
          <w:delText xml:space="preserve"> to </w:delText>
        </w:r>
        <w:r w:rsidR="00483258" w:rsidRPr="00F10F70" w:rsidDel="00AD15EC">
          <w:rPr>
            <w:rFonts w:hint="eastAsia"/>
            <w:iCs/>
            <w:szCs w:val="22"/>
            <w:highlight w:val="cyan"/>
          </w:rPr>
          <w:delText>매도인</w:delText>
        </w:r>
        <w:r w:rsidR="0008443C" w:rsidRPr="00F10F70" w:rsidDel="00AD15EC">
          <w:rPr>
            <w:rFonts w:hint="eastAsia"/>
            <w:iCs/>
            <w:szCs w:val="22"/>
            <w:highlight w:val="cyan"/>
          </w:rPr>
          <w:delText>:</w:delText>
        </w:r>
        <w:r w:rsidR="00483258" w:rsidRPr="00F10F70" w:rsidDel="00AD15EC">
          <w:rPr>
            <w:rFonts w:hint="eastAsia"/>
            <w:iCs/>
            <w:szCs w:val="22"/>
            <w:highlight w:val="cyan"/>
          </w:rPr>
          <w:delText xml:space="preserve"> </w:delText>
        </w:r>
        <w:r w:rsidR="00483258" w:rsidRPr="00F10F70" w:rsidDel="00AD15EC">
          <w:rPr>
            <w:rFonts w:hint="eastAsia"/>
            <w:iCs/>
            <w:szCs w:val="22"/>
            <w:highlight w:val="cyan"/>
          </w:rPr>
          <w:delText>검토결과에</w:delText>
        </w:r>
        <w:r w:rsidR="00483258" w:rsidRPr="00F10F70" w:rsidDel="00AD15EC">
          <w:rPr>
            <w:rFonts w:hint="eastAsia"/>
            <w:iCs/>
            <w:szCs w:val="22"/>
            <w:highlight w:val="cyan"/>
          </w:rPr>
          <w:delText xml:space="preserve"> </w:delText>
        </w:r>
        <w:r w:rsidR="00483258" w:rsidRPr="00F10F70" w:rsidDel="00AD15EC">
          <w:rPr>
            <w:rFonts w:hint="eastAsia"/>
            <w:iCs/>
            <w:szCs w:val="22"/>
            <w:highlight w:val="cyan"/>
          </w:rPr>
          <w:delText>따라</w:delText>
        </w:r>
        <w:r w:rsidR="0008443C" w:rsidRPr="00F10F70" w:rsidDel="00AD15EC">
          <w:rPr>
            <w:rFonts w:hint="eastAsia"/>
            <w:iCs/>
            <w:szCs w:val="22"/>
            <w:highlight w:val="cyan"/>
          </w:rPr>
          <w:delText xml:space="preserve"> </w:delText>
        </w:r>
        <w:commentRangeStart w:id="85"/>
        <w:commentRangeStart w:id="86"/>
        <w:commentRangeStart w:id="87"/>
        <w:r w:rsidR="0008443C" w:rsidRPr="00F10F70" w:rsidDel="00AD15EC">
          <w:rPr>
            <w:rFonts w:hint="eastAsia"/>
            <w:iCs/>
            <w:szCs w:val="22"/>
            <w:highlight w:val="cyan"/>
          </w:rPr>
          <w:delText>매수인이</w:delText>
        </w:r>
        <w:commentRangeEnd w:id="85"/>
        <w:r w:rsidR="00A33B7F" w:rsidRPr="00F10F70" w:rsidDel="00AD15EC">
          <w:rPr>
            <w:rStyle w:val="afd"/>
            <w:rFonts w:hint="eastAsia"/>
            <w:iCs/>
            <w:sz w:val="22"/>
            <w:szCs w:val="22"/>
            <w:highlight w:val="cyan"/>
          </w:rPr>
          <w:commentReference w:id="85"/>
        </w:r>
        <w:commentRangeEnd w:id="86"/>
        <w:r w:rsidR="00483258" w:rsidRPr="00F10F70" w:rsidDel="00AD15EC">
          <w:rPr>
            <w:rStyle w:val="afd"/>
            <w:rFonts w:hint="eastAsia"/>
            <w:iCs/>
            <w:sz w:val="22"/>
            <w:szCs w:val="22"/>
            <w:highlight w:val="cyan"/>
          </w:rPr>
          <w:commentReference w:id="86"/>
        </w:r>
        <w:commentRangeEnd w:id="87"/>
        <w:r w:rsidR="000C1CA4" w:rsidRPr="00F10F70" w:rsidDel="00AD15EC">
          <w:rPr>
            <w:rStyle w:val="afd"/>
            <w:rFonts w:hint="eastAsia"/>
            <w:iCs/>
            <w:sz w:val="22"/>
            <w:szCs w:val="22"/>
            <w:highlight w:val="cyan"/>
          </w:rPr>
          <w:commentReference w:id="87"/>
        </w:r>
        <w:r w:rsidR="0008443C" w:rsidRPr="00F10F70" w:rsidDel="00AD15EC">
          <w:rPr>
            <w:rFonts w:hint="eastAsia"/>
            <w:iCs/>
            <w:szCs w:val="22"/>
            <w:highlight w:val="cyan"/>
          </w:rPr>
          <w:delText xml:space="preserve"> </w:delText>
        </w:r>
        <w:r w:rsidR="0008443C" w:rsidRPr="00F10F70" w:rsidDel="00AD15EC">
          <w:rPr>
            <w:rFonts w:hint="eastAsia"/>
            <w:iCs/>
            <w:szCs w:val="22"/>
            <w:highlight w:val="cyan"/>
          </w:rPr>
          <w:delText>승계할</w:delText>
        </w:r>
        <w:r w:rsidR="0008443C" w:rsidRPr="00F10F70" w:rsidDel="00AD15EC">
          <w:rPr>
            <w:rFonts w:hint="eastAsia"/>
            <w:iCs/>
            <w:szCs w:val="22"/>
            <w:highlight w:val="cyan"/>
          </w:rPr>
          <w:delText xml:space="preserve"> </w:delText>
        </w:r>
        <w:r w:rsidR="0008443C" w:rsidRPr="00F10F70" w:rsidDel="00AD15EC">
          <w:rPr>
            <w:rFonts w:hint="eastAsia"/>
            <w:iCs/>
            <w:szCs w:val="22"/>
            <w:highlight w:val="cyan"/>
          </w:rPr>
          <w:delText>계약</w:delText>
        </w:r>
        <w:r w:rsidR="00483258" w:rsidRPr="00F10F70" w:rsidDel="00AD15EC">
          <w:rPr>
            <w:rFonts w:hint="eastAsia"/>
            <w:iCs/>
            <w:szCs w:val="22"/>
            <w:highlight w:val="cyan"/>
          </w:rPr>
          <w:delText>에</w:delText>
        </w:r>
        <w:r w:rsidR="00483258" w:rsidRPr="00F10F70" w:rsidDel="00AD15EC">
          <w:rPr>
            <w:rFonts w:hint="eastAsia"/>
            <w:iCs/>
            <w:szCs w:val="22"/>
            <w:highlight w:val="cyan"/>
          </w:rPr>
          <w:delText xml:space="preserve"> </w:delText>
        </w:r>
        <w:r w:rsidR="00483258" w:rsidRPr="00F10F70" w:rsidDel="00AD15EC">
          <w:rPr>
            <w:rFonts w:hint="eastAsia"/>
            <w:iCs/>
            <w:szCs w:val="22"/>
            <w:highlight w:val="cyan"/>
          </w:rPr>
          <w:delText>관한</w:delText>
        </w:r>
        <w:r w:rsidR="00483258" w:rsidRPr="00F10F70" w:rsidDel="00AD15EC">
          <w:rPr>
            <w:rFonts w:hint="eastAsia"/>
            <w:iCs/>
            <w:szCs w:val="22"/>
            <w:highlight w:val="cyan"/>
          </w:rPr>
          <w:delText xml:space="preserve"> </w:delText>
        </w:r>
        <w:r w:rsidR="00483258" w:rsidRPr="00F10F70" w:rsidDel="00AD15EC">
          <w:rPr>
            <w:rFonts w:hint="eastAsia"/>
            <w:iCs/>
            <w:szCs w:val="22"/>
            <w:highlight w:val="cyan"/>
          </w:rPr>
          <w:delText>내용</w:delText>
        </w:r>
        <w:r w:rsidR="0008443C" w:rsidRPr="00F10F70" w:rsidDel="00AD15EC">
          <w:rPr>
            <w:rFonts w:hint="eastAsia"/>
            <w:iCs/>
            <w:szCs w:val="22"/>
            <w:highlight w:val="cyan"/>
          </w:rPr>
          <w:delText>이</w:delText>
        </w:r>
        <w:r w:rsidR="0008443C" w:rsidRPr="00F10F70" w:rsidDel="00AD15EC">
          <w:rPr>
            <w:rFonts w:hint="eastAsia"/>
            <w:iCs/>
            <w:szCs w:val="22"/>
            <w:highlight w:val="cyan"/>
          </w:rPr>
          <w:delText xml:space="preserve"> </w:delText>
        </w:r>
        <w:r w:rsidR="00483258" w:rsidRPr="00F10F70" w:rsidDel="00AD15EC">
          <w:rPr>
            <w:rFonts w:hint="eastAsia"/>
            <w:iCs/>
            <w:szCs w:val="22"/>
            <w:highlight w:val="cyan"/>
          </w:rPr>
          <w:delText>추가될</w:delText>
        </w:r>
        <w:r w:rsidR="00483258" w:rsidRPr="00F10F70" w:rsidDel="00AD15EC">
          <w:rPr>
            <w:rFonts w:hint="eastAsia"/>
            <w:iCs/>
            <w:szCs w:val="22"/>
            <w:highlight w:val="cyan"/>
          </w:rPr>
          <w:delText xml:space="preserve"> </w:delText>
        </w:r>
        <w:r w:rsidR="00483258" w:rsidRPr="00F10F70" w:rsidDel="00AD15EC">
          <w:rPr>
            <w:rFonts w:hint="eastAsia"/>
            <w:iCs/>
            <w:szCs w:val="22"/>
            <w:highlight w:val="cyan"/>
          </w:rPr>
          <w:delText>수</w:delText>
        </w:r>
        <w:r w:rsidR="00483258" w:rsidRPr="00F10F70" w:rsidDel="00AD15EC">
          <w:rPr>
            <w:rFonts w:hint="eastAsia"/>
            <w:iCs/>
            <w:szCs w:val="22"/>
            <w:highlight w:val="cyan"/>
          </w:rPr>
          <w:delText xml:space="preserve"> </w:delText>
        </w:r>
        <w:r w:rsidR="00483258" w:rsidRPr="00F10F70" w:rsidDel="00AD15EC">
          <w:rPr>
            <w:rFonts w:hint="eastAsia"/>
            <w:iCs/>
            <w:szCs w:val="22"/>
            <w:highlight w:val="cyan"/>
          </w:rPr>
          <w:delText>있습니다</w:delText>
        </w:r>
        <w:r w:rsidR="00483258" w:rsidRPr="00F10F70" w:rsidDel="00AD15EC">
          <w:rPr>
            <w:rFonts w:hint="eastAsia"/>
            <w:iCs/>
            <w:szCs w:val="22"/>
            <w:highlight w:val="cyan"/>
          </w:rPr>
          <w:delText>.</w:delText>
        </w:r>
        <w:r w:rsidR="0008443C" w:rsidRPr="00F10F70" w:rsidDel="00AD15EC">
          <w:rPr>
            <w:rFonts w:hint="eastAsia"/>
            <w:iCs/>
            <w:szCs w:val="22"/>
            <w:highlight w:val="cyan"/>
          </w:rPr>
          <w:delText>]</w:delText>
        </w:r>
      </w:del>
    </w:p>
    <w:p w14:paraId="6ED7FD05" w14:textId="77777777" w:rsidR="0008443C" w:rsidRDefault="0008443C" w:rsidP="0008443C">
      <w:pPr>
        <w:pStyle w:val="ac"/>
        <w:ind w:left="880"/>
        <w:rPr>
          <w:szCs w:val="22"/>
        </w:rPr>
      </w:pPr>
    </w:p>
    <w:p w14:paraId="28E83222" w14:textId="31791995" w:rsidR="0008443C" w:rsidRDefault="0008443C" w:rsidP="00AF5E56">
      <w:pPr>
        <w:numPr>
          <w:ilvl w:val="0"/>
          <w:numId w:val="7"/>
        </w:numPr>
        <w:tabs>
          <w:tab w:val="left" w:pos="-1440"/>
        </w:tabs>
        <w:snapToGrid w:val="0"/>
        <w:rPr>
          <w:szCs w:val="22"/>
        </w:rPr>
      </w:pPr>
      <w:r w:rsidRPr="0008443C">
        <w:rPr>
          <w:rFonts w:hint="eastAsia"/>
          <w:szCs w:val="22"/>
          <w:u w:val="single"/>
        </w:rPr>
        <w:t>담보신탁의</w:t>
      </w:r>
      <w:r w:rsidRPr="0008443C">
        <w:rPr>
          <w:rFonts w:hint="eastAsia"/>
          <w:szCs w:val="22"/>
          <w:u w:val="single"/>
        </w:rPr>
        <w:t xml:space="preserve"> </w:t>
      </w:r>
      <w:r w:rsidRPr="0008443C">
        <w:rPr>
          <w:rFonts w:hint="eastAsia"/>
          <w:szCs w:val="22"/>
          <w:u w:val="single"/>
        </w:rPr>
        <w:t>해지</w:t>
      </w:r>
      <w:r w:rsidRPr="0008443C">
        <w:rPr>
          <w:rFonts w:hint="eastAsia"/>
          <w:szCs w:val="22"/>
          <w:u w:val="single"/>
        </w:rPr>
        <w:t xml:space="preserve"> </w:t>
      </w:r>
      <w:r w:rsidRPr="0008443C">
        <w:rPr>
          <w:rFonts w:hint="eastAsia"/>
          <w:szCs w:val="22"/>
          <w:u w:val="single"/>
        </w:rPr>
        <w:t>및</w:t>
      </w:r>
      <w:r w:rsidRPr="0008443C">
        <w:rPr>
          <w:rFonts w:hint="eastAsia"/>
          <w:szCs w:val="22"/>
          <w:u w:val="single"/>
        </w:rPr>
        <w:t xml:space="preserve"> </w:t>
      </w:r>
      <w:r w:rsidRPr="0008443C">
        <w:rPr>
          <w:rFonts w:hint="eastAsia"/>
          <w:szCs w:val="22"/>
          <w:u w:val="single"/>
        </w:rPr>
        <w:t>대출금의</w:t>
      </w:r>
      <w:r w:rsidRPr="0008443C">
        <w:rPr>
          <w:rFonts w:hint="eastAsia"/>
          <w:szCs w:val="22"/>
          <w:u w:val="single"/>
        </w:rPr>
        <w:t xml:space="preserve"> </w:t>
      </w:r>
      <w:r w:rsidRPr="0008443C">
        <w:rPr>
          <w:rFonts w:hint="eastAsia"/>
          <w:szCs w:val="22"/>
          <w:u w:val="single"/>
        </w:rPr>
        <w:t>상환</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w:t>
      </w:r>
      <w:r w:rsidRPr="0008443C">
        <w:rPr>
          <w:rFonts w:hint="eastAsia"/>
          <w:szCs w:val="22"/>
        </w:rPr>
        <w:t xml:space="preserve"> </w:t>
      </w:r>
      <w:r w:rsidRPr="0008443C">
        <w:rPr>
          <w:rFonts w:hint="eastAsia"/>
          <w:szCs w:val="22"/>
        </w:rPr>
        <w:t>전까지</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부동산의</w:t>
      </w:r>
      <w:r w:rsidRPr="0008443C">
        <w:rPr>
          <w:rFonts w:hint="eastAsia"/>
          <w:szCs w:val="22"/>
        </w:rPr>
        <w:t xml:space="preserve"> </w:t>
      </w:r>
      <w:r w:rsidRPr="0008443C">
        <w:rPr>
          <w:rFonts w:hint="eastAsia"/>
          <w:szCs w:val="22"/>
        </w:rPr>
        <w:t>처분</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우선수익자</w:t>
      </w:r>
      <w:r w:rsidRPr="0008443C">
        <w:rPr>
          <w:rFonts w:hint="eastAsia"/>
          <w:szCs w:val="22"/>
        </w:rPr>
        <w:t xml:space="preserve"> </w:t>
      </w:r>
      <w:r w:rsidRPr="0008443C">
        <w:rPr>
          <w:rFonts w:hint="eastAsia"/>
          <w:szCs w:val="22"/>
        </w:rPr>
        <w:t>전원</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수탁자의</w:t>
      </w:r>
      <w:r w:rsidRPr="0008443C">
        <w:rPr>
          <w:rFonts w:hint="eastAsia"/>
          <w:szCs w:val="22"/>
        </w:rPr>
        <w:t xml:space="preserve"> </w:t>
      </w:r>
      <w:r w:rsidRPr="0008443C">
        <w:rPr>
          <w:rFonts w:hint="eastAsia"/>
          <w:szCs w:val="22"/>
        </w:rPr>
        <w:t>서면</w:t>
      </w:r>
      <w:r w:rsidRPr="0008443C">
        <w:rPr>
          <w:rFonts w:hint="eastAsia"/>
          <w:szCs w:val="22"/>
        </w:rPr>
        <w:t xml:space="preserve"> </w:t>
      </w:r>
      <w:r w:rsidRPr="0008443C">
        <w:rPr>
          <w:rFonts w:hint="eastAsia"/>
          <w:szCs w:val="22"/>
        </w:rPr>
        <w:t>동의를</w:t>
      </w:r>
      <w:r w:rsidRPr="0008443C">
        <w:rPr>
          <w:rFonts w:hint="eastAsia"/>
          <w:szCs w:val="22"/>
        </w:rPr>
        <w:t xml:space="preserve"> </w:t>
      </w:r>
      <w:r w:rsidRPr="0008443C">
        <w:rPr>
          <w:rFonts w:hint="eastAsia"/>
          <w:szCs w:val="22"/>
        </w:rPr>
        <w:t>확보하고</w:t>
      </w:r>
      <w:r w:rsidRPr="0008443C">
        <w:rPr>
          <w:rFonts w:hint="eastAsia"/>
          <w:szCs w:val="22"/>
        </w:rPr>
        <w:t>, 2024. 5. 28.</w:t>
      </w:r>
      <w:r w:rsidRPr="0008443C">
        <w:rPr>
          <w:rFonts w:hint="eastAsia"/>
          <w:szCs w:val="22"/>
        </w:rPr>
        <w:t>자</w:t>
      </w:r>
      <w:r w:rsidRPr="0008443C">
        <w:rPr>
          <w:rFonts w:hint="eastAsia"/>
          <w:szCs w:val="22"/>
        </w:rPr>
        <w:t xml:space="preserve"> </w:t>
      </w:r>
      <w:r w:rsidRPr="0008443C">
        <w:rPr>
          <w:rFonts w:hint="eastAsia"/>
          <w:szCs w:val="22"/>
        </w:rPr>
        <w:t>대출약정서</w:t>
      </w:r>
      <w:r w:rsidRPr="0008443C">
        <w:rPr>
          <w:rFonts w:hint="eastAsia"/>
          <w:szCs w:val="22"/>
        </w:rPr>
        <w:t>(</w:t>
      </w:r>
      <w:r w:rsidRPr="0008443C">
        <w:rPr>
          <w:rFonts w:hint="eastAsia"/>
          <w:szCs w:val="22"/>
        </w:rPr>
        <w:t>그</w:t>
      </w:r>
      <w:r w:rsidRPr="0008443C">
        <w:rPr>
          <w:rFonts w:hint="eastAsia"/>
          <w:szCs w:val="22"/>
        </w:rPr>
        <w:t xml:space="preserve"> </w:t>
      </w:r>
      <w:r w:rsidRPr="0008443C">
        <w:rPr>
          <w:rFonts w:hint="eastAsia"/>
          <w:szCs w:val="22"/>
        </w:rPr>
        <w:t>후</w:t>
      </w:r>
      <w:r w:rsidRPr="0008443C">
        <w:rPr>
          <w:rFonts w:hint="eastAsia"/>
          <w:szCs w:val="22"/>
        </w:rPr>
        <w:t xml:space="preserve"> </w:t>
      </w:r>
      <w:r w:rsidRPr="0008443C">
        <w:rPr>
          <w:rFonts w:hint="eastAsia"/>
          <w:szCs w:val="22"/>
        </w:rPr>
        <w:t>변경되거나</w:t>
      </w:r>
      <w:r w:rsidRPr="0008443C">
        <w:rPr>
          <w:rFonts w:hint="eastAsia"/>
          <w:szCs w:val="22"/>
        </w:rPr>
        <w:t xml:space="preserve"> </w:t>
      </w:r>
      <w:r w:rsidRPr="0008443C">
        <w:rPr>
          <w:rFonts w:hint="eastAsia"/>
          <w:szCs w:val="22"/>
        </w:rPr>
        <w:t>양수도된</w:t>
      </w:r>
      <w:r w:rsidRPr="0008443C">
        <w:rPr>
          <w:rFonts w:hint="eastAsia"/>
          <w:szCs w:val="22"/>
        </w:rPr>
        <w:t xml:space="preserve"> </w:t>
      </w:r>
      <w:r w:rsidRPr="0008443C">
        <w:rPr>
          <w:rFonts w:hint="eastAsia"/>
          <w:szCs w:val="22"/>
        </w:rPr>
        <w:t>것을</w:t>
      </w:r>
      <w:r w:rsidRPr="0008443C">
        <w:rPr>
          <w:rFonts w:hint="eastAsia"/>
          <w:szCs w:val="22"/>
        </w:rPr>
        <w:t xml:space="preserve"> </w:t>
      </w:r>
      <w:r w:rsidRPr="0008443C">
        <w:rPr>
          <w:rFonts w:hint="eastAsia"/>
          <w:szCs w:val="22"/>
        </w:rPr>
        <w:t>포함하여</w:t>
      </w:r>
      <w:r w:rsidRPr="0008443C">
        <w:rPr>
          <w:rFonts w:hint="eastAsia"/>
          <w:szCs w:val="22"/>
        </w:rPr>
        <w:t xml:space="preserve"> </w:t>
      </w:r>
      <w:r w:rsidRPr="0008443C">
        <w:rPr>
          <w:rFonts w:hint="eastAsia"/>
          <w:szCs w:val="22"/>
        </w:rPr>
        <w:t>이하</w:t>
      </w:r>
      <w:r w:rsidRPr="0008443C">
        <w:rPr>
          <w:rFonts w:hint="eastAsia"/>
          <w:szCs w:val="22"/>
        </w:rPr>
        <w:t xml:space="preserve"> </w:t>
      </w:r>
      <w:r w:rsidR="002D5B68">
        <w:rPr>
          <w:szCs w:val="22"/>
        </w:rPr>
        <w:t>“</w:t>
      </w:r>
      <w:r w:rsidRPr="0008443C">
        <w:rPr>
          <w:rFonts w:hint="eastAsia"/>
          <w:szCs w:val="22"/>
          <w:u w:val="single"/>
        </w:rPr>
        <w:t>본건</w:t>
      </w:r>
      <w:r w:rsidRPr="0008443C">
        <w:rPr>
          <w:rFonts w:hint="eastAsia"/>
          <w:szCs w:val="22"/>
          <w:u w:val="single"/>
        </w:rPr>
        <w:t xml:space="preserve"> </w:t>
      </w:r>
      <w:r w:rsidRPr="0008443C">
        <w:rPr>
          <w:rFonts w:hint="eastAsia"/>
          <w:szCs w:val="22"/>
          <w:u w:val="single"/>
        </w:rPr>
        <w:t>대출약정</w:t>
      </w:r>
      <w:r w:rsidR="002D5B68">
        <w:rPr>
          <w:szCs w:val="22"/>
        </w:rPr>
        <w:t>”</w:t>
      </w:r>
      <w:r w:rsidRPr="0008443C">
        <w:rPr>
          <w:rFonts w:hint="eastAsia"/>
          <w:szCs w:val="22"/>
        </w:rPr>
        <w:t>)</w:t>
      </w:r>
      <w:r w:rsidRPr="0008443C">
        <w:rPr>
          <w:rFonts w:hint="eastAsia"/>
          <w:szCs w:val="22"/>
        </w:rPr>
        <w:t>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대출금</w:t>
      </w:r>
      <w:r w:rsidRPr="0008443C">
        <w:rPr>
          <w:rFonts w:hint="eastAsia"/>
          <w:szCs w:val="22"/>
        </w:rPr>
        <w:t xml:space="preserve"> </w:t>
      </w:r>
      <w:r w:rsidRPr="0008443C">
        <w:rPr>
          <w:rFonts w:hint="eastAsia"/>
          <w:szCs w:val="22"/>
        </w:rPr>
        <w:t>전액의</w:t>
      </w:r>
      <w:r w:rsidRPr="0008443C">
        <w:rPr>
          <w:rFonts w:hint="eastAsia"/>
          <w:szCs w:val="22"/>
        </w:rPr>
        <w:t xml:space="preserve"> </w:t>
      </w:r>
      <w:r w:rsidRPr="0008443C">
        <w:rPr>
          <w:rFonts w:hint="eastAsia"/>
          <w:szCs w:val="22"/>
        </w:rPr>
        <w:t>중도상환에</w:t>
      </w:r>
      <w:r w:rsidRPr="0008443C">
        <w:rPr>
          <w:rFonts w:hint="eastAsia"/>
          <w:szCs w:val="22"/>
        </w:rPr>
        <w:t xml:space="preserve"> </w:t>
      </w:r>
      <w:r w:rsidRPr="0008443C">
        <w:rPr>
          <w:rFonts w:hint="eastAsia"/>
          <w:szCs w:val="22"/>
        </w:rPr>
        <w:t>필요한</w:t>
      </w:r>
      <w:r w:rsidRPr="0008443C">
        <w:rPr>
          <w:rFonts w:hint="eastAsia"/>
          <w:szCs w:val="22"/>
        </w:rPr>
        <w:t xml:space="preserve"> </w:t>
      </w:r>
      <w:r w:rsidRPr="0008443C">
        <w:rPr>
          <w:rFonts w:hint="eastAsia"/>
          <w:szCs w:val="22"/>
        </w:rPr>
        <w:t>절차</w:t>
      </w:r>
      <w:r w:rsidRPr="0008443C">
        <w:rPr>
          <w:rFonts w:hint="eastAsia"/>
          <w:szCs w:val="22"/>
        </w:rPr>
        <w:t>(</w:t>
      </w:r>
      <w:r w:rsidRPr="0008443C">
        <w:rPr>
          <w:rFonts w:hint="eastAsia"/>
          <w:szCs w:val="22"/>
        </w:rPr>
        <w:t>대주에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사전</w:t>
      </w:r>
      <w:r w:rsidRPr="0008443C">
        <w:rPr>
          <w:rFonts w:hint="eastAsia"/>
          <w:szCs w:val="22"/>
        </w:rPr>
        <w:t xml:space="preserve"> </w:t>
      </w:r>
      <w:r w:rsidRPr="0008443C">
        <w:rPr>
          <w:rFonts w:hint="eastAsia"/>
          <w:szCs w:val="22"/>
        </w:rPr>
        <w:t>통지를</w:t>
      </w:r>
      <w:r w:rsidRPr="0008443C">
        <w:rPr>
          <w:rFonts w:hint="eastAsia"/>
          <w:szCs w:val="22"/>
        </w:rPr>
        <w:t xml:space="preserve"> </w:t>
      </w:r>
      <w:r w:rsidRPr="0008443C">
        <w:rPr>
          <w:rFonts w:hint="eastAsia"/>
          <w:szCs w:val="22"/>
        </w:rPr>
        <w:t>포함함</w:t>
      </w:r>
      <w:r w:rsidRPr="0008443C">
        <w:rPr>
          <w:rFonts w:hint="eastAsia"/>
          <w:szCs w:val="22"/>
        </w:rPr>
        <w:t>)</w:t>
      </w:r>
      <w:r w:rsidRPr="0008443C">
        <w:rPr>
          <w:rFonts w:hint="eastAsia"/>
          <w:szCs w:val="22"/>
        </w:rPr>
        <w:t>를</w:t>
      </w:r>
      <w:r w:rsidRPr="0008443C">
        <w:rPr>
          <w:rFonts w:hint="eastAsia"/>
          <w:szCs w:val="22"/>
        </w:rPr>
        <w:t xml:space="preserve"> </w:t>
      </w:r>
      <w:r w:rsidRPr="0008443C">
        <w:rPr>
          <w:rFonts w:hint="eastAsia"/>
          <w:szCs w:val="22"/>
        </w:rPr>
        <w:t>이행하여야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거래종결일에</w:t>
      </w:r>
      <w:r w:rsidRPr="0008443C">
        <w:rPr>
          <w:rFonts w:hint="eastAsia"/>
          <w:szCs w:val="22"/>
        </w:rPr>
        <w:t xml:space="preserve"> </w:t>
      </w:r>
      <w:r w:rsidRPr="0008443C">
        <w:rPr>
          <w:rFonts w:hint="eastAsia"/>
          <w:szCs w:val="22"/>
        </w:rPr>
        <w:t>매수인으로부</w:t>
      </w:r>
      <w:r w:rsidRPr="0008443C">
        <w:rPr>
          <w:rFonts w:hint="eastAsia"/>
          <w:szCs w:val="22"/>
        </w:rPr>
        <w:lastRenderedPageBreak/>
        <w:t>터</w:t>
      </w:r>
      <w:r w:rsidRPr="0008443C">
        <w:rPr>
          <w:rFonts w:hint="eastAsia"/>
          <w:szCs w:val="22"/>
        </w:rPr>
        <w:t xml:space="preserve"> </w:t>
      </w:r>
      <w:r w:rsidRPr="0008443C">
        <w:rPr>
          <w:rFonts w:hint="eastAsia"/>
          <w:szCs w:val="22"/>
        </w:rPr>
        <w:t>지급받는</w:t>
      </w:r>
      <w:r w:rsidRPr="0008443C">
        <w:rPr>
          <w:rFonts w:hint="eastAsia"/>
          <w:szCs w:val="22"/>
        </w:rPr>
        <w:t xml:space="preserve"> </w:t>
      </w:r>
      <w:r w:rsidRPr="0008443C">
        <w:rPr>
          <w:rFonts w:hint="eastAsia"/>
          <w:szCs w:val="22"/>
        </w:rPr>
        <w:t>거래종결시</w:t>
      </w:r>
      <w:r w:rsidRPr="0008443C">
        <w:rPr>
          <w:rFonts w:hint="eastAsia"/>
          <w:szCs w:val="22"/>
        </w:rPr>
        <w:t xml:space="preserve"> </w:t>
      </w:r>
      <w:r w:rsidRPr="0008443C">
        <w:rPr>
          <w:rFonts w:hint="eastAsia"/>
          <w:szCs w:val="22"/>
        </w:rPr>
        <w:t>지급금액으로</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대출약정에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대출원리금</w:t>
      </w:r>
      <w:r w:rsidRPr="0008443C">
        <w:rPr>
          <w:rFonts w:hint="eastAsia"/>
          <w:szCs w:val="22"/>
        </w:rPr>
        <w:t xml:space="preserve"> </w:t>
      </w:r>
      <w:r w:rsidRPr="0008443C">
        <w:rPr>
          <w:rFonts w:hint="eastAsia"/>
          <w:szCs w:val="22"/>
        </w:rPr>
        <w:t>전액을</w:t>
      </w:r>
      <w:r w:rsidRPr="0008443C">
        <w:rPr>
          <w:rFonts w:hint="eastAsia"/>
          <w:szCs w:val="22"/>
        </w:rPr>
        <w:t xml:space="preserve"> </w:t>
      </w:r>
      <w:r w:rsidRPr="0008443C">
        <w:rPr>
          <w:rFonts w:hint="eastAsia"/>
          <w:szCs w:val="22"/>
        </w:rPr>
        <w:t>상환하고</w:t>
      </w:r>
      <w:r w:rsidRPr="0008443C">
        <w:rPr>
          <w:rFonts w:hint="eastAsia"/>
          <w:szCs w:val="22"/>
        </w:rPr>
        <w:t xml:space="preserve">, </w:t>
      </w:r>
      <w:r w:rsidRPr="0008443C">
        <w:rPr>
          <w:rFonts w:hint="eastAsia"/>
          <w:szCs w:val="22"/>
        </w:rPr>
        <w:t>이와</w:t>
      </w:r>
      <w:r w:rsidRPr="0008443C">
        <w:rPr>
          <w:rFonts w:hint="eastAsia"/>
          <w:szCs w:val="22"/>
        </w:rPr>
        <w:t xml:space="preserve"> </w:t>
      </w:r>
      <w:r w:rsidRPr="0008443C">
        <w:rPr>
          <w:rFonts w:hint="eastAsia"/>
          <w:szCs w:val="22"/>
        </w:rPr>
        <w:t>동시에</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신탁재산의</w:t>
      </w:r>
      <w:r w:rsidRPr="0008443C">
        <w:rPr>
          <w:rFonts w:hint="eastAsia"/>
          <w:szCs w:val="22"/>
        </w:rPr>
        <w:t xml:space="preserve"> </w:t>
      </w:r>
      <w:r w:rsidRPr="0008443C">
        <w:rPr>
          <w:rFonts w:hint="eastAsia"/>
          <w:szCs w:val="22"/>
        </w:rPr>
        <w:t>귀속을</w:t>
      </w:r>
      <w:r w:rsidRPr="0008443C">
        <w:rPr>
          <w:rFonts w:hint="eastAsia"/>
          <w:szCs w:val="22"/>
        </w:rPr>
        <w:t xml:space="preserve"> </w:t>
      </w:r>
      <w:r w:rsidRPr="0008443C">
        <w:rPr>
          <w:rFonts w:hint="eastAsia"/>
          <w:szCs w:val="22"/>
        </w:rPr>
        <w:t>원인으로</w:t>
      </w:r>
      <w:r w:rsidRPr="0008443C">
        <w:rPr>
          <w:rFonts w:hint="eastAsia"/>
          <w:szCs w:val="22"/>
        </w:rPr>
        <w:t xml:space="preserve"> </w:t>
      </w:r>
      <w:r w:rsidRPr="0008443C">
        <w:rPr>
          <w:rFonts w:hint="eastAsia"/>
          <w:szCs w:val="22"/>
        </w:rPr>
        <w:t>하는</w:t>
      </w:r>
      <w:r w:rsidRPr="0008443C">
        <w:rPr>
          <w:rFonts w:hint="eastAsia"/>
          <w:szCs w:val="22"/>
        </w:rPr>
        <w:t xml:space="preserve"> </w:t>
      </w:r>
      <w:r w:rsidRPr="0008443C">
        <w:rPr>
          <w:rFonts w:hint="eastAsia"/>
          <w:szCs w:val="22"/>
        </w:rPr>
        <w:t>매도인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매수인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소유권이전등기가</w:t>
      </w:r>
      <w:r w:rsidRPr="0008443C">
        <w:rPr>
          <w:rFonts w:hint="eastAsia"/>
          <w:szCs w:val="22"/>
        </w:rPr>
        <w:t xml:space="preserve"> </w:t>
      </w:r>
      <w:r w:rsidRPr="0008443C">
        <w:rPr>
          <w:rFonts w:hint="eastAsia"/>
          <w:szCs w:val="22"/>
        </w:rPr>
        <w:t>연이어</w:t>
      </w:r>
      <w:r w:rsidRPr="0008443C">
        <w:rPr>
          <w:rFonts w:hint="eastAsia"/>
          <w:szCs w:val="22"/>
        </w:rPr>
        <w:t xml:space="preserve"> </w:t>
      </w:r>
      <w:r w:rsidRPr="0008443C">
        <w:rPr>
          <w:rFonts w:hint="eastAsia"/>
          <w:szCs w:val="22"/>
        </w:rPr>
        <w:t>신청될</w:t>
      </w:r>
      <w:r w:rsidRPr="0008443C">
        <w:rPr>
          <w:rFonts w:hint="eastAsia"/>
          <w:szCs w:val="22"/>
        </w:rPr>
        <w:t xml:space="preserve"> </w:t>
      </w:r>
      <w:r w:rsidRPr="0008443C">
        <w:rPr>
          <w:rFonts w:hint="eastAsia"/>
          <w:szCs w:val="22"/>
        </w:rPr>
        <w:t>수</w:t>
      </w:r>
      <w:r w:rsidRPr="0008443C">
        <w:rPr>
          <w:rFonts w:hint="eastAsia"/>
          <w:szCs w:val="22"/>
        </w:rPr>
        <w:t xml:space="preserve"> </w:t>
      </w:r>
      <w:r w:rsidRPr="0008443C">
        <w:rPr>
          <w:rFonts w:hint="eastAsia"/>
          <w:szCs w:val="22"/>
        </w:rPr>
        <w:t>있도록</w:t>
      </w:r>
      <w:r w:rsidRPr="0008443C">
        <w:rPr>
          <w:rFonts w:hint="eastAsia"/>
          <w:szCs w:val="22"/>
        </w:rPr>
        <w:t xml:space="preserve"> </w:t>
      </w:r>
      <w:r w:rsidRPr="0008443C">
        <w:rPr>
          <w:rFonts w:hint="eastAsia"/>
          <w:szCs w:val="22"/>
          <w:u w:val="single"/>
        </w:rPr>
        <w:t>별첨</w:t>
      </w:r>
      <w:r w:rsidRPr="0008443C">
        <w:rPr>
          <w:rFonts w:hint="eastAsia"/>
          <w:szCs w:val="22"/>
          <w:u w:val="single"/>
        </w:rPr>
        <w:t xml:space="preserve"> 3</w:t>
      </w:r>
      <w:r w:rsidRPr="0008443C">
        <w:rPr>
          <w:rFonts w:hint="eastAsia"/>
          <w:szCs w:val="22"/>
        </w:rPr>
        <w:t>에</w:t>
      </w:r>
      <w:r w:rsidRPr="0008443C">
        <w:rPr>
          <w:rFonts w:hint="eastAsia"/>
          <w:szCs w:val="22"/>
        </w:rPr>
        <w:t xml:space="preserve"> </w:t>
      </w:r>
      <w:r w:rsidRPr="0008443C">
        <w:rPr>
          <w:rFonts w:hint="eastAsia"/>
          <w:szCs w:val="22"/>
        </w:rPr>
        <w:t>기재된</w:t>
      </w:r>
      <w:r w:rsidRPr="0008443C">
        <w:rPr>
          <w:rFonts w:hint="eastAsia"/>
          <w:szCs w:val="22"/>
        </w:rPr>
        <w:t xml:space="preserve"> </w:t>
      </w:r>
      <w:r w:rsidRPr="0008443C">
        <w:rPr>
          <w:rFonts w:hint="eastAsia"/>
          <w:szCs w:val="22"/>
        </w:rPr>
        <w:t>관련</w:t>
      </w:r>
      <w:r w:rsidRPr="0008443C">
        <w:rPr>
          <w:rFonts w:hint="eastAsia"/>
          <w:szCs w:val="22"/>
        </w:rPr>
        <w:t xml:space="preserve"> </w:t>
      </w:r>
      <w:r w:rsidRPr="0008443C">
        <w:rPr>
          <w:rFonts w:hint="eastAsia"/>
          <w:szCs w:val="22"/>
        </w:rPr>
        <w:t>서류를</w:t>
      </w:r>
      <w:r w:rsidRPr="0008443C">
        <w:rPr>
          <w:rFonts w:hint="eastAsia"/>
          <w:szCs w:val="22"/>
        </w:rPr>
        <w:t xml:space="preserve"> </w:t>
      </w:r>
      <w:r w:rsidRPr="0008443C">
        <w:rPr>
          <w:rFonts w:hint="eastAsia"/>
          <w:szCs w:val="22"/>
        </w:rPr>
        <w:t>매수인에게</w:t>
      </w:r>
      <w:r w:rsidRPr="0008443C">
        <w:rPr>
          <w:rFonts w:hint="eastAsia"/>
          <w:szCs w:val="22"/>
        </w:rPr>
        <w:t xml:space="preserve"> </w:t>
      </w:r>
      <w:r w:rsidRPr="0008443C">
        <w:rPr>
          <w:rFonts w:hint="eastAsia"/>
          <w:szCs w:val="22"/>
        </w:rPr>
        <w:t>교부하여야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00263259">
        <w:rPr>
          <w:rFonts w:hint="eastAsia"/>
          <w:szCs w:val="22"/>
        </w:rPr>
        <w:t>본건</w:t>
      </w:r>
      <w:r w:rsidR="00263259">
        <w:rPr>
          <w:rFonts w:hint="eastAsia"/>
          <w:szCs w:val="22"/>
        </w:rPr>
        <w:t xml:space="preserve"> </w:t>
      </w:r>
      <w:r w:rsidR="00263259">
        <w:rPr>
          <w:rFonts w:hint="eastAsia"/>
          <w:szCs w:val="22"/>
        </w:rPr>
        <w:t>담보신탁계약에</w:t>
      </w:r>
      <w:r w:rsidR="00263259">
        <w:rPr>
          <w:rFonts w:hint="eastAsia"/>
          <w:szCs w:val="22"/>
        </w:rPr>
        <w:t xml:space="preserve"> </w:t>
      </w:r>
      <w:r w:rsidR="00263259">
        <w:rPr>
          <w:rFonts w:hint="eastAsia"/>
          <w:szCs w:val="22"/>
        </w:rPr>
        <w:t>따른</w:t>
      </w:r>
      <w:r w:rsidR="00263259">
        <w:rPr>
          <w:rFonts w:hint="eastAsia"/>
          <w:szCs w:val="22"/>
        </w:rPr>
        <w:t xml:space="preserve"> </w:t>
      </w:r>
      <w:r w:rsidRPr="0008443C">
        <w:rPr>
          <w:rFonts w:hint="eastAsia"/>
          <w:szCs w:val="22"/>
        </w:rPr>
        <w:t>신탁보수</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신탁사무처리비용의</w:t>
      </w:r>
      <w:r w:rsidRPr="0008443C">
        <w:rPr>
          <w:rFonts w:hint="eastAsia"/>
          <w:szCs w:val="22"/>
        </w:rPr>
        <w:t xml:space="preserve"> </w:t>
      </w:r>
      <w:r w:rsidRPr="0008443C">
        <w:rPr>
          <w:rFonts w:hint="eastAsia"/>
          <w:szCs w:val="22"/>
        </w:rPr>
        <w:t>정산에</w:t>
      </w:r>
      <w:r w:rsidRPr="0008443C">
        <w:rPr>
          <w:rFonts w:hint="eastAsia"/>
          <w:szCs w:val="22"/>
        </w:rPr>
        <w:t xml:space="preserve"> </w:t>
      </w:r>
      <w:r w:rsidRPr="0008443C">
        <w:rPr>
          <w:rFonts w:hint="eastAsia"/>
          <w:szCs w:val="22"/>
        </w:rPr>
        <w:t>소요되는</w:t>
      </w:r>
      <w:r w:rsidRPr="0008443C">
        <w:rPr>
          <w:rFonts w:hint="eastAsia"/>
          <w:szCs w:val="22"/>
        </w:rPr>
        <w:t xml:space="preserve"> </w:t>
      </w:r>
      <w:r w:rsidRPr="0008443C">
        <w:rPr>
          <w:rFonts w:hint="eastAsia"/>
          <w:szCs w:val="22"/>
        </w:rPr>
        <w:t>비용은</w:t>
      </w:r>
      <w:r w:rsidRPr="0008443C">
        <w:rPr>
          <w:rFonts w:hint="eastAsia"/>
          <w:szCs w:val="22"/>
        </w:rPr>
        <w:t xml:space="preserve"> </w:t>
      </w:r>
      <w:r w:rsidRPr="0008443C">
        <w:rPr>
          <w:rFonts w:hint="eastAsia"/>
          <w:szCs w:val="22"/>
        </w:rPr>
        <w:t>매도인이</w:t>
      </w:r>
      <w:r w:rsidRPr="0008443C">
        <w:rPr>
          <w:rFonts w:hint="eastAsia"/>
          <w:szCs w:val="22"/>
        </w:rPr>
        <w:t xml:space="preserve"> </w:t>
      </w:r>
      <w:r w:rsidRPr="0008443C">
        <w:rPr>
          <w:rFonts w:hint="eastAsia"/>
          <w:szCs w:val="22"/>
        </w:rPr>
        <w:t>부담한다</w:t>
      </w:r>
      <w:r w:rsidRPr="0008443C">
        <w:rPr>
          <w:rFonts w:hint="eastAsia"/>
          <w:szCs w:val="22"/>
        </w:rPr>
        <w:t xml:space="preserve">. </w:t>
      </w:r>
    </w:p>
    <w:p w14:paraId="48507CBE" w14:textId="77777777" w:rsidR="00EF694A" w:rsidRDefault="00EF694A" w:rsidP="00EF694A">
      <w:pPr>
        <w:pStyle w:val="ac"/>
        <w:ind w:left="880"/>
        <w:rPr>
          <w:szCs w:val="22"/>
        </w:rPr>
      </w:pPr>
    </w:p>
    <w:p w14:paraId="13233261" w14:textId="56EBF0A2" w:rsidR="00EF694A" w:rsidRPr="00EE2C8D" w:rsidRDefault="00EF694A" w:rsidP="002412F0">
      <w:pPr>
        <w:numPr>
          <w:ilvl w:val="0"/>
          <w:numId w:val="7"/>
        </w:numPr>
        <w:tabs>
          <w:tab w:val="left" w:pos="-1440"/>
        </w:tabs>
        <w:snapToGrid w:val="0"/>
        <w:rPr>
          <w:szCs w:val="22"/>
        </w:rPr>
      </w:pPr>
      <w:r w:rsidRPr="00EE2C8D">
        <w:rPr>
          <w:rFonts w:hint="eastAsia"/>
          <w:szCs w:val="22"/>
          <w:u w:val="single"/>
        </w:rPr>
        <w:t>임대차보증금</w:t>
      </w:r>
      <w:r w:rsidRPr="00EE2C8D">
        <w:rPr>
          <w:rFonts w:hint="eastAsia"/>
          <w:szCs w:val="22"/>
          <w:u w:val="single"/>
        </w:rPr>
        <w:t xml:space="preserve"> </w:t>
      </w:r>
      <w:r w:rsidRPr="00EE2C8D">
        <w:rPr>
          <w:rFonts w:hint="eastAsia"/>
          <w:szCs w:val="22"/>
          <w:u w:val="single"/>
        </w:rPr>
        <w:t>담보의</w:t>
      </w:r>
      <w:r w:rsidRPr="00EE2C8D">
        <w:rPr>
          <w:rFonts w:hint="eastAsia"/>
          <w:szCs w:val="22"/>
          <w:u w:val="single"/>
        </w:rPr>
        <w:t xml:space="preserve"> </w:t>
      </w:r>
      <w:r w:rsidRPr="00EE2C8D">
        <w:rPr>
          <w:rFonts w:hint="eastAsia"/>
          <w:szCs w:val="22"/>
          <w:u w:val="single"/>
        </w:rPr>
        <w:t>교체</w:t>
      </w:r>
      <w:r w:rsidRPr="00EE2C8D">
        <w:rPr>
          <w:rFonts w:hint="eastAsia"/>
          <w:szCs w:val="22"/>
        </w:rPr>
        <w:t xml:space="preserve">: </w:t>
      </w:r>
      <w:commentRangeStart w:id="88"/>
      <w:r w:rsidR="004A67F5" w:rsidRPr="00EE2C8D">
        <w:rPr>
          <w:szCs w:val="22"/>
        </w:rPr>
        <w:t>당사자들은</w:t>
      </w:r>
      <w:r w:rsidR="004A67F5" w:rsidRPr="00EE2C8D">
        <w:rPr>
          <w:szCs w:val="22"/>
        </w:rPr>
        <w:t xml:space="preserve"> </w:t>
      </w:r>
      <w:r w:rsidR="004A67F5" w:rsidRPr="00EE2C8D">
        <w:rPr>
          <w:szCs w:val="22"/>
          <w:u w:val="single"/>
        </w:rPr>
        <w:t>별첨</w:t>
      </w:r>
      <w:r w:rsidR="004A67F5" w:rsidRPr="00EE2C8D">
        <w:rPr>
          <w:szCs w:val="22"/>
          <w:u w:val="single"/>
        </w:rPr>
        <w:t xml:space="preserve"> 7</w:t>
      </w:r>
      <w:r w:rsidR="004A67F5" w:rsidRPr="00EE2C8D">
        <w:rPr>
          <w:szCs w:val="22"/>
        </w:rPr>
        <w:t xml:space="preserve"> </w:t>
      </w:r>
      <w:r w:rsidR="004A67F5" w:rsidRPr="00EE2C8D">
        <w:rPr>
          <w:szCs w:val="22"/>
        </w:rPr>
        <w:t>각</w:t>
      </w:r>
      <w:r w:rsidR="004A67F5" w:rsidRPr="00EE2C8D">
        <w:rPr>
          <w:szCs w:val="22"/>
        </w:rPr>
        <w:t xml:space="preserve"> </w:t>
      </w:r>
      <w:r w:rsidR="004A67F5" w:rsidRPr="00EE2C8D">
        <w:rPr>
          <w:szCs w:val="22"/>
        </w:rPr>
        <w:t>임대차계약</w:t>
      </w:r>
      <w:r w:rsidR="004A67F5" w:rsidRPr="00EE2C8D">
        <w:rPr>
          <w:szCs w:val="22"/>
        </w:rPr>
        <w:t xml:space="preserve"> </w:t>
      </w:r>
      <w:r w:rsidR="004A67F5" w:rsidRPr="00EE2C8D">
        <w:rPr>
          <w:szCs w:val="22"/>
        </w:rPr>
        <w:t>승계동의서의</w:t>
      </w:r>
      <w:r w:rsidR="004A67F5" w:rsidRPr="00EE2C8D">
        <w:rPr>
          <w:szCs w:val="22"/>
        </w:rPr>
        <w:t xml:space="preserve"> </w:t>
      </w:r>
      <w:r w:rsidR="004A67F5" w:rsidRPr="00EE2C8D">
        <w:rPr>
          <w:szCs w:val="22"/>
        </w:rPr>
        <w:t>예금계좌</w:t>
      </w:r>
      <w:r w:rsidR="004A67F5" w:rsidRPr="00EE2C8D">
        <w:rPr>
          <w:szCs w:val="22"/>
        </w:rPr>
        <w:t xml:space="preserve"> </w:t>
      </w:r>
      <w:r w:rsidR="004A67F5" w:rsidRPr="00EE2C8D">
        <w:rPr>
          <w:szCs w:val="22"/>
        </w:rPr>
        <w:t>목록에</w:t>
      </w:r>
      <w:r w:rsidR="004A67F5" w:rsidRPr="00EE2C8D">
        <w:rPr>
          <w:szCs w:val="22"/>
        </w:rPr>
        <w:t xml:space="preserve"> </w:t>
      </w:r>
      <w:r w:rsidR="004A67F5" w:rsidRPr="00EE2C8D">
        <w:rPr>
          <w:szCs w:val="22"/>
        </w:rPr>
        <w:t>기재된</w:t>
      </w:r>
      <w:r w:rsidR="004A67F5" w:rsidRPr="00EE2C8D">
        <w:rPr>
          <w:szCs w:val="22"/>
        </w:rPr>
        <w:t xml:space="preserve"> </w:t>
      </w:r>
      <w:r w:rsidR="002D0A33" w:rsidRPr="00EE2C8D">
        <w:rPr>
          <w:szCs w:val="22"/>
        </w:rPr>
        <w:t>‘</w:t>
      </w:r>
      <w:r w:rsidR="004A67F5" w:rsidRPr="00EE2C8D">
        <w:rPr>
          <w:szCs w:val="22"/>
        </w:rPr>
        <w:t>질권설정금액</w:t>
      </w:r>
      <w:r w:rsidR="002D0A33" w:rsidRPr="00EE2C8D">
        <w:rPr>
          <w:szCs w:val="22"/>
        </w:rPr>
        <w:t>’</w:t>
      </w:r>
      <w:r w:rsidR="004A67F5" w:rsidRPr="00EE2C8D">
        <w:rPr>
          <w:szCs w:val="22"/>
        </w:rPr>
        <w:t>이</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예금계좌의</w:t>
      </w:r>
      <w:r w:rsidR="004A67F5" w:rsidRPr="00EE2C8D">
        <w:rPr>
          <w:szCs w:val="22"/>
        </w:rPr>
        <w:t xml:space="preserve"> </w:t>
      </w:r>
      <w:r w:rsidR="004A67F5" w:rsidRPr="00EE2C8D">
        <w:rPr>
          <w:szCs w:val="22"/>
        </w:rPr>
        <w:t>피담보채무금액</w:t>
      </w:r>
      <w:r w:rsidR="004A67F5" w:rsidRPr="00EE2C8D">
        <w:rPr>
          <w:szCs w:val="22"/>
        </w:rPr>
        <w:t>(</w:t>
      </w:r>
      <w:r w:rsidR="004A67F5" w:rsidRPr="00EE2C8D">
        <w:rPr>
          <w:szCs w:val="22"/>
        </w:rPr>
        <w:t>해당</w:t>
      </w:r>
      <w:r w:rsidR="004A67F5" w:rsidRPr="00EE2C8D">
        <w:rPr>
          <w:szCs w:val="22"/>
        </w:rPr>
        <w:t xml:space="preserve"> </w:t>
      </w:r>
      <w:r w:rsidR="004A67F5" w:rsidRPr="00EE2C8D">
        <w:rPr>
          <w:szCs w:val="22"/>
        </w:rPr>
        <w:t>임차인의</w:t>
      </w:r>
      <w:r w:rsidR="004A67F5" w:rsidRPr="00EE2C8D">
        <w:rPr>
          <w:szCs w:val="22"/>
        </w:rPr>
        <w:t xml:space="preserve"> </w:t>
      </w:r>
      <w:r w:rsidR="004A67F5" w:rsidRPr="00EE2C8D">
        <w:rPr>
          <w:szCs w:val="22"/>
        </w:rPr>
        <w:t>임대차보증금</w:t>
      </w:r>
      <w:r w:rsidR="004A67F5" w:rsidRPr="00EE2C8D">
        <w:rPr>
          <w:szCs w:val="22"/>
        </w:rPr>
        <w:t>)</w:t>
      </w:r>
      <w:r w:rsidR="004A67F5" w:rsidRPr="00EE2C8D">
        <w:rPr>
          <w:szCs w:val="22"/>
        </w:rPr>
        <w:t>에</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예금계좌에서</w:t>
      </w:r>
      <w:r w:rsidR="004A67F5" w:rsidRPr="00EE2C8D">
        <w:rPr>
          <w:szCs w:val="22"/>
        </w:rPr>
        <w:t xml:space="preserve"> </w:t>
      </w:r>
      <w:r w:rsidR="004A67F5" w:rsidRPr="00EE2C8D">
        <w:rPr>
          <w:szCs w:val="22"/>
        </w:rPr>
        <w:t>발생한</w:t>
      </w:r>
      <w:r w:rsidR="004A67F5" w:rsidRPr="00EE2C8D">
        <w:rPr>
          <w:szCs w:val="22"/>
        </w:rPr>
        <w:t xml:space="preserve"> </w:t>
      </w:r>
      <w:r w:rsidR="004A67F5" w:rsidRPr="00EE2C8D">
        <w:rPr>
          <w:szCs w:val="22"/>
        </w:rPr>
        <w:t>이자를</w:t>
      </w:r>
      <w:r w:rsidR="004A67F5" w:rsidRPr="00EE2C8D">
        <w:rPr>
          <w:szCs w:val="22"/>
        </w:rPr>
        <w:t xml:space="preserve"> </w:t>
      </w:r>
      <w:r w:rsidR="004A67F5" w:rsidRPr="00EE2C8D">
        <w:rPr>
          <w:szCs w:val="22"/>
        </w:rPr>
        <w:t>합산한</w:t>
      </w:r>
      <w:r w:rsidR="004A67F5" w:rsidRPr="00EE2C8D">
        <w:rPr>
          <w:szCs w:val="22"/>
        </w:rPr>
        <w:t xml:space="preserve"> </w:t>
      </w:r>
      <w:r w:rsidR="004A67F5" w:rsidRPr="00EE2C8D">
        <w:rPr>
          <w:szCs w:val="22"/>
        </w:rPr>
        <w:t>금액을</w:t>
      </w:r>
      <w:r w:rsidR="004A67F5" w:rsidRPr="00EE2C8D">
        <w:rPr>
          <w:szCs w:val="22"/>
        </w:rPr>
        <w:t xml:space="preserve"> </w:t>
      </w:r>
      <w:r w:rsidR="004A67F5" w:rsidRPr="00EE2C8D">
        <w:rPr>
          <w:szCs w:val="22"/>
        </w:rPr>
        <w:t>의미하며</w:t>
      </w:r>
      <w:commentRangeEnd w:id="88"/>
      <w:r w:rsidR="00EE2C8D" w:rsidRPr="00EE2C8D">
        <w:rPr>
          <w:rStyle w:val="afd"/>
          <w:sz w:val="22"/>
          <w:szCs w:val="22"/>
        </w:rPr>
        <w:commentReference w:id="88"/>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예금계좌에</w:t>
      </w:r>
      <w:r w:rsidR="004A67F5" w:rsidRPr="00EE2C8D">
        <w:rPr>
          <w:szCs w:val="22"/>
        </w:rPr>
        <w:t xml:space="preserve"> </w:t>
      </w:r>
      <w:r w:rsidR="004A67F5" w:rsidRPr="00EE2C8D">
        <w:rPr>
          <w:szCs w:val="22"/>
        </w:rPr>
        <w:t>예치된</w:t>
      </w:r>
      <w:r w:rsidR="004A67F5" w:rsidRPr="00EE2C8D">
        <w:rPr>
          <w:szCs w:val="22"/>
        </w:rPr>
        <w:t xml:space="preserve"> </w:t>
      </w:r>
      <w:r w:rsidR="004A67F5" w:rsidRPr="00EE2C8D">
        <w:rPr>
          <w:szCs w:val="22"/>
        </w:rPr>
        <w:t>금원</w:t>
      </w:r>
      <w:r w:rsidR="004A67F5" w:rsidRPr="00EE2C8D">
        <w:rPr>
          <w:szCs w:val="22"/>
        </w:rPr>
        <w:t>(</w:t>
      </w:r>
      <w:r w:rsidR="004A67F5" w:rsidRPr="00EE2C8D">
        <w:rPr>
          <w:szCs w:val="22"/>
        </w:rPr>
        <w:t>그로부터</w:t>
      </w:r>
      <w:r w:rsidR="004A67F5" w:rsidRPr="00EE2C8D">
        <w:rPr>
          <w:szCs w:val="22"/>
        </w:rPr>
        <w:t xml:space="preserve"> </w:t>
      </w:r>
      <w:r w:rsidR="004A67F5" w:rsidRPr="00EE2C8D">
        <w:rPr>
          <w:szCs w:val="22"/>
        </w:rPr>
        <w:t>발생하였거나</w:t>
      </w:r>
      <w:r w:rsidR="004A67F5" w:rsidRPr="00EE2C8D">
        <w:rPr>
          <w:szCs w:val="22"/>
        </w:rPr>
        <w:t xml:space="preserve"> </w:t>
      </w:r>
      <w:r w:rsidR="004A67F5" w:rsidRPr="00EE2C8D">
        <w:rPr>
          <w:szCs w:val="22"/>
        </w:rPr>
        <w:t>발생할</w:t>
      </w:r>
      <w:r w:rsidR="004A67F5" w:rsidRPr="00EE2C8D">
        <w:rPr>
          <w:szCs w:val="22"/>
        </w:rPr>
        <w:t xml:space="preserve"> </w:t>
      </w:r>
      <w:r w:rsidR="004A67F5" w:rsidRPr="00EE2C8D">
        <w:rPr>
          <w:szCs w:val="22"/>
        </w:rPr>
        <w:t>이자를</w:t>
      </w:r>
      <w:r w:rsidR="004A67F5" w:rsidRPr="00EE2C8D">
        <w:rPr>
          <w:szCs w:val="22"/>
        </w:rPr>
        <w:t xml:space="preserve"> </w:t>
      </w:r>
      <w:r w:rsidR="004A67F5" w:rsidRPr="00EE2C8D">
        <w:rPr>
          <w:szCs w:val="22"/>
        </w:rPr>
        <w:t>포함함</w:t>
      </w:r>
      <w:r w:rsidR="004A67F5" w:rsidRPr="00EE2C8D">
        <w:rPr>
          <w:szCs w:val="22"/>
        </w:rPr>
        <w:t>)</w:t>
      </w:r>
      <w:r w:rsidR="004A67F5" w:rsidRPr="00EE2C8D">
        <w:rPr>
          <w:szCs w:val="22"/>
        </w:rPr>
        <w:t>은</w:t>
      </w:r>
      <w:r w:rsidR="004A67F5" w:rsidRPr="00EE2C8D">
        <w:rPr>
          <w:szCs w:val="22"/>
        </w:rPr>
        <w:t xml:space="preserve"> </w:t>
      </w:r>
      <w:r w:rsidR="004A67F5" w:rsidRPr="00EE2C8D">
        <w:rPr>
          <w:szCs w:val="22"/>
        </w:rPr>
        <w:t>예금근질권의</w:t>
      </w:r>
      <w:r w:rsidR="004A67F5" w:rsidRPr="00EE2C8D">
        <w:rPr>
          <w:szCs w:val="22"/>
        </w:rPr>
        <w:t xml:space="preserve"> </w:t>
      </w:r>
      <w:r w:rsidR="004A67F5" w:rsidRPr="00EE2C8D">
        <w:rPr>
          <w:szCs w:val="22"/>
        </w:rPr>
        <w:t>해지</w:t>
      </w:r>
      <w:r w:rsidR="004A67F5" w:rsidRPr="00EE2C8D">
        <w:rPr>
          <w:szCs w:val="22"/>
        </w:rPr>
        <w:t xml:space="preserve"> </w:t>
      </w:r>
      <w:r w:rsidR="004A67F5" w:rsidRPr="00EE2C8D">
        <w:rPr>
          <w:szCs w:val="22"/>
        </w:rPr>
        <w:t>후</w:t>
      </w:r>
      <w:r w:rsidR="004A67F5" w:rsidRPr="00EE2C8D">
        <w:rPr>
          <w:szCs w:val="22"/>
        </w:rPr>
        <w:t xml:space="preserve"> </w:t>
      </w:r>
      <w:r w:rsidR="004A67F5" w:rsidRPr="00EE2C8D">
        <w:rPr>
          <w:szCs w:val="22"/>
        </w:rPr>
        <w:t>매도인에게</w:t>
      </w:r>
      <w:r w:rsidR="004A67F5" w:rsidRPr="00EE2C8D">
        <w:rPr>
          <w:szCs w:val="22"/>
        </w:rPr>
        <w:t xml:space="preserve"> </w:t>
      </w:r>
      <w:r w:rsidR="004A67F5" w:rsidRPr="00EE2C8D">
        <w:rPr>
          <w:szCs w:val="22"/>
        </w:rPr>
        <w:t>귀속됨을</w:t>
      </w:r>
      <w:r w:rsidR="004A67F5" w:rsidRPr="00EE2C8D">
        <w:rPr>
          <w:szCs w:val="22"/>
        </w:rPr>
        <w:t xml:space="preserve"> </w:t>
      </w:r>
      <w:r w:rsidR="004A67F5" w:rsidRPr="00EE2C8D">
        <w:rPr>
          <w:szCs w:val="22"/>
        </w:rPr>
        <w:t>확인한다</w:t>
      </w:r>
      <w:r w:rsidR="004A67F5" w:rsidRPr="00EE2C8D">
        <w:rPr>
          <w:szCs w:val="22"/>
        </w:rPr>
        <w:t xml:space="preserve">. </w:t>
      </w:r>
      <w:r w:rsidR="00204915" w:rsidRPr="00EE2C8D">
        <w:rPr>
          <w:rFonts w:hint="eastAsia"/>
          <w:szCs w:val="22"/>
        </w:rPr>
        <w:t>매도인은</w:t>
      </w:r>
      <w:r w:rsidR="00204915" w:rsidRPr="00EE2C8D">
        <w:rPr>
          <w:rFonts w:hint="eastAsia"/>
          <w:szCs w:val="22"/>
        </w:rPr>
        <w:t xml:space="preserve"> </w:t>
      </w:r>
      <w:r w:rsidR="00204915" w:rsidRPr="00EE2C8D">
        <w:rPr>
          <w:rFonts w:hint="eastAsia"/>
          <w:szCs w:val="22"/>
        </w:rPr>
        <w:t>본건</w:t>
      </w:r>
      <w:r w:rsidR="00204915" w:rsidRPr="00EE2C8D">
        <w:rPr>
          <w:rFonts w:hint="eastAsia"/>
          <w:szCs w:val="22"/>
        </w:rPr>
        <w:t xml:space="preserve"> </w:t>
      </w:r>
      <w:r w:rsidR="00204915" w:rsidRPr="00EE2C8D">
        <w:rPr>
          <w:rFonts w:hint="eastAsia"/>
          <w:szCs w:val="22"/>
        </w:rPr>
        <w:t>임대차계약에</w:t>
      </w:r>
      <w:r w:rsidR="00204915" w:rsidRPr="00EE2C8D">
        <w:rPr>
          <w:rFonts w:hint="eastAsia"/>
          <w:szCs w:val="22"/>
        </w:rPr>
        <w:t xml:space="preserve"> </w:t>
      </w:r>
      <w:r w:rsidR="00204915" w:rsidRPr="00EE2C8D">
        <w:rPr>
          <w:rFonts w:hint="eastAsia"/>
          <w:szCs w:val="22"/>
        </w:rPr>
        <w:t>따른</w:t>
      </w:r>
      <w:r w:rsidR="00204915" w:rsidRPr="00EE2C8D">
        <w:rPr>
          <w:rFonts w:hint="eastAsia"/>
          <w:szCs w:val="22"/>
        </w:rPr>
        <w:t xml:space="preserve"> </w:t>
      </w:r>
      <w:r w:rsidR="00204915" w:rsidRPr="00EE2C8D">
        <w:rPr>
          <w:rFonts w:hint="eastAsia"/>
          <w:szCs w:val="22"/>
        </w:rPr>
        <w:t>매도인의</w:t>
      </w:r>
      <w:r w:rsidR="00204915" w:rsidRPr="00EE2C8D">
        <w:rPr>
          <w:rFonts w:hint="eastAsia"/>
          <w:szCs w:val="22"/>
        </w:rPr>
        <w:t xml:space="preserve"> </w:t>
      </w:r>
      <w:r w:rsidR="00204915" w:rsidRPr="00EE2C8D">
        <w:rPr>
          <w:rFonts w:hint="eastAsia"/>
          <w:szCs w:val="22"/>
        </w:rPr>
        <w:t>임대차보증금</w:t>
      </w:r>
      <w:r w:rsidR="00204915" w:rsidRPr="00EE2C8D">
        <w:rPr>
          <w:rFonts w:hint="eastAsia"/>
          <w:szCs w:val="22"/>
        </w:rPr>
        <w:t xml:space="preserve"> </w:t>
      </w:r>
      <w:r w:rsidR="00204915" w:rsidRPr="00EE2C8D">
        <w:rPr>
          <w:rFonts w:hint="eastAsia"/>
          <w:szCs w:val="22"/>
        </w:rPr>
        <w:t>반환채무</w:t>
      </w:r>
      <w:r w:rsidR="00204915" w:rsidRPr="00EE2C8D">
        <w:rPr>
          <w:rFonts w:hint="eastAsia"/>
          <w:szCs w:val="22"/>
        </w:rPr>
        <w:t xml:space="preserve"> </w:t>
      </w:r>
      <w:r w:rsidR="00204915" w:rsidRPr="00EE2C8D">
        <w:rPr>
          <w:rFonts w:hint="eastAsia"/>
          <w:szCs w:val="22"/>
        </w:rPr>
        <w:t>등을</w:t>
      </w:r>
      <w:r w:rsidR="00204915" w:rsidRPr="00EE2C8D">
        <w:rPr>
          <w:rFonts w:hint="eastAsia"/>
          <w:szCs w:val="22"/>
        </w:rPr>
        <w:t xml:space="preserve"> </w:t>
      </w:r>
      <w:del w:id="89" w:author="BKL" w:date="2026-10-07T18:18:00Z" w16du:dateUtc="2026-10-07T09:18:00Z">
        <w:r w:rsidR="00204915" w:rsidRPr="00EE2C8D" w:rsidDel="00AD15EC">
          <w:rPr>
            <w:rFonts w:hint="eastAsia"/>
            <w:szCs w:val="22"/>
          </w:rPr>
          <w:delText>반환</w:delText>
        </w:r>
      </w:del>
      <w:ins w:id="90" w:author="BKL" w:date="2026-10-07T18:18:00Z" w16du:dateUtc="2026-10-07T09:18:00Z">
        <w:r w:rsidR="00AD15EC" w:rsidRPr="00EE2C8D">
          <w:rPr>
            <w:rFonts w:hint="eastAsia"/>
            <w:szCs w:val="22"/>
          </w:rPr>
          <w:t>담보</w:t>
        </w:r>
      </w:ins>
      <w:r w:rsidR="00204915" w:rsidRPr="00EE2C8D">
        <w:rPr>
          <w:rFonts w:hint="eastAsia"/>
          <w:szCs w:val="22"/>
        </w:rPr>
        <w:t>하기</w:t>
      </w:r>
      <w:r w:rsidR="00204915" w:rsidRPr="00EE2C8D">
        <w:rPr>
          <w:rFonts w:hint="eastAsia"/>
          <w:szCs w:val="22"/>
        </w:rPr>
        <w:t xml:space="preserve"> </w:t>
      </w:r>
      <w:r w:rsidR="00204915" w:rsidRPr="00EE2C8D">
        <w:rPr>
          <w:rFonts w:hint="eastAsia"/>
          <w:szCs w:val="22"/>
        </w:rPr>
        <w:t>위해</w:t>
      </w:r>
      <w:r w:rsidR="00204915" w:rsidRPr="00EE2C8D">
        <w:rPr>
          <w:rFonts w:hint="eastAsia"/>
          <w:szCs w:val="22"/>
        </w:rPr>
        <w:t xml:space="preserve"> </w:t>
      </w:r>
      <w:r w:rsidR="00204915" w:rsidRPr="00EE2C8D">
        <w:rPr>
          <w:rFonts w:hint="eastAsia"/>
          <w:szCs w:val="22"/>
        </w:rPr>
        <w:t>기존에</w:t>
      </w:r>
      <w:r w:rsidR="00204915" w:rsidRPr="00EE2C8D">
        <w:rPr>
          <w:rFonts w:hint="eastAsia"/>
          <w:szCs w:val="22"/>
        </w:rPr>
        <w:t xml:space="preserve"> </w:t>
      </w:r>
      <w:r w:rsidR="00204915" w:rsidRPr="00EE2C8D">
        <w:rPr>
          <w:rFonts w:hint="eastAsia"/>
          <w:szCs w:val="22"/>
        </w:rPr>
        <w:t>설정된</w:t>
      </w:r>
      <w:r w:rsidR="00204915" w:rsidRPr="00EE2C8D">
        <w:rPr>
          <w:rFonts w:hint="eastAsia"/>
          <w:szCs w:val="22"/>
        </w:rPr>
        <w:t xml:space="preserve"> </w:t>
      </w:r>
      <w:r w:rsidR="00204915" w:rsidRPr="00EE2C8D">
        <w:rPr>
          <w:rFonts w:hint="eastAsia"/>
          <w:szCs w:val="22"/>
        </w:rPr>
        <w:t>예금근질권을</w:t>
      </w:r>
      <w:r w:rsidR="00204915" w:rsidRPr="00EE2C8D">
        <w:rPr>
          <w:rFonts w:hint="eastAsia"/>
          <w:szCs w:val="22"/>
        </w:rPr>
        <w:t xml:space="preserve"> </w:t>
      </w:r>
      <w:r w:rsidR="00204915" w:rsidRPr="00EE2C8D">
        <w:rPr>
          <w:rFonts w:hint="eastAsia"/>
          <w:szCs w:val="22"/>
        </w:rPr>
        <w:t>해지하는</w:t>
      </w:r>
      <w:r w:rsidR="00204915" w:rsidRPr="00EE2C8D">
        <w:rPr>
          <w:rFonts w:hint="eastAsia"/>
          <w:szCs w:val="22"/>
        </w:rPr>
        <w:t xml:space="preserve"> </w:t>
      </w:r>
      <w:r w:rsidR="00204915" w:rsidRPr="00EE2C8D">
        <w:rPr>
          <w:rFonts w:hint="eastAsia"/>
          <w:szCs w:val="22"/>
        </w:rPr>
        <w:t>경우</w:t>
      </w:r>
      <w:r w:rsidR="00204915" w:rsidRPr="00EE2C8D">
        <w:rPr>
          <w:rFonts w:hint="eastAsia"/>
          <w:szCs w:val="22"/>
        </w:rPr>
        <w:t xml:space="preserve"> </w:t>
      </w:r>
      <w:r w:rsidR="00204915" w:rsidRPr="00EE2C8D">
        <w:rPr>
          <w:rFonts w:hint="eastAsia"/>
          <w:szCs w:val="22"/>
        </w:rPr>
        <w:t>지체없이</w:t>
      </w:r>
      <w:r w:rsidR="00204915" w:rsidRPr="00EE2C8D">
        <w:rPr>
          <w:rFonts w:hint="eastAsia"/>
          <w:szCs w:val="22"/>
        </w:rPr>
        <w:t xml:space="preserve"> </w:t>
      </w:r>
      <w:r w:rsidR="00204915" w:rsidRPr="00EE2C8D">
        <w:rPr>
          <w:rFonts w:hint="eastAsia"/>
          <w:szCs w:val="22"/>
        </w:rPr>
        <w:t>매수인에게</w:t>
      </w:r>
      <w:r w:rsidR="00204915" w:rsidRPr="00EE2C8D">
        <w:rPr>
          <w:rFonts w:hint="eastAsia"/>
          <w:szCs w:val="22"/>
        </w:rPr>
        <w:t xml:space="preserve"> </w:t>
      </w:r>
      <w:r w:rsidR="00204915" w:rsidRPr="00EE2C8D">
        <w:rPr>
          <w:rFonts w:hint="eastAsia"/>
          <w:szCs w:val="22"/>
        </w:rPr>
        <w:t>통지하여</w:t>
      </w:r>
      <w:r w:rsidR="00204915" w:rsidRPr="00EE2C8D">
        <w:rPr>
          <w:rFonts w:hint="eastAsia"/>
          <w:szCs w:val="22"/>
        </w:rPr>
        <w:t xml:space="preserve"> </w:t>
      </w:r>
      <w:r w:rsidR="00204915" w:rsidRPr="00EE2C8D">
        <w:rPr>
          <w:rFonts w:hint="eastAsia"/>
          <w:szCs w:val="22"/>
        </w:rPr>
        <w:t>주기로</w:t>
      </w:r>
      <w:r w:rsidR="00204915" w:rsidRPr="00EE2C8D">
        <w:rPr>
          <w:rFonts w:hint="eastAsia"/>
          <w:szCs w:val="22"/>
        </w:rPr>
        <w:t xml:space="preserve"> </w:t>
      </w:r>
      <w:r w:rsidR="00204915" w:rsidRPr="00EE2C8D">
        <w:rPr>
          <w:rFonts w:hint="eastAsia"/>
          <w:szCs w:val="22"/>
        </w:rPr>
        <w:t>한다</w:t>
      </w:r>
      <w:r w:rsidR="00204915" w:rsidRPr="00EE2C8D">
        <w:rPr>
          <w:rFonts w:hint="eastAsia"/>
          <w:szCs w:val="22"/>
        </w:rPr>
        <w:t>.</w:t>
      </w:r>
      <w:ins w:id="91" w:author="BKL" w:date="2026-10-07T18:21:00Z" w16du:dateUtc="2026-10-07T09:21:00Z">
        <w:r w:rsidR="00EE2C8D" w:rsidRPr="00EE2C8D">
          <w:rPr>
            <w:rFonts w:hint="eastAsia"/>
            <w:szCs w:val="22"/>
          </w:rPr>
          <w:t xml:space="preserve"> </w:t>
        </w:r>
        <w:r w:rsidR="00EE2C8D" w:rsidRPr="00AE477C">
          <w:rPr>
            <w:rFonts w:hint="eastAsia"/>
            <w:szCs w:val="22"/>
            <w:highlight w:val="green"/>
          </w:rPr>
          <w:t>[BKL Note to Koramco</w:t>
        </w:r>
        <w:r w:rsidR="00EE2C8D" w:rsidRPr="00AE477C">
          <w:rPr>
            <w:rFonts w:hint="eastAsia"/>
            <w:szCs w:val="22"/>
            <w:highlight w:val="green"/>
          </w:rPr>
          <w:t xml:space="preserve">: </w:t>
        </w:r>
        <w:r w:rsidR="00EE2C8D" w:rsidRPr="00AE477C">
          <w:rPr>
            <w:rFonts w:hint="eastAsia"/>
            <w:szCs w:val="22"/>
            <w:highlight w:val="green"/>
          </w:rPr>
          <w:t>매도인</w:t>
        </w:r>
        <w:r w:rsidR="00EE2C8D" w:rsidRPr="00AE477C">
          <w:rPr>
            <w:rFonts w:hint="eastAsia"/>
            <w:szCs w:val="22"/>
            <w:highlight w:val="green"/>
          </w:rPr>
          <w:t xml:space="preserve"> </w:t>
        </w:r>
        <w:r w:rsidR="00EE2C8D" w:rsidRPr="00AE477C">
          <w:rPr>
            <w:rFonts w:hint="eastAsia"/>
            <w:szCs w:val="22"/>
            <w:highlight w:val="green"/>
          </w:rPr>
          <w:t>수정</w:t>
        </w:r>
        <w:r w:rsidR="00EE2C8D" w:rsidRPr="00AE477C">
          <w:rPr>
            <w:rFonts w:hint="eastAsia"/>
            <w:szCs w:val="22"/>
            <w:highlight w:val="green"/>
          </w:rPr>
          <w:t>(</w:t>
        </w:r>
        <w:r w:rsidR="00EE2C8D" w:rsidRPr="00AE477C">
          <w:rPr>
            <w:rFonts w:hint="eastAsia"/>
            <w:szCs w:val="22"/>
            <w:highlight w:val="green"/>
          </w:rPr>
          <w:t>사후</w:t>
        </w:r>
        <w:r w:rsidR="00EE2C8D" w:rsidRPr="00AE477C">
          <w:rPr>
            <w:rFonts w:hint="eastAsia"/>
            <w:szCs w:val="22"/>
            <w:highlight w:val="green"/>
          </w:rPr>
          <w:t xml:space="preserve"> </w:t>
        </w:r>
        <w:r w:rsidR="00EE2C8D" w:rsidRPr="00AE477C">
          <w:rPr>
            <w:rFonts w:hint="eastAsia"/>
            <w:szCs w:val="22"/>
            <w:highlight w:val="green"/>
          </w:rPr>
          <w:t>통지의무로</w:t>
        </w:r>
        <w:r w:rsidR="00EE2C8D" w:rsidRPr="00AE477C">
          <w:rPr>
            <w:rFonts w:hint="eastAsia"/>
            <w:szCs w:val="22"/>
            <w:highlight w:val="green"/>
          </w:rPr>
          <w:t xml:space="preserve"> </w:t>
        </w:r>
        <w:r w:rsidR="00EE2C8D" w:rsidRPr="00AE477C">
          <w:rPr>
            <w:rFonts w:hint="eastAsia"/>
            <w:szCs w:val="22"/>
            <w:highlight w:val="green"/>
          </w:rPr>
          <w:t>축소</w:t>
        </w:r>
        <w:r w:rsidR="00EE2C8D" w:rsidRPr="00AE477C">
          <w:rPr>
            <w:rFonts w:hint="eastAsia"/>
            <w:szCs w:val="22"/>
            <w:highlight w:val="green"/>
          </w:rPr>
          <w:t>)</w:t>
        </w:r>
        <w:r w:rsidR="00EE2C8D" w:rsidRPr="00AE477C">
          <w:rPr>
            <w:rFonts w:hint="eastAsia"/>
            <w:szCs w:val="22"/>
            <w:highlight w:val="green"/>
          </w:rPr>
          <w:t>은</w:t>
        </w:r>
        <w:r w:rsidR="00EE2C8D" w:rsidRPr="00AE477C">
          <w:rPr>
            <w:rFonts w:hint="eastAsia"/>
            <w:szCs w:val="22"/>
            <w:highlight w:val="green"/>
          </w:rPr>
          <w:t xml:space="preserve"> </w:t>
        </w:r>
        <w:r w:rsidR="00EE2C8D" w:rsidRPr="00AE477C">
          <w:rPr>
            <w:rFonts w:hint="eastAsia"/>
            <w:szCs w:val="22"/>
            <w:highlight w:val="green"/>
          </w:rPr>
          <w:t>수용하고</w:t>
        </w:r>
        <w:r w:rsidR="00EE2C8D" w:rsidRPr="00AE477C">
          <w:rPr>
            <w:rFonts w:hint="eastAsia"/>
            <w:szCs w:val="22"/>
            <w:highlight w:val="green"/>
          </w:rPr>
          <w:t xml:space="preserve"> </w:t>
        </w:r>
        <w:r w:rsidR="00EE2C8D" w:rsidRPr="00AE477C">
          <w:rPr>
            <w:rFonts w:hint="eastAsia"/>
            <w:szCs w:val="22"/>
            <w:highlight w:val="green"/>
          </w:rPr>
          <w:t>오기만</w:t>
        </w:r>
        <w:r w:rsidR="00EE2C8D" w:rsidRPr="00AE477C">
          <w:rPr>
            <w:rFonts w:hint="eastAsia"/>
            <w:szCs w:val="22"/>
            <w:highlight w:val="green"/>
          </w:rPr>
          <w:t xml:space="preserve"> </w:t>
        </w:r>
      </w:ins>
      <w:ins w:id="92" w:author="BKL" w:date="2026-10-07T18:33:00Z" w16du:dateUtc="2026-10-07T09:33:00Z">
        <w:r w:rsidR="00AE477C" w:rsidRPr="00AE477C">
          <w:rPr>
            <w:rFonts w:hint="eastAsia"/>
            <w:szCs w:val="22"/>
            <w:highlight w:val="green"/>
          </w:rPr>
          <w:t>수정했</w:t>
        </w:r>
      </w:ins>
      <w:ins w:id="93" w:author="BKL" w:date="2026-10-07T18:21:00Z" w16du:dateUtc="2026-10-07T09:21:00Z">
        <w:r w:rsidR="00EE2C8D" w:rsidRPr="00AE477C">
          <w:rPr>
            <w:rFonts w:hint="eastAsia"/>
            <w:szCs w:val="22"/>
            <w:highlight w:val="green"/>
          </w:rPr>
          <w:t>습니다</w:t>
        </w:r>
        <w:r w:rsidR="00EE2C8D" w:rsidRPr="00AE477C">
          <w:rPr>
            <w:rFonts w:hint="eastAsia"/>
            <w:szCs w:val="22"/>
            <w:highlight w:val="green"/>
          </w:rPr>
          <w:t>.</w:t>
        </w:r>
        <w:r w:rsidR="00EE2C8D" w:rsidRPr="00AE477C">
          <w:rPr>
            <w:rFonts w:hint="eastAsia"/>
            <w:szCs w:val="22"/>
            <w:highlight w:val="green"/>
          </w:rPr>
          <w:t xml:space="preserve"> </w:t>
        </w:r>
        <w:r w:rsidR="00EE2C8D" w:rsidRPr="00AE477C">
          <w:rPr>
            <w:rFonts w:hint="eastAsia"/>
            <w:szCs w:val="22"/>
            <w:highlight w:val="green"/>
          </w:rPr>
          <w:t>농심</w:t>
        </w:r>
        <w:r w:rsidR="00EE2C8D" w:rsidRPr="00AE477C">
          <w:rPr>
            <w:rFonts w:hint="eastAsia"/>
            <w:szCs w:val="22"/>
            <w:highlight w:val="green"/>
          </w:rPr>
          <w:t xml:space="preserve"> </w:t>
        </w:r>
        <w:r w:rsidR="00EE2C8D" w:rsidRPr="00AE477C">
          <w:rPr>
            <w:rFonts w:hint="eastAsia"/>
            <w:szCs w:val="22"/>
            <w:highlight w:val="green"/>
          </w:rPr>
          <w:t>등</w:t>
        </w:r>
        <w:r w:rsidR="00EE2C8D" w:rsidRPr="00AE477C">
          <w:rPr>
            <w:rFonts w:hint="eastAsia"/>
            <w:szCs w:val="22"/>
            <w:highlight w:val="green"/>
          </w:rPr>
          <w:t xml:space="preserve"> </w:t>
        </w:r>
        <w:r w:rsidR="00EE2C8D" w:rsidRPr="00AE477C">
          <w:rPr>
            <w:rFonts w:hint="eastAsia"/>
            <w:szCs w:val="22"/>
            <w:highlight w:val="green"/>
          </w:rPr>
          <w:t>임차인의</w:t>
        </w:r>
        <w:r w:rsidR="00EE2C8D" w:rsidRPr="00AE477C">
          <w:rPr>
            <w:rFonts w:hint="eastAsia"/>
            <w:szCs w:val="22"/>
            <w:highlight w:val="green"/>
          </w:rPr>
          <w:t xml:space="preserve"> </w:t>
        </w:r>
        <w:r w:rsidR="00EE2C8D" w:rsidRPr="00AE477C">
          <w:rPr>
            <w:rFonts w:hint="eastAsia"/>
            <w:szCs w:val="22"/>
            <w:highlight w:val="green"/>
          </w:rPr>
          <w:t>기존</w:t>
        </w:r>
        <w:r w:rsidR="00EE2C8D" w:rsidRPr="00AE477C">
          <w:rPr>
            <w:rFonts w:hint="eastAsia"/>
            <w:szCs w:val="22"/>
            <w:highlight w:val="green"/>
          </w:rPr>
          <w:t xml:space="preserve"> </w:t>
        </w:r>
        <w:r w:rsidR="00EE2C8D" w:rsidRPr="00AE477C">
          <w:rPr>
            <w:rFonts w:hint="eastAsia"/>
            <w:szCs w:val="22"/>
            <w:highlight w:val="green"/>
          </w:rPr>
          <w:t>근질권</w:t>
        </w:r>
        <w:r w:rsidR="00EE2C8D" w:rsidRPr="00AE477C">
          <w:rPr>
            <w:rFonts w:hint="eastAsia"/>
            <w:szCs w:val="22"/>
            <w:highlight w:val="green"/>
          </w:rPr>
          <w:t xml:space="preserve"> </w:t>
        </w:r>
        <w:r w:rsidR="00EE2C8D" w:rsidRPr="00AE477C">
          <w:rPr>
            <w:rFonts w:hint="eastAsia"/>
            <w:szCs w:val="22"/>
            <w:highlight w:val="green"/>
          </w:rPr>
          <w:t>해지가</w:t>
        </w:r>
        <w:r w:rsidR="00EE2C8D" w:rsidRPr="00AE477C">
          <w:rPr>
            <w:rFonts w:hint="eastAsia"/>
            <w:szCs w:val="22"/>
            <w:highlight w:val="green"/>
          </w:rPr>
          <w:t xml:space="preserve"> </w:t>
        </w:r>
        <w:r w:rsidR="00EE2C8D" w:rsidRPr="00AE477C">
          <w:rPr>
            <w:rFonts w:hint="eastAsia"/>
            <w:szCs w:val="22"/>
            <w:highlight w:val="green"/>
          </w:rPr>
          <w:t>거래종결일까지</w:t>
        </w:r>
        <w:r w:rsidR="00EE2C8D" w:rsidRPr="00AE477C">
          <w:rPr>
            <w:rFonts w:hint="eastAsia"/>
            <w:szCs w:val="22"/>
            <w:highlight w:val="green"/>
          </w:rPr>
          <w:t xml:space="preserve"> </w:t>
        </w:r>
        <w:r w:rsidR="00EE2C8D" w:rsidRPr="00AE477C">
          <w:rPr>
            <w:rFonts w:hint="eastAsia"/>
            <w:szCs w:val="22"/>
            <w:highlight w:val="green"/>
          </w:rPr>
          <w:t>되지</w:t>
        </w:r>
        <w:r w:rsidR="00EE2C8D" w:rsidRPr="00AE477C">
          <w:rPr>
            <w:rFonts w:hint="eastAsia"/>
            <w:szCs w:val="22"/>
            <w:highlight w:val="green"/>
          </w:rPr>
          <w:t xml:space="preserve"> </w:t>
        </w:r>
        <w:r w:rsidR="00EE2C8D" w:rsidRPr="00AE477C">
          <w:rPr>
            <w:rFonts w:hint="eastAsia"/>
            <w:szCs w:val="22"/>
            <w:highlight w:val="green"/>
          </w:rPr>
          <w:t>않더라도</w:t>
        </w:r>
        <w:r w:rsidR="00EE2C8D" w:rsidRPr="00AE477C">
          <w:rPr>
            <w:rFonts w:hint="eastAsia"/>
            <w:szCs w:val="22"/>
            <w:highlight w:val="green"/>
          </w:rPr>
          <w:t xml:space="preserve">, </w:t>
        </w:r>
        <w:r w:rsidR="00EE2C8D" w:rsidRPr="00AE477C">
          <w:rPr>
            <w:rFonts w:hint="eastAsia"/>
            <w:szCs w:val="22"/>
            <w:highlight w:val="green"/>
          </w:rPr>
          <w:t>매수인은</w:t>
        </w:r>
        <w:r w:rsidR="00EE2C8D" w:rsidRPr="00AE477C">
          <w:rPr>
            <w:rFonts w:hint="eastAsia"/>
            <w:szCs w:val="22"/>
            <w:highlight w:val="green"/>
          </w:rPr>
          <w:t xml:space="preserve"> </w:t>
        </w:r>
        <w:r w:rsidR="00EE2C8D" w:rsidRPr="00AE477C">
          <w:rPr>
            <w:rFonts w:hint="eastAsia"/>
            <w:szCs w:val="22"/>
            <w:highlight w:val="green"/>
          </w:rPr>
          <w:t>거래종결일에</w:t>
        </w:r>
        <w:r w:rsidR="00EE2C8D" w:rsidRPr="00AE477C">
          <w:rPr>
            <w:rFonts w:hint="eastAsia"/>
            <w:szCs w:val="22"/>
            <w:highlight w:val="green"/>
          </w:rPr>
          <w:t xml:space="preserve"> </w:t>
        </w:r>
        <w:r w:rsidR="00EE2C8D" w:rsidRPr="00AE477C">
          <w:rPr>
            <w:rFonts w:hint="eastAsia"/>
            <w:szCs w:val="22"/>
            <w:highlight w:val="green"/>
          </w:rPr>
          <w:t>신규</w:t>
        </w:r>
        <w:r w:rsidR="00EE2C8D" w:rsidRPr="00AE477C">
          <w:rPr>
            <w:rFonts w:hint="eastAsia"/>
            <w:szCs w:val="22"/>
            <w:highlight w:val="green"/>
          </w:rPr>
          <w:t xml:space="preserve"> </w:t>
        </w:r>
        <w:r w:rsidR="00EE2C8D" w:rsidRPr="00AE477C">
          <w:rPr>
            <w:rFonts w:hint="eastAsia"/>
            <w:szCs w:val="22"/>
            <w:highlight w:val="green"/>
          </w:rPr>
          <w:t>질권을</w:t>
        </w:r>
        <w:r w:rsidR="00EE2C8D" w:rsidRPr="00AE477C">
          <w:rPr>
            <w:rFonts w:hint="eastAsia"/>
            <w:szCs w:val="22"/>
            <w:highlight w:val="green"/>
          </w:rPr>
          <w:t xml:space="preserve"> </w:t>
        </w:r>
        <w:r w:rsidR="00EE2C8D" w:rsidRPr="00AE477C">
          <w:rPr>
            <w:rFonts w:hint="eastAsia"/>
            <w:szCs w:val="22"/>
            <w:highlight w:val="green"/>
          </w:rPr>
          <w:t>설정할</w:t>
        </w:r>
        <w:r w:rsidR="00EE2C8D" w:rsidRPr="00AE477C">
          <w:rPr>
            <w:rFonts w:hint="eastAsia"/>
            <w:szCs w:val="22"/>
            <w:highlight w:val="green"/>
          </w:rPr>
          <w:t xml:space="preserve"> </w:t>
        </w:r>
        <w:r w:rsidR="00EE2C8D" w:rsidRPr="00AE477C">
          <w:rPr>
            <w:rFonts w:hint="eastAsia"/>
            <w:szCs w:val="22"/>
            <w:highlight w:val="green"/>
          </w:rPr>
          <w:t>수</w:t>
        </w:r>
        <w:r w:rsidR="00EE2C8D" w:rsidRPr="00AE477C">
          <w:rPr>
            <w:rFonts w:hint="eastAsia"/>
            <w:szCs w:val="22"/>
            <w:highlight w:val="green"/>
          </w:rPr>
          <w:t xml:space="preserve"> </w:t>
        </w:r>
        <w:r w:rsidR="00EE2C8D" w:rsidRPr="00AE477C">
          <w:rPr>
            <w:rFonts w:hint="eastAsia"/>
            <w:szCs w:val="22"/>
            <w:highlight w:val="green"/>
          </w:rPr>
          <w:t>있</w:t>
        </w:r>
        <w:r w:rsidR="00EE2C8D" w:rsidRPr="00AE477C">
          <w:rPr>
            <w:rFonts w:hint="eastAsia"/>
            <w:szCs w:val="22"/>
            <w:highlight w:val="green"/>
          </w:rPr>
          <w:t>습니다</w:t>
        </w:r>
        <w:r w:rsidR="00EE2C8D" w:rsidRPr="00AE477C">
          <w:rPr>
            <w:rFonts w:hint="eastAsia"/>
            <w:szCs w:val="22"/>
            <w:highlight w:val="green"/>
          </w:rPr>
          <w:t>.</w:t>
        </w:r>
        <w:r w:rsidR="00EE2C8D" w:rsidRPr="00AE477C">
          <w:rPr>
            <w:rFonts w:hint="eastAsia"/>
            <w:szCs w:val="22"/>
            <w:highlight w:val="green"/>
          </w:rPr>
          <w:t xml:space="preserve"> </w:t>
        </w:r>
        <w:r w:rsidR="00EE2C8D" w:rsidRPr="00AE477C">
          <w:rPr>
            <w:rFonts w:hint="eastAsia"/>
            <w:szCs w:val="22"/>
            <w:highlight w:val="green"/>
          </w:rPr>
          <w:t>기존</w:t>
        </w:r>
        <w:r w:rsidR="00EE2C8D" w:rsidRPr="00AE477C">
          <w:rPr>
            <w:rFonts w:hint="eastAsia"/>
            <w:szCs w:val="22"/>
            <w:highlight w:val="green"/>
          </w:rPr>
          <w:t xml:space="preserve"> </w:t>
        </w:r>
        <w:r w:rsidR="00EE2C8D" w:rsidRPr="00AE477C">
          <w:rPr>
            <w:rFonts w:hint="eastAsia"/>
            <w:szCs w:val="22"/>
            <w:highlight w:val="green"/>
          </w:rPr>
          <w:t>질권의</w:t>
        </w:r>
        <w:r w:rsidR="00EE2C8D" w:rsidRPr="00AE477C">
          <w:rPr>
            <w:rFonts w:hint="eastAsia"/>
            <w:szCs w:val="22"/>
            <w:highlight w:val="green"/>
          </w:rPr>
          <w:t xml:space="preserve"> </w:t>
        </w:r>
        <w:r w:rsidR="00EE2C8D" w:rsidRPr="00AE477C">
          <w:rPr>
            <w:rFonts w:hint="eastAsia"/>
            <w:szCs w:val="22"/>
            <w:highlight w:val="green"/>
          </w:rPr>
          <w:t>해지가</w:t>
        </w:r>
        <w:r w:rsidR="00EE2C8D" w:rsidRPr="00AE477C">
          <w:rPr>
            <w:rFonts w:hint="eastAsia"/>
            <w:szCs w:val="22"/>
            <w:highlight w:val="green"/>
          </w:rPr>
          <w:t xml:space="preserve"> </w:t>
        </w:r>
        <w:r w:rsidR="00EE2C8D" w:rsidRPr="00AE477C">
          <w:rPr>
            <w:rFonts w:hint="eastAsia"/>
            <w:szCs w:val="22"/>
            <w:highlight w:val="green"/>
          </w:rPr>
          <w:t>늦어지는</w:t>
        </w:r>
        <w:r w:rsidR="00EE2C8D" w:rsidRPr="00AE477C">
          <w:rPr>
            <w:rFonts w:hint="eastAsia"/>
            <w:szCs w:val="22"/>
            <w:highlight w:val="green"/>
          </w:rPr>
          <w:t xml:space="preserve"> </w:t>
        </w:r>
        <w:r w:rsidR="00EE2C8D" w:rsidRPr="00AE477C">
          <w:rPr>
            <w:rFonts w:hint="eastAsia"/>
            <w:szCs w:val="22"/>
            <w:highlight w:val="green"/>
          </w:rPr>
          <w:t>것은</w:t>
        </w:r>
        <w:r w:rsidR="00EE2C8D" w:rsidRPr="00AE477C">
          <w:rPr>
            <w:rFonts w:hint="eastAsia"/>
            <w:szCs w:val="22"/>
            <w:highlight w:val="green"/>
          </w:rPr>
          <w:t xml:space="preserve"> </w:t>
        </w:r>
        <w:r w:rsidR="00EE2C8D" w:rsidRPr="00AE477C">
          <w:rPr>
            <w:rFonts w:hint="eastAsia"/>
            <w:szCs w:val="22"/>
            <w:highlight w:val="green"/>
          </w:rPr>
          <w:t>매도인이</w:t>
        </w:r>
        <w:r w:rsidR="00EE2C8D" w:rsidRPr="00AE477C">
          <w:rPr>
            <w:rFonts w:hint="eastAsia"/>
            <w:szCs w:val="22"/>
            <w:highlight w:val="green"/>
          </w:rPr>
          <w:t xml:space="preserve"> </w:t>
        </w:r>
        <w:r w:rsidR="00EE2C8D" w:rsidRPr="00AE477C">
          <w:rPr>
            <w:rFonts w:hint="eastAsia"/>
            <w:szCs w:val="22"/>
            <w:highlight w:val="green"/>
          </w:rPr>
          <w:t>자기</w:t>
        </w:r>
        <w:r w:rsidR="00EE2C8D" w:rsidRPr="00AE477C">
          <w:rPr>
            <w:rFonts w:hint="eastAsia"/>
            <w:szCs w:val="22"/>
            <w:highlight w:val="green"/>
          </w:rPr>
          <w:t xml:space="preserve"> </w:t>
        </w:r>
        <w:r w:rsidR="00EE2C8D" w:rsidRPr="00AE477C">
          <w:rPr>
            <w:rFonts w:hint="eastAsia"/>
            <w:szCs w:val="22"/>
            <w:highlight w:val="green"/>
          </w:rPr>
          <w:t>예금을</w:t>
        </w:r>
        <w:r w:rsidR="00EE2C8D" w:rsidRPr="00AE477C">
          <w:rPr>
            <w:rFonts w:hint="eastAsia"/>
            <w:szCs w:val="22"/>
            <w:highlight w:val="green"/>
          </w:rPr>
          <w:t xml:space="preserve"> </w:t>
        </w:r>
        <w:r w:rsidR="00EE2C8D" w:rsidRPr="00AE477C">
          <w:rPr>
            <w:rFonts w:hint="eastAsia"/>
            <w:szCs w:val="22"/>
            <w:highlight w:val="green"/>
          </w:rPr>
          <w:t>찾는</w:t>
        </w:r>
        <w:r w:rsidR="00EE2C8D" w:rsidRPr="00AE477C">
          <w:rPr>
            <w:rFonts w:hint="eastAsia"/>
            <w:szCs w:val="22"/>
            <w:highlight w:val="green"/>
          </w:rPr>
          <w:t xml:space="preserve"> </w:t>
        </w:r>
        <w:r w:rsidR="00EE2C8D" w:rsidRPr="00AE477C">
          <w:rPr>
            <w:rFonts w:hint="eastAsia"/>
            <w:szCs w:val="22"/>
            <w:highlight w:val="green"/>
          </w:rPr>
          <w:t>시점이</w:t>
        </w:r>
        <w:r w:rsidR="00EE2C8D" w:rsidRPr="00AE477C">
          <w:rPr>
            <w:rFonts w:hint="eastAsia"/>
            <w:szCs w:val="22"/>
            <w:highlight w:val="green"/>
          </w:rPr>
          <w:t xml:space="preserve"> </w:t>
        </w:r>
        <w:r w:rsidR="00EE2C8D" w:rsidRPr="00AE477C">
          <w:rPr>
            <w:rFonts w:hint="eastAsia"/>
            <w:szCs w:val="22"/>
            <w:highlight w:val="green"/>
          </w:rPr>
          <w:t>늦어지는</w:t>
        </w:r>
        <w:r w:rsidR="00EE2C8D" w:rsidRPr="00AE477C">
          <w:rPr>
            <w:rFonts w:hint="eastAsia"/>
            <w:szCs w:val="22"/>
            <w:highlight w:val="green"/>
          </w:rPr>
          <w:t xml:space="preserve"> </w:t>
        </w:r>
      </w:ins>
      <w:ins w:id="94" w:author="BKL" w:date="2026-10-07T18:22:00Z" w16du:dateUtc="2026-10-07T09:22:00Z">
        <w:r w:rsidR="00EE2C8D" w:rsidRPr="00AE477C">
          <w:rPr>
            <w:rFonts w:hint="eastAsia"/>
            <w:szCs w:val="22"/>
            <w:highlight w:val="green"/>
          </w:rPr>
          <w:t>것으로</w:t>
        </w:r>
        <w:r w:rsidR="00EE2C8D" w:rsidRPr="00AE477C">
          <w:rPr>
            <w:rFonts w:hint="eastAsia"/>
            <w:szCs w:val="22"/>
            <w:highlight w:val="green"/>
          </w:rPr>
          <w:t xml:space="preserve">, </w:t>
        </w:r>
      </w:ins>
      <w:ins w:id="95" w:author="BKL" w:date="2026-10-07T18:21:00Z" w16du:dateUtc="2026-10-07T09:21:00Z">
        <w:r w:rsidR="00EE2C8D" w:rsidRPr="00AE477C">
          <w:rPr>
            <w:rFonts w:hint="eastAsia"/>
            <w:szCs w:val="22"/>
            <w:highlight w:val="green"/>
          </w:rPr>
          <w:t>매수인의</w:t>
        </w:r>
        <w:r w:rsidR="00EE2C8D" w:rsidRPr="00AE477C">
          <w:rPr>
            <w:rFonts w:hint="eastAsia"/>
            <w:szCs w:val="22"/>
            <w:highlight w:val="green"/>
          </w:rPr>
          <w:t xml:space="preserve"> </w:t>
        </w:r>
        <w:r w:rsidR="00EE2C8D" w:rsidRPr="00AE477C">
          <w:rPr>
            <w:rFonts w:hint="eastAsia"/>
            <w:szCs w:val="22"/>
            <w:highlight w:val="green"/>
          </w:rPr>
          <w:t>소유권</w:t>
        </w:r>
        <w:r w:rsidR="00EE2C8D" w:rsidRPr="00AE477C">
          <w:rPr>
            <w:rFonts w:hint="eastAsia"/>
            <w:szCs w:val="22"/>
            <w:highlight w:val="green"/>
          </w:rPr>
          <w:t xml:space="preserve"> </w:t>
        </w:r>
        <w:r w:rsidR="00EE2C8D" w:rsidRPr="00AE477C">
          <w:rPr>
            <w:rFonts w:hint="eastAsia"/>
            <w:szCs w:val="22"/>
            <w:highlight w:val="green"/>
          </w:rPr>
          <w:t>취득</w:t>
        </w:r>
        <w:r w:rsidR="00EE2C8D" w:rsidRPr="00AE477C">
          <w:rPr>
            <w:rFonts w:hint="eastAsia"/>
            <w:szCs w:val="22"/>
            <w:highlight w:val="green"/>
          </w:rPr>
          <w:t xml:space="preserve">, </w:t>
        </w:r>
        <w:r w:rsidR="00EE2C8D" w:rsidRPr="00AE477C">
          <w:rPr>
            <w:rFonts w:hint="eastAsia"/>
            <w:szCs w:val="22"/>
            <w:highlight w:val="green"/>
          </w:rPr>
          <w:t>임대인</w:t>
        </w:r>
        <w:r w:rsidR="00EE2C8D" w:rsidRPr="00AE477C">
          <w:rPr>
            <w:rFonts w:hint="eastAsia"/>
            <w:szCs w:val="22"/>
            <w:highlight w:val="green"/>
          </w:rPr>
          <w:t xml:space="preserve"> </w:t>
        </w:r>
        <w:r w:rsidR="00EE2C8D" w:rsidRPr="00AE477C">
          <w:rPr>
            <w:rFonts w:hint="eastAsia"/>
            <w:szCs w:val="22"/>
            <w:highlight w:val="green"/>
          </w:rPr>
          <w:t>지위</w:t>
        </w:r>
        <w:r w:rsidR="00EE2C8D" w:rsidRPr="00AE477C">
          <w:rPr>
            <w:rFonts w:hint="eastAsia"/>
            <w:szCs w:val="22"/>
            <w:highlight w:val="green"/>
          </w:rPr>
          <w:t xml:space="preserve"> </w:t>
        </w:r>
        <w:r w:rsidR="00EE2C8D" w:rsidRPr="00AE477C">
          <w:rPr>
            <w:rFonts w:hint="eastAsia"/>
            <w:szCs w:val="22"/>
            <w:highlight w:val="green"/>
          </w:rPr>
          <w:t>승계</w:t>
        </w:r>
        <w:r w:rsidR="00EE2C8D" w:rsidRPr="00AE477C">
          <w:rPr>
            <w:rFonts w:hint="eastAsia"/>
            <w:szCs w:val="22"/>
            <w:highlight w:val="green"/>
          </w:rPr>
          <w:t xml:space="preserve">, </w:t>
        </w:r>
        <w:r w:rsidR="00EE2C8D" w:rsidRPr="00AE477C">
          <w:rPr>
            <w:rFonts w:hint="eastAsia"/>
            <w:szCs w:val="22"/>
            <w:highlight w:val="green"/>
          </w:rPr>
          <w:t>잔금</w:t>
        </w:r>
        <w:r w:rsidR="00EE2C8D" w:rsidRPr="00AE477C">
          <w:rPr>
            <w:rFonts w:hint="eastAsia"/>
            <w:szCs w:val="22"/>
            <w:highlight w:val="green"/>
          </w:rPr>
          <w:t xml:space="preserve"> </w:t>
        </w:r>
        <w:r w:rsidR="00EE2C8D" w:rsidRPr="00AE477C">
          <w:rPr>
            <w:rFonts w:hint="eastAsia"/>
            <w:szCs w:val="22"/>
            <w:highlight w:val="green"/>
          </w:rPr>
          <w:t>지급에는</w:t>
        </w:r>
        <w:r w:rsidR="00EE2C8D" w:rsidRPr="00AE477C">
          <w:rPr>
            <w:rFonts w:hint="eastAsia"/>
            <w:szCs w:val="22"/>
            <w:highlight w:val="green"/>
          </w:rPr>
          <w:t xml:space="preserve"> </w:t>
        </w:r>
        <w:r w:rsidR="00EE2C8D" w:rsidRPr="00AE477C">
          <w:rPr>
            <w:rFonts w:hint="eastAsia"/>
            <w:szCs w:val="22"/>
            <w:highlight w:val="green"/>
          </w:rPr>
          <w:t>영향이</w:t>
        </w:r>
        <w:r w:rsidR="00EE2C8D" w:rsidRPr="00AE477C">
          <w:rPr>
            <w:rFonts w:hint="eastAsia"/>
            <w:szCs w:val="22"/>
            <w:highlight w:val="green"/>
          </w:rPr>
          <w:t xml:space="preserve"> </w:t>
        </w:r>
        <w:r w:rsidR="00EE2C8D" w:rsidRPr="00AE477C">
          <w:rPr>
            <w:rFonts w:hint="eastAsia"/>
            <w:szCs w:val="22"/>
            <w:highlight w:val="green"/>
          </w:rPr>
          <w:t>없습니다</w:t>
        </w:r>
        <w:r w:rsidR="00EE2C8D" w:rsidRPr="00AE477C">
          <w:rPr>
            <w:rFonts w:hint="eastAsia"/>
            <w:szCs w:val="22"/>
            <w:highlight w:val="green"/>
          </w:rPr>
          <w:t>.</w:t>
        </w:r>
      </w:ins>
      <w:ins w:id="96" w:author="BKL" w:date="2026-10-07T18:22:00Z" w16du:dateUtc="2026-10-07T09:22:00Z">
        <w:r w:rsidR="00EE2C8D" w:rsidRPr="00AE477C">
          <w:rPr>
            <w:rFonts w:hint="eastAsia"/>
            <w:szCs w:val="22"/>
            <w:highlight w:val="green"/>
          </w:rPr>
          <w:t>]</w:t>
        </w:r>
      </w:ins>
    </w:p>
    <w:p w14:paraId="1EBD1DEA" w14:textId="77777777" w:rsidR="00EF694A" w:rsidRDefault="00EF694A" w:rsidP="00EF694A">
      <w:pPr>
        <w:pStyle w:val="ac"/>
        <w:ind w:left="880"/>
        <w:rPr>
          <w:szCs w:val="22"/>
        </w:rPr>
      </w:pPr>
    </w:p>
    <w:p w14:paraId="46F0CB89" w14:textId="1BF5CB54" w:rsidR="00EF694A" w:rsidRDefault="00EF694A" w:rsidP="00AF5E56">
      <w:pPr>
        <w:numPr>
          <w:ilvl w:val="0"/>
          <w:numId w:val="7"/>
        </w:numPr>
        <w:tabs>
          <w:tab w:val="left" w:pos="-1440"/>
        </w:tabs>
        <w:snapToGrid w:val="0"/>
        <w:rPr>
          <w:ins w:id="97" w:author="BKL" w:date="2026-10-07T18:25:00Z" w16du:dateUtc="2026-10-07T09:25:00Z"/>
          <w:szCs w:val="22"/>
        </w:rPr>
      </w:pP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등의</w:t>
      </w:r>
      <w:r w:rsidRPr="000177E3">
        <w:rPr>
          <w:rFonts w:hint="eastAsia"/>
          <w:szCs w:val="22"/>
          <w:u w:val="single"/>
        </w:rPr>
        <w:t xml:space="preserve"> </w:t>
      </w:r>
      <w:r w:rsidRPr="000177E3">
        <w:rPr>
          <w:rFonts w:hint="eastAsia"/>
          <w:szCs w:val="22"/>
          <w:u w:val="single"/>
        </w:rPr>
        <w:t>양도</w:t>
      </w:r>
      <w:r w:rsidRPr="000177E3">
        <w:rPr>
          <w:rFonts w:hint="eastAsia"/>
          <w:szCs w:val="22"/>
        </w:rPr>
        <w:t xml:space="preserve">: </w:t>
      </w:r>
      <w:r w:rsidR="00B26EB7">
        <w:rPr>
          <w:rFonts w:hint="eastAsia"/>
          <w:szCs w:val="22"/>
        </w:rPr>
        <w:t xml:space="preserve">(i) </w:t>
      </w:r>
      <w:r w:rsidRPr="000177E3">
        <w:rPr>
          <w:rFonts w:hint="eastAsia"/>
          <w:szCs w:val="22"/>
        </w:rPr>
        <w:t>매도인은</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매매목적물에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공사도급계약상</w:t>
      </w:r>
      <w:r w:rsidRPr="000177E3">
        <w:rPr>
          <w:rFonts w:hint="eastAsia"/>
          <w:szCs w:val="22"/>
        </w:rPr>
        <w:t xml:space="preserve"> </w:t>
      </w:r>
      <w:r w:rsidRPr="000177E3">
        <w:rPr>
          <w:rFonts w:hint="eastAsia"/>
          <w:szCs w:val="22"/>
        </w:rPr>
        <w:t>수급인</w:t>
      </w:r>
      <w:r w:rsidRPr="000177E3">
        <w:rPr>
          <w:rFonts w:hint="eastAsia"/>
          <w:szCs w:val="22"/>
        </w:rPr>
        <w:t>(</w:t>
      </w:r>
      <w:r w:rsidRPr="000177E3">
        <w:rPr>
          <w:rFonts w:hint="eastAsia"/>
          <w:szCs w:val="22"/>
        </w:rPr>
        <w:t>디엘이앤씨</w:t>
      </w:r>
      <w:r w:rsidRPr="000177E3">
        <w:rPr>
          <w:rFonts w:hint="eastAsia"/>
          <w:szCs w:val="22"/>
        </w:rPr>
        <w:t xml:space="preserve"> </w:t>
      </w:r>
      <w:r w:rsidRPr="000177E3">
        <w:rPr>
          <w:rFonts w:hint="eastAsia"/>
          <w:szCs w:val="22"/>
        </w:rPr>
        <w:t>주식회사</w:t>
      </w:r>
      <w:r w:rsidRPr="000177E3">
        <w:rPr>
          <w:rFonts w:hint="eastAsia"/>
          <w:szCs w:val="22"/>
        </w:rPr>
        <w:t xml:space="preserve">, </w:t>
      </w:r>
      <w:r w:rsidRPr="000177E3">
        <w:rPr>
          <w:rFonts w:hint="eastAsia"/>
          <w:szCs w:val="22"/>
        </w:rPr>
        <w:t>디엘건설</w:t>
      </w:r>
      <w:r w:rsidRPr="000177E3">
        <w:rPr>
          <w:rFonts w:hint="eastAsia"/>
          <w:szCs w:val="22"/>
        </w:rPr>
        <w:t xml:space="preserve"> </w:t>
      </w:r>
      <w:r w:rsidRPr="000177E3">
        <w:rPr>
          <w:rFonts w:hint="eastAsia"/>
          <w:szCs w:val="22"/>
        </w:rPr>
        <w:t>주식회사</w:t>
      </w:r>
      <w:r w:rsidR="00204915">
        <w:rPr>
          <w:rFonts w:hint="eastAsia"/>
          <w:szCs w:val="22"/>
        </w:rPr>
        <w:t xml:space="preserve">, </w:t>
      </w:r>
      <w:r w:rsidR="00204915">
        <w:rPr>
          <w:rFonts w:hint="eastAsia"/>
          <w:szCs w:val="22"/>
        </w:rPr>
        <w:t>주식회사</w:t>
      </w:r>
      <w:r w:rsidR="00204915">
        <w:rPr>
          <w:rFonts w:hint="eastAsia"/>
          <w:szCs w:val="22"/>
        </w:rPr>
        <w:t xml:space="preserve"> </w:t>
      </w:r>
      <w:r w:rsidR="00204915">
        <w:rPr>
          <w:rFonts w:hint="eastAsia"/>
          <w:szCs w:val="22"/>
        </w:rPr>
        <w:t>지유건설</w:t>
      </w:r>
      <w:r w:rsidRPr="000177E3">
        <w:rPr>
          <w:rFonts w:hint="eastAsia"/>
          <w:szCs w:val="22"/>
        </w:rPr>
        <w:t>)</w:t>
      </w:r>
      <w:r w:rsidRPr="000177E3">
        <w:rPr>
          <w:rFonts w:hint="eastAsia"/>
          <w:szCs w:val="22"/>
        </w:rPr>
        <w:t>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하자보수청구권</w:t>
      </w:r>
      <w:r w:rsidRPr="000177E3">
        <w:rPr>
          <w:rFonts w:hint="eastAsia"/>
          <w:szCs w:val="22"/>
        </w:rPr>
        <w:t xml:space="preserve">, </w:t>
      </w:r>
      <w:r w:rsidRPr="000177E3">
        <w:rPr>
          <w:rFonts w:hint="eastAsia"/>
          <w:szCs w:val="22"/>
        </w:rPr>
        <w:t>이에</w:t>
      </w:r>
      <w:r w:rsidRPr="000177E3">
        <w:rPr>
          <w:rFonts w:hint="eastAsia"/>
          <w:szCs w:val="22"/>
        </w:rPr>
        <w:t xml:space="preserve"> </w:t>
      </w:r>
      <w:r w:rsidRPr="000177E3">
        <w:rPr>
          <w:rFonts w:hint="eastAsia"/>
          <w:szCs w:val="22"/>
        </w:rPr>
        <w:t>갈음하는</w:t>
      </w:r>
      <w:r w:rsidRPr="000177E3">
        <w:rPr>
          <w:rFonts w:hint="eastAsia"/>
          <w:szCs w:val="22"/>
        </w:rPr>
        <w:t xml:space="preserve"> </w:t>
      </w:r>
      <w:r w:rsidRPr="000177E3">
        <w:rPr>
          <w:rFonts w:hint="eastAsia"/>
          <w:szCs w:val="22"/>
        </w:rPr>
        <w:t>손해배상청구권</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u w:val="single"/>
        </w:rPr>
        <w:t>별첨</w:t>
      </w:r>
      <w:r w:rsidRPr="000177E3">
        <w:rPr>
          <w:rFonts w:hint="eastAsia"/>
          <w:szCs w:val="22"/>
          <w:u w:val="single"/>
        </w:rPr>
        <w:t xml:space="preserve"> 8</w:t>
      </w:r>
      <w:r w:rsidRPr="000177E3">
        <w:rPr>
          <w:rFonts w:hint="eastAsia"/>
          <w:szCs w:val="22"/>
        </w:rPr>
        <w:t xml:space="preserve"> </w:t>
      </w:r>
      <w:r w:rsidRPr="000177E3">
        <w:rPr>
          <w:rFonts w:hint="eastAsia"/>
          <w:szCs w:val="22"/>
        </w:rPr>
        <w:t>기재</w:t>
      </w:r>
      <w:r w:rsidRPr="000177E3">
        <w:rPr>
          <w:rFonts w:hint="eastAsia"/>
          <w:szCs w:val="22"/>
        </w:rPr>
        <w:t xml:space="preserve"> </w:t>
      </w:r>
      <w:r w:rsidRPr="000177E3">
        <w:rPr>
          <w:rFonts w:hint="eastAsia"/>
          <w:szCs w:val="22"/>
        </w:rPr>
        <w:t>하자보수보증서상</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등</w:t>
      </w:r>
      <w:r w:rsidRPr="000177E3">
        <w:rPr>
          <w:rFonts w:hint="eastAsia"/>
          <w:szCs w:val="22"/>
        </w:rPr>
        <w:t xml:space="preserve"> </w:t>
      </w:r>
      <w:r w:rsidRPr="000177E3">
        <w:rPr>
          <w:rFonts w:hint="eastAsia"/>
          <w:szCs w:val="22"/>
        </w:rPr>
        <w:t>매매목적물의</w:t>
      </w:r>
      <w:r w:rsidRPr="000177E3">
        <w:rPr>
          <w:rFonts w:hint="eastAsia"/>
          <w:szCs w:val="22"/>
        </w:rPr>
        <w:t xml:space="preserve"> </w:t>
      </w:r>
      <w:r w:rsidRPr="000177E3">
        <w:rPr>
          <w:rFonts w:hint="eastAsia"/>
          <w:szCs w:val="22"/>
        </w:rPr>
        <w:t>하자보수에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일체</w:t>
      </w:r>
      <w:r w:rsidRPr="000177E3">
        <w:rPr>
          <w:rFonts w:hint="eastAsia"/>
          <w:szCs w:val="22"/>
        </w:rPr>
        <w:t>(</w:t>
      </w:r>
      <w:r w:rsidRPr="000177E3">
        <w:rPr>
          <w:rFonts w:hint="eastAsia"/>
          <w:szCs w:val="22"/>
        </w:rPr>
        <w:t>이하</w:t>
      </w:r>
      <w:r w:rsidRPr="000177E3">
        <w:rPr>
          <w:rFonts w:hint="eastAsia"/>
          <w:szCs w:val="22"/>
        </w:rPr>
        <w:t xml:space="preserve"> </w:t>
      </w:r>
      <w:r w:rsidR="00204915">
        <w:rPr>
          <w:szCs w:val="22"/>
        </w:rPr>
        <w:t>“</w:t>
      </w: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w:t>
      </w:r>
      <w:r w:rsidR="00204915">
        <w:rPr>
          <w:szCs w:val="22"/>
        </w:rPr>
        <w:t>”</w:t>
      </w:r>
      <w:r w:rsidRPr="000177E3">
        <w:rPr>
          <w:rFonts w:hint="eastAsia"/>
          <w:szCs w:val="22"/>
        </w:rPr>
        <w:t>)</w:t>
      </w:r>
      <w:r w:rsidRPr="000177E3">
        <w:rPr>
          <w:rFonts w:hint="eastAsia"/>
          <w:szCs w:val="22"/>
        </w:rPr>
        <w:t>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양도하고</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해당</w:t>
      </w:r>
      <w:r w:rsidRPr="000177E3">
        <w:rPr>
          <w:rFonts w:hint="eastAsia"/>
          <w:szCs w:val="22"/>
        </w:rPr>
        <w:t xml:space="preserve"> </w:t>
      </w:r>
      <w:r w:rsidRPr="000177E3">
        <w:rPr>
          <w:rFonts w:hint="eastAsia"/>
          <w:szCs w:val="22"/>
        </w:rPr>
        <w:t>수급인</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대하여</w:t>
      </w:r>
      <w:r w:rsidRPr="000177E3">
        <w:rPr>
          <w:rFonts w:hint="eastAsia"/>
          <w:szCs w:val="22"/>
        </w:rPr>
        <w:t xml:space="preserve"> </w:t>
      </w:r>
      <w:r w:rsidRPr="000177E3">
        <w:rPr>
          <w:rFonts w:hint="eastAsia"/>
          <w:szCs w:val="22"/>
        </w:rPr>
        <w:t>확정일자</w:t>
      </w:r>
      <w:r w:rsidRPr="000177E3">
        <w:rPr>
          <w:rFonts w:hint="eastAsia"/>
          <w:szCs w:val="22"/>
        </w:rPr>
        <w:t xml:space="preserve"> </w:t>
      </w:r>
      <w:r w:rsidRPr="000177E3">
        <w:rPr>
          <w:rFonts w:hint="eastAsia"/>
          <w:szCs w:val="22"/>
        </w:rPr>
        <w:t>있는</w:t>
      </w:r>
      <w:r w:rsidRPr="000177E3">
        <w:rPr>
          <w:rFonts w:hint="eastAsia"/>
          <w:szCs w:val="22"/>
        </w:rPr>
        <w:t xml:space="preserve"> </w:t>
      </w:r>
      <w:r w:rsidRPr="000177E3">
        <w:rPr>
          <w:rFonts w:hint="eastAsia"/>
          <w:szCs w:val="22"/>
        </w:rPr>
        <w:t>채권양도통지를</w:t>
      </w:r>
      <w:r w:rsidRPr="000177E3">
        <w:rPr>
          <w:rFonts w:hint="eastAsia"/>
          <w:szCs w:val="22"/>
        </w:rPr>
        <w:t xml:space="preserve"> </w:t>
      </w:r>
      <w:r w:rsidRPr="000177E3">
        <w:rPr>
          <w:rFonts w:hint="eastAsia"/>
          <w:szCs w:val="22"/>
        </w:rPr>
        <w:t>하며</w:t>
      </w:r>
      <w:r w:rsidRPr="000177E3">
        <w:rPr>
          <w:rFonts w:hint="eastAsia"/>
          <w:szCs w:val="22"/>
        </w:rPr>
        <w:t xml:space="preserve">, </w:t>
      </w:r>
      <w:r w:rsidRPr="000177E3">
        <w:rPr>
          <w:rFonts w:hint="eastAsia"/>
          <w:szCs w:val="22"/>
        </w:rPr>
        <w:t>거래종결일로부터</w:t>
      </w:r>
      <w:r w:rsidRPr="000177E3">
        <w:rPr>
          <w:rFonts w:hint="eastAsia"/>
          <w:szCs w:val="22"/>
        </w:rPr>
        <w:t xml:space="preserve"> [10]</w:t>
      </w:r>
      <w:r w:rsidRPr="000177E3">
        <w:rPr>
          <w:rFonts w:hint="eastAsia"/>
          <w:szCs w:val="22"/>
        </w:rPr>
        <w:t>영업일</w:t>
      </w:r>
      <w:r w:rsidRPr="000177E3">
        <w:rPr>
          <w:rFonts w:hint="eastAsia"/>
          <w:szCs w:val="22"/>
        </w:rPr>
        <w:t xml:space="preserve"> </w:t>
      </w:r>
      <w:r w:rsidRPr="000177E3">
        <w:rPr>
          <w:rFonts w:hint="eastAsia"/>
          <w:szCs w:val="22"/>
        </w:rPr>
        <w:t>이내에</w:t>
      </w:r>
      <w:r w:rsidRPr="000177E3">
        <w:rPr>
          <w:rFonts w:hint="eastAsia"/>
          <w:szCs w:val="22"/>
        </w:rPr>
        <w:t xml:space="preserve"> </w:t>
      </w:r>
      <w:r w:rsidRPr="000177E3">
        <w:rPr>
          <w:rFonts w:hint="eastAsia"/>
          <w:szCs w:val="22"/>
        </w:rPr>
        <w:t>보증채권자가</w:t>
      </w:r>
      <w:r w:rsidRPr="000177E3">
        <w:rPr>
          <w:rFonts w:hint="eastAsia"/>
          <w:szCs w:val="22"/>
        </w:rPr>
        <w:t xml:space="preserve"> </w:t>
      </w:r>
      <w:r w:rsidRPr="000177E3">
        <w:rPr>
          <w:rFonts w:hint="eastAsia"/>
          <w:szCs w:val="22"/>
        </w:rPr>
        <w:t>매수인으로</w:t>
      </w:r>
      <w:r w:rsidRPr="000177E3">
        <w:rPr>
          <w:rFonts w:hint="eastAsia"/>
          <w:szCs w:val="22"/>
        </w:rPr>
        <w:t xml:space="preserve"> </w:t>
      </w:r>
      <w:r w:rsidRPr="000177E3">
        <w:rPr>
          <w:rFonts w:hint="eastAsia"/>
          <w:szCs w:val="22"/>
        </w:rPr>
        <w:t>변경된</w:t>
      </w:r>
      <w:r w:rsidRPr="000177E3">
        <w:rPr>
          <w:rFonts w:hint="eastAsia"/>
          <w:szCs w:val="22"/>
        </w:rPr>
        <w:t xml:space="preserve"> </w:t>
      </w:r>
      <w:r w:rsidRPr="000177E3">
        <w:rPr>
          <w:rFonts w:hint="eastAsia"/>
          <w:szCs w:val="22"/>
        </w:rPr>
        <w:t>하자보수보증서를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제공하기</w:t>
      </w:r>
      <w:r w:rsidRPr="000177E3">
        <w:rPr>
          <w:rFonts w:hint="eastAsia"/>
          <w:szCs w:val="22"/>
        </w:rPr>
        <w:t xml:space="preserve"> </w:t>
      </w:r>
      <w:r w:rsidRPr="000177E3">
        <w:rPr>
          <w:rFonts w:hint="eastAsia"/>
          <w:szCs w:val="22"/>
        </w:rPr>
        <w:t>위하여</w:t>
      </w:r>
      <w:r w:rsidRPr="000177E3">
        <w:rPr>
          <w:rFonts w:hint="eastAsia"/>
          <w:szCs w:val="22"/>
        </w:rPr>
        <w:t xml:space="preserve"> </w:t>
      </w:r>
      <w:r w:rsidRPr="000177E3">
        <w:rPr>
          <w:rFonts w:hint="eastAsia"/>
          <w:szCs w:val="22"/>
        </w:rPr>
        <w:t>필요한</w:t>
      </w:r>
      <w:r w:rsidRPr="000177E3">
        <w:rPr>
          <w:rFonts w:hint="eastAsia"/>
          <w:szCs w:val="22"/>
        </w:rPr>
        <w:t xml:space="preserve"> </w:t>
      </w:r>
      <w:r w:rsidRPr="000177E3">
        <w:rPr>
          <w:rFonts w:hint="eastAsia"/>
          <w:szCs w:val="22"/>
        </w:rPr>
        <w:t>조치를</w:t>
      </w:r>
      <w:r w:rsidRPr="000177E3">
        <w:rPr>
          <w:rFonts w:hint="eastAsia"/>
          <w:szCs w:val="22"/>
        </w:rPr>
        <w:t xml:space="preserve"> </w:t>
      </w:r>
      <w:r w:rsidRPr="000177E3">
        <w:rPr>
          <w:rFonts w:hint="eastAsia"/>
          <w:szCs w:val="22"/>
        </w:rPr>
        <w:t>취한다</w:t>
      </w:r>
      <w:r w:rsidRPr="000177E3">
        <w:rPr>
          <w:rFonts w:hint="eastAsia"/>
          <w:szCs w:val="22"/>
        </w:rPr>
        <w:t xml:space="preserve">. </w:t>
      </w:r>
      <w:r w:rsidR="00B26EB7" w:rsidRPr="00B26EB7">
        <w:rPr>
          <w:szCs w:val="22"/>
        </w:rPr>
        <w:t>매도인은</w:t>
      </w:r>
      <w:r w:rsidR="00B26EB7" w:rsidRPr="00B26EB7">
        <w:rPr>
          <w:szCs w:val="22"/>
        </w:rPr>
        <w:t xml:space="preserve"> </w:t>
      </w:r>
      <w:r w:rsidR="00B26EB7" w:rsidRPr="00B26EB7">
        <w:rPr>
          <w:szCs w:val="22"/>
        </w:rPr>
        <w:t>매수인의</w:t>
      </w:r>
      <w:r w:rsidR="00B26EB7" w:rsidRPr="00B26EB7">
        <w:rPr>
          <w:szCs w:val="22"/>
        </w:rPr>
        <w:t xml:space="preserve"> </w:t>
      </w:r>
      <w:r w:rsidR="00B26EB7" w:rsidRPr="00B26EB7">
        <w:rPr>
          <w:szCs w:val="22"/>
        </w:rPr>
        <w:t>사전</w:t>
      </w:r>
      <w:r w:rsidR="00B26EB7" w:rsidRPr="00B26EB7">
        <w:rPr>
          <w:szCs w:val="22"/>
        </w:rPr>
        <w:t xml:space="preserve"> </w:t>
      </w:r>
      <w:r w:rsidR="00B26EB7" w:rsidRPr="00B26EB7">
        <w:rPr>
          <w:szCs w:val="22"/>
        </w:rPr>
        <w:t>서면</w:t>
      </w:r>
      <w:r w:rsidR="00B26EB7" w:rsidRPr="00B26EB7">
        <w:rPr>
          <w:szCs w:val="22"/>
        </w:rPr>
        <w:t xml:space="preserve"> </w:t>
      </w:r>
      <w:r w:rsidR="00B26EB7" w:rsidRPr="00B26EB7">
        <w:rPr>
          <w:szCs w:val="22"/>
        </w:rPr>
        <w:t>동의</w:t>
      </w:r>
      <w:r w:rsidR="00B26EB7" w:rsidRPr="00B26EB7">
        <w:rPr>
          <w:szCs w:val="22"/>
        </w:rPr>
        <w:t xml:space="preserve"> </w:t>
      </w:r>
      <w:r w:rsidR="00B26EB7" w:rsidRPr="00B26EB7">
        <w:rPr>
          <w:szCs w:val="22"/>
        </w:rPr>
        <w:t>없이</w:t>
      </w:r>
      <w:r w:rsidR="00B26EB7" w:rsidRPr="00B26EB7">
        <w:rPr>
          <w:szCs w:val="22"/>
        </w:rPr>
        <w:t xml:space="preserve"> </w:t>
      </w:r>
      <w:r w:rsidR="00B26EB7" w:rsidRPr="00B26EB7">
        <w:rPr>
          <w:szCs w:val="22"/>
        </w:rPr>
        <w:t>하자보수청구권</w:t>
      </w:r>
      <w:r w:rsidR="00B26EB7" w:rsidRPr="00B26EB7">
        <w:rPr>
          <w:szCs w:val="22"/>
        </w:rPr>
        <w:t xml:space="preserve"> </w:t>
      </w:r>
      <w:r w:rsidR="00B26EB7" w:rsidRPr="00B26EB7">
        <w:rPr>
          <w:szCs w:val="22"/>
        </w:rPr>
        <w:t>등에</w:t>
      </w:r>
      <w:r w:rsidR="00B26EB7" w:rsidRPr="00B26EB7">
        <w:rPr>
          <w:szCs w:val="22"/>
        </w:rPr>
        <w:t xml:space="preserve"> </w:t>
      </w:r>
      <w:r w:rsidR="00B26EB7" w:rsidRPr="00B26EB7">
        <w:rPr>
          <w:szCs w:val="22"/>
        </w:rPr>
        <w:t>관하여</w:t>
      </w:r>
      <w:r w:rsidR="00B26EB7" w:rsidRPr="00B26EB7">
        <w:rPr>
          <w:szCs w:val="22"/>
        </w:rPr>
        <w:t xml:space="preserve"> </w:t>
      </w:r>
      <w:r w:rsidR="00B26EB7" w:rsidRPr="00B26EB7">
        <w:rPr>
          <w:szCs w:val="22"/>
        </w:rPr>
        <w:t>포기</w:t>
      </w:r>
      <w:r w:rsidR="00B26EB7" w:rsidRPr="00B26EB7">
        <w:rPr>
          <w:szCs w:val="22"/>
        </w:rPr>
        <w:t xml:space="preserve">, </w:t>
      </w:r>
      <w:r w:rsidR="00B26EB7" w:rsidRPr="00B26EB7">
        <w:rPr>
          <w:szCs w:val="22"/>
        </w:rPr>
        <w:t>화해</w:t>
      </w:r>
      <w:r w:rsidR="00B26EB7" w:rsidRPr="00B26EB7">
        <w:rPr>
          <w:szCs w:val="22"/>
        </w:rPr>
        <w:t xml:space="preserve">, </w:t>
      </w:r>
      <w:r w:rsidR="00B26EB7" w:rsidRPr="00B26EB7">
        <w:rPr>
          <w:szCs w:val="22"/>
        </w:rPr>
        <w:t>상계</w:t>
      </w:r>
      <w:r w:rsidR="00B26EB7" w:rsidRPr="00B26EB7">
        <w:rPr>
          <w:szCs w:val="22"/>
        </w:rPr>
        <w:t xml:space="preserve"> </w:t>
      </w:r>
      <w:r w:rsidR="00B26EB7" w:rsidRPr="00B26EB7">
        <w:rPr>
          <w:szCs w:val="22"/>
        </w:rPr>
        <w:t>기타</w:t>
      </w:r>
      <w:r w:rsidR="00B26EB7" w:rsidRPr="00B26EB7">
        <w:rPr>
          <w:szCs w:val="22"/>
        </w:rPr>
        <w:t xml:space="preserve"> </w:t>
      </w:r>
      <w:r w:rsidR="00B26EB7" w:rsidRPr="00B26EB7">
        <w:rPr>
          <w:szCs w:val="22"/>
        </w:rPr>
        <w:t>처분행위를</w:t>
      </w:r>
      <w:r w:rsidR="00B26EB7" w:rsidRPr="00B26EB7">
        <w:rPr>
          <w:szCs w:val="22"/>
        </w:rPr>
        <w:t xml:space="preserve"> </w:t>
      </w:r>
      <w:r w:rsidR="00B26EB7" w:rsidRPr="00B26EB7">
        <w:rPr>
          <w:szCs w:val="22"/>
        </w:rPr>
        <w:t>하지</w:t>
      </w:r>
      <w:r w:rsidR="00B26EB7" w:rsidRPr="00B26EB7">
        <w:rPr>
          <w:szCs w:val="22"/>
        </w:rPr>
        <w:t xml:space="preserve"> </w:t>
      </w:r>
      <w:r w:rsidR="00B26EB7" w:rsidRPr="00B26EB7">
        <w:rPr>
          <w:szCs w:val="22"/>
        </w:rPr>
        <w:t>아니한다</w:t>
      </w:r>
      <w:r w:rsidR="00B26EB7" w:rsidRPr="00B26EB7">
        <w:rPr>
          <w:szCs w:val="22"/>
        </w:rPr>
        <w:t>.</w:t>
      </w:r>
      <w:ins w:id="98" w:author="BKL" w:date="2026-10-07T18:30:00Z" w16du:dateUtc="2026-10-07T09:30:00Z">
        <w:r w:rsidR="00AE477C">
          <w:rPr>
            <w:rFonts w:hint="eastAsia"/>
            <w:szCs w:val="22"/>
          </w:rPr>
          <w:t xml:space="preserve"> </w:t>
        </w:r>
      </w:ins>
    </w:p>
    <w:p w14:paraId="1DF463A8" w14:textId="77777777" w:rsidR="00EE2C8D" w:rsidRDefault="00EE2C8D" w:rsidP="00EE2C8D">
      <w:pPr>
        <w:pStyle w:val="ac"/>
        <w:ind w:left="880"/>
        <w:rPr>
          <w:ins w:id="99" w:author="BKL" w:date="2026-10-07T18:25:00Z" w16du:dateUtc="2026-10-07T09:25:00Z"/>
          <w:rFonts w:hint="eastAsia"/>
          <w:szCs w:val="22"/>
        </w:rPr>
      </w:pPr>
    </w:p>
    <w:p w14:paraId="59474379" w14:textId="15EDFD47" w:rsidR="00EE2C8D" w:rsidRPr="000177E3" w:rsidDel="00EE2C8D" w:rsidRDefault="00EE2C8D" w:rsidP="00EE2C8D">
      <w:pPr>
        <w:numPr>
          <w:ilvl w:val="0"/>
          <w:numId w:val="7"/>
        </w:numPr>
        <w:tabs>
          <w:tab w:val="left" w:pos="-1440"/>
        </w:tabs>
        <w:snapToGrid w:val="0"/>
        <w:rPr>
          <w:del w:id="100" w:author="BKL" w:date="2026-10-07T18:27:00Z" w16du:dateUtc="2026-10-07T09:27:00Z"/>
          <w:szCs w:val="22"/>
        </w:rPr>
      </w:pPr>
      <w:ins w:id="101" w:author="BKL" w:date="2026-10-07T18:26:00Z" w16du:dateUtc="2026-10-07T09:26:00Z">
        <w:r>
          <w:rPr>
            <w:rFonts w:hint="eastAsia"/>
            <w:szCs w:val="22"/>
          </w:rPr>
          <w:t>경계침범</w:t>
        </w:r>
        <w:r>
          <w:rPr>
            <w:rFonts w:hint="eastAsia"/>
            <w:szCs w:val="22"/>
          </w:rPr>
          <w:t xml:space="preserve">: </w:t>
        </w:r>
      </w:ins>
      <w:ins w:id="102" w:author="BKL" w:date="2026-10-07T18:27:00Z" w16du:dateUtc="2026-10-07T09:27:00Z">
        <w:r w:rsidRPr="00EE2C8D">
          <w:rPr>
            <w:szCs w:val="22"/>
          </w:rPr>
          <w:t>매도인은</w:t>
        </w:r>
        <w:r w:rsidRPr="00EE2C8D">
          <w:rPr>
            <w:szCs w:val="22"/>
          </w:rPr>
          <w:t xml:space="preserve"> </w:t>
        </w:r>
        <w:r w:rsidRPr="00EE2C8D">
          <w:rPr>
            <w:szCs w:val="22"/>
          </w:rPr>
          <w:t>한국국토정보공사의</w:t>
        </w:r>
        <w:r w:rsidRPr="00EE2C8D">
          <w:rPr>
            <w:szCs w:val="22"/>
          </w:rPr>
          <w:t xml:space="preserve"> 2026. 9. 28.</w:t>
        </w:r>
        <w:r w:rsidRPr="00EE2C8D">
          <w:rPr>
            <w:szCs w:val="22"/>
          </w:rPr>
          <w:t>자</w:t>
        </w:r>
        <w:r w:rsidRPr="00EE2C8D">
          <w:rPr>
            <w:szCs w:val="22"/>
          </w:rPr>
          <w:t xml:space="preserve"> </w:t>
        </w:r>
        <w:r w:rsidRPr="00EE2C8D">
          <w:rPr>
            <w:szCs w:val="22"/>
          </w:rPr>
          <w:t>측량</w:t>
        </w:r>
        <w:r w:rsidRPr="00EE2C8D">
          <w:rPr>
            <w:szCs w:val="22"/>
          </w:rPr>
          <w:t xml:space="preserve"> </w:t>
        </w:r>
        <w:r w:rsidRPr="00EE2C8D">
          <w:rPr>
            <w:szCs w:val="22"/>
          </w:rPr>
          <w:t>결과</w:t>
        </w:r>
        <w:r w:rsidRPr="00EE2C8D">
          <w:rPr>
            <w:szCs w:val="22"/>
          </w:rPr>
          <w:t xml:space="preserve"> </w:t>
        </w:r>
        <w:r w:rsidRPr="00EE2C8D">
          <w:rPr>
            <w:szCs w:val="22"/>
          </w:rPr>
          <w:t>확인된</w:t>
        </w:r>
        <w:r w:rsidRPr="00EE2C8D">
          <w:rPr>
            <w:szCs w:val="22"/>
          </w:rPr>
          <w:t xml:space="preserve"> </w:t>
        </w:r>
        <w:r w:rsidRPr="00EE2C8D">
          <w:rPr>
            <w:szCs w:val="22"/>
          </w:rPr>
          <w:t>본건</w:t>
        </w:r>
        <w:r w:rsidRPr="00EE2C8D">
          <w:rPr>
            <w:szCs w:val="22"/>
          </w:rPr>
          <w:t xml:space="preserve"> </w:t>
        </w:r>
        <w:r w:rsidRPr="00EE2C8D">
          <w:rPr>
            <w:szCs w:val="22"/>
          </w:rPr>
          <w:t>토지</w:t>
        </w:r>
        <w:r w:rsidRPr="00EE2C8D">
          <w:rPr>
            <w:szCs w:val="22"/>
          </w:rPr>
          <w:lastRenderedPageBreak/>
          <w:t>에</w:t>
        </w:r>
        <w:r w:rsidRPr="00EE2C8D">
          <w:rPr>
            <w:szCs w:val="22"/>
          </w:rPr>
          <w:t xml:space="preserve"> </w:t>
        </w:r>
        <w:r w:rsidRPr="00EE2C8D">
          <w:rPr>
            <w:szCs w:val="22"/>
          </w:rPr>
          <w:t>대한</w:t>
        </w:r>
        <w:r w:rsidRPr="00EE2C8D">
          <w:rPr>
            <w:szCs w:val="22"/>
          </w:rPr>
          <w:t xml:space="preserve"> </w:t>
        </w:r>
        <w:r w:rsidRPr="00EE2C8D">
          <w:rPr>
            <w:szCs w:val="22"/>
          </w:rPr>
          <w:t>경계침범</w:t>
        </w:r>
        <w:r w:rsidRPr="00EE2C8D">
          <w:rPr>
            <w:szCs w:val="22"/>
          </w:rPr>
          <w:t>(</w:t>
        </w:r>
        <w:r w:rsidRPr="00EE2C8D">
          <w:rPr>
            <w:szCs w:val="22"/>
          </w:rPr>
          <w:t>이하</w:t>
        </w:r>
        <w:r w:rsidRPr="00EE2C8D">
          <w:rPr>
            <w:szCs w:val="22"/>
          </w:rPr>
          <w:t xml:space="preserve"> </w:t>
        </w:r>
        <w:r>
          <w:rPr>
            <w:szCs w:val="22"/>
          </w:rPr>
          <w:t>“</w:t>
        </w:r>
        <w:r w:rsidRPr="00EE2C8D">
          <w:rPr>
            <w:b/>
            <w:bCs w:val="0"/>
            <w:szCs w:val="22"/>
          </w:rPr>
          <w:t>본건</w:t>
        </w:r>
        <w:r w:rsidRPr="00EE2C8D">
          <w:rPr>
            <w:b/>
            <w:bCs w:val="0"/>
            <w:szCs w:val="22"/>
          </w:rPr>
          <w:t xml:space="preserve"> </w:t>
        </w:r>
        <w:r w:rsidRPr="00EE2C8D">
          <w:rPr>
            <w:b/>
            <w:bCs w:val="0"/>
            <w:szCs w:val="22"/>
          </w:rPr>
          <w:t>경계침범</w:t>
        </w:r>
        <w:r>
          <w:rPr>
            <w:szCs w:val="22"/>
          </w:rPr>
          <w:t>”</w:t>
        </w:r>
        <w:r w:rsidRPr="00EE2C8D">
          <w:rPr>
            <w:szCs w:val="22"/>
          </w:rPr>
          <w:t>)</w:t>
        </w:r>
        <w:r w:rsidRPr="00EE2C8D">
          <w:rPr>
            <w:szCs w:val="22"/>
          </w:rPr>
          <w:t>과</w:t>
        </w:r>
        <w:r w:rsidRPr="00EE2C8D">
          <w:rPr>
            <w:szCs w:val="22"/>
          </w:rPr>
          <w:t xml:space="preserve"> </w:t>
        </w:r>
        <w:r w:rsidRPr="00EE2C8D">
          <w:rPr>
            <w:szCs w:val="22"/>
          </w:rPr>
          <w:t>관련하여</w:t>
        </w:r>
        <w:r w:rsidRPr="00EE2C8D">
          <w:rPr>
            <w:szCs w:val="22"/>
          </w:rPr>
          <w:t xml:space="preserve">, (i) </w:t>
        </w:r>
        <w:r w:rsidRPr="00EE2C8D">
          <w:rPr>
            <w:szCs w:val="22"/>
          </w:rPr>
          <w:t>거래종결일</w:t>
        </w:r>
        <w:r w:rsidRPr="00EE2C8D">
          <w:rPr>
            <w:szCs w:val="22"/>
          </w:rPr>
          <w:t xml:space="preserve"> </w:t>
        </w:r>
        <w:r w:rsidRPr="00EE2C8D">
          <w:rPr>
            <w:szCs w:val="22"/>
          </w:rPr>
          <w:t>전까지</w:t>
        </w:r>
      </w:ins>
    </w:p>
    <w:p w14:paraId="77647D7E" w14:textId="5C9D8541" w:rsidR="000177E3" w:rsidRDefault="0044778F" w:rsidP="00EE2C8D">
      <w:pPr>
        <w:numPr>
          <w:ilvl w:val="0"/>
          <w:numId w:val="7"/>
        </w:numPr>
        <w:tabs>
          <w:tab w:val="left" w:pos="-1440"/>
        </w:tabs>
        <w:snapToGrid w:val="0"/>
        <w:rPr>
          <w:ins w:id="103" w:author="BKL" w:date="2026-10-07T18:30:00Z" w16du:dateUtc="2026-10-07T09:30:00Z"/>
          <w:szCs w:val="22"/>
        </w:rPr>
      </w:pPr>
      <w:commentRangeStart w:id="104"/>
      <w:commentRangeStart w:id="105"/>
      <w:del w:id="106" w:author="BKL" w:date="2026-10-07T18:27:00Z" w16du:dateUtc="2026-10-07T09:27:00Z">
        <w:r w:rsidRPr="009D7CA7" w:rsidDel="00EE2C8D">
          <w:rPr>
            <w:rFonts w:hint="eastAsia"/>
            <w:szCs w:val="22"/>
          </w:rPr>
          <w:delText>.</w:delText>
        </w:r>
        <w:r w:rsidR="009D7CA7" w:rsidRPr="009D7CA7" w:rsidDel="00EE2C8D">
          <w:rPr>
            <w:rFonts w:hint="eastAsia"/>
            <w:szCs w:val="22"/>
          </w:rPr>
          <w:delText xml:space="preserve"> </w:delText>
        </w:r>
        <w:r w:rsidR="00771F2F" w:rsidRPr="00771F2F" w:rsidDel="00EE2C8D">
          <w:rPr>
            <w:szCs w:val="22"/>
          </w:rPr>
          <w:delText xml:space="preserve">(iii) </w:delText>
        </w:r>
        <w:r w:rsidR="00771F2F" w:rsidRPr="00771F2F" w:rsidDel="00EE2C8D">
          <w:rPr>
            <w:szCs w:val="22"/>
          </w:rPr>
          <w:delText>거래종결일까지</w:delText>
        </w:r>
        <w:r w:rsidR="00771F2F" w:rsidRPr="00771F2F" w:rsidDel="00EE2C8D">
          <w:rPr>
            <w:szCs w:val="22"/>
          </w:rPr>
          <w:delText xml:space="preserve"> </w:delText>
        </w:r>
        <w:r w:rsidR="00771F2F" w:rsidRPr="00771F2F" w:rsidDel="00EE2C8D">
          <w:rPr>
            <w:szCs w:val="22"/>
          </w:rPr>
          <w:delText>위</w:delText>
        </w:r>
        <w:r w:rsidR="00771F2F" w:rsidRPr="00771F2F" w:rsidDel="00EE2C8D">
          <w:rPr>
            <w:szCs w:val="22"/>
          </w:rPr>
          <w:delText xml:space="preserve"> (ii)</w:delText>
        </w:r>
        <w:r w:rsidR="00771F2F" w:rsidRPr="00771F2F" w:rsidDel="00EE2C8D">
          <w:rPr>
            <w:szCs w:val="22"/>
          </w:rPr>
          <w:delText>의</w:delText>
        </w:r>
        <w:r w:rsidR="00771F2F" w:rsidRPr="00771F2F" w:rsidDel="00EE2C8D">
          <w:rPr>
            <w:szCs w:val="22"/>
          </w:rPr>
          <w:delText xml:space="preserve"> </w:delText>
        </w:r>
        <w:r w:rsidR="00771F2F" w:rsidRPr="00771F2F" w:rsidDel="00EE2C8D">
          <w:rPr>
            <w:szCs w:val="22"/>
          </w:rPr>
          <w:delText>조치가</w:delText>
        </w:r>
        <w:r w:rsidR="00771F2F" w:rsidRPr="00771F2F" w:rsidDel="00EE2C8D">
          <w:rPr>
            <w:szCs w:val="22"/>
          </w:rPr>
          <w:delText xml:space="preserve"> </w:delText>
        </w:r>
        <w:r w:rsidR="00771F2F" w:rsidRPr="00771F2F" w:rsidDel="00EE2C8D">
          <w:rPr>
            <w:szCs w:val="22"/>
          </w:rPr>
          <w:delText>완료되지</w:delText>
        </w:r>
        <w:r w:rsidR="00771F2F" w:rsidRPr="00771F2F" w:rsidDel="00EE2C8D">
          <w:rPr>
            <w:szCs w:val="22"/>
          </w:rPr>
          <w:delText xml:space="preserve"> </w:delText>
        </w:r>
        <w:r w:rsidR="00771F2F" w:rsidRPr="00771F2F" w:rsidDel="00EE2C8D">
          <w:rPr>
            <w:szCs w:val="22"/>
          </w:rPr>
          <w:delText>아니하는</w:delText>
        </w:r>
        <w:r w:rsidR="00771F2F" w:rsidRPr="00771F2F" w:rsidDel="00EE2C8D">
          <w:rPr>
            <w:szCs w:val="22"/>
          </w:rPr>
          <w:delText xml:space="preserve"> </w:delText>
        </w:r>
        <w:r w:rsidR="00771F2F" w:rsidRPr="00771F2F" w:rsidDel="00EE2C8D">
          <w:rPr>
            <w:szCs w:val="22"/>
          </w:rPr>
          <w:delText>경우</w:delText>
        </w:r>
        <w:r w:rsidR="00771F2F" w:rsidRPr="00771F2F" w:rsidDel="00EE2C8D">
          <w:rPr>
            <w:szCs w:val="22"/>
          </w:rPr>
          <w:delText xml:space="preserve">, </w:delText>
        </w:r>
        <w:r w:rsidR="00771F2F" w:rsidRPr="00771F2F" w:rsidDel="00EE2C8D">
          <w:rPr>
            <w:szCs w:val="22"/>
          </w:rPr>
          <w:delText>매도인은</w:delText>
        </w:r>
        <w:r w:rsidR="00771F2F" w:rsidRPr="00771F2F" w:rsidDel="00EE2C8D">
          <w:rPr>
            <w:szCs w:val="22"/>
          </w:rPr>
          <w:delText xml:space="preserve"> </w:delText>
        </w:r>
        <w:r w:rsidR="00771F2F" w:rsidDel="00EE2C8D">
          <w:rPr>
            <w:rFonts w:ascii="Cambria Math" w:hAnsi="Cambria Math" w:cs="Cambria Math" w:hint="eastAsia"/>
            <w:szCs w:val="22"/>
          </w:rPr>
          <w:delText>(a)</w:delText>
        </w:r>
        <w:r w:rsidR="00771F2F" w:rsidRPr="00771F2F" w:rsidDel="00EE2C8D">
          <w:rPr>
            <w:szCs w:val="22"/>
          </w:rPr>
          <w:delText xml:space="preserve"> </w:delText>
        </w:r>
        <w:r w:rsidR="00771F2F" w:rsidRPr="00771F2F" w:rsidDel="00EE2C8D">
          <w:rPr>
            <w:szCs w:val="22"/>
          </w:rPr>
          <w:delText>측량</w:delText>
        </w:r>
        <w:r w:rsidR="00771F2F" w:rsidRPr="00771F2F" w:rsidDel="00EE2C8D">
          <w:rPr>
            <w:szCs w:val="22"/>
          </w:rPr>
          <w:delText xml:space="preserve"> </w:delText>
        </w:r>
        <w:r w:rsidR="00771F2F" w:rsidRPr="00771F2F" w:rsidDel="00EE2C8D">
          <w:rPr>
            <w:szCs w:val="22"/>
          </w:rPr>
          <w:delText>결과를</w:delText>
        </w:r>
        <w:r w:rsidR="00771F2F" w:rsidRPr="00771F2F" w:rsidDel="00EE2C8D">
          <w:rPr>
            <w:szCs w:val="22"/>
          </w:rPr>
          <w:delText xml:space="preserve"> </w:delText>
        </w:r>
        <w:r w:rsidR="00771F2F" w:rsidRPr="00771F2F" w:rsidDel="00EE2C8D">
          <w:rPr>
            <w:szCs w:val="22"/>
          </w:rPr>
          <w:delText>수령한</w:delText>
        </w:r>
        <w:r w:rsidR="00771F2F" w:rsidRPr="00771F2F" w:rsidDel="00EE2C8D">
          <w:rPr>
            <w:szCs w:val="22"/>
          </w:rPr>
          <w:delText xml:space="preserve"> </w:delText>
        </w:r>
        <w:r w:rsidR="00771F2F" w:rsidRPr="00771F2F" w:rsidDel="00EE2C8D">
          <w:rPr>
            <w:szCs w:val="22"/>
          </w:rPr>
          <w:delText>날로부터</w:delText>
        </w:r>
        <w:r w:rsidR="00771F2F" w:rsidRPr="00771F2F" w:rsidDel="00EE2C8D">
          <w:rPr>
            <w:szCs w:val="22"/>
          </w:rPr>
          <w:delText xml:space="preserve"> [5]</w:delText>
        </w:r>
        <w:r w:rsidR="00771F2F" w:rsidRPr="00771F2F" w:rsidDel="00EE2C8D">
          <w:rPr>
            <w:szCs w:val="22"/>
          </w:rPr>
          <w:delText>영업일</w:delText>
        </w:r>
        <w:r w:rsidR="00771F2F" w:rsidRPr="00771F2F" w:rsidDel="00EE2C8D">
          <w:rPr>
            <w:szCs w:val="22"/>
          </w:rPr>
          <w:delText xml:space="preserve"> </w:delText>
        </w:r>
        <w:r w:rsidR="00771F2F" w:rsidRPr="00771F2F" w:rsidDel="00EE2C8D">
          <w:rPr>
            <w:szCs w:val="22"/>
          </w:rPr>
          <w:delText>이내</w:delText>
        </w:r>
        <w:r w:rsidR="00771F2F" w:rsidRPr="00771F2F" w:rsidDel="00EE2C8D">
          <w:rPr>
            <w:szCs w:val="22"/>
          </w:rPr>
          <w:delText>(</w:delText>
        </w:r>
        <w:r w:rsidR="00771F2F" w:rsidRPr="00771F2F" w:rsidDel="00EE2C8D">
          <w:rPr>
            <w:szCs w:val="22"/>
          </w:rPr>
          <w:delText>늦어도</w:delText>
        </w:r>
        <w:r w:rsidR="00771F2F" w:rsidRPr="00771F2F" w:rsidDel="00EE2C8D">
          <w:rPr>
            <w:szCs w:val="22"/>
          </w:rPr>
          <w:delText xml:space="preserve"> </w:delText>
        </w:r>
        <w:r w:rsidR="00771F2F" w:rsidRPr="00771F2F" w:rsidDel="00EE2C8D">
          <w:rPr>
            <w:szCs w:val="22"/>
          </w:rPr>
          <w:delText>거래종결일</w:delText>
        </w:r>
        <w:r w:rsidR="00771F2F" w:rsidRPr="00771F2F" w:rsidDel="00EE2C8D">
          <w:rPr>
            <w:szCs w:val="22"/>
          </w:rPr>
          <w:delText xml:space="preserve"> </w:delText>
        </w:r>
        <w:r w:rsidR="00771F2F" w:rsidRPr="00771F2F" w:rsidDel="00EE2C8D">
          <w:rPr>
            <w:szCs w:val="22"/>
          </w:rPr>
          <w:delText>전</w:delText>
        </w:r>
        <w:r w:rsidR="00771F2F" w:rsidRPr="00771F2F" w:rsidDel="00EE2C8D">
          <w:rPr>
            <w:szCs w:val="22"/>
          </w:rPr>
          <w:delText>)</w:delText>
        </w:r>
        <w:r w:rsidR="00771F2F" w:rsidRPr="00771F2F" w:rsidDel="00EE2C8D">
          <w:rPr>
            <w:szCs w:val="22"/>
          </w:rPr>
          <w:delText>에</w:delText>
        </w:r>
      </w:del>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ins w:id="107" w:author="BKL" w:date="2026-10-07T18:28:00Z" w16du:dateUtc="2026-10-07T09:28:00Z">
        <w:r w:rsidR="00EE2C8D">
          <w:rPr>
            <w:rFonts w:hint="eastAsia"/>
            <w:szCs w:val="22"/>
          </w:rPr>
          <w:t>,</w:t>
        </w:r>
      </w:ins>
      <w:del w:id="108" w:author="BKL" w:date="2026-10-07T18:28:00Z" w16du:dateUtc="2026-10-07T09:28:00Z">
        <w:r w:rsidR="00771F2F" w:rsidRPr="00771F2F" w:rsidDel="00EE2C8D">
          <w:rPr>
            <w:szCs w:val="22"/>
          </w:rPr>
          <w:delText xml:space="preserve"> </w:delText>
        </w:r>
        <w:r w:rsidR="00771F2F" w:rsidRPr="00771F2F" w:rsidDel="00EE2C8D">
          <w:rPr>
            <w:szCs w:val="22"/>
          </w:rPr>
          <w:delText>및</w:delText>
        </w:r>
      </w:del>
      <w:r w:rsidR="00771F2F" w:rsidRPr="00771F2F">
        <w:rPr>
          <w:szCs w:val="22"/>
        </w:rPr>
        <w:t xml:space="preserve"> </w:t>
      </w:r>
      <w:r w:rsidR="00771F2F" w:rsidRPr="00771F2F">
        <w:rPr>
          <w:szCs w:val="22"/>
        </w:rPr>
        <w:t>점유자</w:t>
      </w:r>
      <w:ins w:id="109" w:author="BKL" w:date="2026-10-07T18:28:00Z" w16du:dateUtc="2026-10-07T09:28:00Z">
        <w:r w:rsidR="00EE2C8D">
          <w:rPr>
            <w:rFonts w:hint="eastAsia"/>
            <w:szCs w:val="22"/>
          </w:rPr>
          <w:t xml:space="preserve"> </w:t>
        </w:r>
        <w:r w:rsidR="00EE2C8D">
          <w:rPr>
            <w:rFonts w:hint="eastAsia"/>
            <w:szCs w:val="22"/>
          </w:rPr>
          <w:t>또는</w:t>
        </w:r>
        <w:r w:rsidR="00EE2C8D">
          <w:rPr>
            <w:rFonts w:hint="eastAsia"/>
            <w:szCs w:val="22"/>
          </w:rPr>
          <w:t xml:space="preserve"> </w:t>
        </w:r>
        <w:r w:rsidR="00EE2C8D">
          <w:rPr>
            <w:rFonts w:hint="eastAsia"/>
            <w:szCs w:val="22"/>
          </w:rPr>
          <w:t>관리자</w:t>
        </w:r>
      </w:ins>
      <w:r w:rsidR="00771F2F" w:rsidRPr="00771F2F">
        <w:rPr>
          <w:szCs w:val="22"/>
        </w:rPr>
        <w:t>에게</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경계와</w:t>
      </w:r>
      <w:r w:rsidR="00771F2F" w:rsidRPr="00771F2F">
        <w:rPr>
          <w:szCs w:val="22"/>
        </w:rPr>
        <w:t xml:space="preserve"> </w:t>
      </w:r>
      <w:r w:rsidR="00771F2F" w:rsidRPr="00771F2F">
        <w:rPr>
          <w:szCs w:val="22"/>
        </w:rPr>
        <w:t>매도인의</w:t>
      </w:r>
      <w:r w:rsidR="00771F2F" w:rsidRPr="00771F2F">
        <w:rPr>
          <w:szCs w:val="22"/>
        </w:rPr>
        <w:t xml:space="preserve"> </w:t>
      </w:r>
      <w:r w:rsidR="00771F2F" w:rsidRPr="00771F2F">
        <w:rPr>
          <w:szCs w:val="22"/>
        </w:rPr>
        <w:t>소유권</w:t>
      </w:r>
      <w:r w:rsidR="00771F2F" w:rsidRPr="00771F2F">
        <w:rPr>
          <w:szCs w:val="22"/>
        </w:rPr>
        <w:t xml:space="preserve">, </w:t>
      </w:r>
      <w:r w:rsidR="00771F2F" w:rsidRPr="00771F2F">
        <w:rPr>
          <w:szCs w:val="22"/>
        </w:rPr>
        <w:t>침범의</w:t>
      </w:r>
      <w:r w:rsidR="00771F2F" w:rsidRPr="00771F2F">
        <w:rPr>
          <w:szCs w:val="22"/>
        </w:rPr>
        <w:t xml:space="preserve"> </w:t>
      </w:r>
      <w:r w:rsidR="00771F2F" w:rsidRPr="00771F2F">
        <w:rPr>
          <w:szCs w:val="22"/>
        </w:rPr>
        <w:t>사실과</w:t>
      </w:r>
      <w:r w:rsidR="00771F2F" w:rsidRPr="00771F2F">
        <w:rPr>
          <w:szCs w:val="22"/>
        </w:rPr>
        <w:t xml:space="preserve"> </w:t>
      </w:r>
      <w:r w:rsidR="00771F2F" w:rsidRPr="00771F2F">
        <w:rPr>
          <w:szCs w:val="22"/>
        </w:rPr>
        <w:t>범위</w:t>
      </w:r>
      <w:r w:rsidR="00771F2F" w:rsidRPr="00771F2F">
        <w:rPr>
          <w:szCs w:val="22"/>
        </w:rPr>
        <w:t xml:space="preserve">, </w:t>
      </w:r>
      <w:r w:rsidR="00771F2F" w:rsidRPr="00771F2F">
        <w:rPr>
          <w:szCs w:val="22"/>
        </w:rPr>
        <w:t>현재의</w:t>
      </w:r>
      <w:r w:rsidR="00771F2F" w:rsidRPr="00771F2F">
        <w:rPr>
          <w:szCs w:val="22"/>
        </w:rPr>
        <w:t xml:space="preserve"> </w:t>
      </w:r>
      <w:r w:rsidR="00771F2F" w:rsidRPr="00771F2F">
        <w:rPr>
          <w:szCs w:val="22"/>
        </w:rPr>
        <w:t>점유를</w:t>
      </w:r>
      <w:r w:rsidR="00771F2F" w:rsidRPr="00771F2F">
        <w:rPr>
          <w:szCs w:val="22"/>
        </w:rPr>
        <w:t xml:space="preserve"> </w:t>
      </w:r>
      <w:r w:rsidR="00771F2F" w:rsidRPr="00771F2F">
        <w:rPr>
          <w:szCs w:val="22"/>
        </w:rPr>
        <w:t>적법한</w:t>
      </w:r>
      <w:r w:rsidR="00771F2F" w:rsidRPr="00771F2F">
        <w:rPr>
          <w:szCs w:val="22"/>
        </w:rPr>
        <w:t xml:space="preserve"> </w:t>
      </w:r>
      <w:r w:rsidR="00771F2F" w:rsidRPr="00771F2F">
        <w:rPr>
          <w:szCs w:val="22"/>
        </w:rPr>
        <w:t>사용으로</w:t>
      </w:r>
      <w:r w:rsidR="00771F2F" w:rsidRPr="00771F2F">
        <w:rPr>
          <w:szCs w:val="22"/>
        </w:rPr>
        <w:t xml:space="preserve"> </w:t>
      </w:r>
      <w:r w:rsidR="00771F2F" w:rsidRPr="00771F2F">
        <w:rPr>
          <w:szCs w:val="22"/>
        </w:rPr>
        <w:t>승인하지</w:t>
      </w:r>
      <w:r w:rsidR="00771F2F" w:rsidRPr="00771F2F">
        <w:rPr>
          <w:szCs w:val="22"/>
        </w:rPr>
        <w:t xml:space="preserve"> </w:t>
      </w:r>
      <w:r w:rsidR="00771F2F" w:rsidRPr="00771F2F">
        <w:rPr>
          <w:szCs w:val="22"/>
        </w:rPr>
        <w:t>아니한다는</w:t>
      </w:r>
      <w:r w:rsidR="00771F2F" w:rsidRPr="00771F2F">
        <w:rPr>
          <w:szCs w:val="22"/>
        </w:rPr>
        <w:t xml:space="preserve"> </w:t>
      </w:r>
      <w:r w:rsidR="00771F2F" w:rsidRPr="00771F2F">
        <w:rPr>
          <w:szCs w:val="22"/>
        </w:rPr>
        <w:t>점</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시정</w:t>
      </w:r>
      <w:r w:rsidR="00771F2F" w:rsidRPr="00771F2F">
        <w:rPr>
          <w:szCs w:val="22"/>
        </w:rPr>
        <w:t xml:space="preserve"> </w:t>
      </w:r>
      <w:r w:rsidR="00771F2F" w:rsidRPr="00771F2F">
        <w:rPr>
          <w:szCs w:val="22"/>
        </w:rPr>
        <w:t>요구를</w:t>
      </w:r>
      <w:r w:rsidR="00771F2F" w:rsidRPr="00771F2F">
        <w:rPr>
          <w:szCs w:val="22"/>
        </w:rPr>
        <w:t xml:space="preserve"> </w:t>
      </w:r>
      <w:r w:rsidR="00771F2F" w:rsidRPr="00771F2F">
        <w:rPr>
          <w:szCs w:val="22"/>
        </w:rPr>
        <w:t>내용으로</w:t>
      </w:r>
      <w:r w:rsidR="00771F2F" w:rsidRPr="00771F2F">
        <w:rPr>
          <w:szCs w:val="22"/>
        </w:rPr>
        <w:t xml:space="preserve"> </w:t>
      </w:r>
      <w:r w:rsidR="00771F2F" w:rsidRPr="00771F2F">
        <w:rPr>
          <w:szCs w:val="22"/>
        </w:rPr>
        <w:t>하는</w:t>
      </w:r>
      <w:r w:rsidR="00771F2F" w:rsidRPr="00771F2F">
        <w:rPr>
          <w:szCs w:val="22"/>
        </w:rPr>
        <w:t xml:space="preserve"> </w:t>
      </w:r>
      <w:r w:rsidR="00771F2F" w:rsidRPr="00771F2F">
        <w:rPr>
          <w:szCs w:val="22"/>
        </w:rPr>
        <w:t>내용증명우편을</w:t>
      </w:r>
      <w:r w:rsidR="00771F2F" w:rsidRPr="00771F2F">
        <w:rPr>
          <w:szCs w:val="22"/>
        </w:rPr>
        <w:t xml:space="preserve"> </w:t>
      </w:r>
      <w:r w:rsidR="00771F2F" w:rsidRPr="00771F2F">
        <w:rPr>
          <w:szCs w:val="22"/>
        </w:rPr>
        <w:t>발송하고</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사본을</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제공하며</w:t>
      </w:r>
      <w:r w:rsidR="00771F2F" w:rsidRPr="00771F2F">
        <w:rPr>
          <w:szCs w:val="22"/>
        </w:rPr>
        <w:t xml:space="preserve">, </w:t>
      </w:r>
      <w:del w:id="110" w:author="BKL" w:date="2026-10-07T18:28:00Z" w16du:dateUtc="2026-10-07T09:28:00Z">
        <w:r w:rsidR="00771F2F" w:rsidDel="00EE2C8D">
          <w:rPr>
            <w:rFonts w:hint="eastAsia"/>
            <w:szCs w:val="22"/>
          </w:rPr>
          <w:delText>(b)</w:delText>
        </w:r>
      </w:del>
      <w:ins w:id="111" w:author="BKL" w:date="2026-10-07T18:28:00Z" w16du:dateUtc="2026-10-07T09:28:00Z">
        <w:r w:rsidR="00EE2C8D">
          <w:rPr>
            <w:rFonts w:hint="eastAsia"/>
            <w:szCs w:val="22"/>
          </w:rPr>
          <w:t>(ii)</w:t>
        </w:r>
      </w:ins>
      <w:r w:rsidR="00771F2F" w:rsidRPr="00771F2F">
        <w:rPr>
          <w:szCs w:val="22"/>
        </w:rPr>
        <w:t xml:space="preserve"> </w:t>
      </w:r>
      <w:r w:rsidR="00771F2F" w:rsidRPr="00771F2F">
        <w:rPr>
          <w:szCs w:val="22"/>
        </w:rPr>
        <w:t>측량성과도</w:t>
      </w:r>
      <w:r w:rsidR="00771F2F" w:rsidRPr="00771F2F">
        <w:rPr>
          <w:szCs w:val="22"/>
        </w:rPr>
        <w:t xml:space="preserve">, </w:t>
      </w:r>
      <w:r w:rsidR="00771F2F" w:rsidRPr="00771F2F">
        <w:rPr>
          <w:szCs w:val="22"/>
        </w:rPr>
        <w:t>시공사</w:t>
      </w:r>
      <w:r w:rsidR="00771F2F" w:rsidRPr="00771F2F">
        <w:rPr>
          <w:szCs w:val="22"/>
        </w:rPr>
        <w:t xml:space="preserve"> </w:t>
      </w:r>
      <w:r w:rsidR="00771F2F" w:rsidRPr="00771F2F">
        <w:rPr>
          <w:szCs w:val="22"/>
        </w:rPr>
        <w:t>공문</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w:t>
      </w:r>
      <w:r w:rsidR="00771F2F" w:rsidRPr="00771F2F">
        <w:rPr>
          <w:szCs w:val="22"/>
        </w:rPr>
        <w:t xml:space="preserve"> </w:t>
      </w:r>
      <w:r w:rsidR="00771F2F" w:rsidRPr="00771F2F">
        <w:rPr>
          <w:szCs w:val="22"/>
        </w:rPr>
        <w:t>소유자와의</w:t>
      </w:r>
      <w:r w:rsidR="00771F2F" w:rsidRPr="00771F2F">
        <w:rPr>
          <w:szCs w:val="22"/>
        </w:rPr>
        <w:t xml:space="preserve"> </w:t>
      </w:r>
      <w:r w:rsidR="00771F2F" w:rsidRPr="00771F2F">
        <w:rPr>
          <w:szCs w:val="22"/>
        </w:rPr>
        <w:t>교신</w:t>
      </w:r>
      <w:r w:rsidR="00771F2F" w:rsidRPr="00771F2F">
        <w:rPr>
          <w:szCs w:val="22"/>
        </w:rPr>
        <w:t xml:space="preserve"> </w:t>
      </w:r>
      <w:r w:rsidR="00771F2F" w:rsidRPr="00771F2F">
        <w:rPr>
          <w:szCs w:val="22"/>
        </w:rPr>
        <w:t>등</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경계침범에</w:t>
      </w:r>
      <w:r w:rsidR="00771F2F" w:rsidRPr="00771F2F">
        <w:rPr>
          <w:szCs w:val="22"/>
        </w:rPr>
        <w:t xml:space="preserve"> </w:t>
      </w:r>
      <w:r w:rsidR="00771F2F" w:rsidRPr="00771F2F">
        <w:rPr>
          <w:szCs w:val="22"/>
        </w:rPr>
        <w:t>관한</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진행</w:t>
      </w:r>
      <w:r w:rsidR="00771F2F" w:rsidRPr="00771F2F">
        <w:rPr>
          <w:szCs w:val="22"/>
        </w:rPr>
        <w:t xml:space="preserve"> </w:t>
      </w:r>
      <w:r w:rsidR="00771F2F" w:rsidRPr="00771F2F">
        <w:rPr>
          <w:szCs w:val="22"/>
        </w:rPr>
        <w:t>경과</w:t>
      </w:r>
      <w:r w:rsidR="00771F2F" w:rsidRPr="00771F2F">
        <w:rPr>
          <w:szCs w:val="22"/>
        </w:rPr>
        <w:t xml:space="preserve"> </w:t>
      </w:r>
      <w:r w:rsidR="00771F2F" w:rsidRPr="00771F2F">
        <w:rPr>
          <w:szCs w:val="22"/>
        </w:rPr>
        <w:t>일체를</w:t>
      </w:r>
      <w:r w:rsidR="00771F2F" w:rsidRPr="00771F2F">
        <w:rPr>
          <w:szCs w:val="22"/>
        </w:rPr>
        <w:t xml:space="preserve"> </w:t>
      </w:r>
      <w:r w:rsidR="00771F2F" w:rsidRPr="00771F2F">
        <w:rPr>
          <w:szCs w:val="22"/>
        </w:rPr>
        <w:t>거래종결일에</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인계하고</w:t>
      </w:r>
      <w:r w:rsidR="00771F2F" w:rsidRPr="00771F2F">
        <w:rPr>
          <w:szCs w:val="22"/>
        </w:rPr>
        <w:t xml:space="preserve">, </w:t>
      </w:r>
      <w:del w:id="112" w:author="BKL" w:date="2026-10-07T18:28:00Z" w16du:dateUtc="2026-10-07T09:28:00Z">
        <w:r w:rsidR="00771F2F" w:rsidDel="00EE2C8D">
          <w:rPr>
            <w:rFonts w:hint="eastAsia"/>
            <w:szCs w:val="22"/>
          </w:rPr>
          <w:delText>(c)</w:delText>
        </w:r>
      </w:del>
      <w:ins w:id="113" w:author="BKL" w:date="2026-10-07T18:28:00Z" w16du:dateUtc="2026-10-07T09:28:00Z">
        <w:r w:rsidR="00EE2C8D">
          <w:rPr>
            <w:rFonts w:hint="eastAsia"/>
            <w:szCs w:val="22"/>
          </w:rPr>
          <w:t>(iii)</w:t>
        </w:r>
      </w:ins>
      <w:r w:rsidR="00771F2F" w:rsidRPr="00771F2F">
        <w:rPr>
          <w:szCs w:val="22"/>
        </w:rPr>
        <w:t xml:space="preserve"> </w:t>
      </w:r>
      <w:r w:rsidR="00771F2F" w:rsidRPr="00771F2F">
        <w:rPr>
          <w:szCs w:val="22"/>
        </w:rPr>
        <w:t>거래종결</w:t>
      </w:r>
      <w:r w:rsidR="00771F2F" w:rsidRPr="00771F2F">
        <w:rPr>
          <w:szCs w:val="22"/>
        </w:rPr>
        <w:t xml:space="preserve"> </w:t>
      </w:r>
      <w:r w:rsidR="00771F2F" w:rsidRPr="00771F2F">
        <w:rPr>
          <w:szCs w:val="22"/>
        </w:rPr>
        <w:t>이후</w:t>
      </w:r>
      <w:r w:rsidR="00771F2F" w:rsidRPr="00771F2F">
        <w:rPr>
          <w:szCs w:val="22"/>
        </w:rPr>
        <w:t xml:space="preserve"> </w:t>
      </w:r>
      <w:r w:rsidR="00771F2F" w:rsidRPr="00771F2F">
        <w:rPr>
          <w:szCs w:val="22"/>
        </w:rPr>
        <w:t>매수인이</w:t>
      </w:r>
      <w:r w:rsidR="00771F2F" w:rsidRPr="00771F2F">
        <w:rPr>
          <w:szCs w:val="22"/>
        </w:rPr>
        <w:t xml:space="preserve"> </w:t>
      </w:r>
      <w:r w:rsidR="00771F2F" w:rsidRPr="00771F2F">
        <w:rPr>
          <w:szCs w:val="22"/>
        </w:rPr>
        <w:t>경계정리</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분쟁</w:t>
      </w:r>
      <w:r w:rsidR="00771F2F" w:rsidRPr="00771F2F">
        <w:rPr>
          <w:szCs w:val="22"/>
        </w:rPr>
        <w:t xml:space="preserve"> </w:t>
      </w:r>
      <w:r w:rsidR="00771F2F" w:rsidRPr="00771F2F">
        <w:rPr>
          <w:szCs w:val="22"/>
        </w:rPr>
        <w:t>대응을</w:t>
      </w:r>
      <w:r w:rsidR="00771F2F" w:rsidRPr="00771F2F">
        <w:rPr>
          <w:szCs w:val="22"/>
        </w:rPr>
        <w:t xml:space="preserve"> </w:t>
      </w:r>
      <w:r w:rsidR="00771F2F" w:rsidRPr="00771F2F">
        <w:rPr>
          <w:szCs w:val="22"/>
        </w:rPr>
        <w:t>위하여</w:t>
      </w:r>
      <w:r w:rsidR="00771F2F" w:rsidRPr="00771F2F">
        <w:rPr>
          <w:szCs w:val="22"/>
        </w:rPr>
        <w:t xml:space="preserve"> </w:t>
      </w:r>
      <w:r w:rsidR="00771F2F" w:rsidRPr="00771F2F">
        <w:rPr>
          <w:szCs w:val="22"/>
        </w:rPr>
        <w:t>요청하는</w:t>
      </w:r>
      <w:r w:rsidR="00771F2F" w:rsidRPr="00771F2F">
        <w:rPr>
          <w:szCs w:val="22"/>
        </w:rPr>
        <w:t xml:space="preserve"> </w:t>
      </w:r>
      <w:r w:rsidR="00771F2F" w:rsidRPr="00771F2F">
        <w:rPr>
          <w:szCs w:val="22"/>
        </w:rPr>
        <w:t>사실확인</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제공</w:t>
      </w:r>
      <w:r w:rsidR="00771F2F" w:rsidRPr="00771F2F">
        <w:rPr>
          <w:szCs w:val="22"/>
        </w:rPr>
        <w:t xml:space="preserve"> </w:t>
      </w:r>
      <w:r w:rsidR="00771F2F" w:rsidRPr="00771F2F">
        <w:rPr>
          <w:szCs w:val="22"/>
        </w:rPr>
        <w:t>기타</w:t>
      </w:r>
      <w:r w:rsidR="00771F2F" w:rsidRPr="00771F2F">
        <w:rPr>
          <w:szCs w:val="22"/>
        </w:rPr>
        <w:t xml:space="preserve"> </w:t>
      </w:r>
      <w:r w:rsidR="00771F2F" w:rsidRPr="00771F2F">
        <w:rPr>
          <w:szCs w:val="22"/>
        </w:rPr>
        <w:t>협조를</w:t>
      </w:r>
      <w:r w:rsidR="00771F2F" w:rsidRPr="00771F2F">
        <w:rPr>
          <w:szCs w:val="22"/>
        </w:rPr>
        <w:t xml:space="preserve"> </w:t>
      </w:r>
      <w:r w:rsidR="00771F2F" w:rsidRPr="00771F2F">
        <w:rPr>
          <w:szCs w:val="22"/>
        </w:rPr>
        <w:t>제공한다</w:t>
      </w:r>
      <w:r w:rsidR="00771F2F" w:rsidRPr="00771F2F">
        <w:rPr>
          <w:szCs w:val="22"/>
        </w:rPr>
        <w:t xml:space="preserve">. </w:t>
      </w:r>
      <w:r w:rsidR="00771F2F" w:rsidRPr="00771F2F">
        <w:rPr>
          <w:szCs w:val="22"/>
        </w:rPr>
        <w:t>매도인은</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경계침범과</w:t>
      </w:r>
      <w:r w:rsidR="00771F2F" w:rsidRPr="00771F2F">
        <w:rPr>
          <w:szCs w:val="22"/>
        </w:rPr>
        <w:t xml:space="preserve"> </w:t>
      </w:r>
      <w:r w:rsidR="00771F2F" w:rsidRPr="00771F2F">
        <w:rPr>
          <w:szCs w:val="22"/>
        </w:rPr>
        <w:t>관련하여</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점유자에게</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점유</w:t>
      </w:r>
      <w:r w:rsidR="00771F2F" w:rsidRPr="00771F2F">
        <w:rPr>
          <w:szCs w:val="22"/>
        </w:rPr>
        <w:t>·</w:t>
      </w:r>
      <w:r w:rsidR="00771F2F" w:rsidRPr="00771F2F">
        <w:rPr>
          <w:szCs w:val="22"/>
        </w:rPr>
        <w:t>사용을</w:t>
      </w:r>
      <w:r w:rsidR="00771F2F" w:rsidRPr="00771F2F">
        <w:rPr>
          <w:szCs w:val="22"/>
        </w:rPr>
        <w:t xml:space="preserve"> </w:t>
      </w:r>
      <w:r w:rsidR="00771F2F" w:rsidRPr="00771F2F">
        <w:rPr>
          <w:szCs w:val="22"/>
        </w:rPr>
        <w:t>승인하거나</w:t>
      </w:r>
      <w:r w:rsidR="00771F2F" w:rsidRPr="00771F2F">
        <w:rPr>
          <w:szCs w:val="22"/>
        </w:rPr>
        <w:t xml:space="preserve"> </w:t>
      </w:r>
      <w:r w:rsidR="00771F2F" w:rsidRPr="00771F2F">
        <w:rPr>
          <w:szCs w:val="22"/>
        </w:rPr>
        <w:t>양해한</w:t>
      </w:r>
      <w:r w:rsidR="00771F2F" w:rsidRPr="00771F2F">
        <w:rPr>
          <w:szCs w:val="22"/>
        </w:rPr>
        <w:t xml:space="preserve"> </w:t>
      </w:r>
      <w:r w:rsidR="00771F2F" w:rsidRPr="00771F2F">
        <w:rPr>
          <w:szCs w:val="22"/>
        </w:rPr>
        <w:t>사실이</w:t>
      </w:r>
      <w:r w:rsidR="00771F2F" w:rsidRPr="00771F2F">
        <w:rPr>
          <w:szCs w:val="22"/>
        </w:rPr>
        <w:t xml:space="preserve"> </w:t>
      </w:r>
      <w:r w:rsidR="00771F2F" w:rsidRPr="00771F2F">
        <w:rPr>
          <w:szCs w:val="22"/>
        </w:rPr>
        <w:t>없음을</w:t>
      </w:r>
      <w:r w:rsidR="00771F2F" w:rsidRPr="00771F2F">
        <w:rPr>
          <w:szCs w:val="22"/>
        </w:rPr>
        <w:t xml:space="preserve"> </w:t>
      </w:r>
      <w:r w:rsidR="00771F2F" w:rsidRPr="00771F2F">
        <w:rPr>
          <w:szCs w:val="22"/>
        </w:rPr>
        <w:t>확인한다</w:t>
      </w:r>
      <w:r w:rsidR="00771F2F" w:rsidRPr="00771F2F">
        <w:rPr>
          <w:szCs w:val="22"/>
        </w:rPr>
        <w:t>.</w:t>
      </w:r>
      <w:commentRangeEnd w:id="104"/>
      <w:r w:rsidR="00A33B7F" w:rsidRPr="00AE477C">
        <w:rPr>
          <w:rStyle w:val="afd"/>
          <w:sz w:val="22"/>
          <w:szCs w:val="24"/>
        </w:rPr>
        <w:commentReference w:id="104"/>
      </w:r>
      <w:commentRangeEnd w:id="105"/>
      <w:r w:rsidR="000854BD" w:rsidRPr="00AE477C">
        <w:rPr>
          <w:rStyle w:val="afd"/>
          <w:sz w:val="22"/>
          <w:szCs w:val="24"/>
        </w:rPr>
        <w:commentReference w:id="105"/>
      </w:r>
      <w:ins w:id="114" w:author="BKL" w:date="2026-10-07T18:30:00Z" w16du:dateUtc="2026-10-07T09:30:00Z">
        <w:r w:rsidR="00AE477C" w:rsidRPr="00AE477C">
          <w:t xml:space="preserve"> </w:t>
        </w:r>
      </w:ins>
      <w:ins w:id="115" w:author="BKL" w:date="2026-10-07T18:30:00Z">
        <w:r w:rsidR="00AE477C" w:rsidRPr="00AE477C">
          <w:rPr>
            <w:szCs w:val="22"/>
          </w:rPr>
          <w:t>본</w:t>
        </w:r>
        <w:r w:rsidR="00AE477C" w:rsidRPr="00AE477C">
          <w:rPr>
            <w:szCs w:val="22"/>
          </w:rPr>
          <w:t xml:space="preserve"> </w:t>
        </w:r>
        <w:r w:rsidR="00AE477C" w:rsidRPr="00AE477C">
          <w:rPr>
            <w:szCs w:val="22"/>
          </w:rPr>
          <w:t>호</w:t>
        </w:r>
        <w:r w:rsidR="00AE477C" w:rsidRPr="00AE477C">
          <w:rPr>
            <w:szCs w:val="22"/>
          </w:rPr>
          <w:t xml:space="preserve"> (iii)</w:t>
        </w:r>
        <w:r w:rsidR="00AE477C" w:rsidRPr="00AE477C">
          <w:rPr>
            <w:szCs w:val="22"/>
          </w:rPr>
          <w:t>에</w:t>
        </w:r>
        <w:r w:rsidR="00AE477C" w:rsidRPr="00AE477C">
          <w:rPr>
            <w:szCs w:val="22"/>
          </w:rPr>
          <w:t xml:space="preserve"> </w:t>
        </w:r>
        <w:r w:rsidR="00AE477C" w:rsidRPr="00AE477C">
          <w:rPr>
            <w:szCs w:val="22"/>
          </w:rPr>
          <w:t>따른</w:t>
        </w:r>
        <w:r w:rsidR="00AE477C" w:rsidRPr="00AE477C">
          <w:rPr>
            <w:szCs w:val="22"/>
          </w:rPr>
          <w:t xml:space="preserve"> </w:t>
        </w:r>
        <w:r w:rsidR="00AE477C" w:rsidRPr="00AE477C">
          <w:rPr>
            <w:szCs w:val="22"/>
          </w:rPr>
          <w:t>매도인의</w:t>
        </w:r>
        <w:r w:rsidR="00AE477C" w:rsidRPr="00AE477C">
          <w:rPr>
            <w:szCs w:val="22"/>
          </w:rPr>
          <w:t xml:space="preserve"> </w:t>
        </w:r>
        <w:r w:rsidR="00AE477C" w:rsidRPr="00AE477C">
          <w:rPr>
            <w:szCs w:val="22"/>
          </w:rPr>
          <w:t>의무는</w:t>
        </w:r>
        <w:r w:rsidR="00AE477C" w:rsidRPr="00AE477C">
          <w:rPr>
            <w:szCs w:val="22"/>
          </w:rPr>
          <w:t xml:space="preserve"> </w:t>
        </w:r>
        <w:r w:rsidR="00AE477C" w:rsidRPr="00AE477C">
          <w:rPr>
            <w:szCs w:val="22"/>
          </w:rPr>
          <w:t>거래종결</w:t>
        </w:r>
        <w:r w:rsidR="00AE477C" w:rsidRPr="00AE477C">
          <w:rPr>
            <w:szCs w:val="22"/>
          </w:rPr>
          <w:t xml:space="preserve"> </w:t>
        </w:r>
        <w:r w:rsidR="00AE477C" w:rsidRPr="00AE477C">
          <w:rPr>
            <w:szCs w:val="22"/>
          </w:rPr>
          <w:t>이후에도</w:t>
        </w:r>
        <w:r w:rsidR="00AE477C" w:rsidRPr="00AE477C">
          <w:rPr>
            <w:szCs w:val="22"/>
          </w:rPr>
          <w:t xml:space="preserve"> </w:t>
        </w:r>
        <w:r w:rsidR="00AE477C" w:rsidRPr="00AE477C">
          <w:rPr>
            <w:szCs w:val="22"/>
          </w:rPr>
          <w:t>존속한다</w:t>
        </w:r>
        <w:r w:rsidR="00AE477C" w:rsidRPr="00AE477C">
          <w:rPr>
            <w:szCs w:val="22"/>
          </w:rPr>
          <w:t>.</w:t>
        </w:r>
      </w:ins>
      <w:ins w:id="116" w:author="BKL" w:date="2026-10-07T18:29:00Z" w16du:dateUtc="2026-10-07T09:29:00Z">
        <w:r w:rsidR="00EE2C8D">
          <w:rPr>
            <w:rFonts w:hint="eastAsia"/>
            <w:szCs w:val="22"/>
          </w:rPr>
          <w:t xml:space="preserve"> </w:t>
        </w:r>
        <w:r w:rsidR="00EE2C8D" w:rsidRPr="00AE477C">
          <w:rPr>
            <w:szCs w:val="22"/>
            <w:highlight w:val="green"/>
          </w:rPr>
          <w:t>[BKL Note to Koramco</w:t>
        </w:r>
        <w:r w:rsidR="00EE2C8D" w:rsidRPr="00AE477C">
          <w:rPr>
            <w:rFonts w:hint="eastAsia"/>
            <w:szCs w:val="22"/>
            <w:highlight w:val="green"/>
          </w:rPr>
          <w:t>:</w:t>
        </w:r>
        <w:r w:rsidR="00EE2C8D" w:rsidRPr="00AE477C">
          <w:rPr>
            <w:szCs w:val="22"/>
            <w:highlight w:val="green"/>
          </w:rPr>
          <w:t xml:space="preserve"> </w:t>
        </w:r>
        <w:r w:rsidR="00EE2C8D" w:rsidRPr="00AE477C">
          <w:rPr>
            <w:szCs w:val="22"/>
            <w:highlight w:val="green"/>
          </w:rPr>
          <w:t>협의사항</w:t>
        </w:r>
        <w:r w:rsidR="00EE2C8D" w:rsidRPr="00AE477C">
          <w:rPr>
            <w:szCs w:val="22"/>
            <w:highlight w:val="green"/>
          </w:rPr>
          <w:t>(</w:t>
        </w:r>
        <w:r w:rsidR="00EE2C8D" w:rsidRPr="00AE477C">
          <w:rPr>
            <w:szCs w:val="22"/>
            <w:highlight w:val="green"/>
          </w:rPr>
          <w:t>종전</w:t>
        </w:r>
        <w:r w:rsidR="00EE2C8D" w:rsidRPr="00AE477C">
          <w:rPr>
            <w:szCs w:val="22"/>
            <w:highlight w:val="green"/>
          </w:rPr>
          <w:t xml:space="preserve"> (iii) </w:t>
        </w:r>
        <w:r w:rsidR="00EE2C8D" w:rsidRPr="00AE477C">
          <w:rPr>
            <w:szCs w:val="22"/>
            <w:highlight w:val="green"/>
          </w:rPr>
          <w:t>이후만</w:t>
        </w:r>
        <w:r w:rsidR="00EE2C8D" w:rsidRPr="00AE477C">
          <w:rPr>
            <w:szCs w:val="22"/>
            <w:highlight w:val="green"/>
          </w:rPr>
          <w:t xml:space="preserve"> </w:t>
        </w:r>
        <w:r w:rsidR="00EE2C8D" w:rsidRPr="00AE477C">
          <w:rPr>
            <w:szCs w:val="22"/>
            <w:highlight w:val="green"/>
          </w:rPr>
          <w:t>유지</w:t>
        </w:r>
        <w:r w:rsidR="00EE2C8D" w:rsidRPr="00AE477C">
          <w:rPr>
            <w:szCs w:val="22"/>
            <w:highlight w:val="green"/>
          </w:rPr>
          <w:t>)</w:t>
        </w:r>
        <w:r w:rsidR="00EE2C8D" w:rsidRPr="00AE477C">
          <w:rPr>
            <w:szCs w:val="22"/>
            <w:highlight w:val="green"/>
          </w:rPr>
          <w:t>대로</w:t>
        </w:r>
        <w:r w:rsidR="00EE2C8D" w:rsidRPr="00AE477C">
          <w:rPr>
            <w:szCs w:val="22"/>
            <w:highlight w:val="green"/>
          </w:rPr>
          <w:t xml:space="preserve"> </w:t>
        </w:r>
        <w:r w:rsidR="00EE2C8D" w:rsidRPr="00AE477C">
          <w:rPr>
            <w:szCs w:val="22"/>
            <w:highlight w:val="green"/>
          </w:rPr>
          <w:t>내용은</w:t>
        </w:r>
        <w:r w:rsidR="00EE2C8D" w:rsidRPr="00AE477C">
          <w:rPr>
            <w:szCs w:val="22"/>
            <w:highlight w:val="green"/>
          </w:rPr>
          <w:t xml:space="preserve"> </w:t>
        </w:r>
        <w:r w:rsidR="00EE2C8D" w:rsidRPr="00AE477C">
          <w:rPr>
            <w:szCs w:val="22"/>
            <w:highlight w:val="green"/>
          </w:rPr>
          <w:t>그대로</w:t>
        </w:r>
        <w:r w:rsidR="00EE2C8D" w:rsidRPr="00AE477C">
          <w:rPr>
            <w:szCs w:val="22"/>
            <w:highlight w:val="green"/>
          </w:rPr>
          <w:t xml:space="preserve"> </w:t>
        </w:r>
        <w:r w:rsidR="00EE2C8D" w:rsidRPr="00AE477C">
          <w:rPr>
            <w:szCs w:val="22"/>
            <w:highlight w:val="green"/>
          </w:rPr>
          <w:t>두고</w:t>
        </w:r>
        <w:r w:rsidR="00EE2C8D" w:rsidRPr="00AE477C">
          <w:rPr>
            <w:szCs w:val="22"/>
            <w:highlight w:val="green"/>
          </w:rPr>
          <w:t xml:space="preserve">, </w:t>
        </w:r>
        <w:r w:rsidR="00EE2C8D" w:rsidRPr="00AE477C">
          <w:rPr>
            <w:szCs w:val="22"/>
            <w:highlight w:val="green"/>
          </w:rPr>
          <w:t>측량</w:t>
        </w:r>
        <w:r w:rsidR="00EE2C8D" w:rsidRPr="00AE477C">
          <w:rPr>
            <w:rFonts w:hint="eastAsia"/>
            <w:szCs w:val="22"/>
            <w:highlight w:val="green"/>
          </w:rPr>
          <w:t xml:space="preserve"> </w:t>
        </w:r>
        <w:r w:rsidR="00EE2C8D" w:rsidRPr="00AE477C">
          <w:rPr>
            <w:rFonts w:hint="eastAsia"/>
            <w:szCs w:val="22"/>
            <w:highlight w:val="green"/>
          </w:rPr>
          <w:t>결과를</w:t>
        </w:r>
        <w:r w:rsidR="00EE2C8D" w:rsidRPr="00AE477C">
          <w:rPr>
            <w:rFonts w:hint="eastAsia"/>
            <w:szCs w:val="22"/>
            <w:highlight w:val="green"/>
          </w:rPr>
          <w:t xml:space="preserve"> </w:t>
        </w:r>
        <w:r w:rsidR="00EE2C8D" w:rsidRPr="00AE477C">
          <w:rPr>
            <w:rFonts w:hint="eastAsia"/>
            <w:szCs w:val="22"/>
            <w:highlight w:val="green"/>
          </w:rPr>
          <w:t>반영</w:t>
        </w:r>
        <w:r w:rsidR="00EE2C8D" w:rsidRPr="00AE477C">
          <w:rPr>
            <w:szCs w:val="22"/>
            <w:highlight w:val="green"/>
          </w:rPr>
          <w:t>하</w:t>
        </w:r>
      </w:ins>
      <w:ins w:id="117" w:author="BKL" w:date="2026-10-07T18:52:00Z" w16du:dateUtc="2026-10-07T09:52:00Z">
        <w:r w:rsidR="00F10F70">
          <w:rPr>
            <w:rFonts w:hint="eastAsia"/>
            <w:szCs w:val="22"/>
            <w:highlight w:val="green"/>
          </w:rPr>
          <w:t>여</w:t>
        </w:r>
        <w:r w:rsidR="00F10F70">
          <w:rPr>
            <w:rFonts w:hint="eastAsia"/>
            <w:szCs w:val="22"/>
            <w:highlight w:val="green"/>
          </w:rPr>
          <w:t xml:space="preserve"> </w:t>
        </w:r>
      </w:ins>
      <w:ins w:id="118" w:author="BKL" w:date="2026-10-07T18:53:00Z" w16du:dateUtc="2026-10-07T09:53:00Z">
        <w:r w:rsidR="00F10F70">
          <w:rPr>
            <w:rFonts w:hint="eastAsia"/>
            <w:szCs w:val="22"/>
            <w:highlight w:val="green"/>
          </w:rPr>
          <w:t>문구</w:t>
        </w:r>
        <w:r w:rsidR="00F10F70">
          <w:rPr>
            <w:rFonts w:hint="eastAsia"/>
            <w:szCs w:val="22"/>
            <w:highlight w:val="green"/>
          </w:rPr>
          <w:t xml:space="preserve"> </w:t>
        </w:r>
        <w:r w:rsidR="00F10F70">
          <w:rPr>
            <w:rFonts w:hint="eastAsia"/>
            <w:szCs w:val="22"/>
            <w:highlight w:val="green"/>
          </w:rPr>
          <w:t>수정하</w:t>
        </w:r>
      </w:ins>
      <w:ins w:id="119" w:author="BKL" w:date="2026-10-07T18:29:00Z" w16du:dateUtc="2026-10-07T09:29:00Z">
        <w:r w:rsidR="00EE2C8D" w:rsidRPr="00AE477C">
          <w:rPr>
            <w:szCs w:val="22"/>
            <w:highlight w:val="green"/>
          </w:rPr>
          <w:t>였습니다</w:t>
        </w:r>
        <w:r w:rsidR="00EE2C8D" w:rsidRPr="00AE477C">
          <w:rPr>
            <w:szCs w:val="22"/>
            <w:highlight w:val="green"/>
          </w:rPr>
          <w:t>.</w:t>
        </w:r>
      </w:ins>
      <w:ins w:id="120" w:author="BKL" w:date="2026-10-07T18:30:00Z" w16du:dateUtc="2026-10-07T09:30:00Z">
        <w:r w:rsidR="00AE477C" w:rsidRPr="00AE477C">
          <w:rPr>
            <w:rFonts w:hint="eastAsia"/>
            <w:szCs w:val="22"/>
            <w:highlight w:val="green"/>
          </w:rPr>
          <w:t>]</w:t>
        </w:r>
      </w:ins>
    </w:p>
    <w:p w14:paraId="77B0B98B" w14:textId="77777777" w:rsidR="00AE477C" w:rsidRDefault="00AE477C" w:rsidP="00AE477C">
      <w:pPr>
        <w:tabs>
          <w:tab w:val="left" w:pos="-1440"/>
        </w:tabs>
        <w:snapToGrid w:val="0"/>
        <w:ind w:left="567"/>
        <w:rPr>
          <w:rFonts w:hint="eastAsia"/>
          <w:szCs w:val="22"/>
        </w:rPr>
      </w:pPr>
    </w:p>
    <w:p w14:paraId="58420271" w14:textId="532D3652" w:rsidR="000177E3" w:rsidRPr="007C7801" w:rsidRDefault="000177E3" w:rsidP="00AF5E56">
      <w:pPr>
        <w:numPr>
          <w:ilvl w:val="0"/>
          <w:numId w:val="7"/>
        </w:numPr>
        <w:tabs>
          <w:tab w:val="left" w:pos="-1440"/>
        </w:tabs>
        <w:snapToGrid w:val="0"/>
        <w:rPr>
          <w:szCs w:val="22"/>
        </w:rPr>
      </w:pPr>
      <w:commentRangeStart w:id="121"/>
      <w:r w:rsidRPr="00D46331">
        <w:rPr>
          <w:rFonts w:hint="eastAsia"/>
          <w:szCs w:val="22"/>
          <w:u w:val="single"/>
        </w:rPr>
        <w:t>기타</w:t>
      </w:r>
      <w:r w:rsidRPr="00D46331">
        <w:rPr>
          <w:rFonts w:hint="eastAsia"/>
          <w:szCs w:val="22"/>
          <w:u w:val="single"/>
        </w:rPr>
        <w:t xml:space="preserve"> </w:t>
      </w:r>
      <w:r w:rsidRPr="00D46331">
        <w:rPr>
          <w:rFonts w:hint="eastAsia"/>
          <w:szCs w:val="22"/>
          <w:u w:val="single"/>
        </w:rPr>
        <w:t>협조</w:t>
      </w:r>
      <w:commentRangeEnd w:id="121"/>
      <w:r w:rsidR="00A33B7F" w:rsidRPr="007C7801">
        <w:rPr>
          <w:rStyle w:val="afd"/>
          <w:rFonts w:hint="eastAsia"/>
          <w:sz w:val="22"/>
          <w:szCs w:val="22"/>
        </w:rPr>
        <w:commentReference w:id="121"/>
      </w:r>
      <w:r w:rsidRPr="007C7801">
        <w:rPr>
          <w:rFonts w:hint="eastAsia"/>
          <w:szCs w:val="22"/>
        </w:rPr>
        <w:t xml:space="preserve">: </w:t>
      </w:r>
      <w:r w:rsidR="004572B3" w:rsidRPr="004572B3">
        <w:rPr>
          <w:szCs w:val="22"/>
        </w:rPr>
        <w:t>매도인은</w:t>
      </w:r>
      <w:r w:rsidR="004572B3" w:rsidRPr="004572B3">
        <w:rPr>
          <w:szCs w:val="22"/>
        </w:rPr>
        <w:t xml:space="preserve"> </w:t>
      </w:r>
      <w:r w:rsidR="004572B3" w:rsidRPr="004572B3">
        <w:rPr>
          <w:szCs w:val="22"/>
        </w:rPr>
        <w:t>거래종결일</w:t>
      </w:r>
      <w:r w:rsidR="004572B3" w:rsidRPr="004572B3">
        <w:rPr>
          <w:szCs w:val="22"/>
        </w:rPr>
        <w:t xml:space="preserve"> </w:t>
      </w:r>
      <w:r w:rsidR="004572B3" w:rsidRPr="004572B3">
        <w:rPr>
          <w:szCs w:val="22"/>
        </w:rPr>
        <w:t>전까지</w:t>
      </w:r>
      <w:r w:rsidR="004572B3" w:rsidRPr="004572B3">
        <w:rPr>
          <w:szCs w:val="22"/>
        </w:rPr>
        <w:t xml:space="preserve">, (i) </w:t>
      </w:r>
      <w:r w:rsidR="004572B3" w:rsidRPr="004572B3">
        <w:rPr>
          <w:szCs w:val="22"/>
        </w:rPr>
        <w:t>본건</w:t>
      </w:r>
      <w:r w:rsidR="004572B3" w:rsidRPr="004572B3">
        <w:rPr>
          <w:szCs w:val="22"/>
        </w:rPr>
        <w:t xml:space="preserve"> </w:t>
      </w:r>
      <w:r w:rsidR="004572B3" w:rsidRPr="004572B3">
        <w:rPr>
          <w:szCs w:val="22"/>
        </w:rPr>
        <w:t>건물에</w:t>
      </w:r>
      <w:r w:rsidR="004572B3" w:rsidRPr="004572B3">
        <w:rPr>
          <w:szCs w:val="22"/>
        </w:rPr>
        <w:t xml:space="preserve"> </w:t>
      </w:r>
      <w:r w:rsidR="004572B3" w:rsidRPr="004572B3">
        <w:rPr>
          <w:szCs w:val="22"/>
        </w:rPr>
        <w:t>관한</w:t>
      </w:r>
      <w:r w:rsidR="004572B3" w:rsidRPr="004572B3">
        <w:rPr>
          <w:szCs w:val="22"/>
        </w:rPr>
        <w:t xml:space="preserve"> 2024. 5. 7.</w:t>
      </w:r>
      <w:r w:rsidR="004572B3" w:rsidRPr="004572B3">
        <w:rPr>
          <w:szCs w:val="22"/>
        </w:rPr>
        <w:t>자</w:t>
      </w:r>
      <w:r w:rsidR="004572B3" w:rsidRPr="004572B3">
        <w:rPr>
          <w:szCs w:val="22"/>
        </w:rPr>
        <w:t xml:space="preserve"> </w:t>
      </w:r>
      <w:r w:rsidR="004572B3" w:rsidRPr="004572B3">
        <w:rPr>
          <w:szCs w:val="22"/>
        </w:rPr>
        <w:t>조정서</w:t>
      </w:r>
      <w:r w:rsidR="004572B3" w:rsidRPr="004572B3">
        <w:rPr>
          <w:szCs w:val="22"/>
        </w:rPr>
        <w:t xml:space="preserve"> </w:t>
      </w:r>
      <w:r w:rsidR="004572B3" w:rsidRPr="004572B3">
        <w:rPr>
          <w:szCs w:val="22"/>
        </w:rPr>
        <w:t>및</w:t>
      </w:r>
      <w:r w:rsidR="004572B3" w:rsidRPr="004572B3">
        <w:rPr>
          <w:szCs w:val="22"/>
        </w:rPr>
        <w:t xml:space="preserve"> 2024. 8. 22.</w:t>
      </w:r>
      <w:r w:rsidR="004572B3" w:rsidRPr="004572B3">
        <w:rPr>
          <w:szCs w:val="22"/>
        </w:rPr>
        <w:t>자</w:t>
      </w:r>
      <w:r w:rsidR="004572B3" w:rsidRPr="004572B3">
        <w:rPr>
          <w:szCs w:val="22"/>
        </w:rPr>
        <w:t xml:space="preserve"> </w:t>
      </w:r>
      <w:r w:rsidR="004572B3" w:rsidRPr="004572B3">
        <w:rPr>
          <w:szCs w:val="22"/>
        </w:rPr>
        <w:t>확약서</w:t>
      </w:r>
      <w:r w:rsidR="004572B3" w:rsidRPr="004572B3">
        <w:rPr>
          <w:szCs w:val="22"/>
        </w:rPr>
        <w:t>(</w:t>
      </w:r>
      <w:r w:rsidR="004572B3" w:rsidRPr="004572B3">
        <w:rPr>
          <w:szCs w:val="22"/>
        </w:rPr>
        <w:t>대한예수교장로회열린교회</w:t>
      </w:r>
      <w:r w:rsidR="004572B3" w:rsidRPr="004572B3">
        <w:rPr>
          <w:szCs w:val="22"/>
        </w:rPr>
        <w:t xml:space="preserve"> </w:t>
      </w:r>
      <w:r w:rsidR="004572B3" w:rsidRPr="004572B3">
        <w:rPr>
          <w:szCs w:val="22"/>
        </w:rPr>
        <w:t>관련</w:t>
      </w:r>
      <w:r w:rsidR="004572B3" w:rsidRPr="004572B3">
        <w:rPr>
          <w:szCs w:val="22"/>
        </w:rPr>
        <w:t>)</w:t>
      </w:r>
      <w:r w:rsidR="004572B3" w:rsidRPr="004572B3">
        <w:rPr>
          <w:szCs w:val="22"/>
        </w:rPr>
        <w:t>의</w:t>
      </w:r>
      <w:r w:rsidR="004572B3" w:rsidRPr="004572B3">
        <w:rPr>
          <w:szCs w:val="22"/>
        </w:rPr>
        <w:t xml:space="preserve"> </w:t>
      </w:r>
      <w:r w:rsidR="004572B3" w:rsidRPr="004572B3">
        <w:rPr>
          <w:szCs w:val="22"/>
        </w:rPr>
        <w:t>보유</w:t>
      </w:r>
      <w:r w:rsidR="004572B3" w:rsidRPr="004572B3">
        <w:rPr>
          <w:szCs w:val="22"/>
        </w:rPr>
        <w:t xml:space="preserve"> </w:t>
      </w:r>
      <w:r w:rsidR="004572B3" w:rsidRPr="004572B3">
        <w:rPr>
          <w:szCs w:val="22"/>
        </w:rPr>
        <w:t>원본</w:t>
      </w:r>
      <w:r w:rsidR="004572B3" w:rsidRPr="004572B3">
        <w:rPr>
          <w:szCs w:val="22"/>
        </w:rPr>
        <w:t xml:space="preserve"> </w:t>
      </w:r>
      <w:r w:rsidR="004572B3" w:rsidRPr="004572B3">
        <w:rPr>
          <w:szCs w:val="22"/>
        </w:rPr>
        <w:t>또는</w:t>
      </w:r>
      <w:r w:rsidR="004572B3" w:rsidRPr="004572B3">
        <w:rPr>
          <w:szCs w:val="22"/>
        </w:rPr>
        <w:t xml:space="preserve"> </w:t>
      </w:r>
      <w:r w:rsidR="004572B3" w:rsidRPr="004572B3">
        <w:rPr>
          <w:szCs w:val="22"/>
        </w:rPr>
        <w:t>사본과</w:t>
      </w:r>
      <w:r w:rsidR="004572B3" w:rsidRPr="004572B3">
        <w:rPr>
          <w:szCs w:val="22"/>
        </w:rPr>
        <w:t xml:space="preserve"> </w:t>
      </w:r>
      <w:r w:rsidR="004572B3" w:rsidRPr="004572B3">
        <w:rPr>
          <w:szCs w:val="22"/>
        </w:rPr>
        <w:t>관련</w:t>
      </w:r>
      <w:r w:rsidR="004572B3" w:rsidRPr="004572B3">
        <w:rPr>
          <w:szCs w:val="22"/>
        </w:rPr>
        <w:t xml:space="preserve"> </w:t>
      </w:r>
      <w:r w:rsidR="004572B3" w:rsidRPr="004572B3">
        <w:rPr>
          <w:szCs w:val="22"/>
        </w:rPr>
        <w:t>운영현황</w:t>
      </w:r>
      <w:r w:rsidR="004572B3" w:rsidRPr="004572B3">
        <w:rPr>
          <w:szCs w:val="22"/>
        </w:rPr>
        <w:t xml:space="preserve"> </w:t>
      </w:r>
      <w:r w:rsidR="004572B3" w:rsidRPr="004572B3">
        <w:rPr>
          <w:szCs w:val="22"/>
        </w:rPr>
        <w:t>및</w:t>
      </w:r>
      <w:r w:rsidR="004572B3" w:rsidRPr="004572B3">
        <w:rPr>
          <w:szCs w:val="22"/>
        </w:rPr>
        <w:t xml:space="preserve"> </w:t>
      </w:r>
      <w:r w:rsidR="004572B3" w:rsidRPr="004572B3">
        <w:rPr>
          <w:szCs w:val="22"/>
        </w:rPr>
        <w:t>보유</w:t>
      </w:r>
      <w:r w:rsidR="004572B3" w:rsidRPr="004572B3">
        <w:rPr>
          <w:szCs w:val="22"/>
        </w:rPr>
        <w:t xml:space="preserve"> </w:t>
      </w:r>
      <w:r w:rsidR="004572B3" w:rsidRPr="004572B3">
        <w:rPr>
          <w:szCs w:val="22"/>
        </w:rPr>
        <w:t>교신자료를</w:t>
      </w:r>
      <w:r w:rsidR="004572B3" w:rsidRPr="004572B3">
        <w:rPr>
          <w:szCs w:val="22"/>
        </w:rPr>
        <w:t xml:space="preserve"> </w:t>
      </w:r>
      <w:r w:rsidR="004572B3" w:rsidRPr="004572B3">
        <w:rPr>
          <w:szCs w:val="22"/>
        </w:rPr>
        <w:t>매수인에게</w:t>
      </w:r>
      <w:r w:rsidR="004572B3" w:rsidRPr="004572B3">
        <w:rPr>
          <w:szCs w:val="22"/>
        </w:rPr>
        <w:t xml:space="preserve"> </w:t>
      </w:r>
      <w:r w:rsidR="004572B3" w:rsidRPr="004572B3">
        <w:rPr>
          <w:szCs w:val="22"/>
        </w:rPr>
        <w:t>인계하고</w:t>
      </w:r>
      <w:r w:rsidR="004572B3" w:rsidRPr="004572B3">
        <w:rPr>
          <w:szCs w:val="22"/>
        </w:rPr>
        <w:t>,</w:t>
      </w:r>
      <w:r w:rsidRPr="007C7801">
        <w:rPr>
          <w:rFonts w:hint="eastAsia"/>
          <w:szCs w:val="22"/>
        </w:rPr>
        <w:t xml:space="preserve"> </w:t>
      </w:r>
      <w:commentRangeStart w:id="122"/>
      <w:r w:rsidRPr="007C7801">
        <w:rPr>
          <w:rFonts w:hint="eastAsia"/>
          <w:szCs w:val="22"/>
        </w:rPr>
        <w:t xml:space="preserve">(ii) </w:t>
      </w:r>
      <w:r w:rsidRPr="007C7801">
        <w:rPr>
          <w:rFonts w:hint="eastAsia"/>
          <w:szCs w:val="22"/>
        </w:rPr>
        <w:t>본건</w:t>
      </w:r>
      <w:r w:rsidRPr="007C7801">
        <w:rPr>
          <w:rFonts w:hint="eastAsia"/>
          <w:szCs w:val="22"/>
        </w:rPr>
        <w:t xml:space="preserve"> </w:t>
      </w:r>
      <w:r w:rsidRPr="007C7801">
        <w:rPr>
          <w:rFonts w:hint="eastAsia"/>
          <w:szCs w:val="22"/>
        </w:rPr>
        <w:t>임대차계약의</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임차인이</w:t>
      </w:r>
      <w:r w:rsidRPr="007C7801">
        <w:rPr>
          <w:rFonts w:hint="eastAsia"/>
          <w:szCs w:val="22"/>
        </w:rPr>
        <w:t xml:space="preserve"> </w:t>
      </w:r>
      <w:r w:rsidRPr="007C7801">
        <w:rPr>
          <w:rFonts w:hint="eastAsia"/>
          <w:szCs w:val="22"/>
        </w:rPr>
        <w:t>가입한</w:t>
      </w:r>
      <w:r w:rsidRPr="007C7801">
        <w:rPr>
          <w:rFonts w:hint="eastAsia"/>
          <w:szCs w:val="22"/>
        </w:rPr>
        <w:t xml:space="preserve"> </w:t>
      </w:r>
      <w:r w:rsidRPr="007C7801">
        <w:rPr>
          <w:rFonts w:hint="eastAsia"/>
          <w:szCs w:val="22"/>
        </w:rPr>
        <w:t>보험의</w:t>
      </w:r>
      <w:r w:rsidRPr="007C7801">
        <w:rPr>
          <w:rFonts w:hint="eastAsia"/>
          <w:szCs w:val="22"/>
        </w:rPr>
        <w:t xml:space="preserve"> </w:t>
      </w:r>
      <w:r w:rsidRPr="007C7801">
        <w:rPr>
          <w:rFonts w:hint="eastAsia"/>
          <w:szCs w:val="22"/>
        </w:rPr>
        <w:t>공동피보험자</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대위권</w:t>
      </w:r>
      <w:r w:rsidRPr="007C7801">
        <w:rPr>
          <w:rFonts w:hint="eastAsia"/>
          <w:szCs w:val="22"/>
        </w:rPr>
        <w:t xml:space="preserve"> </w:t>
      </w:r>
      <w:r w:rsidRPr="007C7801">
        <w:rPr>
          <w:rFonts w:hint="eastAsia"/>
          <w:szCs w:val="22"/>
        </w:rPr>
        <w:t>포기의</w:t>
      </w:r>
      <w:r w:rsidRPr="007C7801">
        <w:rPr>
          <w:rFonts w:hint="eastAsia"/>
          <w:szCs w:val="22"/>
        </w:rPr>
        <w:t xml:space="preserve"> </w:t>
      </w:r>
      <w:r w:rsidRPr="007C7801">
        <w:rPr>
          <w:rFonts w:hint="eastAsia"/>
          <w:szCs w:val="22"/>
        </w:rPr>
        <w:t>대상에</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추가</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변경되도록</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임차인에게</w:t>
      </w:r>
      <w:r w:rsidRPr="007C7801">
        <w:rPr>
          <w:rFonts w:hint="eastAsia"/>
          <w:szCs w:val="22"/>
        </w:rPr>
        <w:t xml:space="preserve"> </w:t>
      </w:r>
      <w:r w:rsidRPr="007C7801">
        <w:rPr>
          <w:rFonts w:hint="eastAsia"/>
          <w:szCs w:val="22"/>
        </w:rPr>
        <w:t>요청</w:t>
      </w:r>
      <w:ins w:id="123" w:author="BKL" w:date="2026-10-07T18:36:00Z" w16du:dateUtc="2026-10-07T09:36:00Z">
        <w:r w:rsidR="00AE477C" w:rsidRPr="00AE477C">
          <w:rPr>
            <w:szCs w:val="22"/>
          </w:rPr>
          <w:t>하고</w:t>
        </w:r>
        <w:r w:rsidR="00AE477C" w:rsidRPr="00AE477C">
          <w:rPr>
            <w:szCs w:val="22"/>
          </w:rPr>
          <w:t xml:space="preserve">, </w:t>
        </w:r>
        <w:r w:rsidR="00AE477C" w:rsidRPr="00AE477C">
          <w:rPr>
            <w:szCs w:val="22"/>
          </w:rPr>
          <w:t>그</w:t>
        </w:r>
        <w:r w:rsidR="00AE477C" w:rsidRPr="00AE477C">
          <w:rPr>
            <w:szCs w:val="22"/>
          </w:rPr>
          <w:t xml:space="preserve"> </w:t>
        </w:r>
        <w:r w:rsidR="00AE477C" w:rsidRPr="00AE477C">
          <w:rPr>
            <w:szCs w:val="22"/>
          </w:rPr>
          <w:t>조치가</w:t>
        </w:r>
        <w:r w:rsidR="00AE477C" w:rsidRPr="00AE477C">
          <w:rPr>
            <w:szCs w:val="22"/>
          </w:rPr>
          <w:t xml:space="preserve"> </w:t>
        </w:r>
        <w:r w:rsidR="00AE477C" w:rsidRPr="00AE477C">
          <w:rPr>
            <w:szCs w:val="22"/>
          </w:rPr>
          <w:t>완료되었음을</w:t>
        </w:r>
        <w:r w:rsidR="00AE477C" w:rsidRPr="00AE477C">
          <w:rPr>
            <w:szCs w:val="22"/>
          </w:rPr>
          <w:t xml:space="preserve"> </w:t>
        </w:r>
        <w:r w:rsidR="00AE477C" w:rsidRPr="00AE477C">
          <w:rPr>
            <w:szCs w:val="22"/>
          </w:rPr>
          <w:t>확인할</w:t>
        </w:r>
        <w:r w:rsidR="00AE477C" w:rsidRPr="00AE477C">
          <w:rPr>
            <w:szCs w:val="22"/>
          </w:rPr>
          <w:t xml:space="preserve"> </w:t>
        </w:r>
        <w:r w:rsidR="00AE477C" w:rsidRPr="00AE477C">
          <w:rPr>
            <w:szCs w:val="22"/>
          </w:rPr>
          <w:t>수</w:t>
        </w:r>
        <w:r w:rsidR="00AE477C" w:rsidRPr="00AE477C">
          <w:rPr>
            <w:szCs w:val="22"/>
          </w:rPr>
          <w:t xml:space="preserve"> </w:t>
        </w:r>
        <w:r w:rsidR="00AE477C" w:rsidRPr="00AE477C">
          <w:rPr>
            <w:szCs w:val="22"/>
          </w:rPr>
          <w:t>있는</w:t>
        </w:r>
        <w:r w:rsidR="00AE477C" w:rsidRPr="00AE477C">
          <w:rPr>
            <w:szCs w:val="22"/>
          </w:rPr>
          <w:t xml:space="preserve"> </w:t>
        </w:r>
        <w:r w:rsidR="00AE477C" w:rsidRPr="00AE477C">
          <w:rPr>
            <w:szCs w:val="22"/>
          </w:rPr>
          <w:t>증빙을</w:t>
        </w:r>
        <w:r w:rsidR="00AE477C" w:rsidRPr="00AE477C">
          <w:rPr>
            <w:szCs w:val="22"/>
          </w:rPr>
          <w:t xml:space="preserve"> </w:t>
        </w:r>
        <w:r w:rsidR="00AE477C" w:rsidRPr="00AE477C">
          <w:rPr>
            <w:szCs w:val="22"/>
          </w:rPr>
          <w:t>매수인에게</w:t>
        </w:r>
        <w:r w:rsidR="00AE477C" w:rsidRPr="00AE477C">
          <w:rPr>
            <w:szCs w:val="22"/>
          </w:rPr>
          <w:t xml:space="preserve"> </w:t>
        </w:r>
        <w:r w:rsidR="00AE477C" w:rsidRPr="00AE477C">
          <w:rPr>
            <w:szCs w:val="22"/>
          </w:rPr>
          <w:t>제공한다</w:t>
        </w:r>
        <w:r w:rsidR="00AE477C" w:rsidRPr="00AE477C">
          <w:rPr>
            <w:szCs w:val="22"/>
          </w:rPr>
          <w:t xml:space="preserve">. </w:t>
        </w:r>
        <w:r w:rsidR="00AE477C" w:rsidRPr="00AE477C">
          <w:rPr>
            <w:szCs w:val="22"/>
          </w:rPr>
          <w:t>거래종결일</w:t>
        </w:r>
        <w:r w:rsidR="00AE477C" w:rsidRPr="00AE477C">
          <w:rPr>
            <w:szCs w:val="22"/>
          </w:rPr>
          <w:t xml:space="preserve"> </w:t>
        </w:r>
        <w:r w:rsidR="00AE477C" w:rsidRPr="00AE477C">
          <w:rPr>
            <w:szCs w:val="22"/>
          </w:rPr>
          <w:t>전까지</w:t>
        </w:r>
        <w:r w:rsidR="00AE477C" w:rsidRPr="00AE477C">
          <w:rPr>
            <w:szCs w:val="22"/>
          </w:rPr>
          <w:t xml:space="preserve"> </w:t>
        </w:r>
        <w:r w:rsidR="00AE477C" w:rsidRPr="00AE477C">
          <w:rPr>
            <w:szCs w:val="22"/>
          </w:rPr>
          <w:t>위</w:t>
        </w:r>
        <w:r w:rsidR="00AE477C" w:rsidRPr="00AE477C">
          <w:rPr>
            <w:szCs w:val="22"/>
          </w:rPr>
          <w:t xml:space="preserve"> </w:t>
        </w:r>
        <w:r w:rsidR="00AE477C" w:rsidRPr="00AE477C">
          <w:rPr>
            <w:szCs w:val="22"/>
          </w:rPr>
          <w:t>증빙을</w:t>
        </w:r>
        <w:r w:rsidR="00AE477C" w:rsidRPr="00AE477C">
          <w:rPr>
            <w:szCs w:val="22"/>
          </w:rPr>
          <w:t xml:space="preserve"> </w:t>
        </w:r>
        <w:r w:rsidR="00AE477C" w:rsidRPr="00AE477C">
          <w:rPr>
            <w:szCs w:val="22"/>
          </w:rPr>
          <w:t>확보하지</w:t>
        </w:r>
        <w:r w:rsidR="00AE477C" w:rsidRPr="00AE477C">
          <w:rPr>
            <w:szCs w:val="22"/>
          </w:rPr>
          <w:t xml:space="preserve"> </w:t>
        </w:r>
        <w:r w:rsidR="00AE477C" w:rsidRPr="00AE477C">
          <w:rPr>
            <w:szCs w:val="22"/>
          </w:rPr>
          <w:t>못한</w:t>
        </w:r>
        <w:r w:rsidR="00AE477C" w:rsidRPr="00AE477C">
          <w:rPr>
            <w:szCs w:val="22"/>
          </w:rPr>
          <w:t xml:space="preserve"> </w:t>
        </w:r>
        <w:r w:rsidR="00AE477C" w:rsidRPr="00AE477C">
          <w:rPr>
            <w:szCs w:val="22"/>
          </w:rPr>
          <w:t>경우</w:t>
        </w:r>
        <w:r w:rsidR="00AE477C" w:rsidRPr="00AE477C">
          <w:rPr>
            <w:szCs w:val="22"/>
          </w:rPr>
          <w:t xml:space="preserve">, </w:t>
        </w:r>
        <w:r w:rsidR="00AE477C" w:rsidRPr="00AE477C">
          <w:rPr>
            <w:szCs w:val="22"/>
          </w:rPr>
          <w:t>거래종결</w:t>
        </w:r>
        <w:r w:rsidR="00AE477C" w:rsidRPr="00AE477C">
          <w:rPr>
            <w:szCs w:val="22"/>
          </w:rPr>
          <w:t xml:space="preserve"> </w:t>
        </w:r>
        <w:r w:rsidR="00AE477C" w:rsidRPr="00AE477C">
          <w:rPr>
            <w:szCs w:val="22"/>
          </w:rPr>
          <w:t>이후에는</w:t>
        </w:r>
        <w:r w:rsidR="00AE477C" w:rsidRPr="00AE477C">
          <w:rPr>
            <w:szCs w:val="22"/>
          </w:rPr>
          <w:t xml:space="preserve"> </w:t>
        </w:r>
        <w:r w:rsidR="00AE477C" w:rsidRPr="00AE477C">
          <w:rPr>
            <w:szCs w:val="22"/>
          </w:rPr>
          <w:t>매수인이</w:t>
        </w:r>
        <w:r w:rsidR="00AE477C" w:rsidRPr="00AE477C">
          <w:rPr>
            <w:szCs w:val="22"/>
          </w:rPr>
          <w:t xml:space="preserve"> </w:t>
        </w:r>
        <w:r w:rsidR="00AE477C" w:rsidRPr="00AE477C">
          <w:rPr>
            <w:szCs w:val="22"/>
          </w:rPr>
          <w:t>본건</w:t>
        </w:r>
        <w:r w:rsidR="00AE477C" w:rsidRPr="00AE477C">
          <w:rPr>
            <w:szCs w:val="22"/>
          </w:rPr>
          <w:t xml:space="preserve"> </w:t>
        </w:r>
        <w:r w:rsidR="00AE477C" w:rsidRPr="00AE477C">
          <w:rPr>
            <w:szCs w:val="22"/>
          </w:rPr>
          <w:t>임대차계약에</w:t>
        </w:r>
        <w:r w:rsidR="00AE477C" w:rsidRPr="00AE477C">
          <w:rPr>
            <w:szCs w:val="22"/>
          </w:rPr>
          <w:t xml:space="preserve"> </w:t>
        </w:r>
        <w:r w:rsidR="00AE477C" w:rsidRPr="00AE477C">
          <w:rPr>
            <w:szCs w:val="22"/>
          </w:rPr>
          <w:t>따라</w:t>
        </w:r>
        <w:r w:rsidR="00AE477C" w:rsidRPr="00AE477C">
          <w:rPr>
            <w:szCs w:val="22"/>
          </w:rPr>
          <w:t xml:space="preserve"> </w:t>
        </w:r>
        <w:r w:rsidR="00AE477C" w:rsidRPr="00AE477C">
          <w:rPr>
            <w:szCs w:val="22"/>
          </w:rPr>
          <w:t>직접</w:t>
        </w:r>
        <w:r w:rsidR="00AE477C" w:rsidRPr="00AE477C">
          <w:rPr>
            <w:szCs w:val="22"/>
          </w:rPr>
          <w:t xml:space="preserve"> </w:t>
        </w:r>
        <w:r w:rsidR="00AE477C" w:rsidRPr="00AE477C">
          <w:rPr>
            <w:szCs w:val="22"/>
          </w:rPr>
          <w:t>임차인에게</w:t>
        </w:r>
        <w:r w:rsidR="00AE477C" w:rsidRPr="00AE477C">
          <w:rPr>
            <w:szCs w:val="22"/>
          </w:rPr>
          <w:t xml:space="preserve"> </w:t>
        </w:r>
        <w:r w:rsidR="00AE477C" w:rsidRPr="00AE477C">
          <w:rPr>
            <w:szCs w:val="22"/>
          </w:rPr>
          <w:t>필요한</w:t>
        </w:r>
        <w:r w:rsidR="00AE477C" w:rsidRPr="00AE477C">
          <w:rPr>
            <w:szCs w:val="22"/>
          </w:rPr>
          <w:t xml:space="preserve"> </w:t>
        </w:r>
        <w:r w:rsidR="00AE477C" w:rsidRPr="00AE477C">
          <w:rPr>
            <w:szCs w:val="22"/>
          </w:rPr>
          <w:t>조치를</w:t>
        </w:r>
        <w:r w:rsidR="00AE477C" w:rsidRPr="00AE477C">
          <w:rPr>
            <w:szCs w:val="22"/>
          </w:rPr>
          <w:t xml:space="preserve"> </w:t>
        </w:r>
        <w:r w:rsidR="00AE477C" w:rsidRPr="00AE477C">
          <w:rPr>
            <w:szCs w:val="22"/>
          </w:rPr>
          <w:t>요청하기로</w:t>
        </w:r>
        <w:r w:rsidR="00AE477C" w:rsidRPr="00AE477C">
          <w:rPr>
            <w:szCs w:val="22"/>
          </w:rPr>
          <w:t xml:space="preserve"> </w:t>
        </w:r>
        <w:r w:rsidR="00AE477C" w:rsidRPr="00AE477C">
          <w:rPr>
            <w:szCs w:val="22"/>
          </w:rPr>
          <w:t>하되</w:t>
        </w:r>
        <w:r w:rsidR="00AE477C" w:rsidRPr="00AE477C">
          <w:rPr>
            <w:szCs w:val="22"/>
          </w:rPr>
          <w:t xml:space="preserve">, </w:t>
        </w:r>
        <w:r w:rsidR="00AE477C" w:rsidRPr="00AE477C">
          <w:rPr>
            <w:szCs w:val="22"/>
          </w:rPr>
          <w:t>매도인은</w:t>
        </w:r>
        <w:r w:rsidR="00AE477C" w:rsidRPr="00AE477C">
          <w:rPr>
            <w:szCs w:val="22"/>
          </w:rPr>
          <w:t xml:space="preserve"> </w:t>
        </w:r>
        <w:r w:rsidR="00AE477C" w:rsidRPr="00AE477C">
          <w:rPr>
            <w:szCs w:val="22"/>
          </w:rPr>
          <w:t>매수인이</w:t>
        </w:r>
        <w:r w:rsidR="00AE477C" w:rsidRPr="00AE477C">
          <w:rPr>
            <w:szCs w:val="22"/>
          </w:rPr>
          <w:t xml:space="preserve"> </w:t>
        </w:r>
        <w:r w:rsidR="00AE477C" w:rsidRPr="00AE477C">
          <w:rPr>
            <w:szCs w:val="22"/>
          </w:rPr>
          <w:t>관련</w:t>
        </w:r>
        <w:r w:rsidR="00AE477C" w:rsidRPr="00AE477C">
          <w:rPr>
            <w:szCs w:val="22"/>
          </w:rPr>
          <w:t xml:space="preserve"> </w:t>
        </w:r>
        <w:r w:rsidR="00AE477C" w:rsidRPr="00AE477C">
          <w:rPr>
            <w:szCs w:val="22"/>
          </w:rPr>
          <w:t>업무의</w:t>
        </w:r>
        <w:r w:rsidR="00AE477C" w:rsidRPr="00AE477C">
          <w:rPr>
            <w:szCs w:val="22"/>
          </w:rPr>
          <w:t xml:space="preserve"> </w:t>
        </w:r>
        <w:r w:rsidR="00AE477C" w:rsidRPr="00AE477C">
          <w:rPr>
            <w:szCs w:val="22"/>
          </w:rPr>
          <w:t>진행을</w:t>
        </w:r>
        <w:r w:rsidR="00AE477C" w:rsidRPr="00AE477C">
          <w:rPr>
            <w:szCs w:val="22"/>
          </w:rPr>
          <w:t xml:space="preserve"> </w:t>
        </w:r>
        <w:r w:rsidR="00AE477C" w:rsidRPr="00AE477C">
          <w:rPr>
            <w:szCs w:val="22"/>
          </w:rPr>
          <w:t>위하여</w:t>
        </w:r>
        <w:r w:rsidR="00AE477C" w:rsidRPr="00AE477C">
          <w:rPr>
            <w:szCs w:val="22"/>
          </w:rPr>
          <w:t xml:space="preserve"> </w:t>
        </w:r>
        <w:r w:rsidR="00AE477C" w:rsidRPr="00AE477C">
          <w:rPr>
            <w:szCs w:val="22"/>
          </w:rPr>
          <w:t>합리적으로</w:t>
        </w:r>
        <w:r w:rsidR="00AE477C" w:rsidRPr="00AE477C">
          <w:rPr>
            <w:szCs w:val="22"/>
          </w:rPr>
          <w:t xml:space="preserve"> </w:t>
        </w:r>
        <w:r w:rsidR="00AE477C" w:rsidRPr="00AE477C">
          <w:rPr>
            <w:szCs w:val="22"/>
          </w:rPr>
          <w:t>요청하는</w:t>
        </w:r>
        <w:r w:rsidR="00AE477C" w:rsidRPr="00AE477C">
          <w:rPr>
            <w:szCs w:val="22"/>
          </w:rPr>
          <w:t xml:space="preserve"> </w:t>
        </w:r>
        <w:r w:rsidR="00AE477C" w:rsidRPr="00AE477C">
          <w:rPr>
            <w:szCs w:val="22"/>
          </w:rPr>
          <w:t>범위</w:t>
        </w:r>
        <w:r w:rsidR="00AE477C" w:rsidRPr="00AE477C">
          <w:rPr>
            <w:szCs w:val="22"/>
          </w:rPr>
          <w:t xml:space="preserve"> </w:t>
        </w:r>
        <w:r w:rsidR="00AE477C" w:rsidRPr="00AE477C">
          <w:rPr>
            <w:szCs w:val="22"/>
          </w:rPr>
          <w:t>내에서</w:t>
        </w:r>
        <w:r w:rsidR="00AE477C" w:rsidRPr="00AE477C">
          <w:rPr>
            <w:szCs w:val="22"/>
          </w:rPr>
          <w:t xml:space="preserve"> </w:t>
        </w:r>
        <w:r w:rsidR="00AE477C" w:rsidRPr="00AE477C">
          <w:rPr>
            <w:szCs w:val="22"/>
          </w:rPr>
          <w:t>이에</w:t>
        </w:r>
        <w:r w:rsidR="00AE477C" w:rsidRPr="00AE477C">
          <w:rPr>
            <w:szCs w:val="22"/>
          </w:rPr>
          <w:t xml:space="preserve"> </w:t>
        </w:r>
        <w:r w:rsidR="00AE477C" w:rsidRPr="00AE477C">
          <w:rPr>
            <w:szCs w:val="22"/>
          </w:rPr>
          <w:t>협조</w:t>
        </w:r>
      </w:ins>
      <w:r w:rsidR="007C7801">
        <w:rPr>
          <w:rFonts w:hint="eastAsia"/>
          <w:szCs w:val="22"/>
        </w:rPr>
        <w:t>한다</w:t>
      </w:r>
      <w:r w:rsidR="007C7801">
        <w:rPr>
          <w:rFonts w:hint="eastAsia"/>
          <w:szCs w:val="22"/>
        </w:rPr>
        <w:t xml:space="preserve">. </w:t>
      </w:r>
      <w:commentRangeEnd w:id="122"/>
      <w:r w:rsidR="00A33B7F" w:rsidRPr="00AE477C">
        <w:rPr>
          <w:rStyle w:val="afd"/>
          <w:sz w:val="22"/>
          <w:szCs w:val="22"/>
          <w:highlight w:val="green"/>
        </w:rPr>
        <w:commentReference w:id="122"/>
      </w:r>
      <w:ins w:id="124" w:author="BKL" w:date="2026-10-07T18:36:00Z" w16du:dateUtc="2026-10-07T09:36:00Z">
        <w:r w:rsidR="00AE477C" w:rsidRPr="00AE477C">
          <w:rPr>
            <w:szCs w:val="22"/>
            <w:highlight w:val="green"/>
          </w:rPr>
          <w:t>[BKL Note to Koramco</w:t>
        </w:r>
        <w:r w:rsidR="00AE477C" w:rsidRPr="00AE477C">
          <w:rPr>
            <w:rFonts w:hint="eastAsia"/>
            <w:szCs w:val="22"/>
            <w:highlight w:val="green"/>
          </w:rPr>
          <w:t>:</w:t>
        </w:r>
        <w:r w:rsidR="00AE477C" w:rsidRPr="00AE477C">
          <w:rPr>
            <w:szCs w:val="22"/>
            <w:highlight w:val="green"/>
          </w:rPr>
          <w:t xml:space="preserve"> </w:t>
        </w:r>
        <w:r w:rsidR="00AE477C" w:rsidRPr="00AE477C">
          <w:rPr>
            <w:rFonts w:hint="eastAsia"/>
            <w:szCs w:val="22"/>
            <w:highlight w:val="green"/>
          </w:rPr>
          <w:t>협의사항</w:t>
        </w:r>
        <w:r w:rsidR="00AE477C" w:rsidRPr="00AE477C">
          <w:rPr>
            <w:szCs w:val="22"/>
            <w:highlight w:val="green"/>
          </w:rPr>
          <w:t>(</w:t>
        </w:r>
        <w:r w:rsidR="00AE477C" w:rsidRPr="00AE477C">
          <w:rPr>
            <w:szCs w:val="22"/>
            <w:highlight w:val="green"/>
          </w:rPr>
          <w:t>거래종결</w:t>
        </w:r>
        <w:r w:rsidR="00AE477C" w:rsidRPr="00AE477C">
          <w:rPr>
            <w:szCs w:val="22"/>
            <w:highlight w:val="green"/>
          </w:rPr>
          <w:t xml:space="preserve"> </w:t>
        </w:r>
        <w:r w:rsidR="00AE477C" w:rsidRPr="00AE477C">
          <w:rPr>
            <w:szCs w:val="22"/>
            <w:highlight w:val="green"/>
          </w:rPr>
          <w:t>전</w:t>
        </w:r>
        <w:r w:rsidR="00AE477C" w:rsidRPr="00AE477C">
          <w:rPr>
            <w:szCs w:val="22"/>
            <w:highlight w:val="green"/>
          </w:rPr>
          <w:t xml:space="preserve"> </w:t>
        </w:r>
        <w:r w:rsidR="00AE477C" w:rsidRPr="00AE477C">
          <w:rPr>
            <w:szCs w:val="22"/>
            <w:highlight w:val="green"/>
          </w:rPr>
          <w:t>조치</w:t>
        </w:r>
        <w:r w:rsidR="00AE477C" w:rsidRPr="00AE477C">
          <w:rPr>
            <w:szCs w:val="22"/>
            <w:highlight w:val="green"/>
          </w:rPr>
          <w:t xml:space="preserve">, </w:t>
        </w:r>
        <w:r w:rsidR="00AE477C" w:rsidRPr="00AE477C">
          <w:rPr>
            <w:szCs w:val="22"/>
            <w:highlight w:val="green"/>
          </w:rPr>
          <w:t>미완료</w:t>
        </w:r>
        <w:r w:rsidR="00AE477C" w:rsidRPr="00AE477C">
          <w:rPr>
            <w:szCs w:val="22"/>
            <w:highlight w:val="green"/>
          </w:rPr>
          <w:t xml:space="preserve"> </w:t>
        </w:r>
        <w:r w:rsidR="00AE477C" w:rsidRPr="00AE477C">
          <w:rPr>
            <w:szCs w:val="22"/>
            <w:highlight w:val="green"/>
          </w:rPr>
          <w:t>시</w:t>
        </w:r>
        <w:r w:rsidR="00AE477C" w:rsidRPr="00AE477C">
          <w:rPr>
            <w:szCs w:val="22"/>
            <w:highlight w:val="green"/>
          </w:rPr>
          <w:t xml:space="preserve"> </w:t>
        </w:r>
        <w:r w:rsidR="00AE477C" w:rsidRPr="00AE477C">
          <w:rPr>
            <w:szCs w:val="22"/>
            <w:highlight w:val="green"/>
          </w:rPr>
          <w:t>조치</w:t>
        </w:r>
        <w:r w:rsidR="00AE477C" w:rsidRPr="00AE477C">
          <w:rPr>
            <w:rFonts w:hint="eastAsia"/>
            <w:szCs w:val="22"/>
            <w:highlight w:val="green"/>
          </w:rPr>
          <w:t>로</w:t>
        </w:r>
        <w:r w:rsidR="00AE477C" w:rsidRPr="00AE477C">
          <w:rPr>
            <w:rFonts w:hint="eastAsia"/>
            <w:szCs w:val="22"/>
            <w:highlight w:val="green"/>
          </w:rPr>
          <w:t xml:space="preserve"> </w:t>
        </w:r>
        <w:r w:rsidR="00AE477C" w:rsidRPr="00AE477C">
          <w:rPr>
            <w:rFonts w:hint="eastAsia"/>
            <w:szCs w:val="22"/>
            <w:highlight w:val="green"/>
          </w:rPr>
          <w:t>구분</w:t>
        </w:r>
        <w:r w:rsidR="00AE477C" w:rsidRPr="00AE477C">
          <w:rPr>
            <w:szCs w:val="22"/>
            <w:highlight w:val="green"/>
          </w:rPr>
          <w:t>)</w:t>
        </w:r>
        <w:r w:rsidR="00AE477C" w:rsidRPr="00AE477C">
          <w:rPr>
            <w:rFonts w:hint="eastAsia"/>
            <w:szCs w:val="22"/>
            <w:highlight w:val="green"/>
          </w:rPr>
          <w:t>에</w:t>
        </w:r>
        <w:r w:rsidR="00AE477C" w:rsidRPr="00AE477C">
          <w:rPr>
            <w:rFonts w:hint="eastAsia"/>
            <w:szCs w:val="22"/>
            <w:highlight w:val="green"/>
          </w:rPr>
          <w:t xml:space="preserve"> </w:t>
        </w:r>
        <w:r w:rsidR="00AE477C" w:rsidRPr="00AE477C">
          <w:rPr>
            <w:rFonts w:hint="eastAsia"/>
            <w:szCs w:val="22"/>
            <w:highlight w:val="green"/>
          </w:rPr>
          <w:t>따라</w:t>
        </w:r>
        <w:r w:rsidR="00AE477C" w:rsidRPr="00AE477C">
          <w:rPr>
            <w:rFonts w:hint="eastAsia"/>
            <w:szCs w:val="22"/>
            <w:highlight w:val="green"/>
          </w:rPr>
          <w:t xml:space="preserve"> </w:t>
        </w:r>
        <w:r w:rsidR="00AE477C" w:rsidRPr="00AE477C">
          <w:rPr>
            <w:rFonts w:hint="eastAsia"/>
            <w:szCs w:val="22"/>
            <w:highlight w:val="green"/>
          </w:rPr>
          <w:t>반영하였습니다</w:t>
        </w:r>
        <w:r w:rsidR="00AE477C" w:rsidRPr="00AE477C">
          <w:rPr>
            <w:rFonts w:hint="eastAsia"/>
            <w:szCs w:val="22"/>
            <w:highlight w:val="green"/>
          </w:rPr>
          <w:t xml:space="preserve">. </w:t>
        </w:r>
        <w:r w:rsidR="00AE477C" w:rsidRPr="00AE477C">
          <w:rPr>
            <w:rFonts w:hint="eastAsia"/>
            <w:szCs w:val="22"/>
            <w:highlight w:val="green"/>
          </w:rPr>
          <w:t>다만</w:t>
        </w:r>
        <w:r w:rsidR="00AE477C" w:rsidRPr="00AE477C">
          <w:rPr>
            <w:rFonts w:hint="eastAsia"/>
            <w:szCs w:val="22"/>
            <w:highlight w:val="green"/>
          </w:rPr>
          <w:t xml:space="preserve">, </w:t>
        </w:r>
        <w:r w:rsidR="00AE477C" w:rsidRPr="00AE477C">
          <w:rPr>
            <w:rFonts w:hint="eastAsia"/>
            <w:szCs w:val="22"/>
            <w:highlight w:val="green"/>
          </w:rPr>
          <w:t>거</w:t>
        </w:r>
      </w:ins>
      <w:ins w:id="125" w:author="BKL" w:date="2026-10-07T18:37:00Z" w16du:dateUtc="2026-10-07T09:37:00Z">
        <w:r w:rsidR="00AE477C" w:rsidRPr="00AE477C">
          <w:rPr>
            <w:rFonts w:hint="eastAsia"/>
            <w:szCs w:val="22"/>
            <w:highlight w:val="green"/>
          </w:rPr>
          <w:t>래종결</w:t>
        </w:r>
        <w:r w:rsidR="00AE477C" w:rsidRPr="00AE477C">
          <w:rPr>
            <w:rFonts w:hint="eastAsia"/>
            <w:szCs w:val="22"/>
            <w:highlight w:val="green"/>
          </w:rPr>
          <w:t xml:space="preserve"> </w:t>
        </w:r>
        <w:r w:rsidR="00AE477C" w:rsidRPr="00AE477C">
          <w:rPr>
            <w:rFonts w:hint="eastAsia"/>
            <w:szCs w:val="22"/>
            <w:highlight w:val="green"/>
          </w:rPr>
          <w:t>전</w:t>
        </w:r>
        <w:r w:rsidR="00AE477C" w:rsidRPr="00AE477C">
          <w:rPr>
            <w:rFonts w:hint="eastAsia"/>
            <w:szCs w:val="22"/>
            <w:highlight w:val="green"/>
          </w:rPr>
          <w:t xml:space="preserve"> </w:t>
        </w:r>
        <w:r w:rsidR="00AE477C" w:rsidRPr="00AE477C">
          <w:rPr>
            <w:rFonts w:hint="eastAsia"/>
            <w:szCs w:val="22"/>
            <w:highlight w:val="green"/>
          </w:rPr>
          <w:t>조치의</w:t>
        </w:r>
        <w:r w:rsidR="00AE477C" w:rsidRPr="00AE477C">
          <w:rPr>
            <w:rFonts w:hint="eastAsia"/>
            <w:szCs w:val="22"/>
            <w:highlight w:val="green"/>
          </w:rPr>
          <w:t xml:space="preserve"> </w:t>
        </w:r>
        <w:r w:rsidR="00AE477C" w:rsidRPr="00AE477C">
          <w:rPr>
            <w:rFonts w:hint="eastAsia"/>
            <w:szCs w:val="22"/>
            <w:highlight w:val="green"/>
          </w:rPr>
          <w:t>경우</w:t>
        </w:r>
        <w:r w:rsidR="00AE477C" w:rsidRPr="00AE477C">
          <w:rPr>
            <w:rFonts w:hint="eastAsia"/>
            <w:szCs w:val="22"/>
            <w:highlight w:val="green"/>
          </w:rPr>
          <w:t xml:space="preserve"> </w:t>
        </w:r>
        <w:r w:rsidR="00AE477C" w:rsidRPr="00AE477C">
          <w:rPr>
            <w:rFonts w:hint="eastAsia"/>
            <w:szCs w:val="22"/>
            <w:highlight w:val="green"/>
          </w:rPr>
          <w:t>그</w:t>
        </w:r>
        <w:r w:rsidR="00AE477C" w:rsidRPr="00AE477C">
          <w:rPr>
            <w:rFonts w:hint="eastAsia"/>
            <w:szCs w:val="22"/>
            <w:highlight w:val="green"/>
          </w:rPr>
          <w:t xml:space="preserve"> </w:t>
        </w:r>
      </w:ins>
      <w:ins w:id="126" w:author="BKL" w:date="2026-10-07T18:36:00Z" w16du:dateUtc="2026-10-07T09:36:00Z">
        <w:r w:rsidR="00AE477C" w:rsidRPr="00AE477C">
          <w:rPr>
            <w:szCs w:val="22"/>
            <w:highlight w:val="green"/>
          </w:rPr>
          <w:t>내용이</w:t>
        </w:r>
        <w:r w:rsidR="00AE477C" w:rsidRPr="00AE477C">
          <w:rPr>
            <w:szCs w:val="22"/>
            <w:highlight w:val="green"/>
          </w:rPr>
          <w:t xml:space="preserve"> </w:t>
        </w:r>
        <w:r w:rsidR="00AE477C" w:rsidRPr="00AE477C">
          <w:rPr>
            <w:szCs w:val="22"/>
            <w:highlight w:val="green"/>
          </w:rPr>
          <w:t>요청</w:t>
        </w:r>
      </w:ins>
      <w:ins w:id="127" w:author="BKL" w:date="2026-10-07T18:37:00Z" w16du:dateUtc="2026-10-07T09:37:00Z">
        <w:r w:rsidR="00AE477C" w:rsidRPr="00AE477C">
          <w:rPr>
            <w:rFonts w:hint="eastAsia"/>
            <w:szCs w:val="22"/>
            <w:highlight w:val="green"/>
          </w:rPr>
          <w:t xml:space="preserve"> </w:t>
        </w:r>
        <w:r w:rsidR="00AE477C" w:rsidRPr="00AE477C">
          <w:rPr>
            <w:rFonts w:hint="eastAsia"/>
            <w:szCs w:val="22"/>
            <w:highlight w:val="green"/>
          </w:rPr>
          <w:t>및</w:t>
        </w:r>
        <w:r w:rsidR="00AE477C" w:rsidRPr="00AE477C">
          <w:rPr>
            <w:rFonts w:hint="eastAsia"/>
            <w:szCs w:val="22"/>
            <w:highlight w:val="green"/>
          </w:rPr>
          <w:t xml:space="preserve"> </w:t>
        </w:r>
      </w:ins>
      <w:ins w:id="128" w:author="BKL" w:date="2026-10-07T18:36:00Z" w16du:dateUtc="2026-10-07T09:36:00Z">
        <w:r w:rsidR="00AE477C" w:rsidRPr="00AE477C">
          <w:rPr>
            <w:szCs w:val="22"/>
            <w:highlight w:val="green"/>
          </w:rPr>
          <w:t>증빙</w:t>
        </w:r>
        <w:r w:rsidR="00AE477C" w:rsidRPr="00AE477C">
          <w:rPr>
            <w:szCs w:val="22"/>
            <w:highlight w:val="green"/>
          </w:rPr>
          <w:t xml:space="preserve"> </w:t>
        </w:r>
        <w:r w:rsidR="00AE477C" w:rsidRPr="00AE477C">
          <w:rPr>
            <w:szCs w:val="22"/>
            <w:highlight w:val="green"/>
          </w:rPr>
          <w:t>제공</w:t>
        </w:r>
      </w:ins>
      <w:ins w:id="129" w:author="BKL" w:date="2026-10-07T18:37:00Z" w16du:dateUtc="2026-10-07T09:37:00Z">
        <w:r w:rsidR="00AE477C" w:rsidRPr="00AE477C">
          <w:rPr>
            <w:rFonts w:hint="eastAsia"/>
            <w:szCs w:val="22"/>
            <w:highlight w:val="green"/>
          </w:rPr>
          <w:t>과</w:t>
        </w:r>
        <w:r w:rsidR="00AE477C" w:rsidRPr="00AE477C">
          <w:rPr>
            <w:rFonts w:hint="eastAsia"/>
            <w:szCs w:val="22"/>
            <w:highlight w:val="green"/>
          </w:rPr>
          <w:t xml:space="preserve"> </w:t>
        </w:r>
        <w:r w:rsidR="00AE477C" w:rsidRPr="00AE477C">
          <w:rPr>
            <w:rFonts w:hint="eastAsia"/>
            <w:szCs w:val="22"/>
            <w:highlight w:val="green"/>
          </w:rPr>
          <w:t>같이</w:t>
        </w:r>
        <w:r w:rsidR="00AE477C" w:rsidRPr="00AE477C">
          <w:rPr>
            <w:rFonts w:hint="eastAsia"/>
            <w:szCs w:val="22"/>
            <w:highlight w:val="green"/>
          </w:rPr>
          <w:t xml:space="preserve"> </w:t>
        </w:r>
      </w:ins>
      <w:ins w:id="130" w:author="BKL" w:date="2026-10-07T18:36:00Z" w16du:dateUtc="2026-10-07T09:36:00Z">
        <w:r w:rsidR="00AE477C" w:rsidRPr="00AE477C">
          <w:rPr>
            <w:szCs w:val="22"/>
            <w:highlight w:val="green"/>
          </w:rPr>
          <w:t>장래의</w:t>
        </w:r>
        <w:r w:rsidR="00AE477C" w:rsidRPr="00AE477C">
          <w:rPr>
            <w:szCs w:val="22"/>
            <w:highlight w:val="green"/>
          </w:rPr>
          <w:t xml:space="preserve"> </w:t>
        </w:r>
        <w:r w:rsidR="00AE477C" w:rsidRPr="00AE477C">
          <w:rPr>
            <w:szCs w:val="22"/>
            <w:highlight w:val="green"/>
          </w:rPr>
          <w:t>행위의무여서</w:t>
        </w:r>
        <w:r w:rsidR="00AE477C" w:rsidRPr="00AE477C">
          <w:rPr>
            <w:szCs w:val="22"/>
            <w:highlight w:val="green"/>
          </w:rPr>
          <w:t xml:space="preserve"> </w:t>
        </w:r>
        <w:r w:rsidR="00AE477C" w:rsidRPr="00AE477C">
          <w:rPr>
            <w:szCs w:val="22"/>
            <w:highlight w:val="green"/>
          </w:rPr>
          <w:t>사실을</w:t>
        </w:r>
        <w:r w:rsidR="00AE477C" w:rsidRPr="00AE477C">
          <w:rPr>
            <w:szCs w:val="22"/>
            <w:highlight w:val="green"/>
          </w:rPr>
          <w:t xml:space="preserve"> </w:t>
        </w:r>
        <w:r w:rsidR="00AE477C" w:rsidRPr="00AE477C">
          <w:rPr>
            <w:szCs w:val="22"/>
            <w:highlight w:val="green"/>
          </w:rPr>
          <w:t>확인하는</w:t>
        </w:r>
        <w:r w:rsidR="00AE477C" w:rsidRPr="00AE477C">
          <w:rPr>
            <w:szCs w:val="22"/>
            <w:highlight w:val="green"/>
          </w:rPr>
          <w:t xml:space="preserve"> </w:t>
        </w:r>
        <w:r w:rsidR="00AE477C" w:rsidRPr="00AE477C">
          <w:rPr>
            <w:szCs w:val="22"/>
            <w:highlight w:val="green"/>
          </w:rPr>
          <w:t>진술</w:t>
        </w:r>
        <w:r w:rsidR="00AE477C" w:rsidRPr="00AE477C">
          <w:rPr>
            <w:szCs w:val="22"/>
            <w:highlight w:val="green"/>
          </w:rPr>
          <w:t xml:space="preserve"> </w:t>
        </w:r>
        <w:r w:rsidR="00AE477C" w:rsidRPr="00AE477C">
          <w:rPr>
            <w:szCs w:val="22"/>
            <w:highlight w:val="green"/>
          </w:rPr>
          <w:t>및</w:t>
        </w:r>
        <w:r w:rsidR="00AE477C" w:rsidRPr="00AE477C">
          <w:rPr>
            <w:szCs w:val="22"/>
            <w:highlight w:val="green"/>
          </w:rPr>
          <w:t xml:space="preserve"> </w:t>
        </w:r>
        <w:r w:rsidR="00AE477C" w:rsidRPr="00AE477C">
          <w:rPr>
            <w:szCs w:val="22"/>
            <w:highlight w:val="green"/>
          </w:rPr>
          <w:t>보장의</w:t>
        </w:r>
        <w:r w:rsidR="00AE477C" w:rsidRPr="00AE477C">
          <w:rPr>
            <w:szCs w:val="22"/>
            <w:highlight w:val="green"/>
          </w:rPr>
          <w:t xml:space="preserve"> </w:t>
        </w:r>
        <w:r w:rsidR="00AE477C" w:rsidRPr="00AE477C">
          <w:rPr>
            <w:szCs w:val="22"/>
            <w:highlight w:val="green"/>
          </w:rPr>
          <w:t>형식에</w:t>
        </w:r>
        <w:r w:rsidR="00AE477C" w:rsidRPr="00AE477C">
          <w:rPr>
            <w:szCs w:val="22"/>
            <w:highlight w:val="green"/>
          </w:rPr>
          <w:t xml:space="preserve"> </w:t>
        </w:r>
        <w:r w:rsidR="00AE477C" w:rsidRPr="00AE477C">
          <w:rPr>
            <w:szCs w:val="22"/>
            <w:highlight w:val="green"/>
          </w:rPr>
          <w:t>맞지</w:t>
        </w:r>
        <w:r w:rsidR="00AE477C" w:rsidRPr="00AE477C">
          <w:rPr>
            <w:szCs w:val="22"/>
            <w:highlight w:val="green"/>
          </w:rPr>
          <w:t xml:space="preserve"> </w:t>
        </w:r>
        <w:r w:rsidR="00AE477C" w:rsidRPr="00AE477C">
          <w:rPr>
            <w:szCs w:val="22"/>
            <w:highlight w:val="green"/>
          </w:rPr>
          <w:t>않</w:t>
        </w:r>
      </w:ins>
      <w:ins w:id="131" w:author="BKL" w:date="2026-10-07T18:37:00Z" w16du:dateUtc="2026-10-07T09:37:00Z">
        <w:r w:rsidR="00AE477C" w:rsidRPr="00AE477C">
          <w:rPr>
            <w:rFonts w:hint="eastAsia"/>
            <w:szCs w:val="22"/>
            <w:highlight w:val="green"/>
          </w:rPr>
          <w:t>는다는</w:t>
        </w:r>
        <w:r w:rsidR="00AE477C" w:rsidRPr="00AE477C">
          <w:rPr>
            <w:rFonts w:hint="eastAsia"/>
            <w:szCs w:val="22"/>
            <w:highlight w:val="green"/>
          </w:rPr>
          <w:t xml:space="preserve"> </w:t>
        </w:r>
        <w:r w:rsidR="00AE477C" w:rsidRPr="00AE477C">
          <w:rPr>
            <w:rFonts w:hint="eastAsia"/>
            <w:szCs w:val="22"/>
            <w:highlight w:val="green"/>
          </w:rPr>
          <w:t>점을</w:t>
        </w:r>
        <w:r w:rsidR="00AE477C" w:rsidRPr="00AE477C">
          <w:rPr>
            <w:rFonts w:hint="eastAsia"/>
            <w:szCs w:val="22"/>
            <w:highlight w:val="green"/>
          </w:rPr>
          <w:t xml:space="preserve"> </w:t>
        </w:r>
        <w:r w:rsidR="00AE477C" w:rsidRPr="00AE477C">
          <w:rPr>
            <w:rFonts w:hint="eastAsia"/>
            <w:szCs w:val="22"/>
            <w:highlight w:val="green"/>
          </w:rPr>
          <w:t>고려하여</w:t>
        </w:r>
        <w:r w:rsidR="00AE477C" w:rsidRPr="00AE477C">
          <w:rPr>
            <w:rFonts w:hint="eastAsia"/>
            <w:szCs w:val="22"/>
            <w:highlight w:val="green"/>
          </w:rPr>
          <w:t xml:space="preserve"> </w:t>
        </w:r>
        <w:r w:rsidR="00AE477C">
          <w:rPr>
            <w:szCs w:val="22"/>
            <w:highlight w:val="green"/>
          </w:rPr>
          <w:t>‘</w:t>
        </w:r>
        <w:r w:rsidR="00AE477C">
          <w:rPr>
            <w:rFonts w:hint="eastAsia"/>
            <w:szCs w:val="22"/>
            <w:highlight w:val="green"/>
          </w:rPr>
          <w:t>진술</w:t>
        </w:r>
        <w:r w:rsidR="00AE477C">
          <w:rPr>
            <w:rFonts w:hint="eastAsia"/>
            <w:szCs w:val="22"/>
            <w:highlight w:val="green"/>
          </w:rPr>
          <w:t xml:space="preserve"> </w:t>
        </w:r>
        <w:r w:rsidR="00AE477C">
          <w:rPr>
            <w:rFonts w:hint="eastAsia"/>
            <w:szCs w:val="22"/>
            <w:highlight w:val="green"/>
          </w:rPr>
          <w:t>및</w:t>
        </w:r>
        <w:r w:rsidR="00AE477C">
          <w:rPr>
            <w:rFonts w:hint="eastAsia"/>
            <w:szCs w:val="22"/>
            <w:highlight w:val="green"/>
          </w:rPr>
          <w:t xml:space="preserve"> </w:t>
        </w:r>
        <w:r w:rsidR="00AE477C">
          <w:rPr>
            <w:rFonts w:hint="eastAsia"/>
            <w:szCs w:val="22"/>
            <w:highlight w:val="green"/>
          </w:rPr>
          <w:t>보장</w:t>
        </w:r>
        <w:r w:rsidR="00AE477C">
          <w:rPr>
            <w:szCs w:val="22"/>
            <w:highlight w:val="green"/>
          </w:rPr>
          <w:t>’</w:t>
        </w:r>
        <w:r w:rsidR="00AE477C">
          <w:rPr>
            <w:rFonts w:hint="eastAsia"/>
            <w:szCs w:val="22"/>
            <w:highlight w:val="green"/>
          </w:rPr>
          <w:t xml:space="preserve"> </w:t>
        </w:r>
        <w:r w:rsidR="00AE477C">
          <w:rPr>
            <w:rFonts w:hint="eastAsia"/>
            <w:szCs w:val="22"/>
            <w:highlight w:val="green"/>
          </w:rPr>
          <w:t>조항으로</w:t>
        </w:r>
        <w:r w:rsidR="00AE477C">
          <w:rPr>
            <w:rFonts w:hint="eastAsia"/>
            <w:szCs w:val="22"/>
            <w:highlight w:val="green"/>
          </w:rPr>
          <w:t xml:space="preserve"> </w:t>
        </w:r>
        <w:r w:rsidR="00AE477C">
          <w:rPr>
            <w:rFonts w:hint="eastAsia"/>
            <w:szCs w:val="22"/>
            <w:highlight w:val="green"/>
          </w:rPr>
          <w:t>이동하지</w:t>
        </w:r>
        <w:r w:rsidR="00AE477C">
          <w:rPr>
            <w:rFonts w:hint="eastAsia"/>
            <w:szCs w:val="22"/>
            <w:highlight w:val="green"/>
          </w:rPr>
          <w:t xml:space="preserve"> </w:t>
        </w:r>
        <w:r w:rsidR="00AE477C">
          <w:rPr>
            <w:rFonts w:hint="eastAsia"/>
            <w:szCs w:val="22"/>
            <w:highlight w:val="green"/>
          </w:rPr>
          <w:t>않고</w:t>
        </w:r>
        <w:r w:rsidR="00AE477C">
          <w:rPr>
            <w:rFonts w:hint="eastAsia"/>
            <w:szCs w:val="22"/>
            <w:highlight w:val="green"/>
          </w:rPr>
          <w:t xml:space="preserve"> </w:t>
        </w:r>
        <w:r w:rsidR="00AE477C" w:rsidRPr="00AE477C">
          <w:rPr>
            <w:szCs w:val="22"/>
            <w:highlight w:val="green"/>
          </w:rPr>
          <w:t>확약</w:t>
        </w:r>
        <w:r w:rsidR="00AE477C" w:rsidRPr="00AE477C">
          <w:rPr>
            <w:szCs w:val="22"/>
            <w:highlight w:val="green"/>
          </w:rPr>
          <w:t xml:space="preserve"> </w:t>
        </w:r>
        <w:r w:rsidR="00AE477C" w:rsidRPr="00AE477C">
          <w:rPr>
            <w:szCs w:val="22"/>
            <w:highlight w:val="green"/>
          </w:rPr>
          <w:t>조항에</w:t>
        </w:r>
        <w:r w:rsidR="00AE477C" w:rsidRPr="00AE477C">
          <w:rPr>
            <w:szCs w:val="22"/>
            <w:highlight w:val="green"/>
          </w:rPr>
          <w:t xml:space="preserve"> </w:t>
        </w:r>
        <w:r w:rsidR="00AE477C" w:rsidRPr="00AE477C">
          <w:rPr>
            <w:szCs w:val="22"/>
            <w:highlight w:val="green"/>
          </w:rPr>
          <w:t>두었습니다</w:t>
        </w:r>
        <w:r w:rsidR="00AE477C" w:rsidRPr="00AE477C">
          <w:rPr>
            <w:szCs w:val="22"/>
            <w:highlight w:val="green"/>
          </w:rPr>
          <w:t>.</w:t>
        </w:r>
        <w:r w:rsidR="00AE477C" w:rsidRPr="00AE477C">
          <w:rPr>
            <w:rFonts w:hint="eastAsia"/>
            <w:szCs w:val="22"/>
            <w:highlight w:val="green"/>
          </w:rPr>
          <w:t>]</w:t>
        </w:r>
      </w:ins>
    </w:p>
    <w:p w14:paraId="624F4E5B" w14:textId="77777777" w:rsidR="00537A3B" w:rsidRDefault="00537A3B" w:rsidP="007008A0">
      <w:pPr>
        <w:tabs>
          <w:tab w:val="left" w:pos="-720"/>
        </w:tabs>
        <w:snapToGrid w:val="0"/>
        <w:ind w:left="720" w:hanging="720"/>
        <w:rPr>
          <w:b/>
          <w:bCs w:val="0"/>
          <w:szCs w:val="22"/>
        </w:rPr>
      </w:pPr>
    </w:p>
    <w:p w14:paraId="46DB6F5B" w14:textId="0CDAF828" w:rsidR="00E865A1" w:rsidRDefault="00E865A1" w:rsidP="00AF5E56">
      <w:pPr>
        <w:numPr>
          <w:ilvl w:val="0"/>
          <w:numId w:val="7"/>
        </w:numPr>
        <w:tabs>
          <w:tab w:val="left" w:pos="-1440"/>
        </w:tabs>
        <w:snapToGrid w:val="0"/>
        <w:rPr>
          <w:szCs w:val="22"/>
        </w:rPr>
      </w:pPr>
      <w:r w:rsidRPr="00E865A1">
        <w:rPr>
          <w:szCs w:val="22"/>
          <w:u w:val="single"/>
        </w:rPr>
        <w:t>옥외광고물</w:t>
      </w:r>
      <w:r w:rsidRPr="00E865A1">
        <w:rPr>
          <w:szCs w:val="22"/>
          <w:u w:val="single"/>
        </w:rPr>
        <w:t xml:space="preserve"> </w:t>
      </w:r>
      <w:r w:rsidRPr="00E865A1">
        <w:rPr>
          <w:szCs w:val="22"/>
          <w:u w:val="single"/>
        </w:rPr>
        <w:t>표시허가</w:t>
      </w:r>
      <w:r w:rsidRPr="00E865A1">
        <w:rPr>
          <w:szCs w:val="22"/>
        </w:rPr>
        <w:t xml:space="preserve">: </w:t>
      </w:r>
      <w:r w:rsidRPr="00E865A1">
        <w:rPr>
          <w:szCs w:val="22"/>
        </w:rPr>
        <w:t>매도인은</w:t>
      </w:r>
      <w:r w:rsidRPr="00E865A1">
        <w:rPr>
          <w:szCs w:val="22"/>
        </w:rPr>
        <w:t xml:space="preserve"> </w:t>
      </w:r>
      <w:r w:rsidRPr="00E865A1">
        <w:rPr>
          <w:szCs w:val="22"/>
        </w:rPr>
        <w:t>본건</w:t>
      </w:r>
      <w:r w:rsidRPr="00E865A1">
        <w:rPr>
          <w:szCs w:val="22"/>
        </w:rPr>
        <w:t xml:space="preserve"> </w:t>
      </w:r>
      <w:r w:rsidRPr="00E865A1">
        <w:rPr>
          <w:szCs w:val="22"/>
        </w:rPr>
        <w:t>건물에</w:t>
      </w:r>
      <w:r w:rsidRPr="00E865A1">
        <w:rPr>
          <w:szCs w:val="22"/>
        </w:rPr>
        <w:t xml:space="preserve"> </w:t>
      </w:r>
      <w:r w:rsidRPr="00E865A1">
        <w:rPr>
          <w:szCs w:val="22"/>
        </w:rPr>
        <w:t>설치된</w:t>
      </w:r>
      <w:r w:rsidRPr="00E865A1">
        <w:rPr>
          <w:szCs w:val="22"/>
        </w:rPr>
        <w:t xml:space="preserve"> </w:t>
      </w:r>
      <w:r w:rsidRPr="00E865A1">
        <w:rPr>
          <w:szCs w:val="22"/>
        </w:rPr>
        <w:t>옥외광고물</w:t>
      </w:r>
      <w:r w:rsidRPr="00E865A1">
        <w:rPr>
          <w:szCs w:val="22"/>
        </w:rPr>
        <w:t>(</w:t>
      </w:r>
      <w:r w:rsidRPr="00E865A1">
        <w:rPr>
          <w:szCs w:val="22"/>
        </w:rPr>
        <w:t>안양시</w:t>
      </w:r>
      <w:r w:rsidRPr="00E865A1">
        <w:rPr>
          <w:szCs w:val="22"/>
        </w:rPr>
        <w:t xml:space="preserve"> </w:t>
      </w:r>
      <w:r w:rsidRPr="00E865A1">
        <w:rPr>
          <w:szCs w:val="22"/>
        </w:rPr>
        <w:t>동안구청장</w:t>
      </w:r>
      <w:r w:rsidRPr="00E865A1">
        <w:rPr>
          <w:szCs w:val="22"/>
        </w:rPr>
        <w:t xml:space="preserve"> </w:t>
      </w:r>
      <w:r w:rsidRPr="00E865A1">
        <w:rPr>
          <w:szCs w:val="22"/>
        </w:rPr>
        <w:t>명의</w:t>
      </w:r>
      <w:r w:rsidRPr="00E865A1">
        <w:rPr>
          <w:szCs w:val="22"/>
        </w:rPr>
        <w:t xml:space="preserve"> </w:t>
      </w:r>
      <w:r w:rsidRPr="00E865A1">
        <w:rPr>
          <w:szCs w:val="22"/>
        </w:rPr>
        <w:t>옥외광고물등</w:t>
      </w:r>
      <w:r w:rsidRPr="00E865A1">
        <w:rPr>
          <w:szCs w:val="22"/>
        </w:rPr>
        <w:t xml:space="preserve"> </w:t>
      </w:r>
      <w:r w:rsidRPr="00E865A1">
        <w:rPr>
          <w:szCs w:val="22"/>
        </w:rPr>
        <w:t>표시허가증</w:t>
      </w:r>
      <w:r w:rsidRPr="00E865A1">
        <w:rPr>
          <w:szCs w:val="22"/>
        </w:rPr>
        <w:t xml:space="preserve"> </w:t>
      </w:r>
      <w:r w:rsidRPr="00E865A1">
        <w:rPr>
          <w:szCs w:val="22"/>
        </w:rPr>
        <w:t>제</w:t>
      </w:r>
      <w:r w:rsidRPr="00E865A1">
        <w:rPr>
          <w:szCs w:val="22"/>
        </w:rPr>
        <w:t>2023-3850042-09-1-01071</w:t>
      </w:r>
      <w:r w:rsidRPr="00E865A1">
        <w:rPr>
          <w:szCs w:val="22"/>
        </w:rPr>
        <w:t>호</w:t>
      </w:r>
      <w:r w:rsidRPr="00E865A1">
        <w:rPr>
          <w:szCs w:val="22"/>
        </w:rPr>
        <w:t xml:space="preserve"> </w:t>
      </w:r>
      <w:r w:rsidRPr="00E865A1">
        <w:rPr>
          <w:szCs w:val="22"/>
        </w:rPr>
        <w:t>및</w:t>
      </w:r>
      <w:r w:rsidRPr="00E865A1">
        <w:rPr>
          <w:szCs w:val="22"/>
        </w:rPr>
        <w:t xml:space="preserve"> </w:t>
      </w:r>
      <w:r w:rsidRPr="00E865A1">
        <w:rPr>
          <w:szCs w:val="22"/>
        </w:rPr>
        <w:t>제</w:t>
      </w:r>
      <w:r w:rsidRPr="00E865A1">
        <w:rPr>
          <w:szCs w:val="22"/>
        </w:rPr>
        <w:t>2023-3850042-</w:t>
      </w:r>
      <w:r w:rsidRPr="00E865A1">
        <w:rPr>
          <w:szCs w:val="22"/>
        </w:rPr>
        <w:lastRenderedPageBreak/>
        <w:t>09-1-01072</w:t>
      </w:r>
      <w:r w:rsidRPr="00E865A1">
        <w:rPr>
          <w:szCs w:val="22"/>
        </w:rPr>
        <w:t>호에</w:t>
      </w:r>
      <w:r w:rsidRPr="00E865A1">
        <w:rPr>
          <w:szCs w:val="22"/>
        </w:rPr>
        <w:t xml:space="preserve"> </w:t>
      </w:r>
      <w:r w:rsidRPr="00E865A1">
        <w:rPr>
          <w:szCs w:val="22"/>
        </w:rPr>
        <w:t>따른</w:t>
      </w:r>
      <w:r w:rsidRPr="00E865A1">
        <w:rPr>
          <w:szCs w:val="22"/>
        </w:rPr>
        <w:t xml:space="preserve"> </w:t>
      </w:r>
      <w:r w:rsidRPr="00E865A1">
        <w:rPr>
          <w:szCs w:val="22"/>
        </w:rPr>
        <w:t>벽면이용간판</w:t>
      </w:r>
      <w:r w:rsidRPr="00E865A1">
        <w:rPr>
          <w:szCs w:val="22"/>
        </w:rPr>
        <w:t xml:space="preserve"> 2</w:t>
      </w:r>
      <w:r w:rsidRPr="00E865A1">
        <w:rPr>
          <w:szCs w:val="22"/>
        </w:rPr>
        <w:t>건</w:t>
      </w:r>
      <w:r w:rsidRPr="00E865A1">
        <w:rPr>
          <w:szCs w:val="22"/>
        </w:rPr>
        <w:t xml:space="preserve">, </w:t>
      </w:r>
      <w:r w:rsidRPr="00E865A1">
        <w:rPr>
          <w:szCs w:val="22"/>
        </w:rPr>
        <w:t>이하</w:t>
      </w:r>
      <w:r w:rsidRPr="00E865A1">
        <w:rPr>
          <w:szCs w:val="22"/>
        </w:rPr>
        <w:t xml:space="preserve"> </w:t>
      </w:r>
      <w:r>
        <w:rPr>
          <w:szCs w:val="22"/>
        </w:rPr>
        <w:t>“</w:t>
      </w:r>
      <w:r w:rsidRPr="00E865A1">
        <w:rPr>
          <w:szCs w:val="22"/>
          <w:u w:val="single"/>
        </w:rPr>
        <w:t>본건</w:t>
      </w:r>
      <w:r w:rsidRPr="00E865A1">
        <w:rPr>
          <w:szCs w:val="22"/>
          <w:u w:val="single"/>
        </w:rPr>
        <w:t xml:space="preserve"> </w:t>
      </w:r>
      <w:r w:rsidRPr="00E865A1">
        <w:rPr>
          <w:szCs w:val="22"/>
          <w:u w:val="single"/>
        </w:rPr>
        <w:t>옥외광고물</w:t>
      </w:r>
      <w:r>
        <w:rPr>
          <w:szCs w:val="22"/>
        </w:rPr>
        <w:t>”</w:t>
      </w:r>
      <w:r w:rsidRPr="00E865A1">
        <w:rPr>
          <w:szCs w:val="22"/>
        </w:rPr>
        <w:t>)</w:t>
      </w:r>
      <w:r w:rsidRPr="00E865A1">
        <w:rPr>
          <w:szCs w:val="22"/>
        </w:rPr>
        <w:t>에</w:t>
      </w:r>
      <w:r w:rsidRPr="00E865A1">
        <w:rPr>
          <w:szCs w:val="22"/>
        </w:rPr>
        <w:t xml:space="preserve"> </w:t>
      </w:r>
      <w:r w:rsidRPr="00E865A1">
        <w:rPr>
          <w:szCs w:val="22"/>
        </w:rPr>
        <w:t>관하여</w:t>
      </w:r>
      <w:r w:rsidRPr="00E865A1">
        <w:rPr>
          <w:szCs w:val="22"/>
        </w:rPr>
        <w:t xml:space="preserve"> </w:t>
      </w:r>
      <w:r w:rsidRPr="00E865A1">
        <w:rPr>
          <w:szCs w:val="22"/>
        </w:rPr>
        <w:t>자신의</w:t>
      </w:r>
      <w:r w:rsidRPr="00E865A1">
        <w:rPr>
          <w:szCs w:val="22"/>
        </w:rPr>
        <w:t xml:space="preserve"> </w:t>
      </w:r>
      <w:r w:rsidRPr="00E865A1">
        <w:rPr>
          <w:szCs w:val="22"/>
        </w:rPr>
        <w:t>비용으로</w:t>
      </w:r>
      <w:r w:rsidRPr="00E865A1">
        <w:rPr>
          <w:szCs w:val="22"/>
        </w:rPr>
        <w:t xml:space="preserve"> (i) </w:t>
      </w:r>
      <w:r w:rsidRPr="00E865A1">
        <w:rPr>
          <w:szCs w:val="22"/>
        </w:rPr>
        <w:t>표시허가상</w:t>
      </w:r>
      <w:r w:rsidRPr="00E865A1">
        <w:rPr>
          <w:szCs w:val="22"/>
        </w:rPr>
        <w:t xml:space="preserve"> </w:t>
      </w:r>
      <w:r w:rsidRPr="00E865A1">
        <w:rPr>
          <w:szCs w:val="22"/>
        </w:rPr>
        <w:t>광고내용</w:t>
      </w:r>
      <w:r w:rsidRPr="00E865A1">
        <w:rPr>
          <w:szCs w:val="22"/>
        </w:rPr>
        <w:t>(</w:t>
      </w:r>
      <w:r>
        <w:rPr>
          <w:szCs w:val="22"/>
        </w:rPr>
        <w:t>“</w:t>
      </w:r>
      <w:r w:rsidRPr="00E865A1">
        <w:rPr>
          <w:szCs w:val="22"/>
        </w:rPr>
        <w:t>코크렙안양주식회사</w:t>
      </w:r>
      <w:r>
        <w:rPr>
          <w:szCs w:val="22"/>
        </w:rPr>
        <w:t>”</w:t>
      </w:r>
      <w:r w:rsidRPr="00E865A1">
        <w:rPr>
          <w:szCs w:val="22"/>
        </w:rPr>
        <w:t>)</w:t>
      </w:r>
      <w:r w:rsidRPr="00E865A1">
        <w:rPr>
          <w:szCs w:val="22"/>
        </w:rPr>
        <w:t>이</w:t>
      </w:r>
      <w:r w:rsidRPr="00E865A1">
        <w:rPr>
          <w:szCs w:val="22"/>
        </w:rPr>
        <w:t xml:space="preserve"> </w:t>
      </w:r>
      <w:r w:rsidRPr="00E865A1">
        <w:rPr>
          <w:szCs w:val="22"/>
        </w:rPr>
        <w:t>실제</w:t>
      </w:r>
      <w:r w:rsidRPr="00E865A1">
        <w:rPr>
          <w:szCs w:val="22"/>
        </w:rPr>
        <w:t xml:space="preserve"> </w:t>
      </w:r>
      <w:r w:rsidRPr="00E865A1">
        <w:rPr>
          <w:szCs w:val="22"/>
        </w:rPr>
        <w:t>표시</w:t>
      </w:r>
      <w:r w:rsidRPr="00E865A1">
        <w:rPr>
          <w:szCs w:val="22"/>
        </w:rPr>
        <w:t xml:space="preserve"> </w:t>
      </w:r>
      <w:r w:rsidRPr="00E865A1">
        <w:rPr>
          <w:szCs w:val="22"/>
        </w:rPr>
        <w:t>내용</w:t>
      </w:r>
      <w:r w:rsidRPr="00E865A1">
        <w:rPr>
          <w:szCs w:val="22"/>
        </w:rPr>
        <w:t>(</w:t>
      </w:r>
      <w:r>
        <w:rPr>
          <w:szCs w:val="22"/>
        </w:rPr>
        <w:t>“</w:t>
      </w:r>
      <w:r w:rsidRPr="00E865A1">
        <w:rPr>
          <w:szCs w:val="22"/>
        </w:rPr>
        <w:t>안양물류센터</w:t>
      </w:r>
      <w:r>
        <w:rPr>
          <w:szCs w:val="22"/>
        </w:rPr>
        <w:t>”</w:t>
      </w:r>
      <w:r w:rsidRPr="00E865A1">
        <w:rPr>
          <w:szCs w:val="22"/>
        </w:rPr>
        <w:t>)</w:t>
      </w:r>
      <w:r w:rsidRPr="00E865A1">
        <w:rPr>
          <w:szCs w:val="22"/>
        </w:rPr>
        <w:t>과</w:t>
      </w:r>
      <w:r w:rsidRPr="00E865A1">
        <w:rPr>
          <w:szCs w:val="22"/>
        </w:rPr>
        <w:t xml:space="preserve"> </w:t>
      </w:r>
      <w:r w:rsidRPr="00E865A1">
        <w:rPr>
          <w:szCs w:val="22"/>
        </w:rPr>
        <w:t>일치하도록</w:t>
      </w:r>
      <w:r w:rsidRPr="00E865A1">
        <w:rPr>
          <w:szCs w:val="22"/>
        </w:rPr>
        <w:t xml:space="preserve"> </w:t>
      </w:r>
      <w:r w:rsidRPr="00E865A1">
        <w:rPr>
          <w:szCs w:val="22"/>
        </w:rPr>
        <w:t>하는</w:t>
      </w:r>
      <w:r w:rsidRPr="00E865A1">
        <w:rPr>
          <w:szCs w:val="22"/>
        </w:rPr>
        <w:t xml:space="preserve"> </w:t>
      </w:r>
      <w:r w:rsidRPr="00E865A1">
        <w:rPr>
          <w:szCs w:val="22"/>
        </w:rPr>
        <w:t>변경허가를</w:t>
      </w:r>
      <w:r w:rsidRPr="00E865A1">
        <w:rPr>
          <w:szCs w:val="22"/>
        </w:rPr>
        <w:t xml:space="preserve"> </w:t>
      </w:r>
      <w:r w:rsidRPr="00E865A1">
        <w:rPr>
          <w:szCs w:val="22"/>
        </w:rPr>
        <w:t>신청하여</w:t>
      </w:r>
      <w:r w:rsidRPr="00E865A1">
        <w:rPr>
          <w:szCs w:val="22"/>
        </w:rPr>
        <w:t xml:space="preserve"> </w:t>
      </w:r>
      <w:r w:rsidRPr="00E865A1">
        <w:rPr>
          <w:szCs w:val="22"/>
        </w:rPr>
        <w:t>취득하고</w:t>
      </w:r>
      <w:r w:rsidRPr="00E865A1">
        <w:rPr>
          <w:szCs w:val="22"/>
        </w:rPr>
        <w:t xml:space="preserve">, (ii) </w:t>
      </w:r>
      <w:r w:rsidRPr="00E865A1">
        <w:rPr>
          <w:szCs w:val="22"/>
        </w:rPr>
        <w:t>표시기간</w:t>
      </w:r>
      <w:r w:rsidRPr="00E865A1">
        <w:rPr>
          <w:szCs w:val="22"/>
        </w:rPr>
        <w:t xml:space="preserve">(2026. 10. 17. </w:t>
      </w:r>
      <w:r w:rsidRPr="00E865A1">
        <w:rPr>
          <w:szCs w:val="22"/>
        </w:rPr>
        <w:t>만료</w:t>
      </w:r>
      <w:r w:rsidRPr="00E865A1">
        <w:rPr>
          <w:szCs w:val="22"/>
        </w:rPr>
        <w:t>)</w:t>
      </w:r>
      <w:r w:rsidRPr="00E865A1">
        <w:rPr>
          <w:szCs w:val="22"/>
        </w:rPr>
        <w:t>의</w:t>
      </w:r>
      <w:r w:rsidRPr="00E865A1">
        <w:rPr>
          <w:szCs w:val="22"/>
        </w:rPr>
        <w:t xml:space="preserve"> </w:t>
      </w:r>
      <w:r w:rsidRPr="00E865A1">
        <w:rPr>
          <w:szCs w:val="22"/>
        </w:rPr>
        <w:t>만료</w:t>
      </w:r>
      <w:r w:rsidRPr="00E865A1">
        <w:rPr>
          <w:szCs w:val="22"/>
        </w:rPr>
        <w:t xml:space="preserve"> </w:t>
      </w:r>
      <w:r w:rsidRPr="00E865A1">
        <w:rPr>
          <w:szCs w:val="22"/>
        </w:rPr>
        <w:t>전에</w:t>
      </w:r>
      <w:r w:rsidRPr="00E865A1">
        <w:rPr>
          <w:szCs w:val="22"/>
        </w:rPr>
        <w:t xml:space="preserve"> </w:t>
      </w:r>
      <w:r w:rsidRPr="00E865A1">
        <w:rPr>
          <w:szCs w:val="22"/>
        </w:rPr>
        <w:t>표시기간</w:t>
      </w:r>
      <w:r w:rsidRPr="00E865A1">
        <w:rPr>
          <w:szCs w:val="22"/>
        </w:rPr>
        <w:t xml:space="preserve"> </w:t>
      </w:r>
      <w:r w:rsidRPr="00E865A1">
        <w:rPr>
          <w:szCs w:val="22"/>
        </w:rPr>
        <w:t>연장허가를</w:t>
      </w:r>
      <w:r w:rsidRPr="00E865A1">
        <w:rPr>
          <w:szCs w:val="22"/>
        </w:rPr>
        <w:t xml:space="preserve"> </w:t>
      </w:r>
      <w:r w:rsidRPr="00E865A1">
        <w:rPr>
          <w:szCs w:val="22"/>
        </w:rPr>
        <w:t>신청하여</w:t>
      </w:r>
      <w:r w:rsidRPr="00E865A1">
        <w:rPr>
          <w:szCs w:val="22"/>
        </w:rPr>
        <w:t xml:space="preserve"> </w:t>
      </w:r>
      <w:r w:rsidRPr="00E865A1">
        <w:rPr>
          <w:szCs w:val="22"/>
        </w:rPr>
        <w:t>취득하여야</w:t>
      </w:r>
      <w:r w:rsidRPr="00E865A1">
        <w:rPr>
          <w:szCs w:val="22"/>
        </w:rPr>
        <w:t xml:space="preserve"> </w:t>
      </w:r>
      <w:r w:rsidRPr="00E865A1">
        <w:rPr>
          <w:szCs w:val="22"/>
        </w:rPr>
        <w:t>한다</w:t>
      </w:r>
      <w:r w:rsidRPr="00E865A1">
        <w:rPr>
          <w:szCs w:val="22"/>
        </w:rPr>
        <w:t xml:space="preserve">. </w:t>
      </w:r>
      <w:r w:rsidRPr="00E865A1">
        <w:rPr>
          <w:szCs w:val="22"/>
        </w:rPr>
        <w:t>매도인은</w:t>
      </w:r>
      <w:r w:rsidRPr="00E865A1">
        <w:rPr>
          <w:szCs w:val="22"/>
        </w:rPr>
        <w:t xml:space="preserve"> </w:t>
      </w:r>
      <w:r w:rsidRPr="00E865A1">
        <w:rPr>
          <w:szCs w:val="22"/>
        </w:rPr>
        <w:t>거래종결일에</w:t>
      </w:r>
      <w:r w:rsidRPr="00E865A1">
        <w:rPr>
          <w:szCs w:val="22"/>
        </w:rPr>
        <w:t xml:space="preserve"> </w:t>
      </w:r>
      <w:r w:rsidRPr="00E865A1">
        <w:rPr>
          <w:szCs w:val="22"/>
        </w:rPr>
        <w:t>본건</w:t>
      </w:r>
      <w:r w:rsidRPr="00E865A1">
        <w:rPr>
          <w:szCs w:val="22"/>
        </w:rPr>
        <w:t xml:space="preserve"> </w:t>
      </w:r>
      <w:r w:rsidRPr="00E865A1">
        <w:rPr>
          <w:szCs w:val="22"/>
        </w:rPr>
        <w:t>옥외광고물에</w:t>
      </w:r>
      <w:r w:rsidRPr="00E865A1">
        <w:rPr>
          <w:szCs w:val="22"/>
        </w:rPr>
        <w:t xml:space="preserve"> </w:t>
      </w:r>
      <w:r w:rsidRPr="00E865A1">
        <w:rPr>
          <w:szCs w:val="22"/>
        </w:rPr>
        <w:t>관한</w:t>
      </w:r>
      <w:r w:rsidRPr="00E865A1">
        <w:rPr>
          <w:szCs w:val="22"/>
        </w:rPr>
        <w:t xml:space="preserve"> </w:t>
      </w:r>
      <w:r w:rsidRPr="00E865A1">
        <w:rPr>
          <w:szCs w:val="22"/>
        </w:rPr>
        <w:t>표시허가증</w:t>
      </w:r>
      <w:r w:rsidRPr="00E865A1">
        <w:rPr>
          <w:szCs w:val="22"/>
        </w:rPr>
        <w:t xml:space="preserve"> </w:t>
      </w:r>
      <w:r w:rsidRPr="00E865A1">
        <w:rPr>
          <w:szCs w:val="22"/>
        </w:rPr>
        <w:t>원본</w:t>
      </w:r>
      <w:r w:rsidRPr="00E865A1">
        <w:rPr>
          <w:szCs w:val="22"/>
        </w:rPr>
        <w:t>(</w:t>
      </w:r>
      <w:r w:rsidRPr="00E865A1">
        <w:rPr>
          <w:szCs w:val="22"/>
        </w:rPr>
        <w:t>변경</w:t>
      </w:r>
      <w:r w:rsidRPr="00E865A1">
        <w:rPr>
          <w:szCs w:val="22"/>
        </w:rPr>
        <w:t>·</w:t>
      </w:r>
      <w:r w:rsidRPr="00E865A1">
        <w:rPr>
          <w:szCs w:val="22"/>
        </w:rPr>
        <w:t>연장허가가</w:t>
      </w:r>
      <w:r w:rsidRPr="00E865A1">
        <w:rPr>
          <w:szCs w:val="22"/>
        </w:rPr>
        <w:t xml:space="preserve"> </w:t>
      </w:r>
      <w:r w:rsidRPr="00E865A1">
        <w:rPr>
          <w:szCs w:val="22"/>
        </w:rPr>
        <w:t>완료된</w:t>
      </w:r>
      <w:r w:rsidRPr="00E865A1">
        <w:rPr>
          <w:szCs w:val="22"/>
        </w:rPr>
        <w:t xml:space="preserve"> </w:t>
      </w:r>
      <w:r w:rsidRPr="00E865A1">
        <w:rPr>
          <w:szCs w:val="22"/>
        </w:rPr>
        <w:t>경우</w:t>
      </w:r>
      <w:r w:rsidRPr="00E865A1">
        <w:rPr>
          <w:szCs w:val="22"/>
        </w:rPr>
        <w:t xml:space="preserve"> </w:t>
      </w:r>
      <w:r w:rsidRPr="00E865A1">
        <w:rPr>
          <w:szCs w:val="22"/>
        </w:rPr>
        <w:t>그</w:t>
      </w:r>
      <w:r w:rsidRPr="00E865A1">
        <w:rPr>
          <w:szCs w:val="22"/>
        </w:rPr>
        <w:t xml:space="preserve"> </w:t>
      </w:r>
      <w:r w:rsidRPr="00E865A1">
        <w:rPr>
          <w:szCs w:val="22"/>
        </w:rPr>
        <w:t>허가증</w:t>
      </w:r>
      <w:r w:rsidRPr="00E865A1">
        <w:rPr>
          <w:szCs w:val="22"/>
        </w:rPr>
        <w:t>)</w:t>
      </w:r>
      <w:r w:rsidRPr="00E865A1">
        <w:rPr>
          <w:szCs w:val="22"/>
        </w:rPr>
        <w:t>을</w:t>
      </w:r>
      <w:r w:rsidRPr="00E865A1">
        <w:rPr>
          <w:szCs w:val="22"/>
        </w:rPr>
        <w:t xml:space="preserve"> </w:t>
      </w:r>
      <w:r w:rsidRPr="00E865A1">
        <w:rPr>
          <w:szCs w:val="22"/>
        </w:rPr>
        <w:t>매수인에게</w:t>
      </w:r>
      <w:r w:rsidRPr="00E865A1">
        <w:rPr>
          <w:szCs w:val="22"/>
        </w:rPr>
        <w:t xml:space="preserve"> </w:t>
      </w:r>
      <w:r w:rsidRPr="00E865A1">
        <w:rPr>
          <w:szCs w:val="22"/>
        </w:rPr>
        <w:t>교부하고</w:t>
      </w:r>
      <w:r w:rsidRPr="00E865A1">
        <w:rPr>
          <w:szCs w:val="22"/>
        </w:rPr>
        <w:t xml:space="preserve">, </w:t>
      </w:r>
      <w:r w:rsidRPr="00E865A1">
        <w:rPr>
          <w:szCs w:val="22"/>
        </w:rPr>
        <w:t>거래종결</w:t>
      </w:r>
      <w:r w:rsidRPr="00E865A1">
        <w:rPr>
          <w:szCs w:val="22"/>
        </w:rPr>
        <w:t xml:space="preserve"> </w:t>
      </w:r>
      <w:r w:rsidRPr="00E865A1">
        <w:rPr>
          <w:szCs w:val="22"/>
        </w:rPr>
        <w:t>후</w:t>
      </w:r>
      <w:r w:rsidRPr="00E865A1">
        <w:rPr>
          <w:szCs w:val="22"/>
        </w:rPr>
        <w:t xml:space="preserve"> </w:t>
      </w:r>
      <w:r w:rsidRPr="00E865A1">
        <w:rPr>
          <w:szCs w:val="22"/>
        </w:rPr>
        <w:t>매수인이</w:t>
      </w:r>
      <w:r w:rsidRPr="00E865A1">
        <w:rPr>
          <w:szCs w:val="22"/>
        </w:rPr>
        <w:t xml:space="preserve"> </w:t>
      </w:r>
      <w:r w:rsidRPr="00E865A1">
        <w:rPr>
          <w:szCs w:val="22"/>
        </w:rPr>
        <w:t>본건</w:t>
      </w:r>
      <w:r w:rsidRPr="00E865A1">
        <w:rPr>
          <w:szCs w:val="22"/>
        </w:rPr>
        <w:t xml:space="preserve"> </w:t>
      </w:r>
      <w:r w:rsidRPr="00E865A1">
        <w:rPr>
          <w:szCs w:val="22"/>
        </w:rPr>
        <w:t>옥외광고물의</w:t>
      </w:r>
      <w:r w:rsidRPr="00E865A1">
        <w:rPr>
          <w:szCs w:val="22"/>
        </w:rPr>
        <w:t xml:space="preserve"> </w:t>
      </w:r>
      <w:r w:rsidRPr="00E865A1">
        <w:rPr>
          <w:szCs w:val="22"/>
        </w:rPr>
        <w:t>광고주</w:t>
      </w:r>
      <w:r w:rsidRPr="00E865A1">
        <w:rPr>
          <w:szCs w:val="22"/>
        </w:rPr>
        <w:t xml:space="preserve"> </w:t>
      </w:r>
      <w:r w:rsidRPr="00E865A1">
        <w:rPr>
          <w:szCs w:val="22"/>
        </w:rPr>
        <w:t>및</w:t>
      </w:r>
      <w:r w:rsidRPr="00E865A1">
        <w:rPr>
          <w:szCs w:val="22"/>
        </w:rPr>
        <w:t xml:space="preserve"> </w:t>
      </w:r>
      <w:r w:rsidRPr="00E865A1">
        <w:rPr>
          <w:szCs w:val="22"/>
        </w:rPr>
        <w:t>광고물등관리자</w:t>
      </w:r>
      <w:r w:rsidRPr="00E865A1">
        <w:rPr>
          <w:szCs w:val="22"/>
        </w:rPr>
        <w:t xml:space="preserve"> </w:t>
      </w:r>
      <w:r w:rsidRPr="00E865A1">
        <w:rPr>
          <w:szCs w:val="22"/>
        </w:rPr>
        <w:t>변경신고를</w:t>
      </w:r>
      <w:r w:rsidRPr="00E865A1">
        <w:rPr>
          <w:szCs w:val="22"/>
        </w:rPr>
        <w:t xml:space="preserve"> </w:t>
      </w:r>
      <w:r w:rsidRPr="00E865A1">
        <w:rPr>
          <w:szCs w:val="22"/>
        </w:rPr>
        <w:t>하는</w:t>
      </w:r>
      <w:r w:rsidRPr="00E865A1">
        <w:rPr>
          <w:szCs w:val="22"/>
        </w:rPr>
        <w:t xml:space="preserve"> </w:t>
      </w:r>
      <w:r w:rsidRPr="00E865A1">
        <w:rPr>
          <w:szCs w:val="22"/>
        </w:rPr>
        <w:t>데</w:t>
      </w:r>
      <w:r w:rsidRPr="00E865A1">
        <w:rPr>
          <w:szCs w:val="22"/>
        </w:rPr>
        <w:t xml:space="preserve"> </w:t>
      </w:r>
      <w:r w:rsidRPr="00E865A1">
        <w:rPr>
          <w:szCs w:val="22"/>
        </w:rPr>
        <w:t>필요한</w:t>
      </w:r>
      <w:r w:rsidRPr="00E865A1">
        <w:rPr>
          <w:szCs w:val="22"/>
        </w:rPr>
        <w:t xml:space="preserve"> </w:t>
      </w:r>
      <w:r w:rsidRPr="00E865A1">
        <w:rPr>
          <w:szCs w:val="22"/>
        </w:rPr>
        <w:t>서류</w:t>
      </w:r>
      <w:r w:rsidRPr="00E865A1">
        <w:rPr>
          <w:szCs w:val="22"/>
        </w:rPr>
        <w:t>(</w:t>
      </w:r>
      <w:r w:rsidRPr="00E865A1">
        <w:rPr>
          <w:szCs w:val="22"/>
        </w:rPr>
        <w:t>매도인의</w:t>
      </w:r>
      <w:r w:rsidRPr="00E865A1">
        <w:rPr>
          <w:szCs w:val="22"/>
        </w:rPr>
        <w:t xml:space="preserve"> </w:t>
      </w:r>
      <w:r w:rsidRPr="00E865A1">
        <w:rPr>
          <w:szCs w:val="22"/>
        </w:rPr>
        <w:t>동의서</w:t>
      </w:r>
      <w:r w:rsidRPr="00E865A1">
        <w:rPr>
          <w:szCs w:val="22"/>
        </w:rPr>
        <w:t xml:space="preserve">, </w:t>
      </w:r>
      <w:r w:rsidRPr="00E865A1">
        <w:rPr>
          <w:szCs w:val="22"/>
        </w:rPr>
        <w:t>위임장</w:t>
      </w:r>
      <w:r w:rsidRPr="00E865A1">
        <w:rPr>
          <w:szCs w:val="22"/>
        </w:rPr>
        <w:t xml:space="preserve"> </w:t>
      </w:r>
      <w:r w:rsidRPr="00E865A1">
        <w:rPr>
          <w:szCs w:val="22"/>
        </w:rPr>
        <w:t>등</w:t>
      </w:r>
      <w:r w:rsidRPr="00E865A1">
        <w:rPr>
          <w:szCs w:val="22"/>
        </w:rPr>
        <w:t>)</w:t>
      </w:r>
      <w:r w:rsidRPr="00E865A1">
        <w:rPr>
          <w:szCs w:val="22"/>
        </w:rPr>
        <w:t>를</w:t>
      </w:r>
      <w:r w:rsidRPr="00E865A1">
        <w:rPr>
          <w:szCs w:val="22"/>
        </w:rPr>
        <w:t xml:space="preserve"> </w:t>
      </w:r>
      <w:r w:rsidRPr="00E865A1">
        <w:rPr>
          <w:szCs w:val="22"/>
        </w:rPr>
        <w:t>제공하는</w:t>
      </w:r>
      <w:r w:rsidRPr="00E865A1">
        <w:rPr>
          <w:szCs w:val="22"/>
        </w:rPr>
        <w:t xml:space="preserve"> </w:t>
      </w:r>
      <w:r w:rsidRPr="00E865A1">
        <w:rPr>
          <w:szCs w:val="22"/>
        </w:rPr>
        <w:t>등</w:t>
      </w:r>
      <w:r w:rsidRPr="00E865A1">
        <w:rPr>
          <w:szCs w:val="22"/>
        </w:rPr>
        <w:t xml:space="preserve"> </w:t>
      </w:r>
      <w:r w:rsidRPr="00E865A1">
        <w:rPr>
          <w:szCs w:val="22"/>
        </w:rPr>
        <w:t>협조한다</w:t>
      </w:r>
      <w:r w:rsidRPr="00E865A1">
        <w:rPr>
          <w:szCs w:val="22"/>
        </w:rPr>
        <w:t xml:space="preserve">. </w:t>
      </w:r>
    </w:p>
    <w:p w14:paraId="77C2F776" w14:textId="77777777" w:rsidR="00B71951" w:rsidRDefault="00B71951" w:rsidP="00B71951">
      <w:pPr>
        <w:pStyle w:val="ac"/>
        <w:ind w:left="880"/>
        <w:rPr>
          <w:szCs w:val="22"/>
        </w:rPr>
      </w:pPr>
    </w:p>
    <w:p w14:paraId="4969B7F4" w14:textId="50010CDC" w:rsidR="00B71951" w:rsidRPr="00B71951" w:rsidRDefault="00B71951" w:rsidP="00B71951">
      <w:pPr>
        <w:pStyle w:val="ac"/>
        <w:numPr>
          <w:ilvl w:val="0"/>
          <w:numId w:val="7"/>
        </w:numPr>
        <w:tabs>
          <w:tab w:val="left" w:pos="-1440"/>
        </w:tabs>
        <w:snapToGrid w:val="0"/>
        <w:ind w:leftChars="0"/>
        <w:rPr>
          <w:szCs w:val="22"/>
        </w:rPr>
      </w:pPr>
      <w:commentRangeStart w:id="132"/>
      <w:r w:rsidRPr="00B71951">
        <w:rPr>
          <w:rFonts w:hint="eastAsia"/>
          <w:szCs w:val="22"/>
          <w:u w:val="single"/>
        </w:rPr>
        <w:t>생활소음</w:t>
      </w:r>
      <w:r w:rsidRPr="00B71951">
        <w:rPr>
          <w:rFonts w:hint="eastAsia"/>
          <w:szCs w:val="22"/>
          <w:u w:val="single"/>
        </w:rPr>
        <w:t xml:space="preserve"> </w:t>
      </w:r>
      <w:r w:rsidRPr="00B71951">
        <w:rPr>
          <w:rFonts w:hint="eastAsia"/>
          <w:szCs w:val="22"/>
          <w:u w:val="single"/>
        </w:rPr>
        <w:t>민원</w:t>
      </w:r>
      <w:commentRangeEnd w:id="132"/>
      <w:r w:rsidR="00A33B7F" w:rsidRPr="00B71951">
        <w:rPr>
          <w:rStyle w:val="afd"/>
          <w:rFonts w:hint="eastAsia"/>
          <w:sz w:val="22"/>
          <w:szCs w:val="22"/>
        </w:rPr>
        <w:commentReference w:id="132"/>
      </w:r>
      <w:r w:rsidRPr="00B71951">
        <w:rPr>
          <w:rFonts w:hint="eastAsia"/>
          <w:szCs w:val="22"/>
        </w:rPr>
        <w:t xml:space="preserve">: </w:t>
      </w:r>
      <w:r w:rsidRPr="00B71951">
        <w:rPr>
          <w:szCs w:val="22"/>
        </w:rPr>
        <w:t>매도인은</w:t>
      </w:r>
      <w:r w:rsidRPr="00B71951">
        <w:rPr>
          <w:szCs w:val="22"/>
        </w:rPr>
        <w:t xml:space="preserve"> </w:t>
      </w:r>
      <w:r w:rsidRPr="00B71951">
        <w:rPr>
          <w:szCs w:val="22"/>
        </w:rPr>
        <w:t>본건</w:t>
      </w:r>
      <w:r w:rsidRPr="00B71951">
        <w:rPr>
          <w:szCs w:val="22"/>
        </w:rPr>
        <w:t xml:space="preserve"> </w:t>
      </w:r>
      <w:r w:rsidRPr="00B71951">
        <w:rPr>
          <w:szCs w:val="22"/>
        </w:rPr>
        <w:t>건물의</w:t>
      </w:r>
      <w:r w:rsidRPr="00B71951">
        <w:rPr>
          <w:szCs w:val="22"/>
        </w:rPr>
        <w:t xml:space="preserve"> </w:t>
      </w:r>
      <w:r w:rsidRPr="00B71951">
        <w:rPr>
          <w:szCs w:val="22"/>
        </w:rPr>
        <w:t>생활소음</w:t>
      </w:r>
      <w:r w:rsidRPr="00B71951">
        <w:rPr>
          <w:szCs w:val="22"/>
        </w:rPr>
        <w:t xml:space="preserve"> </w:t>
      </w:r>
      <w:r w:rsidRPr="00B71951">
        <w:rPr>
          <w:szCs w:val="22"/>
        </w:rPr>
        <w:t>민원과</w:t>
      </w:r>
      <w:r w:rsidRPr="00B71951">
        <w:rPr>
          <w:szCs w:val="22"/>
        </w:rPr>
        <w:t xml:space="preserve"> </w:t>
      </w:r>
      <w:r w:rsidRPr="00B71951">
        <w:rPr>
          <w:szCs w:val="22"/>
        </w:rPr>
        <w:t>관련하여</w:t>
      </w:r>
      <w:r w:rsidRPr="00B71951">
        <w:rPr>
          <w:szCs w:val="22"/>
        </w:rPr>
        <w:t xml:space="preserve"> </w:t>
      </w:r>
      <w:r w:rsidRPr="00B71951">
        <w:rPr>
          <w:szCs w:val="22"/>
        </w:rPr>
        <w:t>임차인인</w:t>
      </w:r>
      <w:r w:rsidRPr="00B71951">
        <w:rPr>
          <w:szCs w:val="22"/>
        </w:rPr>
        <w:t xml:space="preserve"> </w:t>
      </w:r>
      <w:r w:rsidRPr="00B71951">
        <w:rPr>
          <w:szCs w:val="22"/>
        </w:rPr>
        <w:t>쿠팡</w:t>
      </w:r>
      <w:r w:rsidRPr="00B71951">
        <w:rPr>
          <w:szCs w:val="22"/>
        </w:rPr>
        <w:t xml:space="preserve"> </w:t>
      </w:r>
      <w:r w:rsidRPr="00B71951">
        <w:rPr>
          <w:szCs w:val="22"/>
        </w:rPr>
        <w:t>주식회사에</w:t>
      </w:r>
      <w:r w:rsidRPr="00B71951">
        <w:rPr>
          <w:szCs w:val="22"/>
        </w:rPr>
        <w:t xml:space="preserve"> </w:t>
      </w:r>
      <w:r w:rsidRPr="00B71951">
        <w:rPr>
          <w:szCs w:val="22"/>
        </w:rPr>
        <w:t>소음저감조치의</w:t>
      </w:r>
      <w:r w:rsidRPr="00B71951">
        <w:rPr>
          <w:szCs w:val="22"/>
        </w:rPr>
        <w:t xml:space="preserve"> </w:t>
      </w:r>
      <w:r w:rsidRPr="00B71951">
        <w:rPr>
          <w:szCs w:val="22"/>
        </w:rPr>
        <w:t>이행</w:t>
      </w:r>
      <w:r w:rsidRPr="00B71951">
        <w:rPr>
          <w:szCs w:val="22"/>
        </w:rPr>
        <w:t xml:space="preserve"> </w:t>
      </w:r>
      <w:r w:rsidRPr="00B71951">
        <w:rPr>
          <w:szCs w:val="22"/>
        </w:rPr>
        <w:t>및</w:t>
      </w:r>
      <w:r w:rsidRPr="00B71951">
        <w:rPr>
          <w:szCs w:val="22"/>
        </w:rPr>
        <w:t xml:space="preserve"> </w:t>
      </w:r>
      <w:r w:rsidRPr="00B71951">
        <w:rPr>
          <w:szCs w:val="22"/>
        </w:rPr>
        <w:t>유지</w:t>
      </w:r>
      <w:r w:rsidRPr="00B71951">
        <w:rPr>
          <w:szCs w:val="22"/>
        </w:rPr>
        <w:t>·</w:t>
      </w:r>
      <w:r w:rsidRPr="00B71951">
        <w:rPr>
          <w:szCs w:val="22"/>
        </w:rPr>
        <w:t>관리를</w:t>
      </w:r>
      <w:r w:rsidRPr="00B71951">
        <w:rPr>
          <w:szCs w:val="22"/>
        </w:rPr>
        <w:t xml:space="preserve"> </w:t>
      </w:r>
      <w:r w:rsidRPr="00B71951">
        <w:rPr>
          <w:szCs w:val="22"/>
        </w:rPr>
        <w:t>요청하고</w:t>
      </w:r>
      <w:r w:rsidRPr="00B71951">
        <w:rPr>
          <w:szCs w:val="22"/>
        </w:rPr>
        <w:t xml:space="preserve">, </w:t>
      </w:r>
      <w:r w:rsidR="008C62E8">
        <w:rPr>
          <w:rFonts w:hint="eastAsia"/>
          <w:szCs w:val="22"/>
        </w:rPr>
        <w:t>거래종결일까지</w:t>
      </w:r>
      <w:r w:rsidR="008C62E8">
        <w:rPr>
          <w:rFonts w:hint="eastAsia"/>
          <w:szCs w:val="22"/>
        </w:rPr>
        <w:t xml:space="preserve"> </w:t>
      </w:r>
      <w:r w:rsidRPr="00B71951">
        <w:rPr>
          <w:szCs w:val="22"/>
        </w:rPr>
        <w:t>부동산관리회사</w:t>
      </w:r>
      <w:r w:rsidRPr="00B71951">
        <w:rPr>
          <w:szCs w:val="22"/>
        </w:rPr>
        <w:t xml:space="preserve"> </w:t>
      </w:r>
      <w:r w:rsidRPr="00B71951">
        <w:rPr>
          <w:szCs w:val="22"/>
        </w:rPr>
        <w:t>및</w:t>
      </w:r>
      <w:r w:rsidRPr="00B71951">
        <w:rPr>
          <w:szCs w:val="22"/>
        </w:rPr>
        <w:t xml:space="preserve"> </w:t>
      </w:r>
      <w:r w:rsidR="004572B3">
        <w:rPr>
          <w:rFonts w:hint="eastAsia"/>
          <w:szCs w:val="22"/>
        </w:rPr>
        <w:t>임차인</w:t>
      </w:r>
      <w:r w:rsidR="004572B3">
        <w:rPr>
          <w:rFonts w:hint="eastAsia"/>
          <w:szCs w:val="22"/>
        </w:rPr>
        <w:t xml:space="preserve"> </w:t>
      </w:r>
      <w:r w:rsidRPr="00B71951">
        <w:rPr>
          <w:szCs w:val="22"/>
        </w:rPr>
        <w:t>쿠팡</w:t>
      </w:r>
      <w:r w:rsidR="004572B3">
        <w:rPr>
          <w:rFonts w:hint="eastAsia"/>
          <w:szCs w:val="22"/>
        </w:rPr>
        <w:t xml:space="preserve"> </w:t>
      </w:r>
      <w:r w:rsidR="004572B3">
        <w:rPr>
          <w:rFonts w:hint="eastAsia"/>
          <w:szCs w:val="22"/>
        </w:rPr>
        <w:t>주식</w:t>
      </w:r>
      <w:r w:rsidRPr="00B71951">
        <w:rPr>
          <w:szCs w:val="22"/>
        </w:rPr>
        <w:t>회사</w:t>
      </w:r>
      <w:r w:rsidRPr="00B71951">
        <w:rPr>
          <w:szCs w:val="22"/>
        </w:rPr>
        <w:t xml:space="preserve"> </w:t>
      </w:r>
      <w:r w:rsidRPr="00B71951">
        <w:rPr>
          <w:szCs w:val="22"/>
        </w:rPr>
        <w:t>담당자와의</w:t>
      </w:r>
      <w:r w:rsidRPr="00B71951">
        <w:rPr>
          <w:szCs w:val="22"/>
        </w:rPr>
        <w:t xml:space="preserve"> </w:t>
      </w:r>
      <w:r w:rsidRPr="00B71951">
        <w:rPr>
          <w:szCs w:val="22"/>
        </w:rPr>
        <w:t>협의</w:t>
      </w:r>
      <w:r w:rsidRPr="00B71951">
        <w:rPr>
          <w:szCs w:val="22"/>
        </w:rPr>
        <w:t xml:space="preserve">, </w:t>
      </w:r>
      <w:r w:rsidRPr="00B71951">
        <w:rPr>
          <w:szCs w:val="22"/>
        </w:rPr>
        <w:t>회신</w:t>
      </w:r>
      <w:r w:rsidRPr="00B71951">
        <w:rPr>
          <w:szCs w:val="22"/>
        </w:rPr>
        <w:t xml:space="preserve"> </w:t>
      </w:r>
      <w:r w:rsidRPr="00B71951">
        <w:rPr>
          <w:szCs w:val="22"/>
        </w:rPr>
        <w:t>및</w:t>
      </w:r>
      <w:r w:rsidRPr="00B71951">
        <w:rPr>
          <w:szCs w:val="22"/>
        </w:rPr>
        <w:t xml:space="preserve"> </w:t>
      </w:r>
      <w:r w:rsidRPr="00B71951">
        <w:rPr>
          <w:szCs w:val="22"/>
        </w:rPr>
        <w:t>현장자료</w:t>
      </w:r>
      <w:r w:rsidRPr="00B71951">
        <w:rPr>
          <w:szCs w:val="22"/>
        </w:rPr>
        <w:t xml:space="preserve"> </w:t>
      </w:r>
      <w:r w:rsidRPr="00B71951">
        <w:rPr>
          <w:szCs w:val="22"/>
        </w:rPr>
        <w:t>확인</w:t>
      </w:r>
      <w:r w:rsidRPr="00B71951">
        <w:rPr>
          <w:szCs w:val="22"/>
        </w:rPr>
        <w:t xml:space="preserve"> </w:t>
      </w:r>
      <w:r w:rsidRPr="00B71951">
        <w:rPr>
          <w:szCs w:val="22"/>
        </w:rPr>
        <w:t>등을</w:t>
      </w:r>
      <w:r w:rsidRPr="00B71951">
        <w:rPr>
          <w:szCs w:val="22"/>
        </w:rPr>
        <w:t xml:space="preserve"> </w:t>
      </w:r>
      <w:r w:rsidRPr="00B71951">
        <w:rPr>
          <w:szCs w:val="22"/>
        </w:rPr>
        <w:t>통하여</w:t>
      </w:r>
      <w:r w:rsidRPr="00B71951">
        <w:rPr>
          <w:szCs w:val="22"/>
        </w:rPr>
        <w:t xml:space="preserve"> </w:t>
      </w:r>
      <w:r w:rsidRPr="00B71951">
        <w:rPr>
          <w:szCs w:val="22"/>
        </w:rPr>
        <w:t>해당</w:t>
      </w:r>
      <w:r w:rsidRPr="00B71951">
        <w:rPr>
          <w:szCs w:val="22"/>
        </w:rPr>
        <w:t xml:space="preserve"> </w:t>
      </w:r>
      <w:r w:rsidRPr="00B71951">
        <w:rPr>
          <w:szCs w:val="22"/>
        </w:rPr>
        <w:t>조치의</w:t>
      </w:r>
      <w:r w:rsidRPr="00B71951">
        <w:rPr>
          <w:szCs w:val="22"/>
        </w:rPr>
        <w:t xml:space="preserve"> </w:t>
      </w:r>
      <w:r w:rsidRPr="00B71951">
        <w:rPr>
          <w:szCs w:val="22"/>
        </w:rPr>
        <w:t>이행현황을</w:t>
      </w:r>
      <w:r w:rsidRPr="00B71951">
        <w:rPr>
          <w:szCs w:val="22"/>
        </w:rPr>
        <w:t xml:space="preserve"> </w:t>
      </w:r>
      <w:r w:rsidRPr="00B71951">
        <w:rPr>
          <w:szCs w:val="22"/>
        </w:rPr>
        <w:t>점검하는</w:t>
      </w:r>
      <w:r w:rsidRPr="00B71951">
        <w:rPr>
          <w:szCs w:val="22"/>
        </w:rPr>
        <w:t xml:space="preserve"> </w:t>
      </w:r>
      <w:r w:rsidRPr="00B71951">
        <w:rPr>
          <w:szCs w:val="22"/>
        </w:rPr>
        <w:t>등</w:t>
      </w:r>
      <w:r w:rsidRPr="00B71951">
        <w:rPr>
          <w:szCs w:val="22"/>
        </w:rPr>
        <w:t xml:space="preserve"> </w:t>
      </w:r>
      <w:r w:rsidRPr="00B71951">
        <w:rPr>
          <w:szCs w:val="22"/>
        </w:rPr>
        <w:t>상거래상</w:t>
      </w:r>
      <w:r w:rsidRPr="00B71951">
        <w:rPr>
          <w:szCs w:val="22"/>
        </w:rPr>
        <w:t xml:space="preserve"> </w:t>
      </w:r>
      <w:r w:rsidRPr="00B71951">
        <w:rPr>
          <w:szCs w:val="22"/>
        </w:rPr>
        <w:t>합리적인</w:t>
      </w:r>
      <w:r w:rsidRPr="00B71951">
        <w:rPr>
          <w:szCs w:val="22"/>
        </w:rPr>
        <w:t xml:space="preserve"> </w:t>
      </w:r>
      <w:r w:rsidRPr="00B71951">
        <w:rPr>
          <w:szCs w:val="22"/>
        </w:rPr>
        <w:t>노력을</w:t>
      </w:r>
      <w:r w:rsidRPr="00B71951">
        <w:rPr>
          <w:szCs w:val="22"/>
        </w:rPr>
        <w:t xml:space="preserve"> </w:t>
      </w:r>
      <w:r w:rsidRPr="00B71951">
        <w:rPr>
          <w:szCs w:val="22"/>
        </w:rPr>
        <w:t>기울</w:t>
      </w:r>
      <w:r w:rsidR="004C32D8">
        <w:rPr>
          <w:rFonts w:hint="eastAsia"/>
          <w:szCs w:val="22"/>
        </w:rPr>
        <w:t>이기로</w:t>
      </w:r>
      <w:r w:rsidR="004C32D8">
        <w:rPr>
          <w:rFonts w:hint="eastAsia"/>
          <w:szCs w:val="22"/>
        </w:rPr>
        <w:t xml:space="preserve"> </w:t>
      </w:r>
      <w:r w:rsidR="004C32D8">
        <w:rPr>
          <w:rFonts w:hint="eastAsia"/>
          <w:szCs w:val="22"/>
        </w:rPr>
        <w:t>하며</w:t>
      </w:r>
      <w:r w:rsidR="004C32D8">
        <w:rPr>
          <w:rFonts w:hint="eastAsia"/>
          <w:szCs w:val="22"/>
        </w:rPr>
        <w:t>,</w:t>
      </w:r>
      <w:r w:rsidRPr="00B71951">
        <w:rPr>
          <w:rFonts w:hint="eastAsia"/>
          <w:szCs w:val="22"/>
        </w:rPr>
        <w:t xml:space="preserve"> </w:t>
      </w:r>
      <w:r w:rsidRPr="00B71951">
        <w:rPr>
          <w:szCs w:val="22"/>
        </w:rPr>
        <w:t>관련</w:t>
      </w:r>
      <w:r w:rsidRPr="00B71951">
        <w:rPr>
          <w:szCs w:val="22"/>
        </w:rPr>
        <w:t xml:space="preserve"> </w:t>
      </w:r>
      <w:r w:rsidRPr="00B71951">
        <w:rPr>
          <w:szCs w:val="22"/>
        </w:rPr>
        <w:t>협의내용과</w:t>
      </w:r>
      <w:r w:rsidRPr="00B71951">
        <w:rPr>
          <w:szCs w:val="22"/>
        </w:rPr>
        <w:t xml:space="preserve"> </w:t>
      </w:r>
      <w:r w:rsidRPr="00B71951">
        <w:rPr>
          <w:szCs w:val="22"/>
        </w:rPr>
        <w:t>진행현황</w:t>
      </w:r>
      <w:r w:rsidRPr="00B71951">
        <w:rPr>
          <w:szCs w:val="22"/>
        </w:rPr>
        <w:t xml:space="preserve"> </w:t>
      </w:r>
      <w:r w:rsidRPr="00B71951">
        <w:rPr>
          <w:szCs w:val="22"/>
        </w:rPr>
        <w:t>및</w:t>
      </w:r>
      <w:r w:rsidRPr="00B71951">
        <w:rPr>
          <w:szCs w:val="22"/>
        </w:rPr>
        <w:t xml:space="preserve"> </w:t>
      </w:r>
      <w:r w:rsidRPr="00B71951">
        <w:rPr>
          <w:szCs w:val="22"/>
        </w:rPr>
        <w:t>확보한</w:t>
      </w:r>
      <w:r w:rsidRPr="00B71951">
        <w:rPr>
          <w:szCs w:val="22"/>
        </w:rPr>
        <w:t xml:space="preserve"> </w:t>
      </w:r>
      <w:r w:rsidRPr="00B71951">
        <w:rPr>
          <w:szCs w:val="22"/>
        </w:rPr>
        <w:t>관련</w:t>
      </w:r>
      <w:r w:rsidRPr="00B71951">
        <w:rPr>
          <w:szCs w:val="22"/>
        </w:rPr>
        <w:t xml:space="preserve"> </w:t>
      </w:r>
      <w:r w:rsidRPr="00B71951">
        <w:rPr>
          <w:szCs w:val="22"/>
        </w:rPr>
        <w:t>자료를</w:t>
      </w:r>
      <w:r w:rsidRPr="00B71951">
        <w:rPr>
          <w:szCs w:val="22"/>
        </w:rPr>
        <w:t xml:space="preserve"> </w:t>
      </w:r>
      <w:r w:rsidR="004C32D8">
        <w:rPr>
          <w:rFonts w:hint="eastAsia"/>
          <w:szCs w:val="22"/>
        </w:rPr>
        <w:t>거래종결일에</w:t>
      </w:r>
      <w:r w:rsidR="004C32D8">
        <w:rPr>
          <w:rFonts w:hint="eastAsia"/>
          <w:szCs w:val="22"/>
        </w:rPr>
        <w:t xml:space="preserve"> </w:t>
      </w:r>
      <w:r w:rsidRPr="00B71951">
        <w:rPr>
          <w:szCs w:val="22"/>
        </w:rPr>
        <w:t>매수인에게</w:t>
      </w:r>
      <w:r w:rsidRPr="00B71951">
        <w:rPr>
          <w:szCs w:val="22"/>
        </w:rPr>
        <w:t xml:space="preserve"> </w:t>
      </w:r>
      <w:r w:rsidRPr="00B71951">
        <w:rPr>
          <w:szCs w:val="22"/>
        </w:rPr>
        <w:t>인계한다</w:t>
      </w:r>
      <w:r w:rsidRPr="00B71951">
        <w:rPr>
          <w:szCs w:val="22"/>
        </w:rPr>
        <w:t>.</w:t>
      </w:r>
      <w:r w:rsidRPr="00B71951">
        <w:rPr>
          <w:rFonts w:hint="eastAsia"/>
          <w:szCs w:val="22"/>
        </w:rPr>
        <w:t xml:space="preserve"> </w:t>
      </w:r>
      <w:r w:rsidRPr="00B71951">
        <w:rPr>
          <w:szCs w:val="22"/>
        </w:rPr>
        <w:t>본</w:t>
      </w:r>
      <w:r w:rsidRPr="00B71951">
        <w:rPr>
          <w:szCs w:val="22"/>
        </w:rPr>
        <w:t xml:space="preserve"> </w:t>
      </w:r>
      <w:r w:rsidRPr="00B71951">
        <w:rPr>
          <w:szCs w:val="22"/>
        </w:rPr>
        <w:t>항에</w:t>
      </w:r>
      <w:r w:rsidRPr="00B71951">
        <w:rPr>
          <w:szCs w:val="22"/>
        </w:rPr>
        <w:t xml:space="preserve"> </w:t>
      </w:r>
      <w:r w:rsidRPr="00B71951">
        <w:rPr>
          <w:szCs w:val="22"/>
        </w:rPr>
        <w:t>따른</w:t>
      </w:r>
      <w:r w:rsidRPr="00B71951">
        <w:rPr>
          <w:szCs w:val="22"/>
        </w:rPr>
        <w:t xml:space="preserve"> </w:t>
      </w:r>
      <w:r w:rsidRPr="00B71951">
        <w:rPr>
          <w:szCs w:val="22"/>
        </w:rPr>
        <w:t>매도인의</w:t>
      </w:r>
      <w:r w:rsidRPr="00B71951">
        <w:rPr>
          <w:szCs w:val="22"/>
        </w:rPr>
        <w:t xml:space="preserve"> </w:t>
      </w:r>
      <w:r w:rsidRPr="00B71951">
        <w:rPr>
          <w:szCs w:val="22"/>
        </w:rPr>
        <w:t>의무는</w:t>
      </w:r>
      <w:r w:rsidRPr="00B71951">
        <w:rPr>
          <w:szCs w:val="22"/>
        </w:rPr>
        <w:t xml:space="preserve"> </w:t>
      </w:r>
      <w:r w:rsidRPr="00B71951">
        <w:rPr>
          <w:szCs w:val="22"/>
        </w:rPr>
        <w:t>거래종결일까지의</w:t>
      </w:r>
      <w:r w:rsidRPr="00B71951">
        <w:rPr>
          <w:szCs w:val="22"/>
        </w:rPr>
        <w:t xml:space="preserve"> </w:t>
      </w:r>
      <w:r w:rsidRPr="00B71951">
        <w:rPr>
          <w:szCs w:val="22"/>
        </w:rPr>
        <w:t>이행</w:t>
      </w:r>
      <w:r w:rsidRPr="00B71951">
        <w:rPr>
          <w:szCs w:val="22"/>
        </w:rPr>
        <w:t xml:space="preserve"> </w:t>
      </w:r>
      <w:r w:rsidRPr="00B71951">
        <w:rPr>
          <w:szCs w:val="22"/>
        </w:rPr>
        <w:t>요청</w:t>
      </w:r>
      <w:r w:rsidRPr="00B71951">
        <w:rPr>
          <w:szCs w:val="22"/>
        </w:rPr>
        <w:t xml:space="preserve">, </w:t>
      </w:r>
      <w:r w:rsidRPr="00B71951">
        <w:rPr>
          <w:szCs w:val="22"/>
        </w:rPr>
        <w:t>현황</w:t>
      </w:r>
      <w:r w:rsidRPr="00B71951">
        <w:rPr>
          <w:szCs w:val="22"/>
        </w:rPr>
        <w:t xml:space="preserve"> </w:t>
      </w:r>
      <w:r w:rsidRPr="00B71951">
        <w:rPr>
          <w:szCs w:val="22"/>
        </w:rPr>
        <w:t>확인</w:t>
      </w:r>
      <w:r w:rsidRPr="00B71951">
        <w:rPr>
          <w:szCs w:val="22"/>
        </w:rPr>
        <w:t xml:space="preserve"> </w:t>
      </w:r>
      <w:r w:rsidRPr="00B71951">
        <w:rPr>
          <w:szCs w:val="22"/>
        </w:rPr>
        <w:t>및</w:t>
      </w:r>
      <w:r w:rsidRPr="00B71951">
        <w:rPr>
          <w:szCs w:val="22"/>
        </w:rPr>
        <w:t xml:space="preserve"> </w:t>
      </w:r>
      <w:r w:rsidRPr="00B71951">
        <w:rPr>
          <w:szCs w:val="22"/>
        </w:rPr>
        <w:t>자료</w:t>
      </w:r>
      <w:r w:rsidRPr="00B71951">
        <w:rPr>
          <w:szCs w:val="22"/>
        </w:rPr>
        <w:t xml:space="preserve"> </w:t>
      </w:r>
      <w:r w:rsidRPr="00B71951">
        <w:rPr>
          <w:szCs w:val="22"/>
        </w:rPr>
        <w:t>인계로</w:t>
      </w:r>
      <w:r w:rsidRPr="00B71951">
        <w:rPr>
          <w:szCs w:val="22"/>
        </w:rPr>
        <w:t xml:space="preserve"> </w:t>
      </w:r>
      <w:r w:rsidRPr="00B71951">
        <w:rPr>
          <w:szCs w:val="22"/>
        </w:rPr>
        <w:t>한정되며</w:t>
      </w:r>
      <w:r w:rsidRPr="00B71951">
        <w:rPr>
          <w:szCs w:val="22"/>
        </w:rPr>
        <w:t xml:space="preserve">, </w:t>
      </w:r>
      <w:r w:rsidRPr="00B71951">
        <w:rPr>
          <w:szCs w:val="22"/>
        </w:rPr>
        <w:t>임차인</w:t>
      </w:r>
      <w:r w:rsidRPr="00B71951">
        <w:rPr>
          <w:szCs w:val="22"/>
        </w:rPr>
        <w:t xml:space="preserve"> </w:t>
      </w:r>
      <w:r w:rsidRPr="00B71951">
        <w:rPr>
          <w:szCs w:val="22"/>
        </w:rPr>
        <w:t>등의</w:t>
      </w:r>
      <w:r w:rsidRPr="00B71951">
        <w:rPr>
          <w:szCs w:val="22"/>
        </w:rPr>
        <w:t xml:space="preserve"> </w:t>
      </w:r>
      <w:r w:rsidRPr="00B71951">
        <w:rPr>
          <w:szCs w:val="22"/>
        </w:rPr>
        <w:t>소음저감조치</w:t>
      </w:r>
      <w:r w:rsidRPr="00B71951">
        <w:rPr>
          <w:szCs w:val="22"/>
        </w:rPr>
        <w:t xml:space="preserve"> </w:t>
      </w:r>
      <w:r w:rsidRPr="00B71951">
        <w:rPr>
          <w:szCs w:val="22"/>
        </w:rPr>
        <w:t>완료</w:t>
      </w:r>
      <w:r w:rsidRPr="00B71951">
        <w:rPr>
          <w:szCs w:val="22"/>
        </w:rPr>
        <w:t xml:space="preserve">, </w:t>
      </w:r>
      <w:r w:rsidRPr="00B71951">
        <w:rPr>
          <w:szCs w:val="22"/>
        </w:rPr>
        <w:t>소음규제기준</w:t>
      </w:r>
      <w:r w:rsidRPr="00B71951">
        <w:rPr>
          <w:szCs w:val="22"/>
        </w:rPr>
        <w:t xml:space="preserve"> </w:t>
      </w:r>
      <w:r w:rsidRPr="00B71951">
        <w:rPr>
          <w:szCs w:val="22"/>
        </w:rPr>
        <w:t>충족</w:t>
      </w:r>
      <w:r w:rsidRPr="00B71951">
        <w:rPr>
          <w:szCs w:val="22"/>
        </w:rPr>
        <w:t xml:space="preserve"> </w:t>
      </w:r>
      <w:r w:rsidRPr="00B71951">
        <w:rPr>
          <w:szCs w:val="22"/>
        </w:rPr>
        <w:t>또는</w:t>
      </w:r>
      <w:r w:rsidRPr="00B71951">
        <w:rPr>
          <w:szCs w:val="22"/>
        </w:rPr>
        <w:t xml:space="preserve"> </w:t>
      </w:r>
      <w:r w:rsidRPr="00B71951">
        <w:rPr>
          <w:szCs w:val="22"/>
        </w:rPr>
        <w:t>소음민원의</w:t>
      </w:r>
      <w:r w:rsidRPr="00B71951">
        <w:rPr>
          <w:szCs w:val="22"/>
        </w:rPr>
        <w:t xml:space="preserve"> </w:t>
      </w:r>
      <w:r w:rsidRPr="00B71951">
        <w:rPr>
          <w:szCs w:val="22"/>
        </w:rPr>
        <w:t>종결을</w:t>
      </w:r>
      <w:r w:rsidRPr="00B71951">
        <w:rPr>
          <w:szCs w:val="22"/>
        </w:rPr>
        <w:t xml:space="preserve"> </w:t>
      </w:r>
      <w:r w:rsidRPr="00B71951">
        <w:rPr>
          <w:szCs w:val="22"/>
        </w:rPr>
        <w:t>보장하는</w:t>
      </w:r>
      <w:r w:rsidRPr="00B71951">
        <w:rPr>
          <w:szCs w:val="22"/>
        </w:rPr>
        <w:t xml:space="preserve"> </w:t>
      </w:r>
      <w:r w:rsidRPr="00B71951">
        <w:rPr>
          <w:szCs w:val="22"/>
        </w:rPr>
        <w:t>의무를</w:t>
      </w:r>
      <w:r w:rsidRPr="00B71951">
        <w:rPr>
          <w:szCs w:val="22"/>
        </w:rPr>
        <w:t xml:space="preserve"> </w:t>
      </w:r>
      <w:r w:rsidRPr="00B71951">
        <w:rPr>
          <w:szCs w:val="22"/>
        </w:rPr>
        <w:t>포함하지</w:t>
      </w:r>
      <w:r w:rsidRPr="00B71951">
        <w:rPr>
          <w:szCs w:val="22"/>
        </w:rPr>
        <w:t xml:space="preserve"> </w:t>
      </w:r>
      <w:r w:rsidRPr="00B71951">
        <w:rPr>
          <w:szCs w:val="22"/>
        </w:rPr>
        <w:t>아니한다</w:t>
      </w:r>
      <w:r w:rsidRPr="00B71951">
        <w:rPr>
          <w:szCs w:val="22"/>
        </w:rPr>
        <w:t xml:space="preserve">. </w:t>
      </w:r>
      <w:r w:rsidRPr="00B71951">
        <w:rPr>
          <w:szCs w:val="22"/>
        </w:rPr>
        <w:t>거래종결</w:t>
      </w:r>
      <w:r w:rsidRPr="00B71951">
        <w:rPr>
          <w:szCs w:val="22"/>
        </w:rPr>
        <w:t xml:space="preserve"> </w:t>
      </w:r>
      <w:r w:rsidRPr="00B71951">
        <w:rPr>
          <w:szCs w:val="22"/>
        </w:rPr>
        <w:t>후</w:t>
      </w:r>
      <w:r w:rsidRPr="00B71951">
        <w:rPr>
          <w:szCs w:val="22"/>
        </w:rPr>
        <w:t xml:space="preserve"> </w:t>
      </w:r>
      <w:r w:rsidRPr="00B71951">
        <w:rPr>
          <w:szCs w:val="22"/>
        </w:rPr>
        <w:t>관련</w:t>
      </w:r>
      <w:r w:rsidRPr="00B71951">
        <w:rPr>
          <w:szCs w:val="22"/>
        </w:rPr>
        <w:t xml:space="preserve"> </w:t>
      </w:r>
      <w:r w:rsidRPr="00B71951">
        <w:rPr>
          <w:szCs w:val="22"/>
        </w:rPr>
        <w:t>사항의</w:t>
      </w:r>
      <w:r w:rsidRPr="00B71951">
        <w:rPr>
          <w:szCs w:val="22"/>
        </w:rPr>
        <w:t xml:space="preserve"> </w:t>
      </w:r>
      <w:r w:rsidRPr="00B71951">
        <w:rPr>
          <w:szCs w:val="22"/>
        </w:rPr>
        <w:t>관리</w:t>
      </w:r>
      <w:r w:rsidRPr="00B71951">
        <w:rPr>
          <w:szCs w:val="22"/>
        </w:rPr>
        <w:t xml:space="preserve"> </w:t>
      </w:r>
      <w:r w:rsidRPr="00B71951">
        <w:rPr>
          <w:szCs w:val="22"/>
        </w:rPr>
        <w:t>및</w:t>
      </w:r>
      <w:r w:rsidRPr="00B71951">
        <w:rPr>
          <w:szCs w:val="22"/>
        </w:rPr>
        <w:t xml:space="preserve"> </w:t>
      </w:r>
      <w:r w:rsidRPr="00B71951">
        <w:rPr>
          <w:szCs w:val="22"/>
        </w:rPr>
        <w:t>임차인과의</w:t>
      </w:r>
      <w:r w:rsidRPr="00B71951">
        <w:rPr>
          <w:szCs w:val="22"/>
        </w:rPr>
        <w:t xml:space="preserve"> </w:t>
      </w:r>
      <w:r w:rsidRPr="00B71951">
        <w:rPr>
          <w:szCs w:val="22"/>
        </w:rPr>
        <w:t>협의는</w:t>
      </w:r>
      <w:r w:rsidRPr="00B71951">
        <w:rPr>
          <w:szCs w:val="22"/>
        </w:rPr>
        <w:t xml:space="preserve"> </w:t>
      </w:r>
      <w:r w:rsidRPr="00B71951">
        <w:rPr>
          <w:szCs w:val="22"/>
        </w:rPr>
        <w:t>매수인이</w:t>
      </w:r>
      <w:r w:rsidRPr="00B71951">
        <w:rPr>
          <w:szCs w:val="22"/>
        </w:rPr>
        <w:t xml:space="preserve"> </w:t>
      </w:r>
      <w:r w:rsidR="004C32D8">
        <w:rPr>
          <w:rFonts w:hint="eastAsia"/>
          <w:szCs w:val="22"/>
        </w:rPr>
        <w:t>(</w:t>
      </w:r>
      <w:r w:rsidR="004C32D8">
        <w:rPr>
          <w:rFonts w:hint="eastAsia"/>
          <w:szCs w:val="22"/>
        </w:rPr>
        <w:t>신규</w:t>
      </w:r>
      <w:r w:rsidR="004C32D8">
        <w:rPr>
          <w:rFonts w:hint="eastAsia"/>
          <w:szCs w:val="22"/>
        </w:rPr>
        <w:t xml:space="preserve">) </w:t>
      </w:r>
      <w:r w:rsidRPr="00B71951">
        <w:rPr>
          <w:szCs w:val="22"/>
        </w:rPr>
        <w:t>임대인의</w:t>
      </w:r>
      <w:r w:rsidRPr="00B71951">
        <w:rPr>
          <w:szCs w:val="22"/>
        </w:rPr>
        <w:t xml:space="preserve"> </w:t>
      </w:r>
      <w:r w:rsidRPr="00B71951">
        <w:rPr>
          <w:szCs w:val="22"/>
        </w:rPr>
        <w:t>지위에서</w:t>
      </w:r>
      <w:r w:rsidRPr="00B71951">
        <w:rPr>
          <w:szCs w:val="22"/>
        </w:rPr>
        <w:t xml:space="preserve"> </w:t>
      </w:r>
      <w:r w:rsidRPr="00B71951">
        <w:rPr>
          <w:szCs w:val="22"/>
        </w:rPr>
        <w:t>수행한다</w:t>
      </w:r>
      <w:r w:rsidRPr="00B71951">
        <w:rPr>
          <w:szCs w:val="22"/>
        </w:rPr>
        <w:t>.</w:t>
      </w:r>
    </w:p>
    <w:p w14:paraId="332C3638" w14:textId="0479CC38" w:rsidR="00B71951" w:rsidRPr="00330EA1" w:rsidRDefault="00B71951" w:rsidP="00330EA1">
      <w:pPr>
        <w:tabs>
          <w:tab w:val="left" w:pos="-1440"/>
        </w:tabs>
        <w:snapToGrid w:val="0"/>
        <w:ind w:left="567"/>
        <w:rPr>
          <w:szCs w:val="22"/>
        </w:rPr>
      </w:pPr>
    </w:p>
    <w:p w14:paraId="50DDDA7F" w14:textId="77777777" w:rsidR="005A5B7D" w:rsidRPr="00380FB2" w:rsidRDefault="005A5B7D" w:rsidP="007008A0">
      <w:pPr>
        <w:tabs>
          <w:tab w:val="left" w:pos="-720"/>
        </w:tabs>
        <w:snapToGrid w:val="0"/>
        <w:ind w:left="720" w:hanging="720"/>
        <w:rPr>
          <w:b/>
          <w:bCs w:val="0"/>
          <w:szCs w:val="22"/>
        </w:rPr>
      </w:pPr>
    </w:p>
    <w:p w14:paraId="6A141D57" w14:textId="77777777" w:rsidR="00516186" w:rsidRPr="00380FB2" w:rsidRDefault="00516186" w:rsidP="007008A0">
      <w:pPr>
        <w:pStyle w:val="1"/>
        <w:keepNext w:val="0"/>
        <w:overflowPunct/>
        <w:jc w:val="both"/>
      </w:pPr>
      <w:r w:rsidRPr="00380FB2">
        <w:t>제</w:t>
      </w:r>
      <w:r w:rsidRPr="00380FB2">
        <w:t>6</w:t>
      </w:r>
      <w:r w:rsidRPr="00380FB2">
        <w:t>조</w:t>
      </w:r>
      <w:r w:rsidRPr="00380FB2">
        <w:t xml:space="preserve">   </w:t>
      </w:r>
      <w:r w:rsidRPr="00380FB2">
        <w:t>거래종결</w:t>
      </w:r>
      <w:r w:rsidRPr="00380FB2">
        <w:t xml:space="preserve"> </w:t>
      </w:r>
      <w:r w:rsidRPr="00380FB2">
        <w:t>선행조건</w:t>
      </w:r>
    </w:p>
    <w:p w14:paraId="20B67F54" w14:textId="77777777" w:rsidR="00516186" w:rsidRPr="00107F4B" w:rsidRDefault="00516186" w:rsidP="007008A0">
      <w:pPr>
        <w:tabs>
          <w:tab w:val="left" w:pos="-720"/>
        </w:tabs>
        <w:snapToGrid w:val="0"/>
        <w:ind w:left="720" w:hanging="720"/>
        <w:rPr>
          <w:b/>
          <w:bCs w:val="0"/>
          <w:szCs w:val="22"/>
        </w:rPr>
      </w:pPr>
    </w:p>
    <w:p w14:paraId="143F8280" w14:textId="718F8752" w:rsidR="00516186" w:rsidRPr="004207F0"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매수인의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의무이행을</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위한</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선행조건</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의무는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충족시키거나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서면으로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포기하는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것을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7C7801" w:rsidRPr="007C7801">
        <w:rPr>
          <w:rFonts w:hint="eastAsia"/>
        </w:rPr>
        <w:t xml:space="preserve"> </w:t>
      </w:r>
      <w:r w:rsidR="007C7801" w:rsidRPr="007C7801">
        <w:rPr>
          <w:rFonts w:ascii="Times New Roman" w:eastAsia="바탕" w:hAnsi="Times New Roman"/>
          <w:bCs/>
          <w:color w:val="000000"/>
          <w:spacing w:val="0"/>
          <w:kern w:val="2"/>
          <w:sz w:val="22"/>
          <w:szCs w:val="22"/>
        </w:rPr>
        <w:t>매수인은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다음</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조건의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전부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또는</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일부가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충족되지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아니한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경우에도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그로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인한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청구권을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유보한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거래종결을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할</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있다</w:t>
      </w:r>
      <w:r w:rsidR="007C7801" w:rsidRPr="007C7801">
        <w:rPr>
          <w:rFonts w:ascii="Times New Roman" w:eastAsia="바탕" w:hAnsi="Times New Roman"/>
          <w:bCs/>
          <w:color w:val="000000"/>
          <w:spacing w:val="0"/>
          <w:kern w:val="2"/>
          <w:sz w:val="22"/>
          <w:szCs w:val="22"/>
        </w:rPr>
        <w:t>.</w:t>
      </w:r>
    </w:p>
    <w:p w14:paraId="637E18D4" w14:textId="77777777" w:rsidR="00516186" w:rsidRPr="00380FB2" w:rsidRDefault="00516186" w:rsidP="007008A0">
      <w:pPr>
        <w:tabs>
          <w:tab w:val="left" w:pos="-720"/>
        </w:tabs>
        <w:snapToGrid w:val="0"/>
        <w:ind w:left="720" w:hanging="720"/>
        <w:rPr>
          <w:szCs w:val="22"/>
        </w:rPr>
      </w:pPr>
    </w:p>
    <w:p w14:paraId="778B5CEC" w14:textId="59EA27D6" w:rsidR="00516186" w:rsidRPr="00380FB2" w:rsidRDefault="00516186" w:rsidP="00AF5E56">
      <w:pPr>
        <w:numPr>
          <w:ilvl w:val="0"/>
          <w:numId w:val="8"/>
        </w:numPr>
        <w:tabs>
          <w:tab w:val="left" w:pos="-1440"/>
        </w:tabs>
        <w:snapToGrid w:val="0"/>
        <w:rPr>
          <w:szCs w:val="22"/>
        </w:rPr>
      </w:pPr>
      <w:r w:rsidRPr="00380FB2">
        <w:rPr>
          <w:szCs w:val="22"/>
        </w:rPr>
        <w:t>매도인은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00940897">
        <w:rPr>
          <w:rFonts w:hint="eastAsia"/>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Pr="00380FB2">
        <w:rPr>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3878B6C1"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A07EF0C" w14:textId="7465E68B" w:rsidR="00516186" w:rsidRPr="00380FB2" w:rsidRDefault="00516186" w:rsidP="00AF5E56">
      <w:pPr>
        <w:numPr>
          <w:ilvl w:val="0"/>
          <w:numId w:val="8"/>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매도인의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lastRenderedPageBreak/>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정확하다</w:t>
      </w:r>
      <w:r w:rsidRPr="00380FB2">
        <w:rPr>
          <w:szCs w:val="22"/>
        </w:rPr>
        <w:t>.</w:t>
      </w:r>
    </w:p>
    <w:p w14:paraId="6D6A462B" w14:textId="77777777" w:rsidR="00E372AF" w:rsidRPr="00380FB2" w:rsidRDefault="00E372AF" w:rsidP="007008A0">
      <w:pPr>
        <w:pStyle w:val="ac"/>
        <w:snapToGrid w:val="0"/>
        <w:ind w:left="880"/>
        <w:rPr>
          <w:szCs w:val="22"/>
        </w:rPr>
      </w:pPr>
    </w:p>
    <w:p w14:paraId="2112E346" w14:textId="5F215855" w:rsidR="000B6289" w:rsidRPr="007C7801" w:rsidRDefault="000B6289" w:rsidP="00AF5E56">
      <w:pPr>
        <w:numPr>
          <w:ilvl w:val="0"/>
          <w:numId w:val="8"/>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Pr="00380FB2">
        <w:rPr>
          <w:iCs/>
          <w:szCs w:val="22"/>
        </w:rPr>
        <w:t xml:space="preserve"> </w:t>
      </w:r>
      <w:r w:rsidR="00400915">
        <w:rPr>
          <w:rFonts w:hint="eastAsia"/>
          <w:iCs/>
          <w:szCs w:val="22"/>
        </w:rPr>
        <w:t>중대한</w:t>
      </w:r>
      <w:r w:rsidR="00400915">
        <w:rPr>
          <w:rFonts w:hint="eastAsia"/>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5351F059" w14:textId="77777777" w:rsidR="007C7801" w:rsidRDefault="007C7801" w:rsidP="007C7801">
      <w:pPr>
        <w:pStyle w:val="ac"/>
        <w:ind w:left="880"/>
        <w:rPr>
          <w:szCs w:val="22"/>
        </w:rPr>
      </w:pPr>
    </w:p>
    <w:p w14:paraId="157C0ED6" w14:textId="28232E48" w:rsidR="007C7801" w:rsidRPr="00380FB2" w:rsidRDefault="007C7801" w:rsidP="00AF5E56">
      <w:pPr>
        <w:numPr>
          <w:ilvl w:val="0"/>
          <w:numId w:val="8"/>
        </w:numPr>
        <w:tabs>
          <w:tab w:val="left" w:pos="-1440"/>
        </w:tabs>
        <w:snapToGrid w:val="0"/>
        <w:rPr>
          <w:szCs w:val="22"/>
        </w:rPr>
      </w:pPr>
      <w:r w:rsidRPr="007C7801">
        <w:rPr>
          <w:szCs w:val="22"/>
        </w:rPr>
        <w:t>매도인이</w:t>
      </w:r>
      <w:r w:rsidRPr="007C7801">
        <w:rPr>
          <w:szCs w:val="22"/>
        </w:rPr>
        <w:t xml:space="preserve"> </w:t>
      </w:r>
      <w:r w:rsidRPr="007C7801">
        <w:rPr>
          <w:szCs w:val="22"/>
        </w:rPr>
        <w:t>제</w:t>
      </w:r>
      <w:r w:rsidRPr="007C7801">
        <w:rPr>
          <w:szCs w:val="22"/>
        </w:rPr>
        <w:t>5.1</w:t>
      </w:r>
      <w:r w:rsidRPr="007C7801">
        <w:rPr>
          <w:szCs w:val="22"/>
        </w:rPr>
        <w:t>조</w:t>
      </w:r>
      <w:r w:rsidRPr="007C7801">
        <w:rPr>
          <w:szCs w:val="22"/>
        </w:rPr>
        <w:t xml:space="preserve"> (d)</w:t>
      </w:r>
      <w:r w:rsidRPr="007C7801">
        <w:rPr>
          <w:szCs w:val="22"/>
        </w:rPr>
        <w:t>항</w:t>
      </w:r>
      <w:r w:rsidRPr="007C7801">
        <w:rPr>
          <w:szCs w:val="22"/>
        </w:rPr>
        <w:t xml:space="preserve"> (i)</w:t>
      </w:r>
      <w:r w:rsidRPr="007C7801">
        <w:rPr>
          <w:szCs w:val="22"/>
        </w:rPr>
        <w:t>에</w:t>
      </w:r>
      <w:r w:rsidRPr="007C7801">
        <w:rPr>
          <w:szCs w:val="22"/>
        </w:rPr>
        <w:t xml:space="preserve"> </w:t>
      </w:r>
      <w:r w:rsidRPr="007C7801">
        <w:rPr>
          <w:szCs w:val="22"/>
        </w:rPr>
        <w:t>따른</w:t>
      </w:r>
      <w:r w:rsidRPr="007C7801">
        <w:rPr>
          <w:szCs w:val="22"/>
        </w:rPr>
        <w:t xml:space="preserve"> </w:t>
      </w:r>
      <w:r w:rsidRPr="007C7801">
        <w:rPr>
          <w:szCs w:val="22"/>
        </w:rPr>
        <w:t>쿠팡</w:t>
      </w:r>
      <w:r w:rsidRPr="007C7801">
        <w:rPr>
          <w:szCs w:val="22"/>
        </w:rPr>
        <w:t xml:space="preserve"> </w:t>
      </w:r>
      <w:r w:rsidRPr="007C7801">
        <w:rPr>
          <w:szCs w:val="22"/>
        </w:rPr>
        <w:t>주식회사의</w:t>
      </w:r>
      <w:r w:rsidRPr="007C7801">
        <w:rPr>
          <w:szCs w:val="22"/>
        </w:rPr>
        <w:t xml:space="preserve"> </w:t>
      </w:r>
      <w:r w:rsidRPr="007C7801">
        <w:rPr>
          <w:szCs w:val="22"/>
        </w:rPr>
        <w:t>임대차계약</w:t>
      </w:r>
      <w:r w:rsidRPr="007C7801">
        <w:rPr>
          <w:szCs w:val="22"/>
        </w:rPr>
        <w:t xml:space="preserve"> </w:t>
      </w:r>
      <w:r w:rsidRPr="007C7801">
        <w:rPr>
          <w:szCs w:val="22"/>
        </w:rPr>
        <w:t>승계동의서를</w:t>
      </w:r>
      <w:r w:rsidRPr="007C7801">
        <w:rPr>
          <w:szCs w:val="22"/>
        </w:rPr>
        <w:t xml:space="preserve"> </w:t>
      </w:r>
      <w:r w:rsidRPr="007C7801">
        <w:rPr>
          <w:szCs w:val="22"/>
        </w:rPr>
        <w:t>징구하여</w:t>
      </w:r>
      <w:r w:rsidRPr="007C7801">
        <w:rPr>
          <w:szCs w:val="22"/>
        </w:rPr>
        <w:t xml:space="preserve"> </w:t>
      </w:r>
      <w:r w:rsidRPr="007C7801">
        <w:rPr>
          <w:szCs w:val="22"/>
        </w:rPr>
        <w:t>매수인에게</w:t>
      </w:r>
      <w:r w:rsidRPr="007C7801">
        <w:rPr>
          <w:szCs w:val="22"/>
        </w:rPr>
        <w:t xml:space="preserve"> </w:t>
      </w:r>
      <w:r w:rsidRPr="007C7801">
        <w:rPr>
          <w:szCs w:val="22"/>
        </w:rPr>
        <w:t>교부하였고</w:t>
      </w:r>
      <w:r w:rsidRPr="007C7801">
        <w:rPr>
          <w:szCs w:val="22"/>
        </w:rPr>
        <w:t xml:space="preserve">, </w:t>
      </w:r>
      <w:r w:rsidRPr="007C7801">
        <w:rPr>
          <w:szCs w:val="22"/>
        </w:rPr>
        <w:t>제</w:t>
      </w:r>
      <w:r w:rsidRPr="007C7801">
        <w:rPr>
          <w:szCs w:val="22"/>
        </w:rPr>
        <w:t>5.2</w:t>
      </w:r>
      <w:r w:rsidRPr="007C7801">
        <w:rPr>
          <w:szCs w:val="22"/>
        </w:rPr>
        <w:t>조</w:t>
      </w:r>
      <w:r w:rsidRPr="007C7801">
        <w:rPr>
          <w:szCs w:val="22"/>
        </w:rPr>
        <w:t xml:space="preserve"> (e)</w:t>
      </w:r>
      <w:r w:rsidRPr="007C7801">
        <w:rPr>
          <w:szCs w:val="22"/>
        </w:rPr>
        <w:t>항에</w:t>
      </w:r>
      <w:r w:rsidRPr="007C7801">
        <w:rPr>
          <w:szCs w:val="22"/>
        </w:rPr>
        <w:t xml:space="preserve"> </w:t>
      </w:r>
      <w:r w:rsidRPr="007C7801">
        <w:rPr>
          <w:szCs w:val="22"/>
        </w:rPr>
        <w:t>따른</w:t>
      </w:r>
      <w:r w:rsidRPr="007C7801">
        <w:rPr>
          <w:szCs w:val="22"/>
        </w:rPr>
        <w:t xml:space="preserve"> </w:t>
      </w:r>
      <w:r w:rsidRPr="007C7801">
        <w:rPr>
          <w:szCs w:val="22"/>
        </w:rPr>
        <w:t>우선수익자</w:t>
      </w:r>
      <w:r w:rsidRPr="007C7801">
        <w:rPr>
          <w:szCs w:val="22"/>
        </w:rPr>
        <w:t xml:space="preserve"> </w:t>
      </w:r>
      <w:r w:rsidRPr="007C7801">
        <w:rPr>
          <w:szCs w:val="22"/>
        </w:rPr>
        <w:t>전원</w:t>
      </w:r>
      <w:r w:rsidRPr="007C7801">
        <w:rPr>
          <w:szCs w:val="22"/>
        </w:rPr>
        <w:t xml:space="preserve"> </w:t>
      </w:r>
      <w:r w:rsidRPr="007C7801">
        <w:rPr>
          <w:szCs w:val="22"/>
        </w:rPr>
        <w:t>및</w:t>
      </w:r>
      <w:r w:rsidRPr="007C7801">
        <w:rPr>
          <w:szCs w:val="22"/>
        </w:rPr>
        <w:t xml:space="preserve"> </w:t>
      </w:r>
      <w:r w:rsidRPr="007C7801">
        <w:rPr>
          <w:szCs w:val="22"/>
        </w:rPr>
        <w:t>수탁자의</w:t>
      </w:r>
      <w:r w:rsidRPr="007C7801">
        <w:rPr>
          <w:szCs w:val="22"/>
        </w:rPr>
        <w:t xml:space="preserve"> </w:t>
      </w:r>
      <w:r w:rsidRPr="007C7801">
        <w:rPr>
          <w:szCs w:val="22"/>
        </w:rPr>
        <w:t>서면</w:t>
      </w:r>
      <w:r w:rsidRPr="007C7801">
        <w:rPr>
          <w:szCs w:val="22"/>
        </w:rPr>
        <w:t xml:space="preserve"> </w:t>
      </w:r>
      <w:r w:rsidRPr="007C7801">
        <w:rPr>
          <w:szCs w:val="22"/>
        </w:rPr>
        <w:t>동의를</w:t>
      </w:r>
      <w:r w:rsidRPr="007C7801">
        <w:rPr>
          <w:szCs w:val="22"/>
        </w:rPr>
        <w:t xml:space="preserve"> </w:t>
      </w:r>
      <w:r w:rsidRPr="007C7801">
        <w:rPr>
          <w:szCs w:val="22"/>
        </w:rPr>
        <w:t>확보하였다</w:t>
      </w:r>
      <w:r w:rsidRPr="007C7801">
        <w:rPr>
          <w:szCs w:val="22"/>
        </w:rPr>
        <w:t>.</w:t>
      </w:r>
    </w:p>
    <w:p w14:paraId="0FF47956" w14:textId="77777777" w:rsidR="00C07898" w:rsidRPr="00503E69" w:rsidRDefault="00C07898" w:rsidP="007008A0">
      <w:pPr>
        <w:tabs>
          <w:tab w:val="left" w:pos="-720"/>
        </w:tabs>
        <w:snapToGrid w:val="0"/>
        <w:ind w:left="720" w:hanging="720"/>
        <w:rPr>
          <w:b/>
          <w:spacing w:val="-3"/>
          <w:szCs w:val="22"/>
        </w:rPr>
      </w:pPr>
    </w:p>
    <w:p w14:paraId="30DF87BF" w14:textId="2AECEC38" w:rsidR="00516186" w:rsidRPr="00107F4B"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rStyle w:val="Section"/>
          <w:rFonts w:ascii="바탕" w:hAnsi="바탕"/>
          <w:sz w:val="22"/>
          <w:szCs w:val="22"/>
          <w:u w:val="none"/>
        </w:rPr>
      </w:pPr>
      <w:r w:rsidRPr="00107F4B">
        <w:rPr>
          <w:rStyle w:val="Section"/>
          <w:rFonts w:ascii="바탕" w:hAnsi="바탕" w:hint="eastAsia"/>
          <w:sz w:val="22"/>
          <w:szCs w:val="22"/>
        </w:rPr>
        <w:t>매도인의</w:t>
      </w:r>
      <w:r w:rsidRPr="00107F4B">
        <w:rPr>
          <w:rStyle w:val="Section"/>
          <w:rFonts w:ascii="바탕" w:hAnsi="바탕"/>
          <w:sz w:val="22"/>
          <w:szCs w:val="22"/>
        </w:rPr>
        <w:t xml:space="preserve"> </w:t>
      </w:r>
      <w:r w:rsidRPr="00107F4B">
        <w:rPr>
          <w:rStyle w:val="Section"/>
          <w:rFonts w:ascii="바탕" w:hAnsi="바탕" w:hint="eastAsia"/>
          <w:sz w:val="22"/>
          <w:szCs w:val="22"/>
        </w:rPr>
        <w:t>의무이행을</w:t>
      </w:r>
      <w:r w:rsidRPr="00107F4B">
        <w:rPr>
          <w:rStyle w:val="Section"/>
          <w:rFonts w:ascii="바탕" w:hAnsi="바탕"/>
          <w:sz w:val="22"/>
          <w:szCs w:val="22"/>
        </w:rPr>
        <w:t xml:space="preserve"> </w:t>
      </w:r>
      <w:r w:rsidRPr="00107F4B">
        <w:rPr>
          <w:rStyle w:val="Section"/>
          <w:rFonts w:ascii="바탕" w:hAnsi="바탕" w:hint="eastAsia"/>
          <w:sz w:val="22"/>
          <w:szCs w:val="22"/>
        </w:rPr>
        <w:t>위한</w:t>
      </w:r>
      <w:r w:rsidRPr="00107F4B">
        <w:rPr>
          <w:rStyle w:val="Section"/>
          <w:rFonts w:ascii="바탕" w:hAnsi="바탕"/>
          <w:sz w:val="22"/>
          <w:szCs w:val="22"/>
        </w:rPr>
        <w:t xml:space="preserve"> </w:t>
      </w:r>
      <w:r w:rsidRPr="00107F4B">
        <w:rPr>
          <w:rStyle w:val="Section"/>
          <w:rFonts w:ascii="바탕" w:hAnsi="바탕" w:hint="eastAsia"/>
          <w:sz w:val="22"/>
          <w:szCs w:val="22"/>
        </w:rPr>
        <w:t>선행조건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거래종결</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의무는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다음</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매수인이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충족시키거나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서면으로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포기하는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것을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한다</w:t>
      </w:r>
      <w:r w:rsidRPr="00107F4B">
        <w:rPr>
          <w:rStyle w:val="Section"/>
          <w:rFonts w:ascii="바탕" w:hAnsi="바탕"/>
          <w:sz w:val="22"/>
          <w:szCs w:val="22"/>
          <w:u w:val="none"/>
        </w:rPr>
        <w:t>.</w:t>
      </w:r>
    </w:p>
    <w:p w14:paraId="0A678A60" w14:textId="77777777" w:rsidR="00516186" w:rsidRPr="00400915" w:rsidRDefault="00516186" w:rsidP="007008A0">
      <w:pPr>
        <w:tabs>
          <w:tab w:val="left" w:pos="-720"/>
        </w:tabs>
        <w:snapToGrid w:val="0"/>
        <w:ind w:left="720" w:hanging="720"/>
        <w:rPr>
          <w:b/>
          <w:spacing w:val="-3"/>
          <w:szCs w:val="22"/>
        </w:rPr>
      </w:pPr>
    </w:p>
    <w:p w14:paraId="41342C23" w14:textId="1EAF3FC4" w:rsidR="00516186" w:rsidRPr="00380FB2" w:rsidRDefault="00516186" w:rsidP="00AF5E56">
      <w:pPr>
        <w:numPr>
          <w:ilvl w:val="0"/>
          <w:numId w:val="9"/>
        </w:numPr>
        <w:tabs>
          <w:tab w:val="left" w:pos="-1440"/>
        </w:tabs>
        <w:snapToGrid w:val="0"/>
        <w:rPr>
          <w:szCs w:val="22"/>
        </w:rPr>
      </w:pPr>
      <w:r w:rsidRPr="00380FB2">
        <w:rPr>
          <w:szCs w:val="22"/>
        </w:rPr>
        <w:t>매수인은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Pr="00380FB2">
        <w:rPr>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00940897">
        <w:rPr>
          <w:rFonts w:hint="eastAsia"/>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098E1B73"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2BBFD15D" w14:textId="33627ED6" w:rsidR="00516186" w:rsidRPr="00380FB2" w:rsidRDefault="00516186" w:rsidP="00AF5E56">
      <w:pPr>
        <w:numPr>
          <w:ilvl w:val="0"/>
          <w:numId w:val="9"/>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기재된</w:t>
      </w:r>
      <w:r w:rsidRPr="00380FB2">
        <w:rPr>
          <w:szCs w:val="22"/>
        </w:rPr>
        <w:t xml:space="preserve"> </w:t>
      </w:r>
      <w:r w:rsidRPr="00380FB2">
        <w:rPr>
          <w:szCs w:val="22"/>
        </w:rPr>
        <w:t>매수인의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w:t>
      </w:r>
      <w:r w:rsidR="00036688">
        <w:rPr>
          <w:rFonts w:hint="eastAsia"/>
          <w:szCs w:val="22"/>
        </w:rPr>
        <w:t>하다</w:t>
      </w:r>
      <w:r w:rsidR="00036688">
        <w:rPr>
          <w:rFonts w:hint="eastAsia"/>
          <w:szCs w:val="22"/>
        </w:rPr>
        <w:t>.</w:t>
      </w:r>
      <w:r w:rsidR="00036688">
        <w:rPr>
          <w:szCs w:val="22"/>
        </w:rPr>
        <w:t xml:space="preserve"> </w:t>
      </w:r>
    </w:p>
    <w:p w14:paraId="78CF944E" w14:textId="77777777" w:rsidR="00516186" w:rsidRPr="00380FB2" w:rsidRDefault="00516186" w:rsidP="007008A0">
      <w:pPr>
        <w:tabs>
          <w:tab w:val="left" w:pos="-720"/>
          <w:tab w:val="left" w:pos="0"/>
        </w:tabs>
        <w:snapToGrid w:val="0"/>
        <w:rPr>
          <w:spacing w:val="-3"/>
          <w:szCs w:val="22"/>
        </w:rPr>
      </w:pPr>
    </w:p>
    <w:p w14:paraId="4E796507" w14:textId="1634C778" w:rsidR="000B6289" w:rsidRPr="00380FB2" w:rsidRDefault="000B6289" w:rsidP="00AF5E56">
      <w:pPr>
        <w:numPr>
          <w:ilvl w:val="0"/>
          <w:numId w:val="9"/>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00400915">
        <w:rPr>
          <w:rFonts w:hint="eastAsia"/>
          <w:iCs/>
          <w:szCs w:val="22"/>
        </w:rPr>
        <w:t xml:space="preserve"> </w:t>
      </w:r>
      <w:r w:rsidR="00400915">
        <w:rPr>
          <w:rFonts w:hint="eastAsia"/>
          <w:iCs/>
          <w:szCs w:val="22"/>
        </w:rPr>
        <w:t>중대한</w:t>
      </w:r>
      <w:r w:rsidRPr="00380FB2">
        <w:rPr>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1CA17853" w14:textId="77777777" w:rsidR="005A5B7D" w:rsidRPr="00380FB2" w:rsidRDefault="005A5B7D" w:rsidP="007008A0">
      <w:pPr>
        <w:tabs>
          <w:tab w:val="left" w:pos="-720"/>
          <w:tab w:val="left" w:pos="0"/>
        </w:tabs>
        <w:snapToGrid w:val="0"/>
        <w:rPr>
          <w:spacing w:val="-3"/>
          <w:szCs w:val="22"/>
        </w:rPr>
      </w:pPr>
    </w:p>
    <w:p w14:paraId="7991D3FA" w14:textId="77777777" w:rsidR="000B6289" w:rsidRPr="00380FB2" w:rsidRDefault="000B6289" w:rsidP="007008A0">
      <w:pPr>
        <w:tabs>
          <w:tab w:val="left" w:pos="-720"/>
          <w:tab w:val="left" w:pos="0"/>
        </w:tabs>
        <w:snapToGrid w:val="0"/>
        <w:rPr>
          <w:spacing w:val="-3"/>
          <w:szCs w:val="22"/>
        </w:rPr>
      </w:pPr>
    </w:p>
    <w:p w14:paraId="6A7E1721" w14:textId="77777777" w:rsidR="00516186" w:rsidRPr="00380FB2" w:rsidRDefault="00516186" w:rsidP="007008A0">
      <w:pPr>
        <w:pStyle w:val="1"/>
        <w:keepNext w:val="0"/>
        <w:overflowPunct/>
        <w:jc w:val="both"/>
      </w:pPr>
      <w:r w:rsidRPr="00380FB2">
        <w:t>제</w:t>
      </w:r>
      <w:r w:rsidR="00CB1F4F" w:rsidRPr="00380FB2">
        <w:t>7</w:t>
      </w:r>
      <w:r w:rsidRPr="00380FB2">
        <w:t>조</w:t>
      </w:r>
      <w:r w:rsidRPr="00380FB2">
        <w:t xml:space="preserve">   </w:t>
      </w:r>
      <w:r w:rsidRPr="00380FB2">
        <w:t>손해배상</w:t>
      </w:r>
    </w:p>
    <w:p w14:paraId="024A29D4" w14:textId="77777777" w:rsidR="00516186" w:rsidRPr="00380FB2" w:rsidRDefault="00516186" w:rsidP="007008A0">
      <w:pPr>
        <w:tabs>
          <w:tab w:val="left" w:pos="-720"/>
          <w:tab w:val="left" w:pos="0"/>
        </w:tabs>
        <w:snapToGrid w:val="0"/>
        <w:ind w:left="720" w:hanging="720"/>
        <w:rPr>
          <w:spacing w:val="-3"/>
          <w:szCs w:val="22"/>
        </w:rPr>
      </w:pPr>
    </w:p>
    <w:p w14:paraId="19A43237" w14:textId="3707D31E" w:rsidR="00FD7589" w:rsidRPr="004C32D8" w:rsidRDefault="00FE7BEC" w:rsidP="004C32D8">
      <w:pPr>
        <w:pStyle w:val="11"/>
        <w:numPr>
          <w:ilvl w:val="1"/>
          <w:numId w:val="23"/>
        </w:numPr>
        <w:tabs>
          <w:tab w:val="clear" w:pos="1554"/>
          <w:tab w:val="clear" w:pos="8766"/>
          <w:tab w:val="left" w:pos="-720"/>
        </w:tabs>
        <w:suppressAutoHyphens w:val="0"/>
        <w:wordWrap w:val="0"/>
        <w:adjustRightInd/>
        <w:snapToGrid w:val="0"/>
        <w:spacing w:line="360" w:lineRule="auto"/>
        <w:outlineLvl w:val="1"/>
        <w:rPr>
          <w:rFonts w:ascii="Times New Roman" w:hAnsi="Times New Roman"/>
          <w:bCs/>
          <w:sz w:val="22"/>
          <w:u w:val="single"/>
        </w:rPr>
      </w:pPr>
      <w:r w:rsidRPr="00175DD4">
        <w:rPr>
          <w:rStyle w:val="Section"/>
          <w:rFonts w:ascii="Times New Roman" w:hAnsi="Times New Roman" w:hint="eastAsia"/>
          <w:sz w:val="22"/>
        </w:rPr>
        <w:t>손해배상</w:t>
      </w:r>
      <w:r>
        <w:rPr>
          <w:rStyle w:val="Section"/>
          <w:rFonts w:ascii="Times New Roman" w:hAnsi="Times New Roman" w:hint="eastAsia"/>
          <w:sz w:val="22"/>
          <w:u w:val="none"/>
        </w:rPr>
        <w:t xml:space="preserve">: </w:t>
      </w:r>
      <w:r w:rsidR="00516186" w:rsidRPr="00175DD4">
        <w:rPr>
          <w:rStyle w:val="Section"/>
          <w:rFonts w:ascii="Times New Roman" w:hAnsi="Times New Roman" w:hint="eastAsia"/>
          <w:sz w:val="22"/>
          <w:u w:val="none"/>
        </w:rPr>
        <w:t>각</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행한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진술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및</w:t>
      </w:r>
      <w:r w:rsidR="00516186" w:rsidRPr="00175DD4">
        <w:rPr>
          <w:rStyle w:val="Section"/>
          <w:rFonts w:ascii="Times New Roman" w:hAnsi="Times New Roman"/>
          <w:sz w:val="22"/>
          <w:u w:val="none"/>
        </w:rPr>
        <w:t xml:space="preserve"> </w:t>
      </w:r>
      <w:r w:rsidR="00520AC6" w:rsidRPr="00175DD4">
        <w:rPr>
          <w:rStyle w:val="Section"/>
          <w:rFonts w:ascii="Times New Roman" w:hAnsi="Times New Roman" w:hint="eastAsia"/>
          <w:sz w:val="22"/>
          <w:u w:val="none"/>
        </w:rPr>
        <w:t>보장</w:t>
      </w:r>
      <w:r w:rsidR="00516186" w:rsidRPr="00175DD4">
        <w:rPr>
          <w:rStyle w:val="Section"/>
          <w:rFonts w:ascii="Times New Roman" w:hAnsi="Times New Roman" w:hint="eastAsia"/>
          <w:sz w:val="22"/>
          <w:u w:val="none"/>
        </w:rPr>
        <w:t>이</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사실과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다르거나</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따라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이행하여야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확약</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약정</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기타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의무를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위반함으로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인하여</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상대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당사자에게</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발생하는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손해를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배상하여야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한다</w:t>
      </w:r>
      <w:r w:rsidR="00516186" w:rsidRPr="00175DD4">
        <w:rPr>
          <w:rStyle w:val="Section"/>
          <w:rFonts w:ascii="Times New Roman" w:hAnsi="Times New Roman"/>
          <w:sz w:val="22"/>
          <w:u w:val="none"/>
        </w:rPr>
        <w:t xml:space="preserve">. </w:t>
      </w:r>
      <w:r w:rsidR="00B77C84">
        <w:rPr>
          <w:rStyle w:val="Section"/>
          <w:rFonts w:ascii="Times New Roman" w:hAnsi="Times New Roman" w:hint="eastAsia"/>
          <w:sz w:val="22"/>
          <w:u w:val="none"/>
        </w:rPr>
        <w:t>다만</w:t>
      </w:r>
      <w:r w:rsidR="00B77C84">
        <w:rPr>
          <w:rStyle w:val="Section"/>
          <w:rFonts w:ascii="Times New Roman" w:hAnsi="Times New Roman" w:hint="eastAsia"/>
          <w:sz w:val="22"/>
          <w:u w:val="none"/>
        </w:rPr>
        <w:t xml:space="preserve">, </w:t>
      </w:r>
      <w:r w:rsidR="008F54F2" w:rsidRPr="00175DD4">
        <w:rPr>
          <w:rStyle w:val="Section"/>
          <w:rFonts w:ascii="Times New Roman" w:hAnsi="Times New Roman" w:hint="eastAsia"/>
          <w:sz w:val="22"/>
          <w:u w:val="none"/>
        </w:rPr>
        <w:t>본</w:t>
      </w:r>
      <w:r w:rsidR="008F54F2" w:rsidRPr="00175DD4">
        <w:rPr>
          <w:rStyle w:val="Section"/>
          <w:rFonts w:ascii="Times New Roman" w:hAnsi="Times New Roman"/>
          <w:sz w:val="22"/>
          <w:u w:val="none"/>
        </w:rPr>
        <w:t xml:space="preserve"> </w:t>
      </w:r>
      <w:r w:rsidR="00FD7589">
        <w:rPr>
          <w:rStyle w:val="Section"/>
          <w:rFonts w:ascii="Times New Roman" w:hAnsi="Times New Roman" w:hint="eastAsia"/>
          <w:sz w:val="22"/>
          <w:u w:val="none"/>
        </w:rPr>
        <w:t>계약</w:t>
      </w:r>
      <w:r w:rsidR="008F54F2" w:rsidRPr="00175DD4">
        <w:rPr>
          <w:rStyle w:val="Section"/>
          <w:rFonts w:ascii="Times New Roman" w:hAnsi="Times New Roman" w:hint="eastAsia"/>
          <w:sz w:val="22"/>
          <w:u w:val="none"/>
        </w:rPr>
        <w:t>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따른</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일체의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손해배</w:t>
      </w:r>
      <w:r w:rsidR="008F54F2" w:rsidRPr="004C32D8">
        <w:rPr>
          <w:rStyle w:val="Section"/>
          <w:rFonts w:ascii="Times New Roman" w:hAnsi="Times New Roman" w:hint="eastAsia"/>
          <w:sz w:val="22"/>
          <w:u w:val="none"/>
        </w:rPr>
        <w:t>상책임의</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최대</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한도는</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매매대금의</w:t>
      </w:r>
      <w:r w:rsidR="008F54F2" w:rsidRPr="004C32D8">
        <w:rPr>
          <w:rStyle w:val="Section"/>
          <w:rFonts w:ascii="Times New Roman" w:hAnsi="Times New Roman"/>
          <w:sz w:val="22"/>
          <w:u w:val="none"/>
        </w:rPr>
        <w:t xml:space="preserve"> </w:t>
      </w:r>
      <w:r w:rsidR="007C32C9" w:rsidRPr="004C32D8">
        <w:rPr>
          <w:rStyle w:val="Section"/>
          <w:rFonts w:ascii="Times New Roman" w:hAnsi="Times New Roman" w:hint="eastAsia"/>
          <w:sz w:val="22"/>
          <w:u w:val="none"/>
        </w:rPr>
        <w:t>5</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상당액으로</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하며</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각</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당사자는</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그</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금액을</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넘는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lastRenderedPageBreak/>
        <w:t>손해에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대해서는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배상책임을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부담하지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아니한다</w:t>
      </w:r>
      <w:r w:rsidR="008F54F2" w:rsidRPr="00175DD4">
        <w:rPr>
          <w:rStyle w:val="Section"/>
          <w:rFonts w:ascii="Times New Roman" w:hAnsi="Times New Roman"/>
          <w:sz w:val="22"/>
          <w:u w:val="none"/>
        </w:rPr>
        <w:t>.</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또한</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거래종결일</w:t>
      </w:r>
      <w:r w:rsidR="007371B2" w:rsidRPr="007371B2">
        <w:rPr>
          <w:rStyle w:val="Section"/>
          <w:rFonts w:ascii="Times New Roman" w:hAnsi="Times New Roman"/>
          <w:sz w:val="22"/>
          <w:u w:val="none"/>
        </w:rPr>
        <w:t>(</w:t>
      </w:r>
      <w:r w:rsidR="007371B2" w:rsidRPr="007371B2">
        <w:rPr>
          <w:rStyle w:val="Section"/>
          <w:rFonts w:ascii="Times New Roman" w:hAnsi="Times New Roman"/>
          <w:sz w:val="22"/>
          <w:u w:val="none"/>
        </w:rPr>
        <w:t>거래종결일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이후에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이행하여야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확약</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경우에는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그</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이행기일</w:t>
      </w:r>
      <w:r w:rsidR="007371B2" w:rsidRPr="007371B2">
        <w:rPr>
          <w:rStyle w:val="Section"/>
          <w:rFonts w:ascii="Times New Roman" w:hAnsi="Times New Roman"/>
          <w:sz w:val="22"/>
          <w:u w:val="none"/>
        </w:rPr>
        <w:t>)</w:t>
      </w:r>
      <w:r w:rsidR="00FD7589" w:rsidRPr="00FD7589">
        <w:rPr>
          <w:rStyle w:val="Section"/>
          <w:rFonts w:ascii="Times New Roman" w:hAnsi="Times New Roman"/>
          <w:sz w:val="22"/>
          <w:u w:val="none"/>
        </w:rPr>
        <w:t>로부터</w:t>
      </w:r>
      <w:r w:rsidR="00FD7589" w:rsidRPr="00FD7589">
        <w:rPr>
          <w:rStyle w:val="Section"/>
          <w:rFonts w:ascii="Times New Roman" w:hAnsi="Times New Roman"/>
          <w:sz w:val="22"/>
          <w:u w:val="none"/>
        </w:rPr>
        <w:t xml:space="preserve"> 2</w:t>
      </w:r>
      <w:r w:rsidR="00FD7589" w:rsidRPr="00FD7589">
        <w:rPr>
          <w:rStyle w:val="Section"/>
          <w:rFonts w:ascii="Times New Roman" w:hAnsi="Times New Roman"/>
          <w:sz w:val="22"/>
          <w:u w:val="none"/>
        </w:rPr>
        <w:t>개월</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이하</w:t>
      </w:r>
      <w:r w:rsidR="00FD7589" w:rsidRPr="00FD7589">
        <w:rPr>
          <w:rStyle w:val="Section"/>
          <w:rFonts w:ascii="Times New Roman" w:hAnsi="Times New Roman"/>
          <w:sz w:val="22"/>
          <w:u w:val="none"/>
        </w:rPr>
        <w:t xml:space="preserve"> “</w:t>
      </w:r>
      <w:r w:rsidR="00FD7589" w:rsidRPr="00757153">
        <w:rPr>
          <w:rStyle w:val="Section"/>
          <w:rFonts w:ascii="Times New Roman" w:hAnsi="Times New Roman"/>
          <w:sz w:val="22"/>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청구되어야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즉</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어느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당사자가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위해서는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이전에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해당</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서면으로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통지</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위반의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성격</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및</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그에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금액을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명시하고</w:t>
      </w:r>
      <w:r w:rsidR="00FD7589" w:rsidRPr="00FD7589">
        <w:rPr>
          <w:rStyle w:val="Section"/>
          <w:rFonts w:ascii="Times New Roman" w:hAnsi="Times New Roman"/>
          <w:sz w:val="22"/>
          <w:u w:val="none"/>
        </w:rPr>
        <w:t xml:space="preserve">, </w:t>
      </w:r>
      <w:r w:rsidR="007371B2" w:rsidRPr="007371B2">
        <w:rPr>
          <w:rStyle w:val="Section"/>
          <w:rFonts w:ascii="Times New Roman" w:hAnsi="Times New Roman"/>
          <w:sz w:val="22"/>
          <w:u w:val="none"/>
        </w:rPr>
        <w:t>청구의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기초가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사실</w:t>
      </w:r>
      <w:r w:rsidR="007371B2">
        <w:rPr>
          <w:rStyle w:val="Section"/>
          <w:rFonts w:ascii="Times New Roman" w:hAnsi="Times New Roman" w:hint="eastAsia"/>
          <w:sz w:val="22"/>
          <w:u w:val="none"/>
        </w:rPr>
        <w:t>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합리적으로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증빙하는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자료를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첨부하여야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함</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하며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않은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모두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소멸하는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것으로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Pr>
          <w:rStyle w:val="Section"/>
          <w:rFonts w:ascii="Times New Roman" w:hAnsi="Times New Roman" w:hint="eastAsia"/>
          <w:sz w:val="22"/>
          <w:u w:val="none"/>
        </w:rPr>
        <w:t>(</w:t>
      </w:r>
      <w:r w:rsidR="00FD7589">
        <w:rPr>
          <w:rStyle w:val="Section"/>
          <w:rFonts w:ascii="Times New Roman" w:hAnsi="Times New Roman" w:hint="eastAsia"/>
          <w:sz w:val="22"/>
          <w:u w:val="none"/>
        </w:rPr>
        <w:t>명확히</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하면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손해배상청구가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이루어진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경우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이후에도</w:t>
      </w:r>
      <w:r w:rsidR="00FD7589" w:rsidRPr="00FD7589">
        <w:rPr>
          <w:rStyle w:val="Section"/>
          <w:rFonts w:ascii="Times New Roman" w:hAnsi="Times New Roman"/>
          <w:sz w:val="22"/>
          <w:u w:val="none"/>
        </w:rPr>
        <w:t xml:space="preserve"> </w:t>
      </w:r>
      <w:r w:rsidR="00FD7589">
        <w:rPr>
          <w:rStyle w:val="Section"/>
          <w:rFonts w:ascii="Times New Roman" w:hAnsi="Times New Roman" w:hint="eastAsia"/>
          <w:sz w:val="22"/>
          <w:u w:val="none"/>
        </w:rPr>
        <w:t>해당</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청구에</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따른</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귀책당사자의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존속</w:t>
      </w:r>
      <w:r w:rsidR="00FD7589">
        <w:rPr>
          <w:rStyle w:val="Section"/>
          <w:rFonts w:ascii="Times New Roman" w:hAnsi="Times New Roman" w:hint="eastAsia"/>
          <w:sz w:val="22"/>
          <w:u w:val="none"/>
        </w:rPr>
        <w:t>함</w:t>
      </w:r>
      <w:r w:rsidR="00FD7589">
        <w:rPr>
          <w:rStyle w:val="Section"/>
          <w:rFonts w:ascii="Times New Roman" w:hAnsi="Times New Roman" w:hint="eastAsia"/>
          <w:sz w:val="22"/>
          <w:u w:val="none"/>
        </w:rPr>
        <w:t>)</w:t>
      </w:r>
      <w:r w:rsidR="00FD7589" w:rsidRPr="00FD7589">
        <w:rPr>
          <w:rStyle w:val="Section"/>
          <w:rFonts w:ascii="Times New Roman" w:hAnsi="Times New Roman"/>
          <w:sz w:val="22"/>
          <w:u w:val="none"/>
        </w:rPr>
        <w:t>.</w:t>
      </w:r>
    </w:p>
    <w:p w14:paraId="4D63F022" w14:textId="77777777" w:rsidR="004C32D8" w:rsidRPr="00FD7589" w:rsidRDefault="004C32D8" w:rsidP="004C32D8">
      <w:pPr>
        <w:pStyle w:val="11"/>
        <w:tabs>
          <w:tab w:val="clear" w:pos="1554"/>
          <w:tab w:val="clear" w:pos="8766"/>
          <w:tab w:val="left" w:pos="-720"/>
        </w:tabs>
        <w:suppressAutoHyphens w:val="0"/>
        <w:wordWrap w:val="0"/>
        <w:adjustRightInd/>
        <w:snapToGrid w:val="0"/>
        <w:spacing w:line="360" w:lineRule="auto"/>
        <w:ind w:left="440"/>
        <w:outlineLvl w:val="1"/>
        <w:rPr>
          <w:rFonts w:ascii="Times New Roman" w:hAnsi="Times New Roman"/>
          <w:bCs/>
          <w:sz w:val="22"/>
          <w:u w:val="single"/>
        </w:rPr>
      </w:pPr>
    </w:p>
    <w:p w14:paraId="72335F83" w14:textId="1D0A3572" w:rsidR="00516186" w:rsidRPr="00175DD4" w:rsidRDefault="00FE7BEC" w:rsidP="00AF5E56">
      <w:pPr>
        <w:pStyle w:val="11"/>
        <w:numPr>
          <w:ilvl w:val="1"/>
          <w:numId w:val="23"/>
        </w:numPr>
        <w:tabs>
          <w:tab w:val="clear" w:pos="1554"/>
          <w:tab w:val="clear" w:pos="8766"/>
          <w:tab w:val="left" w:pos="-720"/>
        </w:tabs>
        <w:suppressAutoHyphens w:val="0"/>
        <w:wordWrap w:val="0"/>
        <w:adjustRightInd/>
        <w:snapToGrid w:val="0"/>
        <w:spacing w:line="360" w:lineRule="auto"/>
        <w:outlineLvl w:val="1"/>
        <w:rPr>
          <w:rStyle w:val="Section"/>
          <w:rFonts w:ascii="Times New Roman" w:hAnsi="Times New Roman"/>
          <w:bCs/>
          <w:sz w:val="22"/>
        </w:rPr>
      </w:pPr>
      <w:r w:rsidRPr="00175DD4">
        <w:rPr>
          <w:rFonts w:ascii="Times New Roman" w:hAnsi="Times New Roman" w:hint="eastAsia"/>
          <w:sz w:val="22"/>
          <w:u w:val="single"/>
        </w:rPr>
        <w:t>지연손해금</w:t>
      </w:r>
      <w:r>
        <w:rPr>
          <w:rFonts w:ascii="Times New Roman" w:hAnsi="Times New Roman" w:hint="eastAsia"/>
          <w:sz w:val="22"/>
        </w:rPr>
        <w:t xml:space="preserve">: </w:t>
      </w:r>
      <w:r w:rsidR="00516186" w:rsidRPr="00175DD4">
        <w:rPr>
          <w:rFonts w:ascii="Times New Roman" w:hAnsi="Times New Roman" w:hint="eastAsia"/>
          <w:sz w:val="22"/>
        </w:rPr>
        <w:t>본</w:t>
      </w:r>
      <w:r w:rsidR="00516186" w:rsidRPr="00175DD4">
        <w:rPr>
          <w:rFonts w:ascii="Times New Roman" w:hAnsi="Times New Roman"/>
          <w:sz w:val="22"/>
        </w:rPr>
        <w:t xml:space="preserve"> </w:t>
      </w:r>
      <w:r w:rsidR="00516186" w:rsidRPr="00175DD4">
        <w:rPr>
          <w:rFonts w:ascii="Times New Roman" w:hAnsi="Times New Roman" w:hint="eastAsia"/>
          <w:sz w:val="22"/>
        </w:rPr>
        <w:t>계약상</w:t>
      </w:r>
      <w:r w:rsidR="00516186" w:rsidRPr="00175DD4">
        <w:rPr>
          <w:rFonts w:ascii="Times New Roman" w:hAnsi="Times New Roman"/>
          <w:sz w:val="22"/>
        </w:rPr>
        <w:t xml:space="preserve"> </w:t>
      </w:r>
      <w:r w:rsidR="00516186" w:rsidRPr="00175DD4">
        <w:rPr>
          <w:rFonts w:ascii="Times New Roman" w:hAnsi="Times New Roman" w:hint="eastAsia"/>
          <w:sz w:val="22"/>
        </w:rPr>
        <w:t>금전채무의</w:t>
      </w:r>
      <w:r w:rsidR="00516186" w:rsidRPr="00175DD4">
        <w:rPr>
          <w:rFonts w:ascii="Times New Roman" w:hAnsi="Times New Roman"/>
          <w:sz w:val="22"/>
        </w:rPr>
        <w:t xml:space="preserve"> </w:t>
      </w:r>
      <w:r w:rsidR="00516186" w:rsidRPr="00175DD4">
        <w:rPr>
          <w:rFonts w:ascii="Times New Roman" w:hAnsi="Times New Roman" w:hint="eastAsia"/>
          <w:sz w:val="22"/>
        </w:rPr>
        <w:t>불이행과</w:t>
      </w:r>
      <w:r w:rsidR="00516186" w:rsidRPr="00175DD4">
        <w:rPr>
          <w:rFonts w:ascii="Times New Roman" w:hAnsi="Times New Roman"/>
          <w:sz w:val="22"/>
        </w:rPr>
        <w:t xml:space="preserve"> </w:t>
      </w:r>
      <w:r w:rsidR="00516186" w:rsidRPr="00175DD4">
        <w:rPr>
          <w:rFonts w:ascii="Times New Roman" w:hAnsi="Times New Roman" w:hint="eastAsia"/>
          <w:sz w:val="22"/>
        </w:rPr>
        <w:t>관련한</w:t>
      </w:r>
      <w:r w:rsidR="00516186" w:rsidRPr="00175DD4">
        <w:rPr>
          <w:rFonts w:ascii="Times New Roman" w:hAnsi="Times New Roman"/>
          <w:sz w:val="22"/>
        </w:rPr>
        <w:t xml:space="preserve"> </w:t>
      </w:r>
      <w:r w:rsidR="00516186" w:rsidRPr="00175DD4">
        <w:rPr>
          <w:rFonts w:ascii="Times New Roman" w:hAnsi="Times New Roman" w:hint="eastAsia"/>
          <w:sz w:val="22"/>
        </w:rPr>
        <w:t>지연손해금은</w:t>
      </w:r>
      <w:r w:rsidR="00516186" w:rsidRPr="00175DD4">
        <w:rPr>
          <w:rFonts w:ascii="Times New Roman" w:hAnsi="Times New Roman"/>
          <w:sz w:val="22"/>
        </w:rPr>
        <w:t xml:space="preserve"> </w:t>
      </w:r>
      <w:r w:rsidR="00516186" w:rsidRPr="00175DD4">
        <w:rPr>
          <w:rFonts w:ascii="Times New Roman" w:hAnsi="Times New Roman" w:hint="eastAsia"/>
          <w:sz w:val="22"/>
        </w:rPr>
        <w:t>그</w:t>
      </w:r>
      <w:r w:rsidR="00516186" w:rsidRPr="00175DD4">
        <w:rPr>
          <w:rFonts w:ascii="Times New Roman" w:hAnsi="Times New Roman"/>
          <w:sz w:val="22"/>
        </w:rPr>
        <w:t xml:space="preserve"> </w:t>
      </w:r>
      <w:r w:rsidR="00516186" w:rsidRPr="00175DD4">
        <w:rPr>
          <w:rFonts w:ascii="Times New Roman" w:hAnsi="Times New Roman" w:hint="eastAsia"/>
          <w:sz w:val="22"/>
        </w:rPr>
        <w:t>지급기일</w:t>
      </w:r>
      <w:r w:rsidR="006F2CF8">
        <w:rPr>
          <w:rFonts w:ascii="Times New Roman" w:hAnsi="Times New Roman" w:hint="eastAsia"/>
          <w:sz w:val="22"/>
        </w:rPr>
        <w:t xml:space="preserve"> </w:t>
      </w:r>
      <w:r w:rsidR="006F2CF8">
        <w:rPr>
          <w:rFonts w:ascii="Times New Roman" w:hAnsi="Times New Roman" w:hint="eastAsia"/>
          <w:sz w:val="22"/>
        </w:rPr>
        <w:t>다음</w:t>
      </w:r>
      <w:r w:rsidR="006F2CF8">
        <w:rPr>
          <w:rFonts w:ascii="Times New Roman" w:hAnsi="Times New Roman" w:hint="eastAsia"/>
          <w:sz w:val="22"/>
        </w:rPr>
        <w:t xml:space="preserve"> </w:t>
      </w:r>
      <w:r w:rsidR="006F2CF8">
        <w:rPr>
          <w:rFonts w:ascii="Times New Roman" w:hAnsi="Times New Roman" w:hint="eastAsia"/>
          <w:sz w:val="22"/>
        </w:rPr>
        <w:t>날</w:t>
      </w:r>
      <w:r w:rsidR="00516186" w:rsidRPr="00175DD4">
        <w:rPr>
          <w:rFonts w:ascii="Times New Roman" w:hAnsi="Times New Roman" w:hint="eastAsia"/>
          <w:sz w:val="22"/>
        </w:rPr>
        <w:t>로부터</w:t>
      </w:r>
      <w:r w:rsidR="00516186" w:rsidRPr="00175DD4">
        <w:rPr>
          <w:rFonts w:ascii="Times New Roman" w:hAnsi="Times New Roman"/>
          <w:sz w:val="22"/>
        </w:rPr>
        <w:t xml:space="preserve"> </w:t>
      </w:r>
      <w:r w:rsidR="00516186" w:rsidRPr="00175DD4">
        <w:rPr>
          <w:rFonts w:ascii="Times New Roman" w:hAnsi="Times New Roman" w:hint="eastAsia"/>
          <w:sz w:val="22"/>
        </w:rPr>
        <w:t>미지급</w:t>
      </w:r>
      <w:r w:rsidR="00516186" w:rsidRPr="00175DD4">
        <w:rPr>
          <w:rFonts w:ascii="Times New Roman" w:hAnsi="Times New Roman"/>
          <w:sz w:val="22"/>
        </w:rPr>
        <w:t xml:space="preserve"> </w:t>
      </w:r>
      <w:r w:rsidR="00516186" w:rsidRPr="00175DD4">
        <w:rPr>
          <w:rFonts w:ascii="Times New Roman" w:hAnsi="Times New Roman" w:hint="eastAsia"/>
          <w:sz w:val="22"/>
        </w:rPr>
        <w:t>금액을</w:t>
      </w:r>
      <w:r w:rsidR="00516186" w:rsidRPr="00175DD4">
        <w:rPr>
          <w:rFonts w:ascii="Times New Roman" w:hAnsi="Times New Roman"/>
          <w:sz w:val="22"/>
        </w:rPr>
        <w:t xml:space="preserve"> </w:t>
      </w:r>
      <w:r w:rsidR="00516186" w:rsidRPr="00175DD4">
        <w:rPr>
          <w:rFonts w:ascii="Times New Roman" w:hAnsi="Times New Roman" w:hint="eastAsia"/>
          <w:sz w:val="22"/>
        </w:rPr>
        <w:t>실제로</w:t>
      </w:r>
      <w:r w:rsidR="00516186" w:rsidRPr="00175DD4">
        <w:rPr>
          <w:rFonts w:ascii="Times New Roman" w:hAnsi="Times New Roman"/>
          <w:sz w:val="22"/>
        </w:rPr>
        <w:t xml:space="preserve"> </w:t>
      </w:r>
      <w:r w:rsidR="00516186" w:rsidRPr="00175DD4">
        <w:rPr>
          <w:rFonts w:ascii="Times New Roman" w:hAnsi="Times New Roman" w:hint="eastAsia"/>
          <w:sz w:val="22"/>
        </w:rPr>
        <w:t>지급하는</w:t>
      </w:r>
      <w:r w:rsidR="00516186" w:rsidRPr="00175DD4">
        <w:rPr>
          <w:rFonts w:ascii="Times New Roman" w:hAnsi="Times New Roman"/>
          <w:sz w:val="22"/>
        </w:rPr>
        <w:t xml:space="preserve"> </w:t>
      </w:r>
      <w:r w:rsidR="00516186" w:rsidRPr="00175DD4">
        <w:rPr>
          <w:rFonts w:ascii="Times New Roman" w:hAnsi="Times New Roman" w:hint="eastAsia"/>
          <w:sz w:val="22"/>
        </w:rPr>
        <w:t>날까지</w:t>
      </w:r>
      <w:r w:rsidR="00516186" w:rsidRPr="00175DD4">
        <w:rPr>
          <w:rFonts w:ascii="Times New Roman" w:hAnsi="Times New Roman"/>
          <w:sz w:val="22"/>
        </w:rPr>
        <w:t xml:space="preserve"> </w:t>
      </w:r>
      <w:r w:rsidR="00516186" w:rsidRPr="00175DD4">
        <w:rPr>
          <w:rFonts w:ascii="Times New Roman" w:hAnsi="Times New Roman" w:hint="eastAsia"/>
          <w:sz w:val="22"/>
        </w:rPr>
        <w:t>해당</w:t>
      </w:r>
      <w:r w:rsidR="00516186" w:rsidRPr="00175DD4">
        <w:rPr>
          <w:rFonts w:ascii="Times New Roman" w:hAnsi="Times New Roman"/>
          <w:sz w:val="22"/>
        </w:rPr>
        <w:t xml:space="preserve"> </w:t>
      </w:r>
      <w:r w:rsidR="00516186" w:rsidRPr="00175DD4">
        <w:rPr>
          <w:rFonts w:ascii="Times New Roman" w:hAnsi="Times New Roman" w:hint="eastAsia"/>
          <w:sz w:val="22"/>
        </w:rPr>
        <w:t>금액에</w:t>
      </w:r>
      <w:r w:rsidR="00516186" w:rsidRPr="00175DD4">
        <w:rPr>
          <w:rFonts w:ascii="Times New Roman" w:hAnsi="Times New Roman"/>
          <w:sz w:val="22"/>
        </w:rPr>
        <w:t xml:space="preserve"> </w:t>
      </w:r>
      <w:r w:rsidR="00516186" w:rsidRPr="00175DD4">
        <w:rPr>
          <w:rFonts w:ascii="Times New Roman" w:hAnsi="Times New Roman" w:hint="eastAsia"/>
          <w:sz w:val="22"/>
        </w:rPr>
        <w:t>대하여</w:t>
      </w:r>
      <w:r w:rsidR="00516186" w:rsidRPr="00175DD4">
        <w:rPr>
          <w:rFonts w:ascii="Times New Roman" w:hAnsi="Times New Roman"/>
          <w:sz w:val="22"/>
        </w:rPr>
        <w:t xml:space="preserve"> </w:t>
      </w:r>
      <w:r w:rsidR="00516186" w:rsidRPr="00175DD4">
        <w:rPr>
          <w:rFonts w:ascii="Times New Roman" w:hAnsi="Times New Roman" w:hint="eastAsia"/>
          <w:sz w:val="22"/>
        </w:rPr>
        <w:t>연</w:t>
      </w:r>
      <w:r w:rsidR="00516186" w:rsidRPr="00175DD4">
        <w:rPr>
          <w:rFonts w:ascii="Times New Roman" w:hAnsi="Times New Roman"/>
          <w:sz w:val="22"/>
        </w:rPr>
        <w:t xml:space="preserve"> </w:t>
      </w:r>
      <w:r w:rsidR="00F45C4E" w:rsidRPr="00175DD4">
        <w:rPr>
          <w:rFonts w:ascii="Times New Roman" w:hAnsi="Times New Roman"/>
          <w:sz w:val="22"/>
          <w:highlight w:val="yellow"/>
        </w:rPr>
        <w:t>[*]</w:t>
      </w:r>
      <w:r w:rsidR="00516186" w:rsidRPr="00175DD4">
        <w:rPr>
          <w:rFonts w:ascii="Times New Roman" w:hAnsi="Times New Roman"/>
          <w:sz w:val="22"/>
        </w:rPr>
        <w:t>%</w:t>
      </w:r>
      <w:r w:rsidR="00516186" w:rsidRPr="00175DD4">
        <w:rPr>
          <w:rFonts w:ascii="Times New Roman" w:hAnsi="Times New Roman" w:hint="eastAsia"/>
          <w:sz w:val="22"/>
        </w:rPr>
        <w:t>의</w:t>
      </w:r>
      <w:r w:rsidR="00516186" w:rsidRPr="00175DD4">
        <w:rPr>
          <w:rFonts w:ascii="Times New Roman" w:hAnsi="Times New Roman"/>
          <w:sz w:val="22"/>
        </w:rPr>
        <w:t xml:space="preserve"> </w:t>
      </w:r>
      <w:r w:rsidR="00516186" w:rsidRPr="00175DD4">
        <w:rPr>
          <w:rFonts w:ascii="Times New Roman" w:hAnsi="Times New Roman" w:hint="eastAsia"/>
          <w:sz w:val="22"/>
        </w:rPr>
        <w:t>비율을</w:t>
      </w:r>
      <w:r w:rsidR="00516186" w:rsidRPr="00175DD4">
        <w:rPr>
          <w:rFonts w:ascii="Times New Roman" w:hAnsi="Times New Roman"/>
          <w:sz w:val="22"/>
        </w:rPr>
        <w:t xml:space="preserve"> </w:t>
      </w:r>
      <w:r w:rsidR="00516186" w:rsidRPr="00175DD4">
        <w:rPr>
          <w:rFonts w:ascii="Times New Roman" w:hAnsi="Times New Roman" w:hint="eastAsia"/>
          <w:sz w:val="22"/>
        </w:rPr>
        <w:t>적용하여</w:t>
      </w:r>
      <w:r w:rsidR="00516186" w:rsidRPr="00175DD4">
        <w:rPr>
          <w:rFonts w:ascii="Times New Roman" w:hAnsi="Times New Roman"/>
          <w:sz w:val="22"/>
        </w:rPr>
        <w:t xml:space="preserve"> </w:t>
      </w:r>
      <w:r w:rsidR="00516186" w:rsidRPr="00175DD4">
        <w:rPr>
          <w:rFonts w:ascii="Times New Roman" w:hAnsi="Times New Roman" w:hint="eastAsia"/>
          <w:sz w:val="22"/>
        </w:rPr>
        <w:t>일할계산한</w:t>
      </w:r>
      <w:r w:rsidR="00516186" w:rsidRPr="00175DD4">
        <w:rPr>
          <w:rFonts w:ascii="Times New Roman" w:hAnsi="Times New Roman"/>
          <w:sz w:val="22"/>
        </w:rPr>
        <w:t xml:space="preserve"> </w:t>
      </w:r>
      <w:r w:rsidR="00516186" w:rsidRPr="00175DD4">
        <w:rPr>
          <w:rFonts w:ascii="Times New Roman" w:hAnsi="Times New Roman" w:hint="eastAsia"/>
          <w:sz w:val="22"/>
        </w:rPr>
        <w:t>금원으로</w:t>
      </w:r>
      <w:r w:rsidR="00516186" w:rsidRPr="00175DD4">
        <w:rPr>
          <w:rFonts w:ascii="Times New Roman" w:hAnsi="Times New Roman"/>
          <w:sz w:val="22"/>
        </w:rPr>
        <w:t xml:space="preserve"> </w:t>
      </w:r>
      <w:r w:rsidR="00516186" w:rsidRPr="00175DD4">
        <w:rPr>
          <w:rFonts w:ascii="Times New Roman" w:hAnsi="Times New Roman" w:hint="eastAsia"/>
          <w:sz w:val="22"/>
        </w:rPr>
        <w:t>한다</w:t>
      </w:r>
      <w:r w:rsidR="00516186" w:rsidRPr="00175DD4">
        <w:rPr>
          <w:rFonts w:ascii="Times New Roman" w:hAnsi="Times New Roman"/>
          <w:sz w:val="22"/>
        </w:rPr>
        <w:t>.</w:t>
      </w:r>
    </w:p>
    <w:p w14:paraId="37E418F5" w14:textId="77777777" w:rsidR="005A5B7D" w:rsidRPr="00380FB2" w:rsidRDefault="005A5B7D" w:rsidP="007008A0">
      <w:pPr>
        <w:tabs>
          <w:tab w:val="left" w:pos="-720"/>
          <w:tab w:val="left" w:pos="0"/>
        </w:tabs>
        <w:snapToGrid w:val="0"/>
      </w:pPr>
    </w:p>
    <w:p w14:paraId="449E3CDB" w14:textId="77777777" w:rsidR="00CB1F4F" w:rsidRPr="00380FB2" w:rsidRDefault="00CB1F4F" w:rsidP="007008A0">
      <w:pPr>
        <w:tabs>
          <w:tab w:val="left" w:pos="-720"/>
          <w:tab w:val="left" w:pos="0"/>
        </w:tabs>
        <w:snapToGrid w:val="0"/>
      </w:pPr>
    </w:p>
    <w:p w14:paraId="05916CD6" w14:textId="77777777" w:rsidR="00516186" w:rsidRPr="00380FB2" w:rsidRDefault="00516186" w:rsidP="007008A0">
      <w:pPr>
        <w:pStyle w:val="1"/>
        <w:keepNext w:val="0"/>
        <w:overflowPunct/>
        <w:jc w:val="both"/>
      </w:pPr>
      <w:r w:rsidRPr="00380FB2">
        <w:t>제</w:t>
      </w:r>
      <w:r w:rsidR="00CB1F4F" w:rsidRPr="00380FB2">
        <w:t>8</w:t>
      </w:r>
      <w:r w:rsidRPr="00380FB2">
        <w:t>조</w:t>
      </w:r>
      <w:r w:rsidRPr="00380FB2">
        <w:t xml:space="preserve">   </w:t>
      </w:r>
      <w:r w:rsidRPr="00380FB2">
        <w:t>계약의</w:t>
      </w:r>
      <w:r w:rsidRPr="00380FB2">
        <w:t xml:space="preserve"> </w:t>
      </w:r>
      <w:r w:rsidRPr="00380FB2">
        <w:t>해제</w:t>
      </w:r>
    </w:p>
    <w:p w14:paraId="370907F6" w14:textId="77777777" w:rsidR="00516186" w:rsidRPr="00380FB2" w:rsidRDefault="00516186" w:rsidP="007008A0">
      <w:pPr>
        <w:tabs>
          <w:tab w:val="left" w:pos="-720"/>
        </w:tabs>
        <w:snapToGrid w:val="0"/>
        <w:rPr>
          <w:spacing w:val="-3"/>
          <w:szCs w:val="22"/>
        </w:rPr>
      </w:pPr>
    </w:p>
    <w:p w14:paraId="70834760" w14:textId="746186F5" w:rsidR="00516186" w:rsidRPr="00BF5C9E"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u w:val="single"/>
        </w:rPr>
      </w:pPr>
      <w:r w:rsidRPr="00BF5C9E">
        <w:rPr>
          <w:rFonts w:ascii="Times New Roman" w:hAnsi="Times New Roman" w:hint="eastAsia"/>
          <w:sz w:val="22"/>
          <w:szCs w:val="22"/>
          <w:u w:val="single"/>
        </w:rPr>
        <w:t>계약의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해제</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Pr="00BF5C9E">
        <w:rPr>
          <w:rFonts w:ascii="Times New Roman" w:hAnsi="Times New Roman" w:hint="eastAsia"/>
          <w:sz w:val="22"/>
          <w:szCs w:val="22"/>
        </w:rPr>
        <w:t>다음</w:t>
      </w:r>
      <w:r w:rsidR="00400915">
        <w:rPr>
          <w:rFonts w:ascii="Times New Roman" w:hAnsi="Times New Roman" w:hint="eastAsia"/>
          <w:sz w:val="22"/>
          <w:szCs w:val="22"/>
        </w:rPr>
        <w:t xml:space="preserve"> </w:t>
      </w:r>
      <w:r w:rsidR="00400915">
        <w:rPr>
          <w:rFonts w:ascii="Times New Roman" w:hAnsi="Times New Roman" w:hint="eastAsia"/>
          <w:sz w:val="22"/>
          <w:szCs w:val="22"/>
        </w:rPr>
        <w:t>각</w:t>
      </w:r>
      <w:r w:rsidR="00400915">
        <w:rPr>
          <w:rFonts w:ascii="Times New Roman" w:hAnsi="Times New Roman" w:hint="eastAsia"/>
          <w:sz w:val="22"/>
          <w:szCs w:val="22"/>
        </w:rPr>
        <w:t xml:space="preserve"> </w:t>
      </w:r>
      <w:r w:rsidR="00400915">
        <w:rPr>
          <w:rFonts w:ascii="Times New Roman" w:hAnsi="Times New Roman" w:hint="eastAsia"/>
          <w:sz w:val="22"/>
          <w:szCs w:val="22"/>
        </w:rPr>
        <w:t>호의</w:t>
      </w:r>
      <w:r w:rsidR="00400915">
        <w:rPr>
          <w:rFonts w:ascii="Times New Roman" w:hAnsi="Times New Roman" w:hint="eastAsia"/>
          <w:sz w:val="22"/>
          <w:szCs w:val="22"/>
        </w:rPr>
        <w:t xml:space="preserve"> </w:t>
      </w:r>
      <w:r w:rsidR="00400915">
        <w:rPr>
          <w:rFonts w:ascii="Times New Roman" w:hAnsi="Times New Roman" w:hint="eastAsia"/>
          <w:sz w:val="22"/>
          <w:szCs w:val="22"/>
        </w:rPr>
        <w:t>사유가</w:t>
      </w:r>
      <w:r w:rsidR="00400915">
        <w:rPr>
          <w:rFonts w:ascii="Times New Roman" w:hAnsi="Times New Roman" w:hint="eastAsia"/>
          <w:sz w:val="22"/>
          <w:szCs w:val="22"/>
        </w:rPr>
        <w:t xml:space="preserve"> </w:t>
      </w:r>
      <w:r w:rsidR="00400915">
        <w:rPr>
          <w:rFonts w:ascii="Times New Roman" w:hAnsi="Times New Roman" w:hint="eastAsia"/>
          <w:sz w:val="22"/>
          <w:szCs w:val="22"/>
        </w:rPr>
        <w:t>있는</w:t>
      </w:r>
      <w:r w:rsidR="00400915">
        <w:rPr>
          <w:rFonts w:ascii="Times New Roman" w:hAnsi="Times New Roman" w:hint="eastAsia"/>
          <w:sz w:val="22"/>
          <w:szCs w:val="22"/>
        </w:rPr>
        <w:t xml:space="preserve"> </w:t>
      </w:r>
      <w:r w:rsidR="00400915">
        <w:rPr>
          <w:rFonts w:ascii="Times New Roman" w:hAnsi="Times New Roman" w:hint="eastAsia"/>
          <w:sz w:val="22"/>
          <w:szCs w:val="22"/>
        </w:rPr>
        <w:t>경우에</w:t>
      </w:r>
      <w:r w:rsidR="00400915">
        <w:rPr>
          <w:rFonts w:ascii="Times New Roman" w:hAnsi="Times New Roman" w:hint="eastAsia"/>
          <w:sz w:val="22"/>
          <w:szCs w:val="22"/>
        </w:rPr>
        <w:t xml:space="preserve"> </w:t>
      </w:r>
      <w:r w:rsidR="00400915">
        <w:rPr>
          <w:rFonts w:ascii="Times New Roman" w:hAnsi="Times New Roman" w:hint="eastAsia"/>
          <w:sz w:val="22"/>
          <w:szCs w:val="22"/>
        </w:rPr>
        <w:t>한하여</w:t>
      </w:r>
      <w:r w:rsidR="00400915">
        <w:rPr>
          <w:rFonts w:ascii="Times New Roman" w:hAnsi="Times New Roman" w:hint="eastAsia"/>
          <w:sz w:val="22"/>
          <w:szCs w:val="22"/>
        </w:rPr>
        <w:t xml:space="preserve"> </w:t>
      </w:r>
      <w:r w:rsidR="00400915">
        <w:rPr>
          <w:rFonts w:ascii="Times New Roman" w:hAnsi="Times New Roman" w:hint="eastAsia"/>
          <w:sz w:val="22"/>
          <w:szCs w:val="22"/>
        </w:rPr>
        <w:t>해제될</w:t>
      </w:r>
      <w:r w:rsidR="00400915">
        <w:rPr>
          <w:rFonts w:ascii="Times New Roman" w:hAnsi="Times New Roman" w:hint="eastAsia"/>
          <w:sz w:val="22"/>
          <w:szCs w:val="22"/>
        </w:rPr>
        <w:t xml:space="preserve"> </w:t>
      </w:r>
      <w:r w:rsidR="00400915">
        <w:rPr>
          <w:rFonts w:ascii="Times New Roman" w:hAnsi="Times New Roman" w:hint="eastAsia"/>
          <w:sz w:val="22"/>
          <w:szCs w:val="22"/>
        </w:rPr>
        <w:t>수</w:t>
      </w:r>
      <w:r w:rsidR="00400915">
        <w:rPr>
          <w:rFonts w:ascii="Times New Roman" w:hAnsi="Times New Roman" w:hint="eastAsia"/>
          <w:sz w:val="22"/>
          <w:szCs w:val="22"/>
        </w:rPr>
        <w:t xml:space="preserve"> </w:t>
      </w:r>
      <w:r w:rsidR="00400915">
        <w:rPr>
          <w:rFonts w:ascii="Times New Roman" w:hAnsi="Times New Roman" w:hint="eastAsia"/>
          <w:sz w:val="22"/>
          <w:szCs w:val="22"/>
        </w:rPr>
        <w:t>있으며</w:t>
      </w:r>
      <w:r w:rsidR="00400915">
        <w:rPr>
          <w:rFonts w:ascii="Times New Roman" w:hAnsi="Times New Roman" w:hint="eastAsia"/>
          <w:sz w:val="22"/>
          <w:szCs w:val="22"/>
        </w:rPr>
        <w:t xml:space="preserve">, </w:t>
      </w:r>
      <w:r w:rsidR="004B4EAC">
        <w:rPr>
          <w:rFonts w:ascii="Times New Roman" w:hAnsi="Times New Roman" w:hint="eastAsia"/>
          <w:sz w:val="22"/>
          <w:szCs w:val="22"/>
        </w:rPr>
        <w:t>어느</w:t>
      </w:r>
      <w:r w:rsidR="004B4EAC">
        <w:rPr>
          <w:rFonts w:ascii="Times New Roman" w:hAnsi="Times New Roman" w:hint="eastAsia"/>
          <w:sz w:val="22"/>
          <w:szCs w:val="22"/>
        </w:rPr>
        <w:t xml:space="preserve"> </w:t>
      </w:r>
      <w:r w:rsidR="004B4EAC">
        <w:rPr>
          <w:rFonts w:ascii="Times New Roman" w:hAnsi="Times New Roman" w:hint="eastAsia"/>
          <w:sz w:val="22"/>
          <w:szCs w:val="22"/>
        </w:rPr>
        <w:t>당사자도</w:t>
      </w:r>
      <w:r w:rsidR="004B4EAC">
        <w:rPr>
          <w:rFonts w:ascii="Times New Roman" w:hAnsi="Times New Roman" w:hint="eastAsia"/>
          <w:sz w:val="22"/>
          <w:szCs w:val="22"/>
        </w:rPr>
        <w:t xml:space="preserve"> </w:t>
      </w:r>
      <w:r w:rsidR="004B4EAC">
        <w:rPr>
          <w:rFonts w:ascii="Times New Roman" w:hAnsi="Times New Roman" w:hint="eastAsia"/>
          <w:sz w:val="22"/>
          <w:szCs w:val="22"/>
        </w:rPr>
        <w:t>임의로</w:t>
      </w:r>
      <w:r w:rsidR="004B4EAC">
        <w:rPr>
          <w:rFonts w:ascii="Times New Roman" w:hAnsi="Times New Roman" w:hint="eastAsia"/>
          <w:sz w:val="22"/>
          <w:szCs w:val="22"/>
        </w:rPr>
        <w:t xml:space="preserve"> </w:t>
      </w:r>
      <w:r w:rsidR="004B4EAC">
        <w:rPr>
          <w:rFonts w:ascii="Times New Roman" w:hAnsi="Times New Roman" w:hint="eastAsia"/>
          <w:sz w:val="22"/>
          <w:szCs w:val="22"/>
        </w:rPr>
        <w:t>본</w:t>
      </w:r>
      <w:r w:rsidR="004B4EAC">
        <w:rPr>
          <w:rFonts w:ascii="Times New Roman" w:hAnsi="Times New Roman" w:hint="eastAsia"/>
          <w:sz w:val="22"/>
          <w:szCs w:val="22"/>
        </w:rPr>
        <w:t xml:space="preserve"> </w:t>
      </w:r>
      <w:r w:rsidR="004B4EAC">
        <w:rPr>
          <w:rFonts w:ascii="Times New Roman" w:hAnsi="Times New Roman" w:hint="eastAsia"/>
          <w:sz w:val="22"/>
          <w:szCs w:val="22"/>
        </w:rPr>
        <w:t>계약을</w:t>
      </w:r>
      <w:r w:rsidR="004B4EAC">
        <w:rPr>
          <w:rFonts w:ascii="Times New Roman" w:hAnsi="Times New Roman" w:hint="eastAsia"/>
          <w:sz w:val="22"/>
          <w:szCs w:val="22"/>
        </w:rPr>
        <w:t xml:space="preserve"> </w:t>
      </w:r>
      <w:r w:rsidR="004B4EAC">
        <w:rPr>
          <w:rFonts w:ascii="Times New Roman" w:hAnsi="Times New Roman" w:hint="eastAsia"/>
          <w:sz w:val="22"/>
          <w:szCs w:val="22"/>
        </w:rPr>
        <w:t>해제할</w:t>
      </w:r>
      <w:r w:rsidR="004B4EAC">
        <w:rPr>
          <w:rFonts w:ascii="Times New Roman" w:hAnsi="Times New Roman" w:hint="eastAsia"/>
          <w:sz w:val="22"/>
          <w:szCs w:val="22"/>
        </w:rPr>
        <w:t xml:space="preserve"> </w:t>
      </w:r>
      <w:r w:rsidR="004B4EAC">
        <w:rPr>
          <w:rFonts w:ascii="Times New Roman" w:hAnsi="Times New Roman" w:hint="eastAsia"/>
          <w:sz w:val="22"/>
          <w:szCs w:val="22"/>
        </w:rPr>
        <w:t>수</w:t>
      </w:r>
      <w:r w:rsidR="004B4EAC">
        <w:rPr>
          <w:rFonts w:ascii="Times New Roman" w:hAnsi="Times New Roman" w:hint="eastAsia"/>
          <w:sz w:val="22"/>
          <w:szCs w:val="22"/>
        </w:rPr>
        <w:t xml:space="preserve"> </w:t>
      </w:r>
      <w:r w:rsidR="004B4EAC">
        <w:rPr>
          <w:rFonts w:ascii="Times New Roman" w:hAnsi="Times New Roman" w:hint="eastAsia"/>
          <w:sz w:val="22"/>
          <w:szCs w:val="22"/>
        </w:rPr>
        <w:t>없다</w:t>
      </w:r>
      <w:r w:rsidR="004B4EAC">
        <w:rPr>
          <w:rFonts w:ascii="Times New Roman" w:hAnsi="Times New Roman" w:hint="eastAsia"/>
          <w:sz w:val="22"/>
          <w:szCs w:val="22"/>
        </w:rPr>
        <w:t>.</w:t>
      </w:r>
      <w:r w:rsidR="00EE1B7A" w:rsidRPr="00BF5C9E">
        <w:rPr>
          <w:rFonts w:ascii="Times New Roman" w:hAnsi="Times New Roman"/>
          <w:sz w:val="22"/>
          <w:szCs w:val="22"/>
        </w:rPr>
        <w:t xml:space="preserve"> </w:t>
      </w:r>
    </w:p>
    <w:p w14:paraId="77561400" w14:textId="77777777" w:rsidR="00516186" w:rsidRPr="004B4EAC" w:rsidRDefault="00516186" w:rsidP="007008A0">
      <w:pPr>
        <w:snapToGrid w:val="0"/>
        <w:rPr>
          <w:szCs w:val="22"/>
        </w:rPr>
      </w:pPr>
    </w:p>
    <w:p w14:paraId="48EC878F" w14:textId="50202509" w:rsidR="007E401B" w:rsidRDefault="00516186" w:rsidP="007008A0">
      <w:pPr>
        <w:numPr>
          <w:ilvl w:val="0"/>
          <w:numId w:val="1"/>
        </w:numPr>
        <w:snapToGrid w:val="0"/>
        <w:rPr>
          <w:szCs w:val="22"/>
        </w:rPr>
      </w:pPr>
      <w:r w:rsidRPr="00380FB2">
        <w:rPr>
          <w:szCs w:val="22"/>
        </w:rPr>
        <w:t>당사자들의</w:t>
      </w:r>
      <w:r w:rsidRPr="00380FB2">
        <w:rPr>
          <w:szCs w:val="22"/>
        </w:rPr>
        <w:t xml:space="preserve"> </w:t>
      </w:r>
      <w:r w:rsidRPr="00380FB2">
        <w:rPr>
          <w:szCs w:val="22"/>
        </w:rPr>
        <w:t>서면</w:t>
      </w:r>
      <w:r w:rsidRPr="00380FB2">
        <w:rPr>
          <w:szCs w:val="22"/>
        </w:rPr>
        <w:t xml:space="preserve"> </w:t>
      </w:r>
      <w:r w:rsidRPr="00380FB2">
        <w:rPr>
          <w:szCs w:val="22"/>
        </w:rPr>
        <w:t>합의에</w:t>
      </w:r>
      <w:r w:rsidRPr="00380FB2">
        <w:rPr>
          <w:szCs w:val="22"/>
        </w:rPr>
        <w:t xml:space="preserve"> </w:t>
      </w:r>
      <w:r w:rsidRPr="00380FB2">
        <w:rPr>
          <w:szCs w:val="22"/>
        </w:rPr>
        <w:t>의해</w:t>
      </w:r>
    </w:p>
    <w:p w14:paraId="3EAD880B" w14:textId="66F4F26C" w:rsidR="007E401B" w:rsidRDefault="007E401B" w:rsidP="007008A0">
      <w:pPr>
        <w:snapToGrid w:val="0"/>
        <w:ind w:left="567"/>
        <w:rPr>
          <w:szCs w:val="22"/>
        </w:rPr>
      </w:pPr>
    </w:p>
    <w:p w14:paraId="3C4A3405" w14:textId="0E923111" w:rsidR="00516186" w:rsidRPr="00380FB2" w:rsidRDefault="00CA0C42" w:rsidP="007008A0">
      <w:pPr>
        <w:numPr>
          <w:ilvl w:val="0"/>
          <w:numId w:val="1"/>
        </w:numPr>
        <w:snapToGrid w:val="0"/>
        <w:rPr>
          <w:szCs w:val="22"/>
        </w:rPr>
      </w:pPr>
      <w:r>
        <w:rPr>
          <w:rFonts w:hint="eastAsia"/>
          <w:color w:val="000000" w:themeColor="text1"/>
          <w:szCs w:val="22"/>
        </w:rPr>
        <w:t>내란</w:t>
      </w:r>
      <w:r>
        <w:rPr>
          <w:rFonts w:hint="eastAsia"/>
          <w:color w:val="000000" w:themeColor="text1"/>
          <w:szCs w:val="22"/>
        </w:rPr>
        <w:t xml:space="preserve">, </w:t>
      </w:r>
      <w:r>
        <w:rPr>
          <w:rFonts w:hint="eastAsia"/>
          <w:color w:val="000000" w:themeColor="text1"/>
          <w:szCs w:val="22"/>
        </w:rPr>
        <w:t>외환</w:t>
      </w:r>
      <w:r>
        <w:rPr>
          <w:rFonts w:hint="eastAsia"/>
          <w:color w:val="000000" w:themeColor="text1"/>
          <w:szCs w:val="22"/>
        </w:rPr>
        <w:t xml:space="preserve">, </w:t>
      </w:r>
      <w:r>
        <w:rPr>
          <w:rFonts w:hint="eastAsia"/>
          <w:color w:val="000000" w:themeColor="text1"/>
          <w:szCs w:val="22"/>
        </w:rPr>
        <w:t>천재지변</w:t>
      </w:r>
      <w:r>
        <w:rPr>
          <w:rFonts w:hint="eastAsia"/>
          <w:color w:val="000000" w:themeColor="text1"/>
          <w:szCs w:val="22"/>
        </w:rPr>
        <w:t xml:space="preserve"> </w:t>
      </w:r>
      <w:r>
        <w:rPr>
          <w:rFonts w:hint="eastAsia"/>
          <w:color w:val="000000" w:themeColor="text1"/>
          <w:szCs w:val="22"/>
        </w:rPr>
        <w:t>및</w:t>
      </w:r>
      <w:r>
        <w:rPr>
          <w:rFonts w:hint="eastAsia"/>
          <w:color w:val="000000" w:themeColor="text1"/>
          <w:szCs w:val="22"/>
        </w:rPr>
        <w:t xml:space="preserve"> </w:t>
      </w:r>
      <w:r>
        <w:rPr>
          <w:rFonts w:hint="eastAsia"/>
          <w:color w:val="000000" w:themeColor="text1"/>
          <w:szCs w:val="22"/>
        </w:rPr>
        <w:t>기타</w:t>
      </w:r>
      <w:r>
        <w:rPr>
          <w:rFonts w:hint="eastAsia"/>
          <w:color w:val="000000" w:themeColor="text1"/>
          <w:szCs w:val="22"/>
        </w:rPr>
        <w:t xml:space="preserve"> </w:t>
      </w:r>
      <w:r>
        <w:rPr>
          <w:rFonts w:hint="eastAsia"/>
          <w:color w:val="000000" w:themeColor="text1"/>
          <w:szCs w:val="22"/>
        </w:rPr>
        <w:t>이에</w:t>
      </w:r>
      <w:r>
        <w:rPr>
          <w:rFonts w:hint="eastAsia"/>
          <w:color w:val="000000" w:themeColor="text1"/>
          <w:szCs w:val="22"/>
        </w:rPr>
        <w:t xml:space="preserve"> </w:t>
      </w:r>
      <w:r>
        <w:rPr>
          <w:rFonts w:hint="eastAsia"/>
          <w:color w:val="000000" w:themeColor="text1"/>
          <w:szCs w:val="22"/>
        </w:rPr>
        <w:t>준하는</w:t>
      </w:r>
      <w:r>
        <w:rPr>
          <w:rFonts w:hint="eastAsia"/>
          <w:color w:val="000000" w:themeColor="text1"/>
          <w:szCs w:val="22"/>
        </w:rPr>
        <w:t xml:space="preserve"> </w:t>
      </w:r>
      <w:r>
        <w:rPr>
          <w:rFonts w:hint="eastAsia"/>
          <w:color w:val="000000" w:themeColor="text1"/>
          <w:szCs w:val="22"/>
        </w:rPr>
        <w:t>사유로</w:t>
      </w:r>
      <w:r>
        <w:rPr>
          <w:rFonts w:hint="eastAsia"/>
          <w:color w:val="000000" w:themeColor="text1"/>
          <w:szCs w:val="22"/>
        </w:rPr>
        <w:t xml:space="preserve"> </w:t>
      </w:r>
      <w:r>
        <w:rPr>
          <w:rFonts w:hint="eastAsia"/>
          <w:color w:val="000000" w:themeColor="text1"/>
          <w:szCs w:val="22"/>
        </w:rPr>
        <w:t>인해</w:t>
      </w:r>
      <w:r>
        <w:rPr>
          <w:rFonts w:hint="eastAsia"/>
          <w:color w:val="000000" w:themeColor="text1"/>
          <w:szCs w:val="22"/>
        </w:rPr>
        <w:t xml:space="preserve"> </w:t>
      </w:r>
      <w:r>
        <w:rPr>
          <w:rFonts w:hint="eastAsia"/>
          <w:color w:val="000000" w:themeColor="text1"/>
          <w:szCs w:val="22"/>
        </w:rPr>
        <w:t>객관적</w:t>
      </w:r>
      <w:r>
        <w:rPr>
          <w:rFonts w:hint="eastAsia"/>
          <w:szCs w:val="22"/>
        </w:rPr>
        <w:t>∙</w:t>
      </w:r>
      <w:r>
        <w:rPr>
          <w:rFonts w:hint="eastAsia"/>
          <w:color w:val="000000" w:themeColor="text1"/>
          <w:szCs w:val="22"/>
        </w:rPr>
        <w:t>합리적인</w:t>
      </w:r>
      <w:r>
        <w:rPr>
          <w:rFonts w:hint="eastAsia"/>
          <w:color w:val="000000" w:themeColor="text1"/>
          <w:szCs w:val="22"/>
        </w:rPr>
        <w:t xml:space="preserve"> </w:t>
      </w:r>
      <w:r>
        <w:rPr>
          <w:rFonts w:hint="eastAsia"/>
          <w:color w:val="000000" w:themeColor="text1"/>
          <w:szCs w:val="22"/>
        </w:rPr>
        <w:t>관점에서</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거래의</w:t>
      </w:r>
      <w:r>
        <w:rPr>
          <w:rFonts w:hint="eastAsia"/>
          <w:color w:val="000000" w:themeColor="text1"/>
          <w:szCs w:val="22"/>
        </w:rPr>
        <w:t xml:space="preserve"> </w:t>
      </w:r>
      <w:r>
        <w:rPr>
          <w:rFonts w:hint="eastAsia"/>
          <w:color w:val="000000" w:themeColor="text1"/>
          <w:szCs w:val="22"/>
        </w:rPr>
        <w:t>진행이</w:t>
      </w:r>
      <w:r>
        <w:rPr>
          <w:rFonts w:hint="eastAsia"/>
          <w:color w:val="000000" w:themeColor="text1"/>
          <w:szCs w:val="22"/>
        </w:rPr>
        <w:t xml:space="preserve"> </w:t>
      </w:r>
      <w:r>
        <w:rPr>
          <w:rFonts w:hint="eastAsia"/>
          <w:color w:val="000000" w:themeColor="text1"/>
          <w:szCs w:val="22"/>
        </w:rPr>
        <w:t>불가능한</w:t>
      </w:r>
      <w:r>
        <w:rPr>
          <w:rFonts w:hint="eastAsia"/>
          <w:color w:val="000000" w:themeColor="text1"/>
          <w:szCs w:val="22"/>
        </w:rPr>
        <w:t xml:space="preserve"> </w:t>
      </w:r>
      <w:r w:rsidR="00CE0873">
        <w:rPr>
          <w:rFonts w:hint="eastAsia"/>
          <w:color w:val="000000" w:themeColor="text1"/>
          <w:szCs w:val="22"/>
        </w:rPr>
        <w:t>사유</w:t>
      </w:r>
      <w:r>
        <w:rPr>
          <w:rFonts w:hint="eastAsia"/>
          <w:color w:val="000000" w:themeColor="text1"/>
          <w:szCs w:val="22"/>
        </w:rPr>
        <w:t>(</w:t>
      </w:r>
      <w:r>
        <w:rPr>
          <w:rFonts w:hint="eastAsia"/>
          <w:color w:val="000000" w:themeColor="text1"/>
          <w:szCs w:val="22"/>
        </w:rPr>
        <w:t>이하</w:t>
      </w:r>
      <w:r>
        <w:rPr>
          <w:rFonts w:hint="eastAsia"/>
          <w:color w:val="000000" w:themeColor="text1"/>
          <w:szCs w:val="22"/>
        </w:rPr>
        <w:t xml:space="preserve"> </w:t>
      </w:r>
      <w:r>
        <w:rPr>
          <w:color w:val="000000" w:themeColor="text1"/>
          <w:szCs w:val="22"/>
        </w:rPr>
        <w:t>“</w:t>
      </w:r>
      <w:r w:rsidRPr="00175DD4">
        <w:rPr>
          <w:rFonts w:hint="eastAsia"/>
          <w:b/>
          <w:bCs w:val="0"/>
          <w:color w:val="000000" w:themeColor="text1"/>
          <w:szCs w:val="22"/>
        </w:rPr>
        <w:t>불가항력</w:t>
      </w:r>
      <w:r>
        <w:rPr>
          <w:color w:val="000000" w:themeColor="text1"/>
          <w:szCs w:val="22"/>
        </w:rPr>
        <w:t>”</w:t>
      </w:r>
      <w:r w:rsidR="00E723C3">
        <w:rPr>
          <w:rFonts w:hint="eastAsia"/>
          <w:color w:val="000000" w:themeColor="text1"/>
          <w:szCs w:val="22"/>
        </w:rPr>
        <w:t>)(</w:t>
      </w:r>
      <w:r w:rsidR="00E723C3">
        <w:rPr>
          <w:rFonts w:hint="eastAsia"/>
          <w:color w:val="000000" w:themeColor="text1"/>
          <w:szCs w:val="22"/>
        </w:rPr>
        <w:t>단</w:t>
      </w:r>
      <w:r w:rsidR="00E723C3">
        <w:rPr>
          <w:rFonts w:hint="eastAsia"/>
          <w:color w:val="000000" w:themeColor="text1"/>
          <w:szCs w:val="22"/>
        </w:rPr>
        <w:t xml:space="preserve">, </w:t>
      </w:r>
      <w:r w:rsidR="00FF7784">
        <w:rPr>
          <w:rFonts w:hint="eastAsia"/>
          <w:color w:val="000000" w:themeColor="text1"/>
          <w:szCs w:val="22"/>
        </w:rPr>
        <w:t>매매대금</w:t>
      </w:r>
      <w:r w:rsidR="00FF7784">
        <w:rPr>
          <w:rFonts w:hint="eastAsia"/>
          <w:color w:val="000000" w:themeColor="text1"/>
          <w:szCs w:val="22"/>
        </w:rPr>
        <w:t xml:space="preserve"> </w:t>
      </w:r>
      <w:r w:rsidR="00FF7784">
        <w:rPr>
          <w:rFonts w:hint="eastAsia"/>
          <w:color w:val="000000" w:themeColor="text1"/>
          <w:szCs w:val="22"/>
        </w:rPr>
        <w:t>자금조달</w:t>
      </w:r>
      <w:r w:rsidR="00FF7784">
        <w:rPr>
          <w:rFonts w:hint="eastAsia"/>
          <w:color w:val="000000" w:themeColor="text1"/>
          <w:szCs w:val="22"/>
        </w:rPr>
        <w:t xml:space="preserve"> </w:t>
      </w:r>
      <w:r w:rsidR="00FF7784">
        <w:rPr>
          <w:rFonts w:hint="eastAsia"/>
          <w:color w:val="000000" w:themeColor="text1"/>
          <w:szCs w:val="22"/>
        </w:rPr>
        <w:t>곤란은</w:t>
      </w:r>
      <w:r w:rsidR="00FF7784">
        <w:rPr>
          <w:rFonts w:hint="eastAsia"/>
          <w:color w:val="000000" w:themeColor="text1"/>
          <w:szCs w:val="22"/>
        </w:rPr>
        <w:t xml:space="preserve"> </w:t>
      </w:r>
      <w:r w:rsidR="00FF7784">
        <w:rPr>
          <w:rFonts w:hint="eastAsia"/>
          <w:color w:val="000000" w:themeColor="text1"/>
          <w:szCs w:val="22"/>
        </w:rPr>
        <w:t>어떠한</w:t>
      </w:r>
      <w:r w:rsidR="00FF7784">
        <w:rPr>
          <w:rFonts w:hint="eastAsia"/>
          <w:color w:val="000000" w:themeColor="text1"/>
          <w:szCs w:val="22"/>
        </w:rPr>
        <w:t xml:space="preserve"> </w:t>
      </w:r>
      <w:r w:rsidR="00692947">
        <w:rPr>
          <w:rFonts w:hint="eastAsia"/>
          <w:color w:val="000000" w:themeColor="text1"/>
          <w:szCs w:val="22"/>
        </w:rPr>
        <w:t>경</w:t>
      </w:r>
      <w:r w:rsidR="00FF7784">
        <w:rPr>
          <w:rFonts w:hint="eastAsia"/>
          <w:color w:val="000000" w:themeColor="text1"/>
          <w:szCs w:val="22"/>
        </w:rPr>
        <w:t>우에도</w:t>
      </w:r>
      <w:r w:rsidR="00FF7784">
        <w:rPr>
          <w:rFonts w:hint="eastAsia"/>
          <w:color w:val="000000" w:themeColor="text1"/>
          <w:szCs w:val="22"/>
        </w:rPr>
        <w:t xml:space="preserve"> </w:t>
      </w:r>
      <w:r w:rsidR="00FF7784">
        <w:rPr>
          <w:rFonts w:hint="eastAsia"/>
          <w:color w:val="000000" w:themeColor="text1"/>
          <w:szCs w:val="22"/>
        </w:rPr>
        <w:t>불가항력</w:t>
      </w:r>
      <w:r w:rsidR="00FF7784">
        <w:rPr>
          <w:rFonts w:hint="eastAsia"/>
          <w:color w:val="000000" w:themeColor="text1"/>
          <w:szCs w:val="22"/>
        </w:rPr>
        <w:t xml:space="preserve"> </w:t>
      </w:r>
      <w:r w:rsidR="00FF7784">
        <w:rPr>
          <w:rFonts w:hint="eastAsia"/>
          <w:color w:val="000000" w:themeColor="text1"/>
          <w:szCs w:val="22"/>
        </w:rPr>
        <w:t>사유에</w:t>
      </w:r>
      <w:r w:rsidR="00FF7784">
        <w:rPr>
          <w:rFonts w:hint="eastAsia"/>
          <w:color w:val="000000" w:themeColor="text1"/>
          <w:szCs w:val="22"/>
        </w:rPr>
        <w:t xml:space="preserve"> </w:t>
      </w:r>
      <w:r w:rsidR="00FF7784">
        <w:rPr>
          <w:rFonts w:hint="eastAsia"/>
          <w:color w:val="000000" w:themeColor="text1"/>
          <w:szCs w:val="22"/>
        </w:rPr>
        <w:t>해당하지</w:t>
      </w:r>
      <w:r w:rsidR="00FF7784">
        <w:rPr>
          <w:rFonts w:hint="eastAsia"/>
          <w:color w:val="000000" w:themeColor="text1"/>
          <w:szCs w:val="22"/>
        </w:rPr>
        <w:t xml:space="preserve"> </w:t>
      </w:r>
      <w:r w:rsidR="00FF7784">
        <w:rPr>
          <w:rFonts w:hint="eastAsia"/>
          <w:color w:val="000000" w:themeColor="text1"/>
          <w:szCs w:val="22"/>
        </w:rPr>
        <w:t>아니함</w:t>
      </w:r>
      <w:r>
        <w:rPr>
          <w:rFonts w:hint="eastAsia"/>
          <w:color w:val="000000" w:themeColor="text1"/>
          <w:szCs w:val="22"/>
        </w:rPr>
        <w:t>)</w:t>
      </w:r>
      <w:r w:rsidR="009656D2" w:rsidRPr="00380FB2">
        <w:rPr>
          <w:szCs w:val="22"/>
        </w:rPr>
        <w:t>로</w:t>
      </w:r>
      <w:r w:rsidR="009656D2" w:rsidRPr="00380FB2">
        <w:rPr>
          <w:szCs w:val="22"/>
        </w:rPr>
        <w:t xml:space="preserve"> </w:t>
      </w:r>
      <w:r w:rsidR="009656D2" w:rsidRPr="00380FB2">
        <w:rPr>
          <w:szCs w:val="22"/>
        </w:rPr>
        <w:t>인하여</w:t>
      </w:r>
      <w:r w:rsidR="009656D2" w:rsidRPr="00380FB2">
        <w:rPr>
          <w:szCs w:val="22"/>
        </w:rPr>
        <w:t xml:space="preserve"> </w:t>
      </w:r>
      <w:r>
        <w:rPr>
          <w:rFonts w:hint="eastAsia"/>
          <w:szCs w:val="22"/>
        </w:rPr>
        <w:t>거래종결이</w:t>
      </w:r>
      <w:r w:rsidR="009656D2" w:rsidRPr="00380FB2">
        <w:rPr>
          <w:szCs w:val="22"/>
        </w:rPr>
        <w:t xml:space="preserve"> </w:t>
      </w:r>
      <w:r w:rsidR="00D35AF0">
        <w:rPr>
          <w:rFonts w:hint="eastAsia"/>
          <w:szCs w:val="22"/>
        </w:rPr>
        <w:t>되지</w:t>
      </w:r>
      <w:r w:rsidR="00D35AF0">
        <w:rPr>
          <w:rFonts w:hint="eastAsia"/>
          <w:szCs w:val="22"/>
        </w:rPr>
        <w:t xml:space="preserve"> </w:t>
      </w:r>
      <w:r w:rsidR="00D35AF0">
        <w:rPr>
          <w:rFonts w:hint="eastAsia"/>
          <w:szCs w:val="22"/>
        </w:rPr>
        <w:t>않</w:t>
      </w:r>
      <w:r w:rsidR="00E723C3">
        <w:rPr>
          <w:rFonts w:hint="eastAsia"/>
          <w:szCs w:val="22"/>
        </w:rPr>
        <w:t>고</w:t>
      </w:r>
      <w:r w:rsidR="00E723C3">
        <w:rPr>
          <w:rFonts w:hint="eastAsia"/>
          <w:szCs w:val="22"/>
        </w:rPr>
        <w:t xml:space="preserve"> </w:t>
      </w:r>
      <w:r w:rsidR="00E723C3">
        <w:rPr>
          <w:rFonts w:hint="eastAsia"/>
          <w:szCs w:val="22"/>
        </w:rPr>
        <w:t>이러한</w:t>
      </w:r>
      <w:r w:rsidR="00E723C3">
        <w:rPr>
          <w:rFonts w:hint="eastAsia"/>
          <w:szCs w:val="22"/>
        </w:rPr>
        <w:t xml:space="preserve"> </w:t>
      </w:r>
      <w:r w:rsidR="00E723C3">
        <w:rPr>
          <w:rFonts w:hint="eastAsia"/>
          <w:szCs w:val="22"/>
        </w:rPr>
        <w:t>사유가</w:t>
      </w:r>
      <w:r w:rsidR="00E723C3">
        <w:rPr>
          <w:rFonts w:hint="eastAsia"/>
          <w:szCs w:val="22"/>
        </w:rPr>
        <w:t xml:space="preserve"> 30</w:t>
      </w:r>
      <w:r w:rsidR="00E723C3">
        <w:rPr>
          <w:rFonts w:hint="eastAsia"/>
          <w:szCs w:val="22"/>
        </w:rPr>
        <w:t>일간</w:t>
      </w:r>
      <w:r w:rsidR="00E723C3">
        <w:rPr>
          <w:rFonts w:hint="eastAsia"/>
          <w:szCs w:val="22"/>
        </w:rPr>
        <w:t xml:space="preserve"> </w:t>
      </w:r>
      <w:r w:rsidR="00E723C3">
        <w:rPr>
          <w:rFonts w:hint="eastAsia"/>
          <w:szCs w:val="22"/>
        </w:rPr>
        <w:t>해소되지</w:t>
      </w:r>
      <w:r w:rsidR="00E723C3">
        <w:rPr>
          <w:rFonts w:hint="eastAsia"/>
          <w:szCs w:val="22"/>
        </w:rPr>
        <w:t xml:space="preserve"> </w:t>
      </w:r>
      <w:r w:rsidR="00E723C3">
        <w:rPr>
          <w:rFonts w:hint="eastAsia"/>
          <w:szCs w:val="22"/>
        </w:rPr>
        <w:t>않</w:t>
      </w:r>
      <w:r w:rsidR="00D35AF0">
        <w:rPr>
          <w:rFonts w:hint="eastAsia"/>
          <w:szCs w:val="22"/>
        </w:rPr>
        <w:t>는</w:t>
      </w:r>
      <w:r w:rsidR="00D35AF0">
        <w:rPr>
          <w:rFonts w:hint="eastAsia"/>
          <w:szCs w:val="22"/>
        </w:rPr>
        <w:t xml:space="preserve"> </w:t>
      </w:r>
      <w:r w:rsidR="009656D2" w:rsidRPr="00380FB2">
        <w:rPr>
          <w:szCs w:val="22"/>
        </w:rPr>
        <w:t>경우</w:t>
      </w:r>
      <w:r w:rsidR="007E401B">
        <w:rPr>
          <w:rFonts w:hint="eastAsia"/>
          <w:szCs w:val="22"/>
        </w:rPr>
        <w:t xml:space="preserve">, </w:t>
      </w:r>
      <w:r w:rsidR="007E401B">
        <w:rPr>
          <w:rFonts w:hint="eastAsia"/>
          <w:szCs w:val="22"/>
        </w:rPr>
        <w:t>어느</w:t>
      </w:r>
      <w:r w:rsidR="007E401B">
        <w:rPr>
          <w:rFonts w:hint="eastAsia"/>
          <w:szCs w:val="22"/>
        </w:rPr>
        <w:t xml:space="preserve"> </w:t>
      </w:r>
      <w:r w:rsidR="007E401B">
        <w:rPr>
          <w:rFonts w:hint="eastAsia"/>
          <w:szCs w:val="22"/>
        </w:rPr>
        <w:t>당사자의</w:t>
      </w:r>
      <w:r w:rsidR="007E401B">
        <w:rPr>
          <w:rFonts w:hint="eastAsia"/>
          <w:szCs w:val="22"/>
        </w:rPr>
        <w:t xml:space="preserve"> </w:t>
      </w:r>
      <w:r w:rsidR="007E401B">
        <w:rPr>
          <w:rFonts w:hint="eastAsia"/>
          <w:szCs w:val="22"/>
        </w:rPr>
        <w:t>서면</w:t>
      </w:r>
      <w:r w:rsidR="007E401B">
        <w:rPr>
          <w:rFonts w:hint="eastAsia"/>
          <w:szCs w:val="22"/>
        </w:rPr>
        <w:t xml:space="preserve"> </w:t>
      </w:r>
      <w:r w:rsidR="007E401B">
        <w:rPr>
          <w:rFonts w:hint="eastAsia"/>
          <w:szCs w:val="22"/>
        </w:rPr>
        <w:t>통지에</w:t>
      </w:r>
      <w:r w:rsidR="007E401B">
        <w:rPr>
          <w:rFonts w:hint="eastAsia"/>
          <w:szCs w:val="22"/>
        </w:rPr>
        <w:t xml:space="preserve"> </w:t>
      </w:r>
      <w:r w:rsidR="007E401B">
        <w:rPr>
          <w:rFonts w:hint="eastAsia"/>
          <w:szCs w:val="22"/>
        </w:rPr>
        <w:t>의해</w:t>
      </w:r>
      <w:r w:rsidR="00516186" w:rsidRPr="00380FB2">
        <w:rPr>
          <w:szCs w:val="22"/>
        </w:rPr>
        <w:t>;</w:t>
      </w:r>
    </w:p>
    <w:p w14:paraId="05BA6C93" w14:textId="77777777" w:rsidR="00516186" w:rsidRPr="00E723C3" w:rsidRDefault="00516186" w:rsidP="007008A0">
      <w:pPr>
        <w:snapToGrid w:val="0"/>
        <w:rPr>
          <w:szCs w:val="22"/>
        </w:rPr>
      </w:pPr>
    </w:p>
    <w:p w14:paraId="5BE40530" w14:textId="1F0623BE" w:rsidR="00516186" w:rsidRPr="00380FB2" w:rsidRDefault="00516186" w:rsidP="007008A0">
      <w:pPr>
        <w:numPr>
          <w:ilvl w:val="0"/>
          <w:numId w:val="1"/>
        </w:numPr>
        <w:snapToGrid w:val="0"/>
        <w:rPr>
          <w:szCs w:val="22"/>
        </w:rPr>
      </w:pPr>
      <w:r w:rsidRPr="00380FB2">
        <w:rPr>
          <w:szCs w:val="22"/>
        </w:rPr>
        <w:t>어느</w:t>
      </w:r>
      <w:r w:rsidRPr="00380FB2">
        <w:rPr>
          <w:szCs w:val="22"/>
        </w:rPr>
        <w:t xml:space="preserve"> </w:t>
      </w:r>
      <w:r w:rsidRPr="00380FB2">
        <w:rPr>
          <w:szCs w:val="22"/>
        </w:rPr>
        <w:t>당사자가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규정된</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또는</w:t>
      </w:r>
      <w:r w:rsidRPr="00380FB2">
        <w:rPr>
          <w:szCs w:val="22"/>
        </w:rPr>
        <w:t xml:space="preserve"> </w:t>
      </w:r>
      <w:r w:rsidRPr="00380FB2">
        <w:rPr>
          <w:szCs w:val="22"/>
        </w:rPr>
        <w:t>의무를</w:t>
      </w:r>
      <w:r w:rsidRPr="00380FB2">
        <w:rPr>
          <w:szCs w:val="22"/>
        </w:rPr>
        <w:t xml:space="preserve"> </w:t>
      </w:r>
      <w:r w:rsidR="00677158" w:rsidRPr="00380FB2">
        <w:rPr>
          <w:szCs w:val="22"/>
        </w:rPr>
        <w:t>중요한</w:t>
      </w:r>
      <w:r w:rsidR="00677158" w:rsidRPr="00380FB2">
        <w:rPr>
          <w:szCs w:val="22"/>
        </w:rPr>
        <w:t xml:space="preserve"> </w:t>
      </w:r>
      <w:r w:rsidR="00677158" w:rsidRPr="00380FB2">
        <w:rPr>
          <w:szCs w:val="22"/>
        </w:rPr>
        <w:t>점에서</w:t>
      </w:r>
      <w:r w:rsidRPr="00380FB2">
        <w:rPr>
          <w:szCs w:val="22"/>
        </w:rPr>
        <w:t xml:space="preserve"> </w:t>
      </w:r>
      <w:r w:rsidRPr="00380FB2">
        <w:rPr>
          <w:szCs w:val="22"/>
        </w:rPr>
        <w:t>위반하고</w:t>
      </w:r>
      <w:r w:rsidRPr="00380FB2">
        <w:rPr>
          <w:szCs w:val="22"/>
        </w:rPr>
        <w:t xml:space="preserve"> </w:t>
      </w:r>
      <w:r w:rsidRPr="00380FB2">
        <w:rPr>
          <w:szCs w:val="22"/>
        </w:rPr>
        <w:t>상대</w:t>
      </w:r>
      <w:r w:rsidRPr="00380FB2">
        <w:rPr>
          <w:szCs w:val="22"/>
        </w:rPr>
        <w:t xml:space="preserve"> </w:t>
      </w:r>
      <w:r w:rsidRPr="00380FB2">
        <w:rPr>
          <w:szCs w:val="22"/>
        </w:rPr>
        <w:t>당사자로부터</w:t>
      </w:r>
      <w:r w:rsidRPr="00380FB2">
        <w:rPr>
          <w:szCs w:val="22"/>
        </w:rPr>
        <w:t xml:space="preserve"> </w:t>
      </w:r>
      <w:r w:rsidRPr="00380FB2">
        <w:rPr>
          <w:szCs w:val="22"/>
        </w:rPr>
        <w:t>시정하라는</w:t>
      </w:r>
      <w:r w:rsidRPr="00380FB2">
        <w:rPr>
          <w:szCs w:val="22"/>
        </w:rPr>
        <w:t xml:space="preserve"> </w:t>
      </w:r>
      <w:r w:rsidRPr="00380FB2">
        <w:rPr>
          <w:szCs w:val="22"/>
        </w:rPr>
        <w:t>통지서를</w:t>
      </w:r>
      <w:r w:rsidRPr="00380FB2">
        <w:rPr>
          <w:szCs w:val="22"/>
        </w:rPr>
        <w:t xml:space="preserve"> </w:t>
      </w:r>
      <w:r w:rsidRPr="00380FB2">
        <w:rPr>
          <w:szCs w:val="22"/>
        </w:rPr>
        <w:t>수령한</w:t>
      </w:r>
      <w:r w:rsidRPr="00380FB2">
        <w:rPr>
          <w:szCs w:val="22"/>
        </w:rPr>
        <w:t xml:space="preserve"> </w:t>
      </w:r>
      <w:r w:rsidRPr="00380FB2">
        <w:rPr>
          <w:szCs w:val="22"/>
        </w:rPr>
        <w:t>날로부터</w:t>
      </w:r>
      <w:r w:rsidRPr="00380FB2">
        <w:rPr>
          <w:szCs w:val="22"/>
        </w:rPr>
        <w:t xml:space="preserve"> </w:t>
      </w:r>
      <w:r w:rsidR="00F45C4E" w:rsidRPr="00175DD4">
        <w:rPr>
          <w:szCs w:val="22"/>
          <w:highlight w:val="yellow"/>
        </w:rPr>
        <w:t>[</w:t>
      </w:r>
      <w:r w:rsidR="004B4EAC" w:rsidRPr="00175DD4">
        <w:rPr>
          <w:szCs w:val="22"/>
          <w:highlight w:val="yellow"/>
        </w:rPr>
        <w:t>10</w:t>
      </w:r>
      <w:r w:rsidR="00F45C4E" w:rsidRPr="00175DD4">
        <w:rPr>
          <w:szCs w:val="22"/>
          <w:highlight w:val="yellow"/>
        </w:rPr>
        <w:t>]</w:t>
      </w:r>
      <w:r w:rsidR="004B4EAC" w:rsidRPr="004B4EAC">
        <w:rPr>
          <w:rFonts w:hint="eastAsia"/>
          <w:szCs w:val="22"/>
        </w:rPr>
        <w:t>영업</w:t>
      </w:r>
      <w:r w:rsidRPr="004B4EAC">
        <w:rPr>
          <w:szCs w:val="22"/>
        </w:rPr>
        <w:t>일</w:t>
      </w:r>
      <w:r w:rsidR="006F2CF8">
        <w:rPr>
          <w:rFonts w:hint="eastAsia"/>
          <w:szCs w:val="22"/>
        </w:rPr>
        <w:t xml:space="preserve"> </w:t>
      </w:r>
      <w:r w:rsidRPr="00380FB2">
        <w:rPr>
          <w:szCs w:val="22"/>
        </w:rPr>
        <w:t>내에</w:t>
      </w:r>
      <w:r w:rsidRPr="00380FB2">
        <w:rPr>
          <w:szCs w:val="22"/>
        </w:rPr>
        <w:t xml:space="preserve"> </w:t>
      </w:r>
      <w:r w:rsidRPr="00380FB2">
        <w:rPr>
          <w:szCs w:val="22"/>
        </w:rPr>
        <w:t>그러한</w:t>
      </w:r>
      <w:r w:rsidRPr="00380FB2">
        <w:rPr>
          <w:szCs w:val="22"/>
        </w:rPr>
        <w:t xml:space="preserve"> </w:t>
      </w:r>
      <w:r w:rsidRPr="00380FB2">
        <w:rPr>
          <w:szCs w:val="22"/>
        </w:rPr>
        <w:t>위반을</w:t>
      </w:r>
      <w:r w:rsidRPr="00380FB2">
        <w:rPr>
          <w:szCs w:val="22"/>
        </w:rPr>
        <w:t xml:space="preserve"> </w:t>
      </w:r>
      <w:r w:rsidRPr="00380FB2">
        <w:rPr>
          <w:szCs w:val="22"/>
        </w:rPr>
        <w:t>시정하지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 xml:space="preserve">, </w:t>
      </w:r>
      <w:r w:rsidRPr="00380FB2">
        <w:rPr>
          <w:szCs w:val="22"/>
        </w:rPr>
        <w:t>시정을</w:t>
      </w:r>
      <w:r w:rsidRPr="00380FB2">
        <w:rPr>
          <w:szCs w:val="22"/>
        </w:rPr>
        <w:t xml:space="preserve"> </w:t>
      </w:r>
      <w:r w:rsidRPr="00380FB2">
        <w:rPr>
          <w:szCs w:val="22"/>
        </w:rPr>
        <w:t>요구한</w:t>
      </w:r>
      <w:r w:rsidRPr="00380FB2">
        <w:rPr>
          <w:szCs w:val="22"/>
        </w:rPr>
        <w:t xml:space="preserve"> </w:t>
      </w:r>
      <w:r w:rsidRPr="00380FB2">
        <w:rPr>
          <w:szCs w:val="22"/>
        </w:rPr>
        <w:t>상대</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commentRangeStart w:id="133"/>
      <w:r w:rsidR="00720EF2">
        <w:rPr>
          <w:rFonts w:hint="eastAsia"/>
          <w:szCs w:val="22"/>
        </w:rPr>
        <w:t>(</w:t>
      </w:r>
      <w:r w:rsidR="00720EF2">
        <w:rPr>
          <w:rFonts w:hint="eastAsia"/>
          <w:szCs w:val="22"/>
        </w:rPr>
        <w:t>단</w:t>
      </w:r>
      <w:r w:rsidR="00720EF2">
        <w:rPr>
          <w:rFonts w:hint="eastAsia"/>
          <w:szCs w:val="22"/>
        </w:rPr>
        <w:t xml:space="preserve"> </w:t>
      </w:r>
      <w:r w:rsidR="00720EF2">
        <w:rPr>
          <w:rFonts w:hint="eastAsia"/>
          <w:szCs w:val="22"/>
        </w:rPr>
        <w:t>매수인이</w:t>
      </w:r>
      <w:r w:rsidR="00720EF2">
        <w:rPr>
          <w:rFonts w:hint="eastAsia"/>
          <w:szCs w:val="22"/>
        </w:rPr>
        <w:t xml:space="preserve"> </w:t>
      </w:r>
      <w:r w:rsidR="00720EF2">
        <w:rPr>
          <w:rFonts w:hint="eastAsia"/>
          <w:szCs w:val="22"/>
        </w:rPr>
        <w:t>거래종결시</w:t>
      </w:r>
      <w:r w:rsidR="00720EF2">
        <w:rPr>
          <w:rFonts w:hint="eastAsia"/>
          <w:szCs w:val="22"/>
        </w:rPr>
        <w:t xml:space="preserve"> </w:t>
      </w:r>
      <w:r w:rsidR="00720EF2">
        <w:rPr>
          <w:rFonts w:hint="eastAsia"/>
          <w:szCs w:val="22"/>
        </w:rPr>
        <w:t>지급금액의</w:t>
      </w:r>
      <w:r w:rsidR="00720EF2">
        <w:rPr>
          <w:rFonts w:hint="eastAsia"/>
          <w:szCs w:val="22"/>
        </w:rPr>
        <w:t xml:space="preserve"> </w:t>
      </w:r>
      <w:r w:rsidR="00720EF2">
        <w:rPr>
          <w:rFonts w:hint="eastAsia"/>
          <w:szCs w:val="22"/>
        </w:rPr>
        <w:t>전부</w:t>
      </w:r>
      <w:r w:rsidR="00720EF2">
        <w:rPr>
          <w:rFonts w:hint="eastAsia"/>
          <w:szCs w:val="22"/>
        </w:rPr>
        <w:t xml:space="preserve"> </w:t>
      </w:r>
      <w:r w:rsidR="00720EF2">
        <w:rPr>
          <w:rFonts w:hint="eastAsia"/>
          <w:szCs w:val="22"/>
        </w:rPr>
        <w:t>또는</w:t>
      </w:r>
      <w:r w:rsidR="00720EF2">
        <w:rPr>
          <w:rFonts w:hint="eastAsia"/>
          <w:szCs w:val="22"/>
        </w:rPr>
        <w:t xml:space="preserve"> </w:t>
      </w:r>
      <w:r w:rsidR="00720EF2">
        <w:rPr>
          <w:rFonts w:hint="eastAsia"/>
          <w:szCs w:val="22"/>
        </w:rPr>
        <w:t>일부를</w:t>
      </w:r>
      <w:r w:rsidR="00720EF2">
        <w:rPr>
          <w:rFonts w:hint="eastAsia"/>
          <w:szCs w:val="22"/>
        </w:rPr>
        <w:t xml:space="preserve"> </w:t>
      </w:r>
      <w:r w:rsidR="00720EF2">
        <w:rPr>
          <w:rFonts w:hint="eastAsia"/>
          <w:szCs w:val="22"/>
        </w:rPr>
        <w:t>지급하지</w:t>
      </w:r>
      <w:r w:rsidR="00720EF2">
        <w:rPr>
          <w:rFonts w:hint="eastAsia"/>
          <w:szCs w:val="22"/>
        </w:rPr>
        <w:t xml:space="preserve"> </w:t>
      </w:r>
      <w:r w:rsidR="00720EF2">
        <w:rPr>
          <w:rFonts w:hint="eastAsia"/>
          <w:szCs w:val="22"/>
        </w:rPr>
        <w:t>않는</w:t>
      </w:r>
      <w:r w:rsidR="00720EF2">
        <w:rPr>
          <w:rFonts w:hint="eastAsia"/>
          <w:szCs w:val="22"/>
        </w:rPr>
        <w:t xml:space="preserve"> </w:t>
      </w:r>
      <w:r w:rsidR="00720EF2">
        <w:rPr>
          <w:rFonts w:hint="eastAsia"/>
          <w:szCs w:val="22"/>
        </w:rPr>
        <w:lastRenderedPageBreak/>
        <w:t>경우에는</w:t>
      </w:r>
      <w:r w:rsidR="00720EF2">
        <w:rPr>
          <w:rFonts w:hint="eastAsia"/>
          <w:szCs w:val="22"/>
        </w:rPr>
        <w:t xml:space="preserve">, </w:t>
      </w:r>
      <w:r w:rsidR="00277C20">
        <w:rPr>
          <w:rFonts w:hint="eastAsia"/>
          <w:szCs w:val="22"/>
        </w:rPr>
        <w:t>시정</w:t>
      </w:r>
      <w:r w:rsidR="00277C20">
        <w:rPr>
          <w:rFonts w:hint="eastAsia"/>
          <w:szCs w:val="22"/>
        </w:rPr>
        <w:t xml:space="preserve"> </w:t>
      </w:r>
      <w:r w:rsidR="00277C20">
        <w:rPr>
          <w:rFonts w:hint="eastAsia"/>
          <w:szCs w:val="22"/>
        </w:rPr>
        <w:t>요청</w:t>
      </w:r>
      <w:r w:rsidR="00277C20">
        <w:rPr>
          <w:rFonts w:hint="eastAsia"/>
          <w:szCs w:val="22"/>
        </w:rPr>
        <w:t xml:space="preserve"> </w:t>
      </w:r>
      <w:r w:rsidR="00277C20">
        <w:rPr>
          <w:rFonts w:hint="eastAsia"/>
          <w:szCs w:val="22"/>
        </w:rPr>
        <w:t>필요</w:t>
      </w:r>
      <w:r w:rsidR="00277C20">
        <w:rPr>
          <w:rFonts w:hint="eastAsia"/>
          <w:szCs w:val="22"/>
        </w:rPr>
        <w:t xml:space="preserve"> </w:t>
      </w:r>
      <w:r w:rsidR="00277C20">
        <w:rPr>
          <w:rFonts w:hint="eastAsia"/>
          <w:szCs w:val="22"/>
        </w:rPr>
        <w:t>없이</w:t>
      </w:r>
      <w:r w:rsidR="00277C20">
        <w:rPr>
          <w:rFonts w:hint="eastAsia"/>
          <w:szCs w:val="22"/>
        </w:rPr>
        <w:t xml:space="preserve"> </w:t>
      </w:r>
      <w:r w:rsidR="00277C20">
        <w:rPr>
          <w:rFonts w:hint="eastAsia"/>
          <w:szCs w:val="22"/>
        </w:rPr>
        <w:t>즉시</w:t>
      </w:r>
      <w:r w:rsidR="00720EF2">
        <w:rPr>
          <w:rFonts w:hint="eastAsia"/>
          <w:szCs w:val="22"/>
        </w:rPr>
        <w:t>,</w:t>
      </w:r>
      <w:commentRangeEnd w:id="133"/>
      <w:r w:rsidR="00A33B7F">
        <w:rPr>
          <w:rStyle w:val="afd"/>
          <w:rFonts w:hint="eastAsia"/>
          <w:sz w:val="22"/>
          <w:szCs w:val="22"/>
        </w:rPr>
        <w:commentReference w:id="133"/>
      </w:r>
      <w:r w:rsidR="00720EF2">
        <w:rPr>
          <w:rFonts w:hint="eastAsia"/>
          <w:szCs w:val="22"/>
        </w:rPr>
        <w:t xml:space="preserve"> </w:t>
      </w:r>
      <w:r w:rsidR="00720EF2">
        <w:rPr>
          <w:rFonts w:hint="eastAsia"/>
          <w:szCs w:val="22"/>
        </w:rPr>
        <w:t>매도인의</w:t>
      </w:r>
      <w:r w:rsidR="00720EF2">
        <w:rPr>
          <w:rFonts w:hint="eastAsia"/>
          <w:szCs w:val="22"/>
        </w:rPr>
        <w:t xml:space="preserve"> </w:t>
      </w:r>
      <w:r w:rsidR="00720EF2">
        <w:rPr>
          <w:rFonts w:hint="eastAsia"/>
          <w:szCs w:val="22"/>
        </w:rPr>
        <w:t>매수인에</w:t>
      </w:r>
      <w:r w:rsidR="00720EF2">
        <w:rPr>
          <w:rFonts w:hint="eastAsia"/>
          <w:szCs w:val="22"/>
        </w:rPr>
        <w:t xml:space="preserve"> </w:t>
      </w:r>
      <w:r w:rsidR="00720EF2">
        <w:rPr>
          <w:rFonts w:hint="eastAsia"/>
          <w:szCs w:val="22"/>
        </w:rPr>
        <w:t>대한</w:t>
      </w:r>
      <w:r w:rsidR="00720EF2">
        <w:rPr>
          <w:rFonts w:hint="eastAsia"/>
          <w:szCs w:val="22"/>
        </w:rPr>
        <w:t xml:space="preserve"> </w:t>
      </w:r>
      <w:r w:rsidR="00720EF2">
        <w:rPr>
          <w:rFonts w:hint="eastAsia"/>
          <w:szCs w:val="22"/>
        </w:rPr>
        <w:t>서면통지에</w:t>
      </w:r>
      <w:r w:rsidR="00720EF2">
        <w:rPr>
          <w:rFonts w:hint="eastAsia"/>
          <w:szCs w:val="22"/>
        </w:rPr>
        <w:t xml:space="preserve"> </w:t>
      </w:r>
      <w:r w:rsidR="00720EF2">
        <w:rPr>
          <w:rFonts w:hint="eastAsia"/>
          <w:szCs w:val="22"/>
        </w:rPr>
        <w:t>의해</w:t>
      </w:r>
      <w:r w:rsidR="00720EF2">
        <w:rPr>
          <w:rFonts w:hint="eastAsia"/>
          <w:szCs w:val="22"/>
        </w:rPr>
        <w:t>)</w:t>
      </w:r>
      <w:r w:rsidRPr="00380FB2">
        <w:rPr>
          <w:szCs w:val="22"/>
        </w:rPr>
        <w:t>;</w:t>
      </w:r>
      <w:r w:rsidR="006F2CF8">
        <w:rPr>
          <w:rFonts w:hint="eastAsia"/>
          <w:szCs w:val="22"/>
        </w:rPr>
        <w:t xml:space="preserve"> </w:t>
      </w:r>
    </w:p>
    <w:p w14:paraId="55A7EEB5" w14:textId="77777777" w:rsidR="00516186" w:rsidRPr="001641BE" w:rsidRDefault="00516186" w:rsidP="007008A0">
      <w:pPr>
        <w:snapToGrid w:val="0"/>
        <w:rPr>
          <w:szCs w:val="22"/>
        </w:rPr>
      </w:pPr>
    </w:p>
    <w:p w14:paraId="267D81A7" w14:textId="2AA6AAC7" w:rsidR="00516186" w:rsidRPr="00380FB2" w:rsidRDefault="007B6D88" w:rsidP="007008A0">
      <w:pPr>
        <w:numPr>
          <w:ilvl w:val="0"/>
          <w:numId w:val="1"/>
        </w:numPr>
        <w:snapToGrid w:val="0"/>
        <w:rPr>
          <w:szCs w:val="22"/>
        </w:rPr>
      </w:pPr>
      <w:r w:rsidRPr="00380FB2">
        <w:rPr>
          <w:spacing w:val="-3"/>
          <w:szCs w:val="22"/>
        </w:rPr>
        <w:t>거래종결일</w:t>
      </w:r>
      <w:r w:rsidRPr="00380FB2">
        <w:rPr>
          <w:spacing w:val="-3"/>
          <w:szCs w:val="22"/>
        </w:rPr>
        <w:t xml:space="preserve"> </w:t>
      </w:r>
      <w:r w:rsidRPr="00380FB2">
        <w:rPr>
          <w:spacing w:val="-3"/>
          <w:szCs w:val="22"/>
        </w:rPr>
        <w:t>전에</w:t>
      </w:r>
      <w:r w:rsidRPr="00380FB2">
        <w:rPr>
          <w:spacing w:val="-3"/>
          <w:szCs w:val="22"/>
        </w:rPr>
        <w:t xml:space="preserve"> </w:t>
      </w:r>
      <w:r w:rsidR="00516186" w:rsidRPr="00380FB2">
        <w:rPr>
          <w:spacing w:val="-3"/>
          <w:szCs w:val="22"/>
        </w:rPr>
        <w:t>어느</w:t>
      </w:r>
      <w:r w:rsidR="00516186" w:rsidRPr="00380FB2">
        <w:rPr>
          <w:spacing w:val="-3"/>
          <w:szCs w:val="22"/>
        </w:rPr>
        <w:t xml:space="preserve"> </w:t>
      </w:r>
      <w:r w:rsidR="00516186" w:rsidRPr="00380FB2">
        <w:rPr>
          <w:spacing w:val="-3"/>
          <w:szCs w:val="22"/>
        </w:rPr>
        <w:t>당사자에</w:t>
      </w:r>
      <w:r w:rsidR="00516186" w:rsidRPr="00380FB2">
        <w:rPr>
          <w:spacing w:val="-3"/>
          <w:szCs w:val="22"/>
        </w:rPr>
        <w:t xml:space="preserve"> </w:t>
      </w:r>
      <w:r w:rsidR="00516186" w:rsidRPr="00380FB2">
        <w:rPr>
          <w:spacing w:val="-3"/>
          <w:szCs w:val="22"/>
        </w:rPr>
        <w:t>대하여</w:t>
      </w:r>
      <w:r w:rsidR="00516186" w:rsidRPr="00380FB2">
        <w:rPr>
          <w:spacing w:val="-3"/>
          <w:szCs w:val="22"/>
        </w:rPr>
        <w:t xml:space="preserve"> </w:t>
      </w:r>
      <w:r w:rsidR="00516186" w:rsidRPr="00380FB2">
        <w:rPr>
          <w:spacing w:val="-3"/>
          <w:szCs w:val="22"/>
        </w:rPr>
        <w:t>회생절차</w:t>
      </w:r>
      <w:r w:rsidR="00516186" w:rsidRPr="00380FB2">
        <w:rPr>
          <w:spacing w:val="-3"/>
          <w:szCs w:val="22"/>
        </w:rPr>
        <w:t xml:space="preserve">, </w:t>
      </w:r>
      <w:r w:rsidR="00516186" w:rsidRPr="00380FB2">
        <w:rPr>
          <w:spacing w:val="-3"/>
          <w:szCs w:val="22"/>
        </w:rPr>
        <w:t>파산절차</w:t>
      </w:r>
      <w:r w:rsidR="00516186" w:rsidRPr="00380FB2">
        <w:rPr>
          <w:spacing w:val="-3"/>
          <w:szCs w:val="22"/>
        </w:rPr>
        <w:t xml:space="preserve"> </w:t>
      </w:r>
      <w:r w:rsidR="00516186" w:rsidRPr="00380FB2">
        <w:rPr>
          <w:spacing w:val="-3"/>
          <w:szCs w:val="22"/>
        </w:rPr>
        <w:t>혹은</w:t>
      </w:r>
      <w:r w:rsidR="00516186" w:rsidRPr="00380FB2">
        <w:rPr>
          <w:spacing w:val="-3"/>
          <w:szCs w:val="22"/>
        </w:rPr>
        <w:t xml:space="preserve"> </w:t>
      </w:r>
      <w:r w:rsidR="00516186" w:rsidRPr="00380FB2">
        <w:rPr>
          <w:spacing w:val="-3"/>
          <w:szCs w:val="22"/>
        </w:rPr>
        <w:t>기타</w:t>
      </w:r>
      <w:r w:rsidR="00516186" w:rsidRPr="00380FB2">
        <w:rPr>
          <w:spacing w:val="-3"/>
          <w:szCs w:val="22"/>
        </w:rPr>
        <w:t xml:space="preserve"> </w:t>
      </w:r>
      <w:r w:rsidR="00516186" w:rsidRPr="00380FB2">
        <w:rPr>
          <w:spacing w:val="-3"/>
          <w:szCs w:val="22"/>
        </w:rPr>
        <w:t>이와</w:t>
      </w:r>
      <w:r w:rsidR="00516186" w:rsidRPr="00380FB2">
        <w:rPr>
          <w:spacing w:val="-3"/>
          <w:szCs w:val="22"/>
        </w:rPr>
        <w:t xml:space="preserve"> </w:t>
      </w:r>
      <w:r w:rsidR="00516186" w:rsidRPr="00380FB2">
        <w:rPr>
          <w:spacing w:val="-3"/>
          <w:szCs w:val="22"/>
        </w:rPr>
        <w:t>유사한</w:t>
      </w:r>
      <w:r w:rsidR="00516186" w:rsidRPr="00380FB2">
        <w:rPr>
          <w:spacing w:val="-3"/>
          <w:szCs w:val="22"/>
        </w:rPr>
        <w:t xml:space="preserve"> </w:t>
      </w:r>
      <w:r w:rsidR="00516186" w:rsidRPr="00380FB2">
        <w:rPr>
          <w:spacing w:val="-3"/>
          <w:szCs w:val="22"/>
        </w:rPr>
        <w:t>도산</w:t>
      </w:r>
      <w:r w:rsidR="00516186" w:rsidRPr="00380FB2">
        <w:rPr>
          <w:spacing w:val="-3"/>
          <w:szCs w:val="22"/>
        </w:rPr>
        <w:t xml:space="preserve"> </w:t>
      </w:r>
      <w:r w:rsidR="00516186" w:rsidRPr="00380FB2">
        <w:rPr>
          <w:spacing w:val="-3"/>
          <w:szCs w:val="22"/>
        </w:rPr>
        <w:t>절차</w:t>
      </w:r>
      <w:r w:rsidR="00516186" w:rsidRPr="00380FB2">
        <w:rPr>
          <w:spacing w:val="-3"/>
          <w:szCs w:val="22"/>
        </w:rPr>
        <w:t xml:space="preserve"> </w:t>
      </w:r>
      <w:r w:rsidR="00516186" w:rsidRPr="00380FB2">
        <w:rPr>
          <w:spacing w:val="-3"/>
          <w:szCs w:val="22"/>
        </w:rPr>
        <w:t>개시의</w:t>
      </w:r>
      <w:r w:rsidR="00516186" w:rsidRPr="00380FB2">
        <w:rPr>
          <w:spacing w:val="-3"/>
          <w:szCs w:val="22"/>
        </w:rPr>
        <w:t xml:space="preserve"> </w:t>
      </w:r>
      <w:r w:rsidR="00516186" w:rsidRPr="00380FB2">
        <w:rPr>
          <w:spacing w:val="-3"/>
          <w:szCs w:val="22"/>
        </w:rPr>
        <w:t>신청이</w:t>
      </w:r>
      <w:r w:rsidR="00516186" w:rsidRPr="00380FB2">
        <w:rPr>
          <w:spacing w:val="-3"/>
          <w:szCs w:val="22"/>
        </w:rPr>
        <w:t xml:space="preserve"> </w:t>
      </w:r>
      <w:r w:rsidR="00516186" w:rsidRPr="00380FB2">
        <w:rPr>
          <w:spacing w:val="-3"/>
          <w:szCs w:val="22"/>
        </w:rPr>
        <w:t>제기된</w:t>
      </w:r>
      <w:r w:rsidR="00516186" w:rsidRPr="00380FB2">
        <w:rPr>
          <w:spacing w:val="-3"/>
          <w:szCs w:val="22"/>
        </w:rPr>
        <w:t xml:space="preserve"> </w:t>
      </w:r>
      <w:r w:rsidR="00516186" w:rsidRPr="00380FB2">
        <w:rPr>
          <w:spacing w:val="-3"/>
          <w:szCs w:val="22"/>
        </w:rPr>
        <w:t>경우</w:t>
      </w:r>
      <w:r w:rsidR="00516186" w:rsidRPr="00380FB2">
        <w:rPr>
          <w:spacing w:val="-3"/>
          <w:szCs w:val="22"/>
        </w:rPr>
        <w:t xml:space="preserve">, </w:t>
      </w:r>
      <w:r w:rsidR="00516186" w:rsidRPr="00380FB2">
        <w:rPr>
          <w:spacing w:val="-3"/>
          <w:szCs w:val="22"/>
        </w:rPr>
        <w:t>상대</w:t>
      </w:r>
      <w:r w:rsidR="00516186" w:rsidRPr="00380FB2">
        <w:rPr>
          <w:spacing w:val="-3"/>
          <w:szCs w:val="22"/>
        </w:rPr>
        <w:t xml:space="preserve"> </w:t>
      </w:r>
      <w:r w:rsidR="00516186" w:rsidRPr="00380FB2">
        <w:rPr>
          <w:spacing w:val="-3"/>
          <w:szCs w:val="22"/>
        </w:rPr>
        <w:t>당사자의</w:t>
      </w:r>
      <w:r w:rsidR="00516186" w:rsidRPr="00380FB2">
        <w:rPr>
          <w:spacing w:val="-3"/>
          <w:szCs w:val="22"/>
        </w:rPr>
        <w:t xml:space="preserve"> </w:t>
      </w:r>
      <w:r w:rsidR="00516186" w:rsidRPr="00380FB2">
        <w:rPr>
          <w:spacing w:val="-3"/>
          <w:szCs w:val="22"/>
        </w:rPr>
        <w:t>서면</w:t>
      </w:r>
      <w:r w:rsidR="00516186" w:rsidRPr="00380FB2">
        <w:rPr>
          <w:spacing w:val="-3"/>
          <w:szCs w:val="22"/>
        </w:rPr>
        <w:t xml:space="preserve"> </w:t>
      </w:r>
      <w:r w:rsidR="00516186" w:rsidRPr="00380FB2">
        <w:rPr>
          <w:spacing w:val="-3"/>
          <w:szCs w:val="22"/>
        </w:rPr>
        <w:t>통지에</w:t>
      </w:r>
      <w:r w:rsidR="00516186" w:rsidRPr="00380FB2">
        <w:rPr>
          <w:spacing w:val="-3"/>
          <w:szCs w:val="22"/>
        </w:rPr>
        <w:t xml:space="preserve"> </w:t>
      </w:r>
      <w:r w:rsidR="00516186" w:rsidRPr="00380FB2">
        <w:rPr>
          <w:spacing w:val="-3"/>
          <w:szCs w:val="22"/>
        </w:rPr>
        <w:t>의해</w:t>
      </w:r>
      <w:r w:rsidR="00516186" w:rsidRPr="00380FB2">
        <w:rPr>
          <w:spacing w:val="-3"/>
          <w:szCs w:val="22"/>
        </w:rPr>
        <w:t>;</w:t>
      </w:r>
    </w:p>
    <w:p w14:paraId="37E3ACB9" w14:textId="77777777" w:rsidR="001D7315" w:rsidRPr="00380FB2" w:rsidRDefault="001D7315" w:rsidP="007008A0">
      <w:pPr>
        <w:pStyle w:val="ac"/>
        <w:snapToGrid w:val="0"/>
        <w:ind w:left="880"/>
        <w:rPr>
          <w:szCs w:val="22"/>
        </w:rPr>
      </w:pPr>
    </w:p>
    <w:p w14:paraId="346612DE" w14:textId="2D2785F5" w:rsidR="00926BAD" w:rsidRDefault="00926BAD" w:rsidP="007008A0">
      <w:pPr>
        <w:numPr>
          <w:ilvl w:val="0"/>
          <w:numId w:val="1"/>
        </w:numPr>
        <w:snapToGrid w:val="0"/>
        <w:rPr>
          <w:szCs w:val="22"/>
        </w:rPr>
      </w:pPr>
      <w:r w:rsidRPr="00380FB2">
        <w:rPr>
          <w:szCs w:val="22"/>
        </w:rPr>
        <w:t>거래종결예정일로부터</w:t>
      </w:r>
      <w:r w:rsidRPr="00380FB2">
        <w:rPr>
          <w:szCs w:val="22"/>
        </w:rPr>
        <w:t xml:space="preserve"> </w:t>
      </w:r>
      <w:r w:rsidR="00675F34" w:rsidRPr="00890A3B">
        <w:rPr>
          <w:szCs w:val="22"/>
          <w:highlight w:val="yellow"/>
        </w:rPr>
        <w:t>[</w:t>
      </w:r>
      <w:r w:rsidR="00675F34">
        <w:rPr>
          <w:rFonts w:hint="eastAsia"/>
          <w:szCs w:val="22"/>
          <w:highlight w:val="yellow"/>
        </w:rPr>
        <w:t>3</w:t>
      </w:r>
      <w:r w:rsidR="00675F34" w:rsidRPr="00890A3B">
        <w:rPr>
          <w:szCs w:val="22"/>
          <w:highlight w:val="yellow"/>
        </w:rPr>
        <w:t>]</w:t>
      </w:r>
      <w:r w:rsidRPr="00380FB2">
        <w:rPr>
          <w:szCs w:val="22"/>
        </w:rPr>
        <w:t>일</w:t>
      </w:r>
      <w:r w:rsidRPr="00380FB2">
        <w:rPr>
          <w:szCs w:val="22"/>
        </w:rPr>
        <w:t xml:space="preserve"> </w:t>
      </w:r>
      <w:r w:rsidRPr="00380FB2">
        <w:rPr>
          <w:szCs w:val="22"/>
        </w:rPr>
        <w:t>이내에</w:t>
      </w:r>
      <w:r w:rsidRPr="00380FB2">
        <w:rPr>
          <w:szCs w:val="22"/>
        </w:rPr>
        <w:t xml:space="preserve"> </w:t>
      </w:r>
      <w:r w:rsidRPr="00380FB2">
        <w:rPr>
          <w:szCs w:val="22"/>
        </w:rPr>
        <w:t>제</w:t>
      </w:r>
      <w:r w:rsidRPr="00380FB2">
        <w:rPr>
          <w:szCs w:val="22"/>
        </w:rPr>
        <w:t>6.1</w:t>
      </w:r>
      <w:r w:rsidRPr="00380FB2">
        <w:rPr>
          <w:szCs w:val="22"/>
        </w:rPr>
        <w:t>조</w:t>
      </w:r>
      <w:r w:rsidRPr="00380FB2">
        <w:rPr>
          <w:szCs w:val="22"/>
        </w:rPr>
        <w:t xml:space="preserve"> </w:t>
      </w:r>
      <w:r w:rsidRPr="00380FB2">
        <w:rPr>
          <w:szCs w:val="22"/>
        </w:rPr>
        <w:t>또는</w:t>
      </w:r>
      <w:r w:rsidRPr="00380FB2">
        <w:rPr>
          <w:szCs w:val="22"/>
        </w:rPr>
        <w:t xml:space="preserve"> </w:t>
      </w:r>
      <w:r w:rsidRPr="00380FB2">
        <w:rPr>
          <w:szCs w:val="22"/>
        </w:rPr>
        <w:t>제</w:t>
      </w:r>
      <w:r w:rsidRPr="00380FB2">
        <w:rPr>
          <w:szCs w:val="22"/>
        </w:rPr>
        <w:t>6.2</w:t>
      </w:r>
      <w:r w:rsidRPr="00380FB2">
        <w:rPr>
          <w:szCs w:val="22"/>
        </w:rPr>
        <w:t>조에</w:t>
      </w:r>
      <w:r w:rsidRPr="00380FB2">
        <w:rPr>
          <w:szCs w:val="22"/>
        </w:rPr>
        <w:t xml:space="preserve"> </w:t>
      </w:r>
      <w:r w:rsidRPr="00380FB2">
        <w:rPr>
          <w:szCs w:val="22"/>
        </w:rPr>
        <w:t>규정된</w:t>
      </w:r>
      <w:r w:rsidRPr="00380FB2">
        <w:rPr>
          <w:szCs w:val="22"/>
        </w:rPr>
        <w:t xml:space="preserve"> </w:t>
      </w:r>
      <w:r w:rsidRPr="00380FB2">
        <w:rPr>
          <w:szCs w:val="22"/>
        </w:rPr>
        <w:t>어느</w:t>
      </w:r>
      <w:r w:rsidRPr="00380FB2">
        <w:rPr>
          <w:szCs w:val="22"/>
        </w:rPr>
        <w:t xml:space="preserve"> </w:t>
      </w:r>
      <w:r w:rsidRPr="00380FB2">
        <w:rPr>
          <w:szCs w:val="22"/>
        </w:rPr>
        <w:t>당사자의</w:t>
      </w:r>
      <w:r w:rsidRPr="00380FB2">
        <w:rPr>
          <w:szCs w:val="22"/>
        </w:rPr>
        <w:t xml:space="preserve"> </w:t>
      </w:r>
      <w:r w:rsidRPr="00380FB2">
        <w:rPr>
          <w:szCs w:val="22"/>
        </w:rPr>
        <w:t>의무이행을</w:t>
      </w:r>
      <w:r w:rsidRPr="00380FB2">
        <w:rPr>
          <w:szCs w:val="22"/>
        </w:rPr>
        <w:t xml:space="preserve"> </w:t>
      </w:r>
      <w:r w:rsidRPr="00380FB2">
        <w:rPr>
          <w:szCs w:val="22"/>
        </w:rPr>
        <w:t>위한</w:t>
      </w:r>
      <w:r w:rsidRPr="00380FB2">
        <w:rPr>
          <w:szCs w:val="22"/>
        </w:rPr>
        <w:t xml:space="preserve"> </w:t>
      </w:r>
      <w:r w:rsidRPr="00380FB2">
        <w:rPr>
          <w:szCs w:val="22"/>
        </w:rPr>
        <w:t>선행조건의</w:t>
      </w:r>
      <w:r w:rsidRPr="00380FB2">
        <w:rPr>
          <w:szCs w:val="22"/>
        </w:rPr>
        <w:t xml:space="preserve"> </w:t>
      </w:r>
      <w:r w:rsidRPr="00380FB2">
        <w:rPr>
          <w:szCs w:val="22"/>
        </w:rPr>
        <w:t>전부</w:t>
      </w:r>
      <w:r w:rsidRPr="00380FB2">
        <w:rPr>
          <w:szCs w:val="22"/>
        </w:rPr>
        <w:t xml:space="preserve"> </w:t>
      </w:r>
      <w:r w:rsidRPr="00380FB2">
        <w:rPr>
          <w:szCs w:val="22"/>
        </w:rPr>
        <w:t>또는</w:t>
      </w:r>
      <w:r w:rsidRPr="00380FB2">
        <w:rPr>
          <w:szCs w:val="22"/>
        </w:rPr>
        <w:t xml:space="preserve"> </w:t>
      </w:r>
      <w:r w:rsidRPr="00380FB2">
        <w:rPr>
          <w:szCs w:val="22"/>
        </w:rPr>
        <w:t>일부가</w:t>
      </w:r>
      <w:r w:rsidRPr="00380FB2">
        <w:rPr>
          <w:szCs w:val="22"/>
        </w:rPr>
        <w:t xml:space="preserve"> </w:t>
      </w:r>
      <w:r w:rsidRPr="00380FB2">
        <w:rPr>
          <w:szCs w:val="22"/>
        </w:rPr>
        <w:t>충족되지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w:t>
      </w:r>
      <w:r w:rsidRPr="00380FB2">
        <w:rPr>
          <w:szCs w:val="22"/>
        </w:rPr>
        <w:t>서면으로</w:t>
      </w:r>
      <w:r w:rsidRPr="00380FB2">
        <w:rPr>
          <w:szCs w:val="22"/>
        </w:rPr>
        <w:t xml:space="preserve"> </w:t>
      </w:r>
      <w:r w:rsidRPr="00380FB2">
        <w:rPr>
          <w:szCs w:val="22"/>
        </w:rPr>
        <w:t>포기되지</w:t>
      </w:r>
      <w:r w:rsidRPr="00380FB2">
        <w:rPr>
          <w:szCs w:val="22"/>
        </w:rPr>
        <w:t xml:space="preserve"> </w:t>
      </w:r>
      <w:r w:rsidRPr="00380FB2">
        <w:rPr>
          <w:szCs w:val="22"/>
        </w:rPr>
        <w:t>않은</w:t>
      </w:r>
      <w:r w:rsidRPr="00380FB2">
        <w:rPr>
          <w:szCs w:val="22"/>
        </w:rPr>
        <w:t xml:space="preserve"> </w:t>
      </w:r>
      <w:r w:rsidRPr="00380FB2">
        <w:rPr>
          <w:szCs w:val="22"/>
        </w:rPr>
        <w:t>경우</w:t>
      </w:r>
      <w:r w:rsidRPr="00380FB2">
        <w:rPr>
          <w:szCs w:val="22"/>
        </w:rPr>
        <w:t xml:space="preserve"> </w:t>
      </w:r>
      <w:r w:rsidRPr="00380FB2">
        <w:rPr>
          <w:szCs w:val="22"/>
        </w:rPr>
        <w:t>포함</w:t>
      </w:r>
      <w:r w:rsidRPr="00380FB2">
        <w:rPr>
          <w:szCs w:val="22"/>
        </w:rPr>
        <w:t>)</w:t>
      </w:r>
      <w:r w:rsidR="00244CB3" w:rsidRPr="00380FB2">
        <w:rPr>
          <w:szCs w:val="22"/>
        </w:rPr>
        <w:t>,</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124BD1">
        <w:rPr>
          <w:rFonts w:hint="eastAsia"/>
          <w:szCs w:val="22"/>
        </w:rPr>
        <w:t>(</w:t>
      </w:r>
      <w:r w:rsidR="00124BD1">
        <w:rPr>
          <w:rFonts w:hint="eastAsia"/>
          <w:szCs w:val="22"/>
        </w:rPr>
        <w:t>단</w:t>
      </w:r>
      <w:r w:rsidR="00124BD1">
        <w:rPr>
          <w:rFonts w:hint="eastAsia"/>
          <w:szCs w:val="22"/>
        </w:rPr>
        <w:t xml:space="preserve">, </w:t>
      </w:r>
      <w:r w:rsidR="00124BD1">
        <w:rPr>
          <w:rFonts w:hint="eastAsia"/>
          <w:szCs w:val="22"/>
        </w:rPr>
        <w:t>선행조건</w:t>
      </w:r>
      <w:r w:rsidR="00124BD1">
        <w:rPr>
          <w:rFonts w:hint="eastAsia"/>
          <w:szCs w:val="22"/>
        </w:rPr>
        <w:t xml:space="preserve"> </w:t>
      </w:r>
      <w:r w:rsidR="00124BD1">
        <w:rPr>
          <w:rFonts w:hint="eastAsia"/>
          <w:szCs w:val="22"/>
        </w:rPr>
        <w:t>미충족에</w:t>
      </w:r>
      <w:r w:rsidR="00124BD1">
        <w:rPr>
          <w:rFonts w:hint="eastAsia"/>
          <w:szCs w:val="22"/>
        </w:rPr>
        <w:t xml:space="preserve"> </w:t>
      </w:r>
      <w:r w:rsidR="00124BD1">
        <w:rPr>
          <w:rFonts w:hint="eastAsia"/>
          <w:szCs w:val="22"/>
        </w:rPr>
        <w:t>귀책사유가</w:t>
      </w:r>
      <w:r w:rsidR="00124BD1">
        <w:rPr>
          <w:rFonts w:hint="eastAsia"/>
          <w:szCs w:val="22"/>
        </w:rPr>
        <w:t xml:space="preserve"> </w:t>
      </w:r>
      <w:r w:rsidR="00124BD1">
        <w:rPr>
          <w:rFonts w:hint="eastAsia"/>
          <w:szCs w:val="22"/>
        </w:rPr>
        <w:t>있는</w:t>
      </w:r>
      <w:r w:rsidR="00124BD1">
        <w:rPr>
          <w:rFonts w:hint="eastAsia"/>
          <w:szCs w:val="22"/>
        </w:rPr>
        <w:t xml:space="preserve"> </w:t>
      </w:r>
      <w:r w:rsidR="00124BD1">
        <w:rPr>
          <w:rFonts w:hint="eastAsia"/>
          <w:szCs w:val="22"/>
        </w:rPr>
        <w:t>당사자는</w:t>
      </w:r>
      <w:r w:rsidR="00124BD1">
        <w:rPr>
          <w:rFonts w:hint="eastAsia"/>
          <w:szCs w:val="22"/>
        </w:rPr>
        <w:t xml:space="preserve"> </w:t>
      </w:r>
      <w:r w:rsidR="00124BD1">
        <w:rPr>
          <w:rFonts w:hint="eastAsia"/>
          <w:szCs w:val="22"/>
        </w:rPr>
        <w:t>본</w:t>
      </w:r>
      <w:r w:rsidR="00124BD1">
        <w:rPr>
          <w:rFonts w:hint="eastAsia"/>
          <w:szCs w:val="22"/>
        </w:rPr>
        <w:t xml:space="preserve"> </w:t>
      </w:r>
      <w:r w:rsidR="00124BD1">
        <w:rPr>
          <w:rFonts w:hint="eastAsia"/>
          <w:szCs w:val="22"/>
        </w:rPr>
        <w:t>호의</w:t>
      </w:r>
      <w:r w:rsidR="00124BD1">
        <w:rPr>
          <w:rFonts w:hint="eastAsia"/>
          <w:szCs w:val="22"/>
        </w:rPr>
        <w:t xml:space="preserve"> </w:t>
      </w:r>
      <w:r w:rsidR="00124BD1">
        <w:rPr>
          <w:rFonts w:hint="eastAsia"/>
          <w:szCs w:val="22"/>
        </w:rPr>
        <w:t>해제권을</w:t>
      </w:r>
      <w:r w:rsidR="00124BD1">
        <w:rPr>
          <w:rFonts w:hint="eastAsia"/>
          <w:szCs w:val="22"/>
        </w:rPr>
        <w:t xml:space="preserve"> </w:t>
      </w:r>
      <w:r w:rsidR="00124BD1">
        <w:rPr>
          <w:rFonts w:hint="eastAsia"/>
          <w:szCs w:val="22"/>
        </w:rPr>
        <w:t>행사할</w:t>
      </w:r>
      <w:r w:rsidR="00124BD1">
        <w:rPr>
          <w:rFonts w:hint="eastAsia"/>
          <w:szCs w:val="22"/>
        </w:rPr>
        <w:t xml:space="preserve"> </w:t>
      </w:r>
      <w:r w:rsidR="00124BD1">
        <w:rPr>
          <w:rFonts w:hint="eastAsia"/>
          <w:szCs w:val="22"/>
        </w:rPr>
        <w:t>수</w:t>
      </w:r>
      <w:r w:rsidR="00124BD1">
        <w:rPr>
          <w:rFonts w:hint="eastAsia"/>
          <w:szCs w:val="22"/>
        </w:rPr>
        <w:t xml:space="preserve"> </w:t>
      </w:r>
      <w:r w:rsidR="00124BD1">
        <w:rPr>
          <w:rFonts w:hint="eastAsia"/>
          <w:szCs w:val="22"/>
        </w:rPr>
        <w:t>없음</w:t>
      </w:r>
      <w:r w:rsidR="00124BD1">
        <w:rPr>
          <w:rFonts w:hint="eastAsia"/>
          <w:szCs w:val="22"/>
        </w:rPr>
        <w:t>)</w:t>
      </w:r>
      <w:r w:rsidRPr="00380FB2">
        <w:rPr>
          <w:szCs w:val="22"/>
        </w:rPr>
        <w:t>;</w:t>
      </w:r>
    </w:p>
    <w:p w14:paraId="1E11656A" w14:textId="3BA74BB2" w:rsidR="007C55B6" w:rsidRPr="00124BD1" w:rsidRDefault="007C55B6" w:rsidP="007008A0">
      <w:pPr>
        <w:snapToGrid w:val="0"/>
        <w:ind w:left="567"/>
        <w:rPr>
          <w:szCs w:val="22"/>
        </w:rPr>
      </w:pPr>
    </w:p>
    <w:p w14:paraId="3704E12D" w14:textId="597E6040" w:rsidR="00516186" w:rsidRPr="00743E69"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해제의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효과</w:t>
      </w:r>
      <w:r w:rsidRPr="00BF5C9E">
        <w:rPr>
          <w:rFonts w:ascii="Times New Roman" w:hAnsi="Times New Roman"/>
          <w:sz w:val="22"/>
          <w:szCs w:val="22"/>
        </w:rPr>
        <w:t xml:space="preserve">: </w:t>
      </w:r>
      <w:ins w:id="134" w:author="BKL" w:date="2026-10-07T18:41:00Z" w16du:dateUtc="2026-10-07T09:41:00Z">
        <w:r w:rsidR="009F6AAC" w:rsidRPr="009F6AAC">
          <w:rPr>
            <w:rFonts w:ascii="Times New Roman" w:hAnsi="Times New Roman"/>
            <w:sz w:val="22"/>
            <w:szCs w:val="22"/>
          </w:rPr>
          <w:t>본</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계약이</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해제되는</w:t>
        </w:r>
        <w:r w:rsidR="009F6AAC" w:rsidRPr="009F6AAC">
          <w:rPr>
            <w:rFonts w:ascii="Times New Roman" w:hAnsi="Times New Roman"/>
            <w:sz w:val="22"/>
            <w:szCs w:val="22"/>
          </w:rPr>
          <w:t xml:space="preserve"> </w:t>
        </w:r>
        <w:r w:rsidR="009F6AAC" w:rsidRPr="009F6AAC">
          <w:rPr>
            <w:rFonts w:ascii="Times New Roman" w:hAnsi="Times New Roman"/>
            <w:sz w:val="22"/>
            <w:szCs w:val="22"/>
          </w:rPr>
          <w:t>경우</w:t>
        </w:r>
        <w:r w:rsidR="009F6AAC" w:rsidRPr="009F6AAC">
          <w:rPr>
            <w:rFonts w:ascii="Times New Roman" w:hAnsi="Times New Roman"/>
            <w:sz w:val="22"/>
            <w:szCs w:val="22"/>
          </w:rPr>
          <w:t>(</w:t>
        </w:r>
        <w:r w:rsidR="009F6AAC" w:rsidRPr="009F6AAC">
          <w:rPr>
            <w:rFonts w:ascii="Times New Roman" w:hAnsi="Times New Roman"/>
            <w:sz w:val="22"/>
            <w:szCs w:val="22"/>
          </w:rPr>
          <w:t>해제</w:t>
        </w:r>
        <w:r w:rsidR="009F6AAC" w:rsidRPr="009F6AAC">
          <w:rPr>
            <w:rFonts w:ascii="Times New Roman" w:hAnsi="Times New Roman"/>
            <w:sz w:val="22"/>
            <w:szCs w:val="22"/>
          </w:rPr>
          <w:t xml:space="preserve"> </w:t>
        </w:r>
        <w:r w:rsidR="009F6AAC" w:rsidRPr="009F6AAC">
          <w:rPr>
            <w:rFonts w:ascii="Times New Roman" w:hAnsi="Times New Roman"/>
            <w:sz w:val="22"/>
            <w:szCs w:val="22"/>
          </w:rPr>
          <w:t>사유를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불문함</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당사자들은</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해제에</w:t>
        </w:r>
        <w:r w:rsidR="009F6AAC" w:rsidRPr="009F6AAC">
          <w:rPr>
            <w:rFonts w:ascii="Times New Roman" w:hAnsi="Times New Roman"/>
            <w:sz w:val="22"/>
            <w:szCs w:val="22"/>
          </w:rPr>
          <w:t xml:space="preserve"> </w:t>
        </w:r>
        <w:r w:rsidR="009F6AAC" w:rsidRPr="009F6AAC">
          <w:rPr>
            <w:rFonts w:ascii="Times New Roman" w:hAnsi="Times New Roman"/>
            <w:sz w:val="22"/>
            <w:szCs w:val="22"/>
          </w:rPr>
          <w:t>따른</w:t>
        </w:r>
        <w:r w:rsidR="009F6AAC" w:rsidRPr="009F6AAC">
          <w:rPr>
            <w:rFonts w:ascii="Times New Roman" w:hAnsi="Times New Roman"/>
            <w:sz w:val="22"/>
            <w:szCs w:val="22"/>
          </w:rPr>
          <w:t xml:space="preserve"> </w:t>
        </w:r>
        <w:r w:rsidR="009F6AAC" w:rsidRPr="009F6AAC">
          <w:rPr>
            <w:rFonts w:ascii="Times New Roman" w:hAnsi="Times New Roman"/>
            <w:sz w:val="22"/>
            <w:szCs w:val="22"/>
          </w:rPr>
          <w:t>원상회복</w:t>
        </w:r>
        <w:r w:rsidR="009F6AAC" w:rsidRPr="009F6AAC">
          <w:rPr>
            <w:rFonts w:ascii="Times New Roman" w:hAnsi="Times New Roman"/>
            <w:sz w:val="22"/>
            <w:szCs w:val="22"/>
          </w:rPr>
          <w:t xml:space="preserve"> </w:t>
        </w:r>
        <w:r w:rsidR="009F6AAC" w:rsidRPr="009F6AAC">
          <w:rPr>
            <w:rFonts w:ascii="Times New Roman" w:hAnsi="Times New Roman"/>
            <w:sz w:val="22"/>
            <w:szCs w:val="22"/>
          </w:rPr>
          <w:t>의무를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부담하되</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계약금</w:t>
        </w:r>
        <w:r w:rsidR="009F6AAC" w:rsidRPr="009F6AAC">
          <w:rPr>
            <w:rFonts w:ascii="Times New Roman" w:hAnsi="Times New Roman"/>
            <w:sz w:val="22"/>
            <w:szCs w:val="22"/>
          </w:rPr>
          <w:t xml:space="preserve"> </w:t>
        </w:r>
        <w:r w:rsidR="009F6AAC" w:rsidRPr="009F6AAC">
          <w:rPr>
            <w:rFonts w:ascii="Times New Roman" w:hAnsi="Times New Roman"/>
            <w:sz w:val="22"/>
            <w:szCs w:val="22"/>
          </w:rPr>
          <w:t>및</w:t>
        </w:r>
        <w:r w:rsidR="009F6AAC" w:rsidRPr="009F6AAC">
          <w:rPr>
            <w:rFonts w:ascii="Times New Roman" w:hAnsi="Times New Roman"/>
            <w:sz w:val="22"/>
            <w:szCs w:val="22"/>
          </w:rPr>
          <w:t xml:space="preserve"> </w:t>
        </w:r>
        <w:r w:rsidR="009F6AAC" w:rsidRPr="009F6AAC">
          <w:rPr>
            <w:rFonts w:ascii="Times New Roman" w:hAnsi="Times New Roman"/>
            <w:sz w:val="22"/>
            <w:szCs w:val="22"/>
          </w:rPr>
          <w:t>제</w:t>
        </w:r>
        <w:r w:rsidR="009F6AAC" w:rsidRPr="009F6AAC">
          <w:rPr>
            <w:rFonts w:ascii="Times New Roman" w:hAnsi="Times New Roman"/>
            <w:sz w:val="22"/>
            <w:szCs w:val="22"/>
          </w:rPr>
          <w:t>1.4</w:t>
        </w:r>
        <w:r w:rsidR="009F6AAC" w:rsidRPr="009F6AAC">
          <w:rPr>
            <w:rFonts w:ascii="Times New Roman" w:hAnsi="Times New Roman"/>
            <w:sz w:val="22"/>
            <w:szCs w:val="22"/>
          </w:rPr>
          <w:t>조에</w:t>
        </w:r>
        <w:r w:rsidR="009F6AAC" w:rsidRPr="009F6AAC">
          <w:rPr>
            <w:rFonts w:ascii="Times New Roman" w:hAnsi="Times New Roman"/>
            <w:sz w:val="22"/>
            <w:szCs w:val="22"/>
          </w:rPr>
          <w:t xml:space="preserve"> </w:t>
        </w:r>
        <w:r w:rsidR="009F6AAC" w:rsidRPr="009F6AAC">
          <w:rPr>
            <w:rFonts w:ascii="Times New Roman" w:hAnsi="Times New Roman"/>
            <w:sz w:val="22"/>
            <w:szCs w:val="22"/>
          </w:rPr>
          <w:t>따라</w:t>
        </w:r>
        <w:r w:rsidR="009F6AAC" w:rsidRPr="009F6AAC">
          <w:rPr>
            <w:rFonts w:ascii="Times New Roman" w:hAnsi="Times New Roman"/>
            <w:sz w:val="22"/>
            <w:szCs w:val="22"/>
          </w:rPr>
          <w:t xml:space="preserve"> </w:t>
        </w:r>
        <w:r w:rsidR="009F6AAC" w:rsidRPr="009F6AAC">
          <w:rPr>
            <w:rFonts w:ascii="Times New Roman" w:hAnsi="Times New Roman"/>
            <w:sz w:val="22"/>
            <w:szCs w:val="22"/>
          </w:rPr>
          <w:t>발행된</w:t>
        </w:r>
        <w:r w:rsidR="009F6AAC" w:rsidRPr="009F6AAC">
          <w:rPr>
            <w:rFonts w:ascii="Times New Roman" w:hAnsi="Times New Roman"/>
            <w:sz w:val="22"/>
            <w:szCs w:val="22"/>
          </w:rPr>
          <w:t xml:space="preserve"> </w:t>
        </w:r>
        <w:r w:rsidR="009F6AAC" w:rsidRPr="009F6AAC">
          <w:rPr>
            <w:rFonts w:ascii="Times New Roman" w:hAnsi="Times New Roman"/>
            <w:sz w:val="22"/>
            <w:szCs w:val="22"/>
          </w:rPr>
          <w:t>제</w:t>
        </w:r>
        <w:r w:rsidR="009F6AAC" w:rsidRPr="009F6AAC">
          <w:rPr>
            <w:rFonts w:ascii="Times New Roman" w:hAnsi="Times New Roman"/>
            <w:sz w:val="22"/>
            <w:szCs w:val="22"/>
          </w:rPr>
          <w:t>3</w:t>
        </w:r>
        <w:r w:rsidR="009F6AAC" w:rsidRPr="009F6AAC">
          <w:rPr>
            <w:rFonts w:ascii="Times New Roman" w:hAnsi="Times New Roman"/>
            <w:sz w:val="22"/>
            <w:szCs w:val="22"/>
          </w:rPr>
          <w:t>종</w:t>
        </w:r>
        <w:r w:rsidR="009F6AAC" w:rsidRPr="009F6AAC">
          <w:rPr>
            <w:rFonts w:ascii="Times New Roman" w:hAnsi="Times New Roman"/>
            <w:sz w:val="22"/>
            <w:szCs w:val="22"/>
          </w:rPr>
          <w:t xml:space="preserve"> </w:t>
        </w:r>
        <w:r w:rsidR="009F6AAC" w:rsidRPr="009F6AAC">
          <w:rPr>
            <w:rFonts w:ascii="Times New Roman" w:hAnsi="Times New Roman"/>
            <w:sz w:val="22"/>
            <w:szCs w:val="22"/>
          </w:rPr>
          <w:t>종류주식에</w:t>
        </w:r>
        <w:r w:rsidR="009F6AAC" w:rsidRPr="009F6AAC">
          <w:rPr>
            <w:rFonts w:ascii="Times New Roman" w:hAnsi="Times New Roman"/>
            <w:sz w:val="22"/>
            <w:szCs w:val="22"/>
          </w:rPr>
          <w:t xml:space="preserve"> </w:t>
        </w:r>
        <w:r w:rsidR="009F6AAC" w:rsidRPr="009F6AAC">
          <w:rPr>
            <w:rFonts w:ascii="Times New Roman" w:hAnsi="Times New Roman"/>
            <w:sz w:val="22"/>
            <w:szCs w:val="22"/>
          </w:rPr>
          <w:t>관한</w:t>
        </w:r>
        <w:r w:rsidR="009F6AAC" w:rsidRPr="009F6AAC">
          <w:rPr>
            <w:rFonts w:ascii="Times New Roman" w:hAnsi="Times New Roman"/>
            <w:sz w:val="22"/>
            <w:szCs w:val="22"/>
          </w:rPr>
          <w:t xml:space="preserve"> </w:t>
        </w:r>
        <w:r w:rsidR="009F6AAC" w:rsidRPr="009F6AAC">
          <w:rPr>
            <w:rFonts w:ascii="Times New Roman" w:hAnsi="Times New Roman"/>
            <w:sz w:val="22"/>
            <w:szCs w:val="22"/>
          </w:rPr>
          <w:t>원상회복은</w:t>
        </w:r>
        <w:r w:rsidR="009F6AAC" w:rsidRPr="009F6AAC">
          <w:rPr>
            <w:rFonts w:ascii="Times New Roman" w:hAnsi="Times New Roman"/>
            <w:sz w:val="22"/>
            <w:szCs w:val="22"/>
          </w:rPr>
          <w:t xml:space="preserve"> </w:t>
        </w:r>
        <w:r w:rsidR="009F6AAC" w:rsidRPr="009F6AAC">
          <w:rPr>
            <w:rFonts w:ascii="Times New Roman" w:hAnsi="Times New Roman"/>
            <w:sz w:val="22"/>
            <w:szCs w:val="22"/>
          </w:rPr>
          <w:t>제</w:t>
        </w:r>
        <w:r w:rsidR="009F6AAC" w:rsidRPr="009F6AAC">
          <w:rPr>
            <w:rFonts w:ascii="Times New Roman" w:hAnsi="Times New Roman"/>
            <w:sz w:val="22"/>
            <w:szCs w:val="22"/>
          </w:rPr>
          <w:t>1.4</w:t>
        </w:r>
        <w:r w:rsidR="009F6AAC" w:rsidRPr="009F6AAC">
          <w:rPr>
            <w:rFonts w:ascii="Times New Roman" w:hAnsi="Times New Roman"/>
            <w:sz w:val="22"/>
            <w:szCs w:val="22"/>
          </w:rPr>
          <w:t>조에서</w:t>
        </w:r>
        <w:r w:rsidR="009F6AAC" w:rsidRPr="009F6AAC">
          <w:rPr>
            <w:rFonts w:ascii="Times New Roman" w:hAnsi="Times New Roman"/>
            <w:sz w:val="22"/>
            <w:szCs w:val="22"/>
          </w:rPr>
          <w:t xml:space="preserve"> </w:t>
        </w:r>
        <w:r w:rsidR="009F6AAC" w:rsidRPr="009F6AAC">
          <w:rPr>
            <w:rFonts w:ascii="Times New Roman" w:hAnsi="Times New Roman"/>
            <w:sz w:val="22"/>
            <w:szCs w:val="22"/>
          </w:rPr>
          <w:t>정한</w:t>
        </w:r>
        <w:r w:rsidR="009F6AAC" w:rsidRPr="009F6AAC">
          <w:rPr>
            <w:rFonts w:ascii="Times New Roman" w:hAnsi="Times New Roman"/>
            <w:sz w:val="22"/>
            <w:szCs w:val="22"/>
          </w:rPr>
          <w:t xml:space="preserve"> </w:t>
        </w:r>
        <w:r w:rsidR="009F6AAC" w:rsidRPr="009F6AAC">
          <w:rPr>
            <w:rFonts w:ascii="Times New Roman" w:hAnsi="Times New Roman"/>
            <w:sz w:val="22"/>
            <w:szCs w:val="22"/>
          </w:rPr>
          <w:t>바에</w:t>
        </w:r>
        <w:r w:rsidR="009F6AAC" w:rsidRPr="009F6AAC">
          <w:rPr>
            <w:rFonts w:ascii="Times New Roman" w:hAnsi="Times New Roman"/>
            <w:sz w:val="22"/>
            <w:szCs w:val="22"/>
          </w:rPr>
          <w:t xml:space="preserve"> </w:t>
        </w:r>
        <w:r w:rsidR="009F6AAC" w:rsidRPr="009F6AAC">
          <w:rPr>
            <w:rFonts w:ascii="Times New Roman" w:hAnsi="Times New Roman"/>
            <w:sz w:val="22"/>
            <w:szCs w:val="22"/>
          </w:rPr>
          <w:t>따른다</w:t>
        </w:r>
        <w:r w:rsidR="009F6AAC" w:rsidRPr="009F6AAC">
          <w:rPr>
            <w:rFonts w:ascii="Times New Roman" w:hAnsi="Times New Roman"/>
            <w:sz w:val="22"/>
            <w:szCs w:val="22"/>
          </w:rPr>
          <w:t xml:space="preserve">. </w:t>
        </w:r>
        <w:r w:rsidR="009F6AAC" w:rsidRPr="009F6AAC">
          <w:rPr>
            <w:rFonts w:ascii="Times New Roman" w:hAnsi="Times New Roman"/>
            <w:sz w:val="22"/>
            <w:szCs w:val="22"/>
          </w:rPr>
          <w:t>어느</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당사자도</w:t>
        </w:r>
        <w:r w:rsidR="009F6AAC" w:rsidRPr="009F6AAC">
          <w:rPr>
            <w:rFonts w:ascii="Times New Roman" w:hAnsi="Times New Roman"/>
            <w:sz w:val="22"/>
            <w:szCs w:val="22"/>
          </w:rPr>
          <w:t xml:space="preserve"> </w:t>
        </w:r>
        <w:r w:rsidR="009F6AAC" w:rsidRPr="009F6AAC">
          <w:rPr>
            <w:rFonts w:ascii="Times New Roman" w:hAnsi="Times New Roman"/>
            <w:sz w:val="22"/>
            <w:szCs w:val="22"/>
          </w:rPr>
          <w:t>본</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계약의</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해제를</w:t>
        </w:r>
        <w:r w:rsidR="009F6AAC" w:rsidRPr="009F6AAC">
          <w:rPr>
            <w:rFonts w:ascii="Times New Roman" w:hAnsi="Times New Roman"/>
            <w:sz w:val="22"/>
            <w:szCs w:val="22"/>
          </w:rPr>
          <w:t xml:space="preserve"> </w:t>
        </w:r>
        <w:r w:rsidR="009F6AAC" w:rsidRPr="009F6AAC">
          <w:rPr>
            <w:rFonts w:ascii="Times New Roman" w:hAnsi="Times New Roman"/>
            <w:sz w:val="22"/>
            <w:szCs w:val="22"/>
          </w:rPr>
          <w:t>이유로</w:t>
        </w:r>
        <w:r w:rsidR="009F6AAC" w:rsidRPr="009F6AAC">
          <w:rPr>
            <w:rFonts w:ascii="Times New Roman" w:hAnsi="Times New Roman"/>
            <w:sz w:val="22"/>
            <w:szCs w:val="22"/>
          </w:rPr>
          <w:t xml:space="preserve"> </w:t>
        </w:r>
        <w:r w:rsidR="009F6AAC" w:rsidRPr="009F6AAC">
          <w:rPr>
            <w:rFonts w:ascii="Times New Roman" w:hAnsi="Times New Roman"/>
            <w:sz w:val="22"/>
            <w:szCs w:val="22"/>
          </w:rPr>
          <w:t>상대</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당사자에게</w:t>
        </w:r>
        <w:r w:rsidR="009F6AAC" w:rsidRPr="009F6AAC">
          <w:rPr>
            <w:rFonts w:ascii="Times New Roman" w:hAnsi="Times New Roman"/>
            <w:sz w:val="22"/>
            <w:szCs w:val="22"/>
          </w:rPr>
          <w:t xml:space="preserve"> </w:t>
        </w:r>
        <w:r w:rsidR="009F6AAC" w:rsidRPr="009F6AAC">
          <w:rPr>
            <w:rFonts w:ascii="Times New Roman" w:hAnsi="Times New Roman"/>
            <w:sz w:val="22"/>
            <w:szCs w:val="22"/>
          </w:rPr>
          <w:t>위약금을</w:t>
        </w:r>
        <w:r w:rsidR="009F6AAC" w:rsidRPr="009F6AAC">
          <w:rPr>
            <w:rFonts w:ascii="Times New Roman" w:hAnsi="Times New Roman"/>
            <w:sz w:val="22"/>
            <w:szCs w:val="22"/>
          </w:rPr>
          <w:t xml:space="preserve"> </w:t>
        </w:r>
        <w:r w:rsidR="009F6AAC" w:rsidRPr="009F6AAC">
          <w:rPr>
            <w:rFonts w:ascii="Times New Roman" w:hAnsi="Times New Roman"/>
            <w:sz w:val="22"/>
            <w:szCs w:val="22"/>
          </w:rPr>
          <w:t>지급할</w:t>
        </w:r>
        <w:r w:rsidR="009F6AAC" w:rsidRPr="009F6AAC">
          <w:rPr>
            <w:rFonts w:ascii="Times New Roman" w:hAnsi="Times New Roman"/>
            <w:sz w:val="22"/>
            <w:szCs w:val="22"/>
          </w:rPr>
          <w:t xml:space="preserve"> </w:t>
        </w:r>
        <w:r w:rsidR="009F6AAC" w:rsidRPr="009F6AAC">
          <w:rPr>
            <w:rFonts w:ascii="Times New Roman" w:hAnsi="Times New Roman"/>
            <w:sz w:val="22"/>
            <w:szCs w:val="22"/>
          </w:rPr>
          <w:t>의무를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부담하지</w:t>
        </w:r>
        <w:r w:rsidR="009F6AAC" w:rsidRPr="009F6AAC">
          <w:rPr>
            <w:rFonts w:ascii="Times New Roman" w:hAnsi="Times New Roman"/>
            <w:sz w:val="22"/>
            <w:szCs w:val="22"/>
          </w:rPr>
          <w:t xml:space="preserve"> </w:t>
        </w:r>
        <w:r w:rsidR="009F6AAC" w:rsidRPr="009F6AAC">
          <w:rPr>
            <w:rFonts w:ascii="Times New Roman" w:hAnsi="Times New Roman"/>
            <w:sz w:val="22"/>
            <w:szCs w:val="22"/>
          </w:rPr>
          <w:t>아니한다</w:t>
        </w:r>
        <w:r w:rsidR="009F6AAC" w:rsidRPr="009F6AAC">
          <w:rPr>
            <w:rFonts w:ascii="Times New Roman" w:hAnsi="Times New Roman"/>
            <w:sz w:val="22"/>
            <w:szCs w:val="22"/>
          </w:rPr>
          <w:t>.</w:t>
        </w:r>
        <w:r w:rsidR="009F6AAC">
          <w:rPr>
            <w:rFonts w:ascii="Times New Roman" w:hAnsi="Times New Roman" w:hint="eastAsia"/>
            <w:sz w:val="22"/>
            <w:szCs w:val="22"/>
          </w:rPr>
          <w:t xml:space="preserve"> </w:t>
        </w:r>
        <w:r w:rsidR="009F6AAC" w:rsidRPr="009F6AAC">
          <w:rPr>
            <w:rFonts w:ascii="Times New Roman" w:hAnsi="Times New Roman"/>
            <w:sz w:val="22"/>
            <w:szCs w:val="22"/>
            <w:highlight w:val="green"/>
          </w:rPr>
          <w:t>[BKL Note to Koramco</w:t>
        </w:r>
        <w:r w:rsidR="009F6AAC" w:rsidRPr="009F6AAC">
          <w:rPr>
            <w:rFonts w:ascii="Times New Roman" w:hAnsi="Times New Roman" w:hint="eastAsia"/>
            <w:sz w:val="22"/>
            <w:szCs w:val="22"/>
            <w:highlight w:val="green"/>
          </w:rPr>
          <w:t>:</w:t>
        </w:r>
        <w:r w:rsidR="009F6AAC" w:rsidRPr="009F6AAC">
          <w:rPr>
            <w:rFonts w:ascii="Times New Roman" w:hAnsi="Times New Roman"/>
            <w:sz w:val="22"/>
            <w:szCs w:val="22"/>
            <w:highlight w:val="green"/>
          </w:rPr>
          <w:t xml:space="preserve"> (1) </w:t>
        </w:r>
        <w:r w:rsidR="009F6AAC" w:rsidRPr="009F6AAC">
          <w:rPr>
            <w:rFonts w:ascii="Times New Roman" w:hAnsi="Times New Roman" w:hint="eastAsia"/>
            <w:sz w:val="22"/>
            <w:szCs w:val="22"/>
            <w:highlight w:val="green"/>
          </w:rPr>
          <w:t>협의사항을</w:t>
        </w:r>
        <w:r w:rsidR="009F6AAC" w:rsidRPr="009F6AAC">
          <w:rPr>
            <w:rFonts w:ascii="Times New Roman" w:hAnsi="Times New Roman" w:hint="eastAsia"/>
            <w:sz w:val="22"/>
            <w:szCs w:val="22"/>
            <w:highlight w:val="green"/>
          </w:rPr>
          <w:t xml:space="preserve"> </w:t>
        </w:r>
        <w:r w:rsidR="009F6AAC" w:rsidRPr="009F6AAC">
          <w:rPr>
            <w:rFonts w:ascii="Times New Roman" w:hAnsi="Times New Roman" w:hint="eastAsia"/>
            <w:sz w:val="22"/>
            <w:szCs w:val="22"/>
            <w:highlight w:val="green"/>
          </w:rPr>
          <w:t>반영하여</w:t>
        </w:r>
        <w:r w:rsidR="009F6AAC" w:rsidRPr="009F6AAC">
          <w:rPr>
            <w:rFonts w:ascii="Times New Roman" w:hAnsi="Times New Roman" w:hint="eastAsia"/>
            <w:sz w:val="22"/>
            <w:szCs w:val="22"/>
            <w:highlight w:val="green"/>
          </w:rPr>
          <w:t xml:space="preserve"> </w:t>
        </w:r>
        <w:r w:rsidR="009F6AAC" w:rsidRPr="009F6AAC">
          <w:rPr>
            <w:rFonts w:ascii="Times New Roman" w:hAnsi="Times New Roman"/>
            <w:sz w:val="22"/>
            <w:szCs w:val="22"/>
            <w:highlight w:val="green"/>
          </w:rPr>
          <w:t>위약금</w:t>
        </w:r>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조항을</w:t>
        </w:r>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삭제하</w:t>
        </w:r>
      </w:ins>
      <w:ins w:id="135" w:author="BKL" w:date="2026-10-07T18:42:00Z" w16du:dateUtc="2026-10-07T09:42:00Z">
        <w:r w:rsidR="009F6AAC" w:rsidRPr="009F6AAC">
          <w:rPr>
            <w:rFonts w:ascii="Times New Roman" w:hAnsi="Times New Roman" w:hint="eastAsia"/>
            <w:sz w:val="22"/>
            <w:szCs w:val="22"/>
            <w:highlight w:val="green"/>
          </w:rPr>
          <w:t>였습니다</w:t>
        </w:r>
        <w:r w:rsidR="009F6AAC" w:rsidRPr="009F6AAC">
          <w:rPr>
            <w:rFonts w:ascii="Times New Roman" w:hAnsi="Times New Roman" w:hint="eastAsia"/>
            <w:sz w:val="22"/>
            <w:szCs w:val="22"/>
            <w:highlight w:val="green"/>
          </w:rPr>
          <w:t>. (2)</w:t>
        </w:r>
      </w:ins>
      <w:ins w:id="136" w:author="BKL" w:date="2026-10-07T18:41:00Z" w16du:dateUtc="2026-10-07T09:41:00Z">
        <w:r w:rsidR="009F6AAC" w:rsidRPr="009F6AAC">
          <w:rPr>
            <w:rFonts w:ascii="Times New Roman" w:hAnsi="Times New Roman"/>
            <w:sz w:val="22"/>
            <w:szCs w:val="22"/>
            <w:highlight w:val="green"/>
          </w:rPr>
          <w:t xml:space="preserve"> </w:t>
        </w:r>
      </w:ins>
      <w:ins w:id="137" w:author="BKL" w:date="2026-10-07T18:42:00Z" w16du:dateUtc="2026-10-07T09:42:00Z">
        <w:r w:rsidR="009F6AAC" w:rsidRPr="009F6AAC">
          <w:rPr>
            <w:rFonts w:ascii="Times New Roman" w:hAnsi="Times New Roman"/>
            <w:sz w:val="22"/>
            <w:szCs w:val="22"/>
            <w:highlight w:val="green"/>
          </w:rPr>
          <w:t>제</w:t>
        </w:r>
        <w:r w:rsidR="009F6AAC" w:rsidRPr="009F6AAC">
          <w:rPr>
            <w:rFonts w:ascii="Times New Roman" w:hAnsi="Times New Roman"/>
            <w:sz w:val="22"/>
            <w:szCs w:val="22"/>
            <w:highlight w:val="green"/>
          </w:rPr>
          <w:t>1.4</w:t>
        </w:r>
        <w:r w:rsidR="009F6AAC" w:rsidRPr="009F6AAC">
          <w:rPr>
            <w:rFonts w:ascii="Times New Roman" w:hAnsi="Times New Roman"/>
            <w:sz w:val="22"/>
            <w:szCs w:val="22"/>
            <w:highlight w:val="green"/>
          </w:rPr>
          <w:t>조</w:t>
        </w:r>
        <w:r w:rsidR="009F6AAC" w:rsidRPr="009F6AAC">
          <w:rPr>
            <w:rFonts w:ascii="Times New Roman" w:hAnsi="Times New Roman" w:hint="eastAsia"/>
            <w:sz w:val="22"/>
            <w:szCs w:val="22"/>
            <w:highlight w:val="green"/>
          </w:rPr>
          <w:t>에</w:t>
        </w:r>
        <w:r w:rsidR="009F6AAC" w:rsidRPr="009F6AAC">
          <w:rPr>
            <w:rFonts w:ascii="Times New Roman" w:hAnsi="Times New Roman" w:hint="eastAsia"/>
            <w:sz w:val="22"/>
            <w:szCs w:val="22"/>
            <w:highlight w:val="green"/>
          </w:rPr>
          <w:t xml:space="preserve"> </w:t>
        </w:r>
        <w:r w:rsidR="009F6AAC" w:rsidRPr="009F6AAC">
          <w:rPr>
            <w:rFonts w:ascii="Times New Roman" w:hAnsi="Times New Roman" w:hint="eastAsia"/>
            <w:sz w:val="22"/>
            <w:szCs w:val="22"/>
            <w:highlight w:val="green"/>
          </w:rPr>
          <w:t>따라</w:t>
        </w:r>
        <w:r w:rsidR="009F6AAC" w:rsidRPr="009F6AAC">
          <w:rPr>
            <w:rFonts w:ascii="Times New Roman" w:hAnsi="Times New Roman" w:hint="eastAsia"/>
            <w:sz w:val="22"/>
            <w:szCs w:val="22"/>
            <w:highlight w:val="green"/>
          </w:rPr>
          <w:t xml:space="preserve"> </w:t>
        </w:r>
      </w:ins>
      <w:ins w:id="138" w:author="BKL" w:date="2026-10-07T18:41:00Z" w16du:dateUtc="2026-10-07T09:41:00Z">
        <w:r w:rsidR="009F6AAC" w:rsidRPr="009F6AAC">
          <w:rPr>
            <w:rFonts w:ascii="Times New Roman" w:hAnsi="Times New Roman"/>
            <w:sz w:val="22"/>
            <w:szCs w:val="22"/>
            <w:highlight w:val="green"/>
          </w:rPr>
          <w:t>계약금</w:t>
        </w:r>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반환</w:t>
        </w:r>
      </w:ins>
      <w:ins w:id="139" w:author="BKL" w:date="2026-10-07T18:42:00Z" w16du:dateUtc="2026-10-07T09:42:00Z">
        <w:r w:rsidR="009F6AAC" w:rsidRPr="009F6AAC">
          <w:rPr>
            <w:rFonts w:ascii="Times New Roman" w:hAnsi="Times New Roman" w:hint="eastAsia"/>
            <w:sz w:val="22"/>
            <w:szCs w:val="22"/>
            <w:highlight w:val="green"/>
          </w:rPr>
          <w:t xml:space="preserve"> </w:t>
        </w:r>
        <w:r w:rsidR="009F6AAC" w:rsidRPr="009F6AAC">
          <w:rPr>
            <w:rFonts w:ascii="Times New Roman" w:hAnsi="Times New Roman" w:hint="eastAsia"/>
            <w:sz w:val="22"/>
            <w:szCs w:val="22"/>
            <w:highlight w:val="green"/>
          </w:rPr>
          <w:t>및</w:t>
        </w:r>
      </w:ins>
      <w:ins w:id="140" w:author="BKL" w:date="2026-10-07T18:41:00Z" w16du:dateUtc="2026-10-07T09:41:00Z">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제</w:t>
        </w:r>
        <w:r w:rsidR="009F6AAC" w:rsidRPr="009F6AAC">
          <w:rPr>
            <w:rFonts w:ascii="Times New Roman" w:hAnsi="Times New Roman"/>
            <w:sz w:val="22"/>
            <w:szCs w:val="22"/>
            <w:highlight w:val="green"/>
          </w:rPr>
          <w:t>3</w:t>
        </w:r>
        <w:r w:rsidR="009F6AAC" w:rsidRPr="009F6AAC">
          <w:rPr>
            <w:rFonts w:ascii="Times New Roman" w:hAnsi="Times New Roman"/>
            <w:sz w:val="22"/>
            <w:szCs w:val="22"/>
            <w:highlight w:val="green"/>
          </w:rPr>
          <w:t>종</w:t>
        </w:r>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종류주식의</w:t>
        </w:r>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처리</w:t>
        </w:r>
      </w:ins>
      <w:ins w:id="141" w:author="BKL" w:date="2026-10-07T18:42:00Z" w16du:dateUtc="2026-10-07T09:42:00Z">
        <w:r w:rsidR="009F6AAC" w:rsidRPr="009F6AAC">
          <w:rPr>
            <w:rFonts w:ascii="Times New Roman" w:hAnsi="Times New Roman" w:hint="eastAsia"/>
            <w:sz w:val="22"/>
            <w:szCs w:val="22"/>
            <w:highlight w:val="green"/>
          </w:rPr>
          <w:t>가</w:t>
        </w:r>
        <w:r w:rsidR="009F6AAC" w:rsidRPr="009F6AAC">
          <w:rPr>
            <w:rFonts w:ascii="Times New Roman" w:hAnsi="Times New Roman" w:hint="eastAsia"/>
            <w:sz w:val="22"/>
            <w:szCs w:val="22"/>
            <w:highlight w:val="green"/>
          </w:rPr>
          <w:t xml:space="preserve"> </w:t>
        </w:r>
        <w:r w:rsidR="009F6AAC" w:rsidRPr="009F6AAC">
          <w:rPr>
            <w:rFonts w:ascii="Times New Roman" w:hAnsi="Times New Roman" w:hint="eastAsia"/>
            <w:sz w:val="22"/>
            <w:szCs w:val="22"/>
            <w:highlight w:val="green"/>
          </w:rPr>
          <w:t>일괄적으로</w:t>
        </w:r>
      </w:ins>
      <w:ins w:id="142" w:author="BKL" w:date="2026-10-07T18:41:00Z" w16du:dateUtc="2026-10-07T09:41:00Z">
        <w:r w:rsidR="009F6AAC" w:rsidRPr="009F6AAC">
          <w:rPr>
            <w:rFonts w:ascii="Times New Roman" w:hAnsi="Times New Roman"/>
            <w:sz w:val="22"/>
            <w:szCs w:val="22"/>
            <w:highlight w:val="green"/>
          </w:rPr>
          <w:t xml:space="preserve"> </w:t>
        </w:r>
      </w:ins>
      <w:ins w:id="143" w:author="BKL" w:date="2026-10-07T18:42:00Z" w16du:dateUtc="2026-10-07T09:42:00Z">
        <w:r w:rsidR="009F6AAC" w:rsidRPr="009F6AAC">
          <w:rPr>
            <w:rFonts w:ascii="Times New Roman" w:hAnsi="Times New Roman" w:hint="eastAsia"/>
            <w:sz w:val="22"/>
            <w:szCs w:val="22"/>
            <w:highlight w:val="green"/>
          </w:rPr>
          <w:t>처리</w:t>
        </w:r>
      </w:ins>
      <w:ins w:id="144" w:author="BKL" w:date="2026-10-07T18:41:00Z" w16du:dateUtc="2026-10-07T09:41:00Z">
        <w:r w:rsidR="009F6AAC" w:rsidRPr="009F6AAC">
          <w:rPr>
            <w:rFonts w:ascii="Times New Roman" w:hAnsi="Times New Roman"/>
            <w:sz w:val="22"/>
            <w:szCs w:val="22"/>
            <w:highlight w:val="green"/>
          </w:rPr>
          <w:t>된다는</w:t>
        </w:r>
        <w:r w:rsidR="009F6AAC" w:rsidRPr="009F6AAC">
          <w:rPr>
            <w:rFonts w:ascii="Times New Roman" w:hAnsi="Times New Roman"/>
            <w:sz w:val="22"/>
            <w:szCs w:val="22"/>
            <w:highlight w:val="green"/>
          </w:rPr>
          <w:t xml:space="preserve"> </w:t>
        </w:r>
        <w:r w:rsidR="009F6AAC" w:rsidRPr="009F6AAC">
          <w:rPr>
            <w:rFonts w:ascii="Times New Roman" w:hAnsi="Times New Roman"/>
            <w:sz w:val="22"/>
            <w:szCs w:val="22"/>
            <w:highlight w:val="green"/>
          </w:rPr>
          <w:t>점을</w:t>
        </w:r>
        <w:r w:rsidR="009F6AAC" w:rsidRPr="009F6AAC">
          <w:rPr>
            <w:rFonts w:ascii="Times New Roman" w:hAnsi="Times New Roman"/>
            <w:sz w:val="22"/>
            <w:szCs w:val="22"/>
            <w:highlight w:val="green"/>
          </w:rPr>
          <w:t xml:space="preserve"> </w:t>
        </w:r>
      </w:ins>
      <w:ins w:id="145" w:author="BKL" w:date="2026-10-07T18:42:00Z" w16du:dateUtc="2026-10-07T09:42:00Z">
        <w:r w:rsidR="009F6AAC" w:rsidRPr="009F6AAC">
          <w:rPr>
            <w:rFonts w:ascii="Times New Roman" w:hAnsi="Times New Roman" w:hint="eastAsia"/>
            <w:sz w:val="22"/>
            <w:szCs w:val="22"/>
            <w:highlight w:val="green"/>
          </w:rPr>
          <w:t>규정하였습니다</w:t>
        </w:r>
        <w:r w:rsidR="009F6AAC" w:rsidRPr="009F6AAC">
          <w:rPr>
            <w:rFonts w:ascii="Times New Roman" w:hAnsi="Times New Roman" w:hint="eastAsia"/>
            <w:sz w:val="22"/>
            <w:szCs w:val="22"/>
            <w:highlight w:val="green"/>
          </w:rPr>
          <w:t>.]</w:t>
        </w:r>
      </w:ins>
      <w:ins w:id="146" w:author="BKL" w:date="2026-10-07T18:41:00Z" w16du:dateUtc="2026-10-07T09:41:00Z">
        <w:r w:rsidR="009F6AAC" w:rsidRPr="009F6AAC">
          <w:rPr>
            <w:rFonts w:ascii="Times New Roman" w:hAnsi="Times New Roman"/>
            <w:sz w:val="22"/>
            <w:szCs w:val="22"/>
          </w:rPr>
          <w:t xml:space="preserve"> </w:t>
        </w:r>
      </w:ins>
      <w:del w:id="147" w:author="BKL" w:date="2026-10-07T18:41:00Z" w16du:dateUtc="2026-10-07T09:41:00Z">
        <w:r w:rsidR="007E401B" w:rsidRPr="00BF5C9E" w:rsidDel="009F6AAC">
          <w:rPr>
            <w:rFonts w:ascii="Times New Roman" w:hAnsi="Times New Roman"/>
            <w:sz w:val="22"/>
            <w:szCs w:val="22"/>
          </w:rPr>
          <w:delText xml:space="preserve">(i) </w:delText>
        </w:r>
        <w:r w:rsidRPr="00BF5C9E" w:rsidDel="009F6AAC">
          <w:rPr>
            <w:rFonts w:ascii="Times New Roman" w:hAnsi="Times New Roman" w:hint="eastAsia"/>
            <w:sz w:val="22"/>
            <w:szCs w:val="22"/>
          </w:rPr>
          <w:delText>본</w:delText>
        </w:r>
        <w:r w:rsidRPr="00BF5C9E" w:rsidDel="009F6AAC">
          <w:rPr>
            <w:rFonts w:ascii="Times New Roman" w:hAnsi="Times New Roman"/>
            <w:sz w:val="22"/>
            <w:szCs w:val="22"/>
          </w:rPr>
          <w:delText xml:space="preserve"> </w:delText>
        </w:r>
        <w:r w:rsidRPr="00BF5C9E" w:rsidDel="009F6AAC">
          <w:rPr>
            <w:rFonts w:ascii="Times New Roman" w:hAnsi="Times New Roman" w:hint="eastAsia"/>
            <w:sz w:val="22"/>
            <w:szCs w:val="22"/>
          </w:rPr>
          <w:delText>계약이</w:delText>
        </w:r>
        <w:r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어느</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rPr>
          <w:delText>당사자의</w:delText>
        </w:r>
        <w:r w:rsidR="009E65E9" w:rsidRPr="00BF5C9E" w:rsidDel="009F6AAC">
          <w:rPr>
            <w:rFonts w:ascii="Times New Roman" w:hAnsi="Times New Roman"/>
            <w:sz w:val="22"/>
          </w:rPr>
          <w:delText xml:space="preserve"> </w:delText>
        </w:r>
        <w:r w:rsidR="009E65E9" w:rsidRPr="00BF5C9E" w:rsidDel="009F6AAC">
          <w:rPr>
            <w:rFonts w:ascii="Times New Roman" w:hAnsi="Times New Roman" w:hint="eastAsia"/>
            <w:sz w:val="22"/>
          </w:rPr>
          <w:delText>책임</w:delText>
        </w:r>
        <w:r w:rsidR="009E65E9" w:rsidRPr="00BF5C9E" w:rsidDel="009F6AAC">
          <w:rPr>
            <w:rFonts w:ascii="Times New Roman" w:hAnsi="Times New Roman"/>
            <w:sz w:val="22"/>
          </w:rPr>
          <w:delText xml:space="preserve"> </w:delText>
        </w:r>
        <w:r w:rsidR="009E65E9" w:rsidRPr="00BF5C9E" w:rsidDel="009F6AAC">
          <w:rPr>
            <w:rFonts w:ascii="Times New Roman" w:hAnsi="Times New Roman" w:hint="eastAsia"/>
            <w:sz w:val="22"/>
            <w:szCs w:val="22"/>
          </w:rPr>
          <w:delText>있는</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사유로</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해제되는</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경우</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책임</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있는</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당사자는</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상대</w:delText>
        </w:r>
        <w:r w:rsidR="00847C89" w:rsidRPr="00BF5C9E" w:rsidDel="009F6AAC">
          <w:rPr>
            <w:rFonts w:ascii="Times New Roman" w:hAnsi="Times New Roman"/>
            <w:sz w:val="22"/>
            <w:szCs w:val="22"/>
          </w:rPr>
          <w:delText xml:space="preserve"> </w:delText>
        </w:r>
        <w:r w:rsidR="00847C89" w:rsidRPr="00BF5C9E" w:rsidDel="009F6AAC">
          <w:rPr>
            <w:rFonts w:ascii="Times New Roman" w:hAnsi="Times New Roman" w:hint="eastAsia"/>
            <w:sz w:val="22"/>
            <w:szCs w:val="22"/>
          </w:rPr>
          <w:delText>당사자</w:delText>
        </w:r>
        <w:r w:rsidR="009E65E9" w:rsidRPr="00BF5C9E" w:rsidDel="009F6AAC">
          <w:rPr>
            <w:rFonts w:ascii="Times New Roman" w:hAnsi="Times New Roman" w:hint="eastAsia"/>
            <w:sz w:val="22"/>
            <w:szCs w:val="22"/>
          </w:rPr>
          <w:delText>에게</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rPr>
          <w:delText>금</w:delText>
        </w:r>
        <w:r w:rsidR="009E65E9" w:rsidRPr="00BF5C9E" w:rsidDel="009F6AAC">
          <w:rPr>
            <w:rFonts w:ascii="Times New Roman" w:hAnsi="Times New Roman"/>
            <w:sz w:val="22"/>
          </w:rPr>
          <w:delText xml:space="preserve"> </w:delText>
        </w:r>
        <w:commentRangeStart w:id="148"/>
        <w:r w:rsidR="009E65E9" w:rsidRPr="00175DD4" w:rsidDel="009F6AAC">
          <w:rPr>
            <w:rFonts w:ascii="Times New Roman" w:hAnsi="Times New Roman"/>
            <w:sz w:val="22"/>
            <w:highlight w:val="yellow"/>
          </w:rPr>
          <w:delText>[*]</w:delText>
        </w:r>
        <w:r w:rsidR="009E65E9" w:rsidRPr="00BF5C9E" w:rsidDel="009F6AAC">
          <w:rPr>
            <w:rFonts w:ascii="Times New Roman" w:hAnsi="Times New Roman" w:hint="eastAsia"/>
            <w:sz w:val="22"/>
          </w:rPr>
          <w:delText>원</w:delText>
        </w:r>
        <w:r w:rsidR="009E65E9" w:rsidRPr="00BF5C9E" w:rsidDel="009F6AAC">
          <w:rPr>
            <w:rFonts w:ascii="Times New Roman" w:hAnsi="Times New Roman"/>
            <w:sz w:val="22"/>
            <w:szCs w:val="22"/>
          </w:rPr>
          <w:delText>(₩</w:delText>
        </w:r>
        <w:r w:rsidR="009E65E9" w:rsidRPr="00175DD4" w:rsidDel="009F6AAC">
          <w:rPr>
            <w:rFonts w:ascii="Times New Roman" w:hAnsi="Times New Roman"/>
            <w:sz w:val="22"/>
            <w:szCs w:val="22"/>
            <w:highlight w:val="yellow"/>
          </w:rPr>
          <w:delText>[*]</w:delText>
        </w:r>
        <w:r w:rsidR="009E65E9" w:rsidRPr="00BF5C9E" w:rsidDel="009F6AAC">
          <w:rPr>
            <w:rFonts w:ascii="Times New Roman" w:hAnsi="Times New Roman"/>
            <w:sz w:val="22"/>
            <w:szCs w:val="22"/>
          </w:rPr>
          <w:delText>)</w:delText>
        </w:r>
        <w:r w:rsidR="009E65E9" w:rsidRPr="00BF5C9E" w:rsidDel="009F6AAC">
          <w:rPr>
            <w:rFonts w:ascii="Times New Roman" w:hAnsi="Times New Roman" w:hint="eastAsia"/>
            <w:sz w:val="22"/>
          </w:rPr>
          <w:delText>에</w:delText>
        </w:r>
        <w:r w:rsidR="009E65E9" w:rsidRPr="00BF5C9E" w:rsidDel="009F6AAC">
          <w:rPr>
            <w:rFonts w:ascii="Times New Roman" w:hAnsi="Times New Roman"/>
            <w:sz w:val="22"/>
          </w:rPr>
          <w:delText xml:space="preserve"> </w:delText>
        </w:r>
        <w:r w:rsidR="009E65E9" w:rsidRPr="00BF5C9E" w:rsidDel="009F6AAC">
          <w:rPr>
            <w:rFonts w:ascii="Times New Roman" w:hAnsi="Times New Roman" w:hint="eastAsia"/>
            <w:sz w:val="22"/>
          </w:rPr>
          <w:delText>상당하는</w:delText>
        </w:r>
        <w:r w:rsidR="009E65E9" w:rsidRPr="00BF5C9E" w:rsidDel="009F6AAC">
          <w:rPr>
            <w:rFonts w:ascii="Times New Roman" w:hAnsi="Times New Roman"/>
            <w:sz w:val="22"/>
          </w:rPr>
          <w:delText xml:space="preserve"> </w:delText>
        </w:r>
        <w:r w:rsidR="009E65E9" w:rsidRPr="00BF5C9E" w:rsidDel="009F6AAC">
          <w:rPr>
            <w:rFonts w:ascii="Times New Roman" w:hAnsi="Times New Roman" w:hint="eastAsia"/>
            <w:sz w:val="22"/>
          </w:rPr>
          <w:delText>금액을</w:delText>
        </w:r>
        <w:r w:rsidR="009E65E9" w:rsidRPr="00BF5C9E" w:rsidDel="009F6AAC">
          <w:rPr>
            <w:rFonts w:ascii="Times New Roman" w:hAnsi="Times New Roman"/>
            <w:sz w:val="22"/>
          </w:rPr>
          <w:delText xml:space="preserve"> </w:delText>
        </w:r>
        <w:commentRangeStart w:id="149"/>
        <w:r w:rsidR="00847C89" w:rsidRPr="00BF5C9E" w:rsidDel="009F6AAC">
          <w:rPr>
            <w:rFonts w:ascii="Times New Roman" w:hAnsi="Times New Roman" w:hint="eastAsia"/>
            <w:sz w:val="22"/>
            <w:szCs w:val="22"/>
          </w:rPr>
          <w:delText>위약금</w:delText>
        </w:r>
        <w:commentRangeEnd w:id="149"/>
        <w:r w:rsidR="00A33B7F" w:rsidRPr="006F2CF8" w:rsidDel="009F6AAC">
          <w:rPr>
            <w:rStyle w:val="afd"/>
            <w:rFonts w:ascii="Times New Roman" w:hAnsi="Times New Roman"/>
            <w:sz w:val="22"/>
            <w:szCs w:val="22"/>
          </w:rPr>
          <w:commentReference w:id="149"/>
        </w:r>
        <w:r w:rsidR="006F2CF8" w:rsidRPr="006F2CF8" w:rsidDel="009F6AAC">
          <w:rPr>
            <w:rFonts w:ascii="Times New Roman" w:hAnsi="Times New Roman"/>
            <w:sz w:val="22"/>
            <w:szCs w:val="22"/>
          </w:rPr>
          <w:delText>(</w:delText>
        </w:r>
        <w:r w:rsidR="006F2CF8" w:rsidRPr="006F2CF8" w:rsidDel="009F6AAC">
          <w:rPr>
            <w:rFonts w:ascii="Times New Roman" w:hAnsi="Times New Roman"/>
            <w:sz w:val="22"/>
            <w:szCs w:val="22"/>
          </w:rPr>
          <w:delText>손해배상액의</w:delText>
        </w:r>
        <w:r w:rsidR="006F2CF8" w:rsidRPr="006F2CF8" w:rsidDel="009F6AAC">
          <w:rPr>
            <w:rFonts w:ascii="Times New Roman" w:hAnsi="Times New Roman"/>
            <w:sz w:val="22"/>
            <w:szCs w:val="22"/>
          </w:rPr>
          <w:delText xml:space="preserve"> </w:delText>
        </w:r>
        <w:r w:rsidR="006F2CF8" w:rsidRPr="006F2CF8" w:rsidDel="009F6AAC">
          <w:rPr>
            <w:rFonts w:ascii="Times New Roman" w:hAnsi="Times New Roman"/>
            <w:sz w:val="22"/>
            <w:szCs w:val="22"/>
          </w:rPr>
          <w:delText>예정으로</w:delText>
        </w:r>
        <w:r w:rsidR="006F2CF8" w:rsidRPr="006F2CF8" w:rsidDel="009F6AAC">
          <w:rPr>
            <w:rFonts w:ascii="Times New Roman" w:hAnsi="Times New Roman"/>
            <w:sz w:val="22"/>
            <w:szCs w:val="22"/>
          </w:rPr>
          <w:delText xml:space="preserve"> </w:delText>
        </w:r>
        <w:r w:rsidR="006F2CF8" w:rsidRPr="006F2CF8" w:rsidDel="009F6AAC">
          <w:rPr>
            <w:rFonts w:ascii="Times New Roman" w:hAnsi="Times New Roman"/>
            <w:sz w:val="22"/>
            <w:szCs w:val="22"/>
          </w:rPr>
          <w:delText>봄</w:delText>
        </w:r>
        <w:r w:rsidR="006F2CF8" w:rsidRPr="006F2CF8" w:rsidDel="009F6AAC">
          <w:rPr>
            <w:rFonts w:ascii="Times New Roman" w:hAnsi="Times New Roman"/>
            <w:sz w:val="22"/>
            <w:szCs w:val="22"/>
          </w:rPr>
          <w:delText>)</w:delText>
        </w:r>
        <w:r w:rsidR="00847C89" w:rsidRPr="00BF5C9E" w:rsidDel="009F6AAC">
          <w:rPr>
            <w:rFonts w:ascii="Times New Roman" w:hAnsi="Times New Roman" w:hint="eastAsia"/>
            <w:sz w:val="22"/>
            <w:szCs w:val="22"/>
          </w:rPr>
          <w:delText>으</w:delText>
        </w:r>
        <w:r w:rsidR="009E65E9" w:rsidRPr="00BF5C9E" w:rsidDel="009F6AAC">
          <w:rPr>
            <w:rFonts w:ascii="Times New Roman" w:hAnsi="Times New Roman" w:hint="eastAsia"/>
            <w:sz w:val="22"/>
            <w:szCs w:val="22"/>
          </w:rPr>
          <w:delText>로</w:delText>
        </w:r>
        <w:r w:rsidR="009E65E9" w:rsidRPr="00BF5C9E" w:rsidDel="009F6AAC">
          <w:rPr>
            <w:rFonts w:ascii="Times New Roman" w:hAnsi="Times New Roman"/>
            <w:sz w:val="22"/>
          </w:rPr>
          <w:delText xml:space="preserve"> </w:delText>
        </w:r>
        <w:r w:rsidR="009E65E9" w:rsidRPr="00BF5C9E" w:rsidDel="009F6AAC">
          <w:rPr>
            <w:rFonts w:ascii="Times New Roman" w:hAnsi="Times New Roman" w:hint="eastAsia"/>
            <w:sz w:val="22"/>
          </w:rPr>
          <w:delText>지급하여야</w:delText>
        </w:r>
        <w:r w:rsidR="009E65E9" w:rsidRPr="00BF5C9E" w:rsidDel="009F6AAC">
          <w:rPr>
            <w:rFonts w:ascii="Times New Roman" w:hAnsi="Times New Roman"/>
            <w:sz w:val="22"/>
          </w:rPr>
          <w:delText xml:space="preserve"> </w:delText>
        </w:r>
        <w:r w:rsidR="009E65E9" w:rsidRPr="00BF5C9E" w:rsidDel="009F6AAC">
          <w:rPr>
            <w:rFonts w:ascii="Times New Roman" w:hAnsi="Times New Roman" w:hint="eastAsia"/>
            <w:sz w:val="22"/>
          </w:rPr>
          <w:delText>하고</w:delText>
        </w:r>
        <w:commentRangeEnd w:id="148"/>
        <w:r w:rsidR="00A33B7F" w:rsidRPr="00BF5C9E" w:rsidDel="009F6AAC">
          <w:rPr>
            <w:rStyle w:val="afd"/>
            <w:rFonts w:ascii="Times New Roman" w:hAnsi="Times New Roman"/>
            <w:sz w:val="22"/>
            <w:szCs w:val="20"/>
          </w:rPr>
          <w:commentReference w:id="148"/>
        </w:r>
        <w:r w:rsidR="009E65E9" w:rsidRPr="00BF5C9E" w:rsidDel="009F6AAC">
          <w:rPr>
            <w:rFonts w:ascii="Times New Roman" w:hAnsi="Times New Roman"/>
            <w:sz w:val="22"/>
          </w:rPr>
          <w:delText xml:space="preserve">, </w:delText>
        </w:r>
        <w:r w:rsidR="00203E58" w:rsidRPr="00BF5C9E" w:rsidDel="009F6AAC">
          <w:rPr>
            <w:rFonts w:ascii="Times New Roman" w:hAnsi="Times New Roman"/>
            <w:sz w:val="22"/>
            <w:szCs w:val="22"/>
          </w:rPr>
          <w:delText xml:space="preserve">(ii) </w:delText>
        </w:r>
        <w:r w:rsidR="00203E58" w:rsidRPr="00BF5C9E" w:rsidDel="009F6AAC">
          <w:rPr>
            <w:rFonts w:ascii="Times New Roman" w:hAnsi="Times New Roman" w:hint="eastAsia"/>
            <w:sz w:val="22"/>
            <w:szCs w:val="22"/>
          </w:rPr>
          <w:delText>본</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계약이</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불가항력</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등</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어느</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당사자의</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책임</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없는</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사유로</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해제되는</w:delText>
        </w:r>
        <w:r w:rsidR="00203E58" w:rsidRPr="00BF5C9E" w:rsidDel="009F6AAC">
          <w:rPr>
            <w:rFonts w:ascii="Times New Roman" w:hAnsi="Times New Roman"/>
            <w:sz w:val="22"/>
            <w:szCs w:val="22"/>
          </w:rPr>
          <w:delText xml:space="preserve"> </w:delText>
        </w:r>
        <w:r w:rsidR="00203E58" w:rsidRPr="00BF5C9E" w:rsidDel="009F6AAC">
          <w:rPr>
            <w:rFonts w:ascii="Times New Roman" w:hAnsi="Times New Roman" w:hint="eastAsia"/>
            <w:sz w:val="22"/>
            <w:szCs w:val="22"/>
          </w:rPr>
          <w:delText>경우</w:delText>
        </w:r>
        <w:r w:rsidR="00203E58"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당사자들은</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별도의</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손해배상책임을</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부담하지</w:delText>
        </w:r>
        <w:r w:rsidR="009E65E9" w:rsidRPr="00BF5C9E" w:rsidDel="009F6AAC">
          <w:rPr>
            <w:rFonts w:ascii="Times New Roman" w:hAnsi="Times New Roman"/>
            <w:sz w:val="22"/>
            <w:szCs w:val="22"/>
          </w:rPr>
          <w:delText xml:space="preserve"> </w:delText>
        </w:r>
        <w:r w:rsidR="009E65E9" w:rsidRPr="00BF5C9E" w:rsidDel="009F6AAC">
          <w:rPr>
            <w:rFonts w:ascii="Times New Roman" w:hAnsi="Times New Roman" w:hint="eastAsia"/>
            <w:sz w:val="22"/>
            <w:szCs w:val="22"/>
          </w:rPr>
          <w:delText>아니</w:delText>
        </w:r>
        <w:r w:rsidR="00A81E91" w:rsidRPr="00BF5C9E" w:rsidDel="009F6AAC">
          <w:rPr>
            <w:rFonts w:ascii="Times New Roman" w:hAnsi="Times New Roman" w:hint="eastAsia"/>
            <w:sz w:val="22"/>
            <w:szCs w:val="22"/>
          </w:rPr>
          <w:delText>한다</w:delText>
        </w:r>
        <w:r w:rsidR="00244CB3" w:rsidRPr="00BF5C9E" w:rsidDel="009F6AAC">
          <w:rPr>
            <w:rFonts w:ascii="Times New Roman" w:hAnsi="Times New Roman"/>
            <w:sz w:val="22"/>
            <w:szCs w:val="22"/>
          </w:rPr>
          <w:delText>.</w:delText>
        </w:r>
        <w:r w:rsidR="00DC3C1B" w:rsidRPr="00BF5C9E"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 xml:space="preserve">(iii) </w:delText>
        </w:r>
        <w:r w:rsidR="00282BF5" w:rsidRPr="00282BF5" w:rsidDel="009F6AAC">
          <w:rPr>
            <w:rFonts w:ascii="Times New Roman" w:hAnsi="Times New Roman"/>
            <w:sz w:val="22"/>
            <w:szCs w:val="22"/>
          </w:rPr>
          <w:delText>본</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계약이</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해제되는</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경우</w:delText>
        </w:r>
        <w:r w:rsidR="00282BF5" w:rsidRPr="00282BF5" w:rsidDel="009F6AAC">
          <w:rPr>
            <w:rFonts w:ascii="Times New Roman" w:hAnsi="Times New Roman"/>
            <w:sz w:val="22"/>
            <w:szCs w:val="22"/>
          </w:rPr>
          <w:delText>(</w:delText>
        </w:r>
        <w:r w:rsidR="00282BF5" w:rsidRPr="00282BF5" w:rsidDel="009F6AAC">
          <w:rPr>
            <w:rFonts w:ascii="Times New Roman" w:hAnsi="Times New Roman"/>
            <w:sz w:val="22"/>
            <w:szCs w:val="22"/>
          </w:rPr>
          <w:delText>해제</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사유를</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불문함</w:delText>
        </w:r>
        <w:r w:rsidR="00282BF5" w:rsidRPr="00282BF5" w:rsidDel="009F6AAC">
          <w:rPr>
            <w:rFonts w:ascii="Times New Roman" w:hAnsi="Times New Roman"/>
            <w:sz w:val="22"/>
            <w:szCs w:val="22"/>
          </w:rPr>
          <w:delText xml:space="preserve">), </w:delText>
        </w:r>
        <w:r w:rsidR="00277C20" w:rsidDel="009F6AAC">
          <w:rPr>
            <w:rFonts w:ascii="Times New Roman" w:hAnsi="Times New Roman" w:hint="eastAsia"/>
            <w:sz w:val="22"/>
            <w:szCs w:val="22"/>
          </w:rPr>
          <w:delText>당사자들은</w:delText>
        </w:r>
        <w:r w:rsidR="00277C20" w:rsidDel="009F6AAC">
          <w:rPr>
            <w:rFonts w:ascii="Times New Roman" w:hAnsi="Times New Roman" w:hint="eastAsia"/>
            <w:sz w:val="22"/>
            <w:szCs w:val="22"/>
          </w:rPr>
          <w:delText xml:space="preserve"> </w:delText>
        </w:r>
        <w:r w:rsidR="00277C20" w:rsidDel="009F6AAC">
          <w:rPr>
            <w:rFonts w:ascii="Times New Roman" w:hAnsi="Times New Roman" w:hint="eastAsia"/>
            <w:sz w:val="22"/>
            <w:szCs w:val="22"/>
          </w:rPr>
          <w:delText>계약해제에</w:delText>
        </w:r>
        <w:r w:rsidR="00277C20" w:rsidDel="009F6AAC">
          <w:rPr>
            <w:rFonts w:ascii="Times New Roman" w:hAnsi="Times New Roman" w:hint="eastAsia"/>
            <w:sz w:val="22"/>
            <w:szCs w:val="22"/>
          </w:rPr>
          <w:delText xml:space="preserve"> </w:delText>
        </w:r>
        <w:r w:rsidR="00277C20" w:rsidDel="009F6AAC">
          <w:rPr>
            <w:rFonts w:ascii="Times New Roman" w:hAnsi="Times New Roman" w:hint="eastAsia"/>
            <w:sz w:val="22"/>
            <w:szCs w:val="22"/>
          </w:rPr>
          <w:delText>따른</w:delText>
        </w:r>
        <w:r w:rsidR="00277C20" w:rsidDel="009F6AAC">
          <w:rPr>
            <w:rFonts w:ascii="Times New Roman" w:hAnsi="Times New Roman" w:hint="eastAsia"/>
            <w:sz w:val="22"/>
            <w:szCs w:val="22"/>
          </w:rPr>
          <w:delText xml:space="preserve"> </w:delText>
        </w:r>
        <w:r w:rsidR="00277C20" w:rsidDel="009F6AAC">
          <w:rPr>
            <w:rFonts w:ascii="Times New Roman" w:hAnsi="Times New Roman" w:hint="eastAsia"/>
            <w:sz w:val="22"/>
            <w:szCs w:val="22"/>
          </w:rPr>
          <w:delText>원상회복</w:delText>
        </w:r>
        <w:r w:rsidR="00277C20" w:rsidDel="009F6AAC">
          <w:rPr>
            <w:rFonts w:ascii="Times New Roman" w:hAnsi="Times New Roman" w:hint="eastAsia"/>
            <w:sz w:val="22"/>
            <w:szCs w:val="22"/>
          </w:rPr>
          <w:delText xml:space="preserve"> </w:delText>
        </w:r>
        <w:r w:rsidR="00277C20" w:rsidDel="009F6AAC">
          <w:rPr>
            <w:rFonts w:ascii="Times New Roman" w:hAnsi="Times New Roman" w:hint="eastAsia"/>
            <w:sz w:val="22"/>
            <w:szCs w:val="22"/>
          </w:rPr>
          <w:delText>의무를</w:delText>
        </w:r>
        <w:r w:rsidR="00277C20" w:rsidDel="009F6AAC">
          <w:rPr>
            <w:rFonts w:ascii="Times New Roman" w:hAnsi="Times New Roman" w:hint="eastAsia"/>
            <w:sz w:val="22"/>
            <w:szCs w:val="22"/>
          </w:rPr>
          <w:delText xml:space="preserve"> </w:delText>
        </w:r>
        <w:r w:rsidR="00277C20" w:rsidDel="009F6AAC">
          <w:rPr>
            <w:rFonts w:ascii="Times New Roman" w:hAnsi="Times New Roman" w:hint="eastAsia"/>
            <w:sz w:val="22"/>
            <w:szCs w:val="22"/>
          </w:rPr>
          <w:delText>부담</w:delText>
        </w:r>
        <w:r w:rsidR="009012E7" w:rsidRPr="009012E7" w:rsidDel="009F6AAC">
          <w:rPr>
            <w:rFonts w:ascii="Times New Roman" w:hAnsi="Times New Roman"/>
            <w:sz w:val="22"/>
            <w:szCs w:val="22"/>
          </w:rPr>
          <w:delText>한다</w:delText>
        </w:r>
        <w:r w:rsidR="009012E7" w:rsidRPr="009012E7" w:rsidDel="009F6AAC">
          <w:rPr>
            <w:rFonts w:ascii="Times New Roman" w:hAnsi="Times New Roman"/>
            <w:sz w:val="22"/>
            <w:szCs w:val="22"/>
          </w:rPr>
          <w:delText>.</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다만</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매수인이</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위</w:delText>
        </w:r>
        <w:r w:rsidR="00282BF5" w:rsidRPr="00282BF5" w:rsidDel="009F6AAC">
          <w:rPr>
            <w:rFonts w:ascii="Times New Roman" w:hAnsi="Times New Roman"/>
            <w:sz w:val="22"/>
            <w:szCs w:val="22"/>
          </w:rPr>
          <w:delText xml:space="preserve"> (i)</w:delText>
        </w:r>
        <w:r w:rsidR="00282BF5" w:rsidRPr="00282BF5" w:rsidDel="009F6AAC">
          <w:rPr>
            <w:rFonts w:ascii="Times New Roman" w:hAnsi="Times New Roman"/>
            <w:sz w:val="22"/>
            <w:szCs w:val="22"/>
          </w:rPr>
          <w:delText>에</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따른</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위약금</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지급의무를</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부담하는</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경우</w:delText>
        </w:r>
        <w:r w:rsidR="00282BF5" w:rsidRPr="00282BF5" w:rsidDel="009F6AAC">
          <w:rPr>
            <w:rFonts w:ascii="Times New Roman" w:hAnsi="Times New Roman"/>
            <w:sz w:val="22"/>
            <w:szCs w:val="22"/>
          </w:rPr>
          <w:delText xml:space="preserve"> </w:delText>
        </w:r>
        <w:r w:rsidR="00282BF5" w:rsidRPr="00282BF5" w:rsidDel="009F6AAC">
          <w:rPr>
            <w:rFonts w:ascii="Times New Roman" w:hAnsi="Times New Roman"/>
            <w:sz w:val="22"/>
            <w:szCs w:val="22"/>
          </w:rPr>
          <w:delText>매도인은</w:delText>
        </w:r>
        <w:r w:rsidR="00282BF5" w:rsidRPr="00282BF5" w:rsidDel="009F6AAC">
          <w:rPr>
            <w:rFonts w:ascii="Times New Roman" w:hAnsi="Times New Roman"/>
            <w:sz w:val="22"/>
            <w:szCs w:val="22"/>
          </w:rPr>
          <w:delText xml:space="preserve"> </w:delText>
        </w:r>
        <w:r w:rsidR="009012E7" w:rsidRPr="009012E7" w:rsidDel="009F6AAC">
          <w:rPr>
            <w:rFonts w:ascii="Times New Roman" w:hAnsi="Times New Roman"/>
            <w:bCs/>
            <w:sz w:val="22"/>
            <w:szCs w:val="22"/>
          </w:rPr>
          <w:delText>위약금과</w:delText>
        </w:r>
        <w:r w:rsidR="009012E7" w:rsidRPr="009012E7" w:rsidDel="009F6AAC">
          <w:rPr>
            <w:rFonts w:ascii="Times New Roman" w:hAnsi="Times New Roman"/>
            <w:bCs/>
            <w:sz w:val="22"/>
            <w:szCs w:val="22"/>
          </w:rPr>
          <w:delText xml:space="preserve"> </w:delText>
        </w:r>
        <w:r w:rsidR="00277C20" w:rsidDel="009F6AAC">
          <w:rPr>
            <w:rFonts w:ascii="Times New Roman" w:hAnsi="Times New Roman" w:hint="eastAsia"/>
            <w:bCs/>
            <w:sz w:val="22"/>
            <w:szCs w:val="22"/>
          </w:rPr>
          <w:delText>(</w:delText>
        </w:r>
        <w:r w:rsidR="00277C20" w:rsidDel="009F6AAC">
          <w:rPr>
            <w:rFonts w:ascii="Times New Roman" w:hAnsi="Times New Roman" w:hint="eastAsia"/>
            <w:bCs/>
            <w:sz w:val="22"/>
            <w:szCs w:val="22"/>
          </w:rPr>
          <w:delText>원상회복으로</w:delText>
        </w:r>
        <w:r w:rsidR="00277C20" w:rsidDel="009F6AAC">
          <w:rPr>
            <w:rFonts w:ascii="Times New Roman" w:hAnsi="Times New Roman" w:hint="eastAsia"/>
            <w:bCs/>
            <w:sz w:val="22"/>
            <w:szCs w:val="22"/>
          </w:rPr>
          <w:delText xml:space="preserve"> </w:delText>
        </w:r>
        <w:r w:rsidR="00277C20" w:rsidDel="009F6AAC">
          <w:rPr>
            <w:rFonts w:ascii="Times New Roman" w:hAnsi="Times New Roman" w:hint="eastAsia"/>
            <w:bCs/>
            <w:sz w:val="22"/>
            <w:szCs w:val="22"/>
          </w:rPr>
          <w:delText>인한</w:delText>
        </w:r>
        <w:r w:rsidR="00277C20" w:rsidDel="009F6AAC">
          <w:rPr>
            <w:rFonts w:ascii="Times New Roman" w:hAnsi="Times New Roman" w:hint="eastAsia"/>
            <w:bCs/>
            <w:sz w:val="22"/>
            <w:szCs w:val="22"/>
          </w:rPr>
          <w:delText xml:space="preserve">) </w:delText>
        </w:r>
        <w:r w:rsidR="009012E7" w:rsidDel="009F6AAC">
          <w:rPr>
            <w:rFonts w:ascii="Times New Roman" w:hAnsi="Times New Roman" w:hint="eastAsia"/>
            <w:bCs/>
            <w:sz w:val="22"/>
            <w:szCs w:val="22"/>
          </w:rPr>
          <w:delText>매매대금</w:delText>
        </w:r>
        <w:r w:rsidR="009012E7" w:rsidDel="009F6AAC">
          <w:rPr>
            <w:rFonts w:ascii="Times New Roman" w:hAnsi="Times New Roman" w:hint="eastAsia"/>
            <w:bCs/>
            <w:sz w:val="22"/>
            <w:szCs w:val="22"/>
          </w:rPr>
          <w:delText xml:space="preserve"> </w:delText>
        </w:r>
        <w:r w:rsidR="009012E7" w:rsidRPr="009012E7" w:rsidDel="009F6AAC">
          <w:rPr>
            <w:rFonts w:ascii="Times New Roman" w:hAnsi="Times New Roman"/>
            <w:bCs/>
            <w:sz w:val="22"/>
            <w:szCs w:val="22"/>
          </w:rPr>
          <w:delText>반환채무를</w:delText>
        </w:r>
        <w:r w:rsidR="009012E7" w:rsidRPr="009012E7" w:rsidDel="009F6AAC">
          <w:rPr>
            <w:rFonts w:ascii="Times New Roman" w:hAnsi="Times New Roman"/>
            <w:bCs/>
            <w:sz w:val="22"/>
            <w:szCs w:val="22"/>
          </w:rPr>
          <w:delText xml:space="preserve"> </w:delText>
        </w:r>
        <w:r w:rsidR="009012E7" w:rsidRPr="009012E7" w:rsidDel="009F6AAC">
          <w:rPr>
            <w:rFonts w:ascii="Times New Roman" w:hAnsi="Times New Roman"/>
            <w:bCs/>
            <w:sz w:val="22"/>
            <w:szCs w:val="22"/>
          </w:rPr>
          <w:delText>대등액에서</w:delText>
        </w:r>
        <w:r w:rsidR="009012E7" w:rsidRPr="009012E7" w:rsidDel="009F6AAC">
          <w:rPr>
            <w:rFonts w:ascii="Times New Roman" w:hAnsi="Times New Roman"/>
            <w:bCs/>
            <w:sz w:val="22"/>
            <w:szCs w:val="22"/>
          </w:rPr>
          <w:delText xml:space="preserve"> </w:delText>
        </w:r>
        <w:r w:rsidR="009012E7" w:rsidRPr="009012E7" w:rsidDel="009F6AAC">
          <w:rPr>
            <w:rFonts w:ascii="Times New Roman" w:hAnsi="Times New Roman"/>
            <w:bCs/>
            <w:sz w:val="22"/>
            <w:szCs w:val="22"/>
          </w:rPr>
          <w:delText>상계할</w:delText>
        </w:r>
        <w:r w:rsidR="009012E7" w:rsidRPr="009012E7" w:rsidDel="009F6AAC">
          <w:rPr>
            <w:rFonts w:ascii="Times New Roman" w:hAnsi="Times New Roman"/>
            <w:bCs/>
            <w:sz w:val="22"/>
            <w:szCs w:val="22"/>
          </w:rPr>
          <w:delText xml:space="preserve"> </w:delText>
        </w:r>
        <w:r w:rsidR="009012E7" w:rsidRPr="009012E7" w:rsidDel="009F6AAC">
          <w:rPr>
            <w:rFonts w:ascii="Times New Roman" w:hAnsi="Times New Roman"/>
            <w:bCs/>
            <w:sz w:val="22"/>
            <w:szCs w:val="22"/>
          </w:rPr>
          <w:delText>수</w:delText>
        </w:r>
        <w:r w:rsidR="009012E7" w:rsidRPr="009012E7" w:rsidDel="009F6AAC">
          <w:rPr>
            <w:rFonts w:ascii="Times New Roman" w:hAnsi="Times New Roman"/>
            <w:bCs/>
            <w:sz w:val="22"/>
            <w:szCs w:val="22"/>
          </w:rPr>
          <w:delText xml:space="preserve"> </w:delText>
        </w:r>
        <w:r w:rsidR="009012E7" w:rsidRPr="009012E7" w:rsidDel="009F6AAC">
          <w:rPr>
            <w:rFonts w:ascii="Times New Roman" w:hAnsi="Times New Roman"/>
            <w:bCs/>
            <w:sz w:val="22"/>
            <w:szCs w:val="22"/>
          </w:rPr>
          <w:delText>있다</w:delText>
        </w:r>
        <w:r w:rsidR="009012E7" w:rsidRPr="009012E7" w:rsidDel="009F6AAC">
          <w:rPr>
            <w:rFonts w:ascii="Times New Roman" w:hAnsi="Times New Roman"/>
            <w:bCs/>
            <w:sz w:val="22"/>
            <w:szCs w:val="22"/>
          </w:rPr>
          <w:delText>.</w:delText>
        </w:r>
      </w:del>
    </w:p>
    <w:p w14:paraId="513F5350" w14:textId="77777777" w:rsidR="005A5B7D" w:rsidRDefault="005A5B7D" w:rsidP="007008A0">
      <w:pPr>
        <w:tabs>
          <w:tab w:val="left" w:pos="-1440"/>
        </w:tabs>
        <w:snapToGrid w:val="0"/>
        <w:ind w:left="567"/>
        <w:rPr>
          <w:spacing w:val="-3"/>
          <w:szCs w:val="22"/>
        </w:rPr>
      </w:pPr>
    </w:p>
    <w:p w14:paraId="5EC75FE8" w14:textId="77777777" w:rsidR="004B4EAC" w:rsidRPr="00380FB2" w:rsidRDefault="004B4EAC" w:rsidP="007008A0">
      <w:pPr>
        <w:tabs>
          <w:tab w:val="left" w:pos="-1440"/>
        </w:tabs>
        <w:snapToGrid w:val="0"/>
        <w:ind w:left="567"/>
        <w:rPr>
          <w:spacing w:val="-3"/>
          <w:szCs w:val="22"/>
        </w:rPr>
      </w:pPr>
    </w:p>
    <w:p w14:paraId="056C0759" w14:textId="77777777" w:rsidR="00516186" w:rsidRPr="00380FB2" w:rsidRDefault="00516186" w:rsidP="007008A0">
      <w:pPr>
        <w:pStyle w:val="1"/>
        <w:keepNext w:val="0"/>
        <w:overflowPunct/>
        <w:jc w:val="both"/>
      </w:pPr>
      <w:r w:rsidRPr="00380FB2">
        <w:t>제</w:t>
      </w:r>
      <w:r w:rsidR="00CB1F4F" w:rsidRPr="00380FB2">
        <w:t>9</w:t>
      </w:r>
      <w:r w:rsidRPr="00380FB2">
        <w:t>조</w:t>
      </w:r>
      <w:r w:rsidRPr="00380FB2">
        <w:t xml:space="preserve">   </w:t>
      </w:r>
      <w:r w:rsidRPr="00380FB2">
        <w:t>일반</w:t>
      </w:r>
      <w:r w:rsidRPr="00380FB2">
        <w:t xml:space="preserve"> </w:t>
      </w:r>
      <w:r w:rsidRPr="00380FB2">
        <w:t>조항</w:t>
      </w:r>
    </w:p>
    <w:p w14:paraId="1C62884C" w14:textId="77777777" w:rsidR="001B4891" w:rsidRPr="00380FB2" w:rsidRDefault="001B4891" w:rsidP="007008A0">
      <w:pPr>
        <w:tabs>
          <w:tab w:val="left" w:pos="-720"/>
        </w:tabs>
        <w:snapToGrid w:val="0"/>
        <w:rPr>
          <w:spacing w:val="-3"/>
          <w:szCs w:val="22"/>
        </w:rPr>
      </w:pPr>
    </w:p>
    <w:p w14:paraId="0B139079" w14:textId="4B1940DE" w:rsidR="001B4891" w:rsidRPr="00743E69" w:rsidRDefault="001B4891"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권리</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의무의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양도제한</w:t>
      </w:r>
      <w:r w:rsidRPr="00BF5C9E">
        <w:rPr>
          <w:rFonts w:ascii="Times New Roman" w:hAnsi="Times New Roman"/>
          <w:sz w:val="22"/>
          <w:szCs w:val="22"/>
        </w:rPr>
        <w:t xml:space="preserve">: </w:t>
      </w:r>
      <w:r w:rsidR="004B4EAC">
        <w:rPr>
          <w:rFonts w:ascii="Times New Roman" w:hAnsi="Times New Roman" w:hint="eastAsia"/>
          <w:sz w:val="22"/>
          <w:szCs w:val="22"/>
        </w:rPr>
        <w:t>각</w:t>
      </w:r>
      <w:r w:rsidR="004B4EAC">
        <w:rPr>
          <w:rFonts w:ascii="Times New Roman" w:hAnsi="Times New Roman" w:hint="eastAsia"/>
          <w:sz w:val="22"/>
          <w:szCs w:val="22"/>
        </w:rPr>
        <w:t xml:space="preserve"> </w:t>
      </w:r>
      <w:r w:rsidR="004B4EAC">
        <w:rPr>
          <w:rFonts w:ascii="Times New Roman" w:hAnsi="Times New Roman" w:hint="eastAsia"/>
          <w:sz w:val="22"/>
          <w:szCs w:val="22"/>
        </w:rPr>
        <w:t>당</w:t>
      </w:r>
      <w:r w:rsidR="00F4229B">
        <w:rPr>
          <w:rFonts w:ascii="Times New Roman" w:hAnsi="Times New Roman" w:hint="eastAsia"/>
          <w:sz w:val="22"/>
          <w:szCs w:val="22"/>
        </w:rPr>
        <w:t>사</w:t>
      </w:r>
      <w:r w:rsidR="004B4EAC">
        <w:rPr>
          <w:rFonts w:ascii="Times New Roman" w:hAnsi="Times New Roman" w:hint="eastAsia"/>
          <w:sz w:val="22"/>
          <w:szCs w:val="22"/>
        </w:rPr>
        <w:t>자는</w:t>
      </w:r>
      <w:r w:rsidR="004B4EAC">
        <w:rPr>
          <w:rFonts w:ascii="Times New Roman" w:hAnsi="Times New Roman" w:hint="eastAsia"/>
          <w:sz w:val="22"/>
          <w:szCs w:val="22"/>
        </w:rPr>
        <w:t xml:space="preserve"> </w:t>
      </w:r>
      <w:r w:rsidR="004B4EAC">
        <w:rPr>
          <w:rFonts w:ascii="Times New Roman" w:hAnsi="Times New Roman" w:hint="eastAsia"/>
          <w:sz w:val="22"/>
          <w:szCs w:val="22"/>
        </w:rPr>
        <w:t>상대</w:t>
      </w:r>
      <w:r w:rsidR="004B4EAC">
        <w:rPr>
          <w:rFonts w:ascii="Times New Roman" w:hAnsi="Times New Roman" w:hint="eastAsia"/>
          <w:sz w:val="22"/>
          <w:szCs w:val="22"/>
        </w:rPr>
        <w:t xml:space="preserve"> </w:t>
      </w:r>
      <w:r w:rsidR="004B4EAC">
        <w:rPr>
          <w:rFonts w:ascii="Times New Roman" w:hAnsi="Times New Roman" w:hint="eastAsia"/>
          <w:sz w:val="22"/>
          <w:szCs w:val="22"/>
        </w:rPr>
        <w:t>당사자의</w:t>
      </w:r>
      <w:r w:rsidR="004B4EAC">
        <w:rPr>
          <w:rFonts w:ascii="Times New Roman" w:hAnsi="Times New Roman" w:hint="eastAsia"/>
          <w:sz w:val="22"/>
          <w:szCs w:val="22"/>
        </w:rPr>
        <w:t xml:space="preserve"> </w:t>
      </w:r>
      <w:r w:rsidRPr="00BF5C9E">
        <w:rPr>
          <w:rFonts w:ascii="Times New Roman" w:hAnsi="Times New Roman" w:hint="eastAsia"/>
          <w:sz w:val="22"/>
          <w:szCs w:val="22"/>
        </w:rPr>
        <w:t>사전</w:t>
      </w:r>
      <w:r w:rsidRPr="00BF5C9E">
        <w:rPr>
          <w:rFonts w:ascii="Times New Roman" w:hAnsi="Times New Roman"/>
          <w:sz w:val="22"/>
          <w:szCs w:val="22"/>
        </w:rPr>
        <w:t xml:space="preserve"> </w:t>
      </w:r>
      <w:r w:rsidRPr="00BF5C9E">
        <w:rPr>
          <w:rFonts w:ascii="Times New Roman" w:hAnsi="Times New Roman" w:hint="eastAsia"/>
          <w:sz w:val="22"/>
          <w:szCs w:val="22"/>
        </w:rPr>
        <w:t>서면</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없이</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따른</w:t>
      </w:r>
      <w:r w:rsidRPr="00BF5C9E">
        <w:rPr>
          <w:rFonts w:ascii="Times New Roman" w:hAnsi="Times New Roman"/>
          <w:sz w:val="22"/>
          <w:szCs w:val="22"/>
        </w:rPr>
        <w:t xml:space="preserve"> </w:t>
      </w:r>
      <w:r w:rsidRPr="00BF5C9E">
        <w:rPr>
          <w:rFonts w:ascii="Times New Roman" w:hAnsi="Times New Roman" w:hint="eastAsia"/>
          <w:sz w:val="22"/>
          <w:szCs w:val="22"/>
        </w:rPr>
        <w:t>권리</w:t>
      </w:r>
      <w:r w:rsidRPr="00BF5C9E">
        <w:rPr>
          <w:rFonts w:ascii="Times New Roman" w:hAnsi="Times New Roman"/>
          <w:sz w:val="22"/>
          <w:szCs w:val="22"/>
        </w:rPr>
        <w:t xml:space="preserve">, </w:t>
      </w:r>
      <w:r w:rsidRPr="00BF5C9E">
        <w:rPr>
          <w:rFonts w:ascii="Times New Roman" w:hAnsi="Times New Roman" w:hint="eastAsia"/>
          <w:sz w:val="22"/>
          <w:szCs w:val="22"/>
        </w:rPr>
        <w:t>의무</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지위를</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양도할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없다</w:t>
      </w:r>
      <w:r w:rsidRPr="00BF5C9E">
        <w:rPr>
          <w:rFonts w:ascii="Times New Roman" w:hAnsi="Times New Roman"/>
          <w:sz w:val="22"/>
          <w:szCs w:val="22"/>
        </w:rPr>
        <w:t>.</w:t>
      </w:r>
    </w:p>
    <w:p w14:paraId="089A22AA" w14:textId="77777777" w:rsidR="00516186" w:rsidRPr="00F4229B" w:rsidRDefault="00516186" w:rsidP="007008A0">
      <w:pPr>
        <w:tabs>
          <w:tab w:val="left" w:pos="-720"/>
        </w:tabs>
        <w:snapToGrid w:val="0"/>
        <w:rPr>
          <w:spacing w:val="-3"/>
          <w:szCs w:val="22"/>
        </w:rPr>
      </w:pPr>
    </w:p>
    <w:p w14:paraId="1C3089C9" w14:textId="28EDEFE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통지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주어지는</w:t>
      </w:r>
      <w:r w:rsidRPr="00BF5C9E">
        <w:rPr>
          <w:rFonts w:ascii="Times New Roman" w:hAnsi="Times New Roman"/>
          <w:sz w:val="22"/>
          <w:szCs w:val="22"/>
        </w:rPr>
        <w:t xml:space="preserve"> </w:t>
      </w:r>
      <w:r w:rsidRPr="00BF5C9E">
        <w:rPr>
          <w:rFonts w:ascii="Times New Roman" w:hAnsi="Times New Roman" w:hint="eastAsia"/>
          <w:sz w:val="22"/>
          <w:szCs w:val="22"/>
        </w:rPr>
        <w:t>일체의</w:t>
      </w:r>
      <w:r w:rsidRPr="00BF5C9E">
        <w:rPr>
          <w:rFonts w:ascii="Times New Roman" w:hAnsi="Times New Roman"/>
          <w:sz w:val="22"/>
          <w:szCs w:val="22"/>
        </w:rPr>
        <w:t xml:space="preserve"> </w:t>
      </w:r>
      <w:r w:rsidRPr="00BF5C9E">
        <w:rPr>
          <w:rFonts w:ascii="Times New Roman" w:hAnsi="Times New Roman" w:hint="eastAsia"/>
          <w:sz w:val="22"/>
          <w:szCs w:val="22"/>
        </w:rPr>
        <w:t>통지</w:t>
      </w:r>
      <w:r w:rsidRPr="00BF5C9E">
        <w:rPr>
          <w:rFonts w:ascii="Times New Roman" w:hAnsi="Times New Roman"/>
          <w:sz w:val="22"/>
          <w:szCs w:val="22"/>
        </w:rPr>
        <w:t xml:space="preserve">, </w:t>
      </w:r>
      <w:r w:rsidRPr="00BF5C9E">
        <w:rPr>
          <w:rFonts w:ascii="Times New Roman" w:hAnsi="Times New Roman" w:hint="eastAsia"/>
          <w:sz w:val="22"/>
          <w:szCs w:val="22"/>
        </w:rPr>
        <w:t>요청</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기타</w:t>
      </w:r>
      <w:r w:rsidRPr="00BF5C9E">
        <w:rPr>
          <w:rFonts w:ascii="Times New Roman" w:hAnsi="Times New Roman"/>
          <w:sz w:val="22"/>
          <w:szCs w:val="22"/>
        </w:rPr>
        <w:t xml:space="preserve"> </w:t>
      </w:r>
      <w:r w:rsidRPr="00BF5C9E">
        <w:rPr>
          <w:rFonts w:ascii="Times New Roman" w:hAnsi="Times New Roman" w:hint="eastAsia"/>
          <w:sz w:val="22"/>
          <w:szCs w:val="22"/>
        </w:rPr>
        <w:t>교신은</w:t>
      </w:r>
      <w:r w:rsidRPr="00BF5C9E">
        <w:rPr>
          <w:rFonts w:ascii="Times New Roman" w:hAnsi="Times New Roman"/>
          <w:sz w:val="22"/>
          <w:szCs w:val="22"/>
        </w:rPr>
        <w:t xml:space="preserve"> </w:t>
      </w:r>
      <w:r w:rsidRPr="00BF5C9E">
        <w:rPr>
          <w:rFonts w:ascii="Times New Roman" w:hAnsi="Times New Roman" w:hint="eastAsia"/>
          <w:sz w:val="22"/>
          <w:szCs w:val="22"/>
        </w:rPr>
        <w:t>서</w:t>
      </w:r>
      <w:r w:rsidRPr="00BF5C9E">
        <w:rPr>
          <w:rFonts w:ascii="Times New Roman" w:hAnsi="Times New Roman" w:hint="eastAsia"/>
          <w:sz w:val="22"/>
          <w:szCs w:val="22"/>
        </w:rPr>
        <w:lastRenderedPageBreak/>
        <w:t>면으로</w:t>
      </w:r>
      <w:r w:rsidRPr="00BF5C9E">
        <w:rPr>
          <w:rFonts w:ascii="Times New Roman" w:hAnsi="Times New Roman"/>
          <w:sz w:val="22"/>
          <w:szCs w:val="22"/>
        </w:rPr>
        <w:t xml:space="preserve"> </w:t>
      </w:r>
      <w:r w:rsidRPr="00BF5C9E">
        <w:rPr>
          <w:rFonts w:ascii="Times New Roman" w:hAnsi="Times New Roman" w:hint="eastAsia"/>
          <w:sz w:val="22"/>
          <w:szCs w:val="22"/>
        </w:rPr>
        <w:t>행해져야</w:t>
      </w:r>
      <w:r w:rsidRPr="00BF5C9E">
        <w:rPr>
          <w:rFonts w:ascii="Times New Roman" w:hAnsi="Times New Roman"/>
          <w:sz w:val="22"/>
          <w:szCs w:val="22"/>
        </w:rPr>
        <w:t xml:space="preserve"> </w:t>
      </w:r>
      <w:r w:rsidRPr="00BF5C9E">
        <w:rPr>
          <w:rFonts w:ascii="Times New Roman" w:hAnsi="Times New Roman" w:hint="eastAsia"/>
          <w:sz w:val="22"/>
          <w:szCs w:val="22"/>
        </w:rPr>
        <w:t>하고</w:t>
      </w:r>
      <w:r w:rsidRPr="00BF5C9E">
        <w:rPr>
          <w:rFonts w:ascii="Times New Roman" w:hAnsi="Times New Roman"/>
          <w:sz w:val="22"/>
          <w:szCs w:val="22"/>
        </w:rPr>
        <w:t xml:space="preserve">, </w:t>
      </w:r>
      <w:r w:rsidRPr="00BF5C9E">
        <w:rPr>
          <w:rFonts w:ascii="Times New Roman" w:hAnsi="Times New Roman" w:hint="eastAsia"/>
          <w:sz w:val="22"/>
          <w:szCs w:val="22"/>
        </w:rPr>
        <w:t>직접</w:t>
      </w:r>
      <w:r w:rsidRPr="00BF5C9E">
        <w:rPr>
          <w:rFonts w:ascii="Times New Roman" w:hAnsi="Times New Roman"/>
          <w:sz w:val="22"/>
          <w:szCs w:val="22"/>
        </w:rPr>
        <w:t xml:space="preserve"> </w:t>
      </w:r>
      <w:r w:rsidRPr="00BF5C9E">
        <w:rPr>
          <w:rFonts w:ascii="Times New Roman" w:hAnsi="Times New Roman" w:hint="eastAsia"/>
          <w:sz w:val="22"/>
          <w:szCs w:val="22"/>
        </w:rPr>
        <w:t>교부</w:t>
      </w:r>
      <w:r w:rsidRPr="00BF5C9E">
        <w:rPr>
          <w:rFonts w:ascii="Times New Roman" w:hAnsi="Times New Roman"/>
          <w:sz w:val="22"/>
          <w:szCs w:val="22"/>
        </w:rPr>
        <w:t xml:space="preserve">, </w:t>
      </w:r>
      <w:r w:rsidRPr="00BF5C9E">
        <w:rPr>
          <w:rFonts w:ascii="Times New Roman" w:hAnsi="Times New Roman" w:hint="eastAsia"/>
          <w:sz w:val="22"/>
          <w:szCs w:val="22"/>
        </w:rPr>
        <w:t>팩시밀리</w:t>
      </w:r>
      <w:r w:rsidRPr="00BF5C9E">
        <w:rPr>
          <w:rFonts w:ascii="Times New Roman" w:hAnsi="Times New Roman"/>
          <w:sz w:val="22"/>
          <w:szCs w:val="22"/>
        </w:rPr>
        <w:t xml:space="preserve"> </w:t>
      </w:r>
      <w:r w:rsidR="00203E58" w:rsidRPr="00BF5C9E">
        <w:rPr>
          <w:rFonts w:ascii="Times New Roman" w:hAnsi="Times New Roman" w:hint="eastAsia"/>
          <w:sz w:val="22"/>
          <w:szCs w:val="22"/>
        </w:rPr>
        <w:t>또는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이메일</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전</w:t>
      </w:r>
      <w:r w:rsidRPr="00BF5C9E">
        <w:rPr>
          <w:rFonts w:ascii="Times New Roman" w:hAnsi="Times New Roman" w:hint="eastAsia"/>
          <w:sz w:val="22"/>
          <w:szCs w:val="22"/>
        </w:rPr>
        <w:t>송</w:t>
      </w:r>
      <w:r w:rsidRPr="00BF5C9E">
        <w:rPr>
          <w:rFonts w:ascii="Times New Roman" w:hAnsi="Times New Roman"/>
          <w:sz w:val="22"/>
          <w:szCs w:val="22"/>
        </w:rPr>
        <w:t xml:space="preserve">, </w:t>
      </w:r>
      <w:r w:rsidRPr="00BF5C9E">
        <w:rPr>
          <w:rFonts w:ascii="Times New Roman" w:hAnsi="Times New Roman" w:hint="eastAsia"/>
          <w:sz w:val="22"/>
          <w:szCs w:val="22"/>
        </w:rPr>
        <w:t>배달</w:t>
      </w:r>
      <w:r w:rsidRPr="00BF5C9E">
        <w:rPr>
          <w:rFonts w:ascii="Times New Roman" w:hAnsi="Times New Roman"/>
          <w:sz w:val="22"/>
          <w:szCs w:val="22"/>
        </w:rPr>
        <w:t xml:space="preserve"> </w:t>
      </w:r>
      <w:r w:rsidRPr="00BF5C9E">
        <w:rPr>
          <w:rFonts w:ascii="Times New Roman" w:hAnsi="Times New Roman" w:hint="eastAsia"/>
          <w:sz w:val="22"/>
          <w:szCs w:val="22"/>
        </w:rPr>
        <w:t>서비스</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우편의</w:t>
      </w:r>
      <w:r w:rsidRPr="00BF5C9E">
        <w:rPr>
          <w:rFonts w:ascii="Times New Roman" w:hAnsi="Times New Roman"/>
          <w:sz w:val="22"/>
          <w:szCs w:val="22"/>
        </w:rPr>
        <w:t xml:space="preserve"> </w:t>
      </w:r>
      <w:r w:rsidRPr="00BF5C9E">
        <w:rPr>
          <w:rFonts w:ascii="Times New Roman" w:hAnsi="Times New Roman" w:hint="eastAsia"/>
          <w:sz w:val="22"/>
          <w:szCs w:val="22"/>
        </w:rPr>
        <w:t>방법으로</w:t>
      </w:r>
      <w:r w:rsidRPr="00BF5C9E">
        <w:rPr>
          <w:rFonts w:ascii="Times New Roman" w:hAnsi="Times New Roman"/>
          <w:sz w:val="22"/>
          <w:szCs w:val="22"/>
        </w:rPr>
        <w:t xml:space="preserve"> </w:t>
      </w:r>
      <w:r w:rsidRPr="00BF5C9E">
        <w:rPr>
          <w:rFonts w:ascii="Times New Roman" w:hAnsi="Times New Roman" w:hint="eastAsia"/>
          <w:sz w:val="22"/>
          <w:szCs w:val="22"/>
        </w:rPr>
        <w:t>아래에</w:t>
      </w:r>
      <w:r w:rsidRPr="00BF5C9E">
        <w:rPr>
          <w:rFonts w:ascii="Times New Roman" w:hAnsi="Times New Roman"/>
          <w:sz w:val="22"/>
          <w:szCs w:val="22"/>
        </w:rPr>
        <w:t xml:space="preserve"> </w:t>
      </w:r>
      <w:r w:rsidRPr="00BF5C9E">
        <w:rPr>
          <w:rFonts w:ascii="Times New Roman" w:hAnsi="Times New Roman" w:hint="eastAsia"/>
          <w:sz w:val="22"/>
          <w:szCs w:val="22"/>
        </w:rPr>
        <w:t>기재된</w:t>
      </w:r>
      <w:r w:rsidRPr="00BF5C9E">
        <w:rPr>
          <w:rFonts w:ascii="Times New Roman" w:hAnsi="Times New Roman"/>
          <w:sz w:val="22"/>
          <w:szCs w:val="22"/>
        </w:rPr>
        <w:t xml:space="preserve"> </w:t>
      </w:r>
      <w:r w:rsidRPr="00BF5C9E">
        <w:rPr>
          <w:rFonts w:ascii="Times New Roman" w:hAnsi="Times New Roman" w:hint="eastAsia"/>
          <w:sz w:val="22"/>
          <w:szCs w:val="22"/>
        </w:rPr>
        <w:t>당사자의</w:t>
      </w:r>
      <w:r w:rsidRPr="00BF5C9E">
        <w:rPr>
          <w:rFonts w:ascii="Times New Roman" w:hAnsi="Times New Roman"/>
          <w:sz w:val="22"/>
          <w:szCs w:val="22"/>
        </w:rPr>
        <w:t xml:space="preserve"> </w:t>
      </w:r>
      <w:r w:rsidRPr="00BF5C9E">
        <w:rPr>
          <w:rFonts w:ascii="Times New Roman" w:hAnsi="Times New Roman" w:hint="eastAsia"/>
          <w:sz w:val="22"/>
          <w:szCs w:val="22"/>
        </w:rPr>
        <w:t>주소</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당사자가</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당사자에게</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통지한</w:t>
      </w:r>
      <w:r w:rsidRPr="00BF5C9E">
        <w:rPr>
          <w:rFonts w:ascii="Times New Roman" w:hAnsi="Times New Roman"/>
          <w:sz w:val="22"/>
          <w:szCs w:val="22"/>
        </w:rPr>
        <w:t xml:space="preserve"> </w:t>
      </w:r>
      <w:r w:rsidRPr="00BF5C9E">
        <w:rPr>
          <w:rFonts w:ascii="Times New Roman" w:hAnsi="Times New Roman" w:hint="eastAsia"/>
          <w:sz w:val="22"/>
          <w:szCs w:val="22"/>
        </w:rPr>
        <w:t>다른</w:t>
      </w:r>
      <w:r w:rsidRPr="00BF5C9E">
        <w:rPr>
          <w:rFonts w:ascii="Times New Roman" w:hAnsi="Times New Roman"/>
          <w:sz w:val="22"/>
          <w:szCs w:val="22"/>
        </w:rPr>
        <w:t xml:space="preserve"> </w:t>
      </w:r>
      <w:r w:rsidRPr="00BF5C9E">
        <w:rPr>
          <w:rFonts w:ascii="Times New Roman" w:hAnsi="Times New Roman" w:hint="eastAsia"/>
          <w:sz w:val="22"/>
          <w:szCs w:val="22"/>
        </w:rPr>
        <w:t>주소로</w:t>
      </w:r>
      <w:r w:rsidRPr="00BF5C9E">
        <w:rPr>
          <w:rFonts w:ascii="Times New Roman" w:hAnsi="Times New Roman"/>
          <w:sz w:val="22"/>
          <w:szCs w:val="22"/>
        </w:rPr>
        <w:t xml:space="preserve"> </w:t>
      </w:r>
      <w:r w:rsidRPr="00BF5C9E">
        <w:rPr>
          <w:rFonts w:ascii="Times New Roman" w:hAnsi="Times New Roman" w:hint="eastAsia"/>
          <w:sz w:val="22"/>
          <w:szCs w:val="22"/>
        </w:rPr>
        <w:t>전달된</w:t>
      </w:r>
      <w:r w:rsidRPr="00BF5C9E">
        <w:rPr>
          <w:rFonts w:ascii="Times New Roman" w:hAnsi="Times New Roman"/>
          <w:sz w:val="22"/>
          <w:szCs w:val="22"/>
        </w:rPr>
        <w:t xml:space="preserve"> </w:t>
      </w:r>
      <w:r w:rsidRPr="00BF5C9E">
        <w:rPr>
          <w:rFonts w:ascii="Times New Roman" w:hAnsi="Times New Roman" w:hint="eastAsia"/>
          <w:sz w:val="22"/>
          <w:szCs w:val="22"/>
        </w:rPr>
        <w:t>때에</w:t>
      </w:r>
      <w:r w:rsidRPr="00BF5C9E">
        <w:rPr>
          <w:rFonts w:ascii="Times New Roman" w:hAnsi="Times New Roman"/>
          <w:sz w:val="22"/>
          <w:szCs w:val="22"/>
        </w:rPr>
        <w:t xml:space="preserve"> </w:t>
      </w:r>
      <w:r w:rsidRPr="00BF5C9E">
        <w:rPr>
          <w:rFonts w:ascii="Times New Roman" w:hAnsi="Times New Roman" w:hint="eastAsia"/>
          <w:sz w:val="22"/>
          <w:szCs w:val="22"/>
        </w:rPr>
        <w:t>효력이</w:t>
      </w:r>
      <w:r w:rsidRPr="00BF5C9E">
        <w:rPr>
          <w:rFonts w:ascii="Times New Roman" w:hAnsi="Times New Roman"/>
          <w:sz w:val="22"/>
          <w:szCs w:val="22"/>
        </w:rPr>
        <w:t xml:space="preserve"> </w:t>
      </w:r>
      <w:r w:rsidRPr="00BF5C9E">
        <w:rPr>
          <w:rFonts w:ascii="Times New Roman" w:hAnsi="Times New Roman" w:hint="eastAsia"/>
          <w:sz w:val="22"/>
          <w:szCs w:val="22"/>
        </w:rPr>
        <w:t>발생한다</w:t>
      </w:r>
      <w:r w:rsidRPr="00BF5C9E">
        <w:rPr>
          <w:rFonts w:ascii="Times New Roman" w:hAnsi="Times New Roman"/>
          <w:sz w:val="22"/>
          <w:szCs w:val="22"/>
        </w:rPr>
        <w:t xml:space="preserve">. </w:t>
      </w:r>
    </w:p>
    <w:p w14:paraId="0D229613" w14:textId="77777777" w:rsidR="00516186" w:rsidRPr="00380FB2" w:rsidRDefault="00516186" w:rsidP="007008A0">
      <w:pPr>
        <w:snapToGrid w:val="0"/>
        <w:rPr>
          <w:szCs w:val="22"/>
        </w:rPr>
      </w:pPr>
    </w:p>
    <w:p w14:paraId="02E41745" w14:textId="77777777" w:rsidR="00516186" w:rsidRPr="00380FB2" w:rsidRDefault="00516186" w:rsidP="007008A0">
      <w:pPr>
        <w:snapToGrid w:val="0"/>
        <w:ind w:left="567"/>
        <w:rPr>
          <w:szCs w:val="22"/>
          <w:u w:val="single"/>
        </w:rPr>
      </w:pPr>
      <w:r w:rsidRPr="00380FB2">
        <w:rPr>
          <w:szCs w:val="22"/>
          <w:u w:val="single"/>
        </w:rPr>
        <w:t>매도인에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u w:val="single"/>
        </w:rPr>
        <w:t>:</w:t>
      </w:r>
    </w:p>
    <w:p w14:paraId="035D66AC" w14:textId="1B5F5860" w:rsidR="00516186" w:rsidRPr="00380FB2" w:rsidRDefault="00516186" w:rsidP="007008A0">
      <w:pPr>
        <w:snapToGrid w:val="0"/>
        <w:ind w:left="567"/>
        <w:rPr>
          <w:spacing w:val="3"/>
          <w:szCs w:val="22"/>
        </w:rPr>
      </w:pPr>
      <w:r w:rsidRPr="00380FB2">
        <w:rPr>
          <w:szCs w:val="22"/>
        </w:rPr>
        <w:t>주소</w:t>
      </w:r>
      <w:r w:rsidRPr="00380FB2">
        <w:rPr>
          <w:szCs w:val="22"/>
        </w:rPr>
        <w:t xml:space="preserve">: </w:t>
      </w:r>
      <w:r w:rsidR="00F4229B">
        <w:rPr>
          <w:rFonts w:hint="eastAsia"/>
          <w:szCs w:val="22"/>
        </w:rPr>
        <w:t>[*]</w:t>
      </w:r>
    </w:p>
    <w:p w14:paraId="3138753B" w14:textId="018DE931"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5DF6315D" w14:textId="7B234F22"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7D62DB5" w14:textId="63B8CD18" w:rsidR="00203E58" w:rsidRDefault="00203E58" w:rsidP="007008A0">
      <w:pPr>
        <w:snapToGrid w:val="0"/>
        <w:ind w:left="567"/>
        <w:rPr>
          <w:szCs w:val="22"/>
        </w:rPr>
      </w:pPr>
      <w:r>
        <w:rPr>
          <w:rFonts w:hint="eastAsia"/>
          <w:szCs w:val="22"/>
        </w:rPr>
        <w:t>이메일</w:t>
      </w:r>
      <w:r>
        <w:rPr>
          <w:rFonts w:hint="eastAsia"/>
          <w:szCs w:val="22"/>
        </w:rPr>
        <w:t>:</w:t>
      </w:r>
      <w:r>
        <w:rPr>
          <w:szCs w:val="22"/>
        </w:rPr>
        <w:t xml:space="preserve"> [*]</w:t>
      </w:r>
    </w:p>
    <w:p w14:paraId="48D09EAE" w14:textId="099081F4" w:rsidR="00930B66" w:rsidRPr="00380FB2" w:rsidRDefault="00930B6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06644BF0" w14:textId="77777777" w:rsidR="00516186" w:rsidRPr="00380FB2" w:rsidRDefault="00516186" w:rsidP="007008A0">
      <w:pPr>
        <w:snapToGrid w:val="0"/>
        <w:ind w:left="567"/>
        <w:rPr>
          <w:szCs w:val="22"/>
        </w:rPr>
      </w:pPr>
    </w:p>
    <w:p w14:paraId="50C1D7AE" w14:textId="77777777" w:rsidR="00516186" w:rsidRPr="00380FB2" w:rsidRDefault="00516186" w:rsidP="007008A0">
      <w:pPr>
        <w:snapToGrid w:val="0"/>
        <w:ind w:left="567"/>
        <w:rPr>
          <w:szCs w:val="22"/>
        </w:rPr>
      </w:pPr>
      <w:r w:rsidRPr="00380FB2">
        <w:rPr>
          <w:szCs w:val="22"/>
          <w:u w:val="single"/>
        </w:rPr>
        <w:t>매수인에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rPr>
        <w:t>:</w:t>
      </w:r>
    </w:p>
    <w:p w14:paraId="377C0F78" w14:textId="055DA34D" w:rsidR="00516186" w:rsidRPr="00380FB2" w:rsidRDefault="00516186" w:rsidP="007008A0">
      <w:pPr>
        <w:snapToGrid w:val="0"/>
        <w:ind w:left="567"/>
        <w:rPr>
          <w:szCs w:val="22"/>
        </w:rPr>
      </w:pPr>
      <w:r w:rsidRPr="00380FB2">
        <w:rPr>
          <w:szCs w:val="22"/>
        </w:rPr>
        <w:t>주소</w:t>
      </w:r>
      <w:r w:rsidRPr="00380FB2">
        <w:rPr>
          <w:szCs w:val="22"/>
        </w:rPr>
        <w:t xml:space="preserve">: </w:t>
      </w:r>
      <w:r w:rsidR="00A0297B">
        <w:rPr>
          <w:rFonts w:hint="eastAsia"/>
          <w:szCs w:val="22"/>
        </w:rPr>
        <w:t>[</w:t>
      </w:r>
      <w:r w:rsidR="00A0297B">
        <w:rPr>
          <w:szCs w:val="22"/>
        </w:rPr>
        <w:t>*]</w:t>
      </w:r>
    </w:p>
    <w:p w14:paraId="2D6A3F98" w14:textId="32EBFA0D"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60166B41" w14:textId="0298C5E3"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023029C" w14:textId="7C5F6198" w:rsidR="00203E58" w:rsidRDefault="00203E58" w:rsidP="007008A0">
      <w:pPr>
        <w:snapToGrid w:val="0"/>
        <w:ind w:left="567"/>
        <w:rPr>
          <w:szCs w:val="22"/>
        </w:rPr>
      </w:pPr>
      <w:r w:rsidRPr="00203E58">
        <w:rPr>
          <w:szCs w:val="22"/>
        </w:rPr>
        <w:t>이메일</w:t>
      </w:r>
      <w:r w:rsidRPr="00203E58">
        <w:rPr>
          <w:rFonts w:hint="eastAsia"/>
          <w:szCs w:val="22"/>
        </w:rPr>
        <w:t>:</w:t>
      </w:r>
      <w:r w:rsidRPr="00203E58">
        <w:rPr>
          <w:szCs w:val="22"/>
        </w:rPr>
        <w:t xml:space="preserve"> [*]</w:t>
      </w:r>
    </w:p>
    <w:p w14:paraId="571D8FED" w14:textId="51ECAFD9" w:rsidR="00516186" w:rsidRPr="00380FB2" w:rsidRDefault="0051618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242765D8" w14:textId="77777777" w:rsidR="00785101" w:rsidRPr="00380FB2" w:rsidRDefault="00785101" w:rsidP="007008A0">
      <w:pPr>
        <w:snapToGrid w:val="0"/>
        <w:ind w:left="567"/>
        <w:rPr>
          <w:szCs w:val="22"/>
        </w:rPr>
      </w:pPr>
    </w:p>
    <w:p w14:paraId="167AD4C8" w14:textId="5167D256"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추가</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협조의무</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규정된</w:t>
      </w:r>
      <w:r w:rsidRPr="00BF5C9E">
        <w:rPr>
          <w:rFonts w:ascii="Times New Roman" w:hAnsi="Times New Roman"/>
          <w:sz w:val="22"/>
          <w:szCs w:val="22"/>
        </w:rPr>
        <w:t xml:space="preserve"> </w:t>
      </w:r>
      <w:r w:rsidRPr="00BF5C9E">
        <w:rPr>
          <w:rFonts w:ascii="Times New Roman" w:hAnsi="Times New Roman" w:hint="eastAsia"/>
          <w:sz w:val="22"/>
          <w:szCs w:val="22"/>
        </w:rPr>
        <w:t>사항</w:t>
      </w:r>
      <w:r w:rsidRPr="00BF5C9E">
        <w:rPr>
          <w:rFonts w:ascii="Times New Roman" w:hAnsi="Times New Roman"/>
          <w:sz w:val="22"/>
          <w:szCs w:val="22"/>
        </w:rPr>
        <w:t xml:space="preserve"> </w:t>
      </w:r>
      <w:r w:rsidRPr="00BF5C9E">
        <w:rPr>
          <w:rFonts w:ascii="Times New Roman" w:hAnsi="Times New Roman" w:hint="eastAsia"/>
          <w:sz w:val="22"/>
          <w:szCs w:val="22"/>
        </w:rPr>
        <w:t>이외에</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소유권이전등기용</w:t>
      </w:r>
      <w:r w:rsidRPr="00BF5C9E">
        <w:rPr>
          <w:rFonts w:ascii="Times New Roman" w:hAnsi="Times New Roman"/>
          <w:sz w:val="22"/>
          <w:szCs w:val="22"/>
        </w:rPr>
        <w:t xml:space="preserve"> </w:t>
      </w:r>
      <w:r w:rsidRPr="00BF5C9E">
        <w:rPr>
          <w:rFonts w:ascii="Times New Roman" w:hAnsi="Times New Roman" w:hint="eastAsia"/>
          <w:sz w:val="22"/>
          <w:szCs w:val="22"/>
        </w:rPr>
        <w:t>매매계약서의</w:t>
      </w:r>
      <w:r w:rsidRPr="00BF5C9E">
        <w:rPr>
          <w:rFonts w:ascii="Times New Roman" w:hAnsi="Times New Roman"/>
          <w:sz w:val="22"/>
          <w:szCs w:val="22"/>
        </w:rPr>
        <w:t xml:space="preserve"> </w:t>
      </w:r>
      <w:r w:rsidRPr="00BF5C9E">
        <w:rPr>
          <w:rFonts w:ascii="Times New Roman" w:hAnsi="Times New Roman" w:hint="eastAsia"/>
          <w:sz w:val="22"/>
          <w:szCs w:val="22"/>
        </w:rPr>
        <w:t>체결</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00FE7BEC">
        <w:rPr>
          <w:rFonts w:ascii="Times New Roman" w:hAnsi="Times New Roman" w:hint="eastAsia"/>
          <w:sz w:val="22"/>
          <w:szCs w:val="22"/>
        </w:rPr>
        <w:t>거래종결을</w:t>
      </w:r>
      <w:r w:rsidRPr="00BF5C9E">
        <w:rPr>
          <w:rFonts w:ascii="Times New Roman" w:hAnsi="Times New Roman"/>
          <w:sz w:val="22"/>
          <w:szCs w:val="22"/>
        </w:rPr>
        <w:t xml:space="preserve"> </w:t>
      </w:r>
      <w:r w:rsidRPr="00BF5C9E">
        <w:rPr>
          <w:rFonts w:ascii="Times New Roman" w:hAnsi="Times New Roman" w:hint="eastAsia"/>
          <w:sz w:val="22"/>
          <w:szCs w:val="22"/>
        </w:rPr>
        <w:t>원만히</w:t>
      </w:r>
      <w:r w:rsidRPr="00BF5C9E">
        <w:rPr>
          <w:rFonts w:ascii="Times New Roman" w:hAnsi="Times New Roman"/>
          <w:sz w:val="22"/>
          <w:szCs w:val="22"/>
        </w:rPr>
        <w:t xml:space="preserve"> </w:t>
      </w:r>
      <w:r w:rsidR="0083707A">
        <w:rPr>
          <w:rFonts w:ascii="Times New Roman" w:hAnsi="Times New Roman" w:hint="eastAsia"/>
          <w:sz w:val="22"/>
          <w:szCs w:val="22"/>
        </w:rPr>
        <w:t>달성</w:t>
      </w:r>
      <w:r w:rsidRPr="00BF5C9E">
        <w:rPr>
          <w:rFonts w:ascii="Times New Roman" w:hAnsi="Times New Roman" w:hint="eastAsia"/>
          <w:sz w:val="22"/>
          <w:szCs w:val="22"/>
        </w:rPr>
        <w:t>하기</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정당하게</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추가</w:t>
      </w:r>
      <w:r w:rsidRPr="00BF5C9E">
        <w:rPr>
          <w:rFonts w:ascii="Times New Roman" w:hAnsi="Times New Roman"/>
          <w:sz w:val="22"/>
          <w:szCs w:val="22"/>
        </w:rPr>
        <w:t xml:space="preserve"> </w:t>
      </w:r>
      <w:r w:rsidRPr="00BF5C9E">
        <w:rPr>
          <w:rFonts w:ascii="Times New Roman" w:hAnsi="Times New Roman" w:hint="eastAsia"/>
          <w:sz w:val="22"/>
          <w:szCs w:val="22"/>
        </w:rPr>
        <w:t>행위들에</w:t>
      </w:r>
      <w:r w:rsidRPr="00BF5C9E">
        <w:rPr>
          <w:rFonts w:ascii="Times New Roman" w:hAnsi="Times New Roman"/>
          <w:sz w:val="22"/>
          <w:szCs w:val="22"/>
        </w:rPr>
        <w:t xml:space="preserve"> </w:t>
      </w:r>
      <w:r w:rsidRPr="00BF5C9E">
        <w:rPr>
          <w:rFonts w:ascii="Times New Roman" w:hAnsi="Times New Roman" w:hint="eastAsia"/>
          <w:sz w:val="22"/>
          <w:szCs w:val="22"/>
        </w:rPr>
        <w:t>대하여</w:t>
      </w:r>
      <w:r w:rsidRPr="00BF5C9E">
        <w:rPr>
          <w:rFonts w:ascii="Times New Roman" w:hAnsi="Times New Roman"/>
          <w:sz w:val="22"/>
          <w:szCs w:val="22"/>
        </w:rPr>
        <w:t xml:space="preserve"> </w:t>
      </w:r>
      <w:r w:rsidRPr="00BF5C9E">
        <w:rPr>
          <w:rFonts w:ascii="Times New Roman" w:hAnsi="Times New Roman" w:hint="eastAsia"/>
          <w:sz w:val="22"/>
          <w:szCs w:val="22"/>
        </w:rPr>
        <w:t>협조할</w:t>
      </w:r>
      <w:r w:rsidRPr="00BF5C9E">
        <w:rPr>
          <w:rFonts w:ascii="Times New Roman" w:hAnsi="Times New Roman"/>
          <w:sz w:val="22"/>
          <w:szCs w:val="22"/>
        </w:rPr>
        <w:t xml:space="preserve"> </w:t>
      </w:r>
      <w:r w:rsidRPr="00BF5C9E">
        <w:rPr>
          <w:rFonts w:ascii="Times New Roman" w:hAnsi="Times New Roman" w:hint="eastAsia"/>
          <w:sz w:val="22"/>
          <w:szCs w:val="22"/>
        </w:rPr>
        <w:t>것에</w:t>
      </w:r>
      <w:r w:rsidRPr="00BF5C9E">
        <w:rPr>
          <w:rFonts w:ascii="Times New Roman" w:hAnsi="Times New Roman"/>
          <w:sz w:val="22"/>
          <w:szCs w:val="22"/>
        </w:rPr>
        <w:t xml:space="preserve"> </w:t>
      </w:r>
      <w:r w:rsidRPr="00BF5C9E">
        <w:rPr>
          <w:rFonts w:ascii="Times New Roman" w:hAnsi="Times New Roman" w:hint="eastAsia"/>
          <w:sz w:val="22"/>
          <w:szCs w:val="22"/>
        </w:rPr>
        <w:t>동의한다</w:t>
      </w:r>
      <w:r w:rsidRPr="00BF5C9E">
        <w:rPr>
          <w:rFonts w:ascii="Times New Roman" w:hAnsi="Times New Roman"/>
          <w:sz w:val="22"/>
          <w:szCs w:val="22"/>
        </w:rPr>
        <w:t>.</w:t>
      </w:r>
    </w:p>
    <w:p w14:paraId="0141B0C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028B8DC" w14:textId="0584F93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최종적인</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계약</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별첨</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교부된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문서는</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완전하고</w:t>
      </w:r>
      <w:r w:rsidRPr="00BF5C9E">
        <w:rPr>
          <w:rFonts w:ascii="Times New Roman" w:hAnsi="Times New Roman"/>
          <w:sz w:val="22"/>
          <w:szCs w:val="22"/>
        </w:rPr>
        <w:t xml:space="preserve"> </w:t>
      </w:r>
      <w:r w:rsidRPr="00BF5C9E">
        <w:rPr>
          <w:rFonts w:ascii="Times New Roman" w:hAnsi="Times New Roman" w:hint="eastAsia"/>
          <w:sz w:val="22"/>
          <w:szCs w:val="22"/>
        </w:rPr>
        <w:t>최종적인</w:t>
      </w:r>
      <w:r w:rsidRPr="00BF5C9E">
        <w:rPr>
          <w:rFonts w:ascii="Times New Roman" w:hAnsi="Times New Roman"/>
          <w:sz w:val="22"/>
          <w:szCs w:val="22"/>
        </w:rPr>
        <w:t xml:space="preserve"> </w:t>
      </w:r>
      <w:r w:rsidRPr="00BF5C9E">
        <w:rPr>
          <w:rFonts w:ascii="Times New Roman" w:hAnsi="Times New Roman" w:hint="eastAsia"/>
          <w:sz w:val="22"/>
          <w:szCs w:val="22"/>
        </w:rPr>
        <w:t>이해와</w:t>
      </w:r>
      <w:r w:rsidRPr="00BF5C9E">
        <w:rPr>
          <w:rFonts w:ascii="Times New Roman" w:hAnsi="Times New Roman"/>
          <w:sz w:val="22"/>
          <w:szCs w:val="22"/>
        </w:rPr>
        <w:t xml:space="preserve"> </w:t>
      </w:r>
      <w:r w:rsidRPr="00BF5C9E">
        <w:rPr>
          <w:rFonts w:ascii="Times New Roman" w:hAnsi="Times New Roman" w:hint="eastAsia"/>
          <w:sz w:val="22"/>
          <w:szCs w:val="22"/>
        </w:rPr>
        <w:t>합의를</w:t>
      </w:r>
      <w:r w:rsidRPr="00BF5C9E">
        <w:rPr>
          <w:rFonts w:ascii="Times New Roman" w:hAnsi="Times New Roman"/>
          <w:sz w:val="22"/>
          <w:szCs w:val="22"/>
        </w:rPr>
        <w:t xml:space="preserve"> </w:t>
      </w:r>
      <w:r w:rsidRPr="00BF5C9E">
        <w:rPr>
          <w:rFonts w:ascii="Times New Roman" w:hAnsi="Times New Roman" w:hint="eastAsia"/>
          <w:sz w:val="22"/>
          <w:szCs w:val="22"/>
        </w:rPr>
        <w:t>규정하는</w:t>
      </w:r>
      <w:r w:rsidRPr="00BF5C9E">
        <w:rPr>
          <w:rFonts w:ascii="Times New Roman" w:hAnsi="Times New Roman"/>
          <w:sz w:val="22"/>
          <w:szCs w:val="22"/>
        </w:rPr>
        <w:t xml:space="preserve"> </w:t>
      </w:r>
      <w:r w:rsidRPr="00BF5C9E">
        <w:rPr>
          <w:rFonts w:ascii="Times New Roman" w:hAnsi="Times New Roman" w:hint="eastAsia"/>
          <w:sz w:val="22"/>
          <w:szCs w:val="22"/>
        </w:rPr>
        <w:t>것으로서</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이전에</w:t>
      </w:r>
      <w:r w:rsidRPr="00BF5C9E">
        <w:rPr>
          <w:rFonts w:ascii="Times New Roman" w:hAnsi="Times New Roman"/>
          <w:sz w:val="22"/>
          <w:szCs w:val="22"/>
        </w:rPr>
        <w:t xml:space="preserve"> </w:t>
      </w:r>
      <w:r w:rsidRPr="00BF5C9E">
        <w:rPr>
          <w:rFonts w:ascii="Times New Roman" w:hAnsi="Times New Roman" w:hint="eastAsia"/>
          <w:sz w:val="22"/>
          <w:szCs w:val="22"/>
        </w:rPr>
        <w:t>논의되거나</w:t>
      </w:r>
      <w:r w:rsidRPr="00BF5C9E">
        <w:rPr>
          <w:rFonts w:ascii="Times New Roman" w:hAnsi="Times New Roman"/>
          <w:sz w:val="22"/>
          <w:szCs w:val="22"/>
        </w:rPr>
        <w:t xml:space="preserve"> </w:t>
      </w:r>
      <w:r w:rsidRPr="00BF5C9E">
        <w:rPr>
          <w:rFonts w:ascii="Times New Roman" w:hAnsi="Times New Roman" w:hint="eastAsia"/>
          <w:sz w:val="22"/>
          <w:szCs w:val="22"/>
        </w:rPr>
        <w:t>체결된</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관련된</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여하간의</w:t>
      </w:r>
      <w:r w:rsidRPr="00BF5C9E">
        <w:rPr>
          <w:rFonts w:ascii="Times New Roman" w:hAnsi="Times New Roman"/>
          <w:sz w:val="22"/>
          <w:szCs w:val="22"/>
        </w:rPr>
        <w:t xml:space="preserve"> </w:t>
      </w:r>
      <w:r w:rsidRPr="00BF5C9E">
        <w:rPr>
          <w:rFonts w:ascii="Times New Roman" w:hAnsi="Times New Roman" w:hint="eastAsia"/>
          <w:sz w:val="22"/>
          <w:szCs w:val="22"/>
        </w:rPr>
        <w:t>이해</w:t>
      </w:r>
      <w:r w:rsidRPr="00BF5C9E">
        <w:rPr>
          <w:rFonts w:ascii="Times New Roman" w:hAnsi="Times New Roman"/>
          <w:sz w:val="22"/>
          <w:szCs w:val="22"/>
        </w:rPr>
        <w:t xml:space="preserve">, </w:t>
      </w:r>
      <w:r w:rsidRPr="00BF5C9E">
        <w:rPr>
          <w:rFonts w:ascii="Times New Roman" w:hAnsi="Times New Roman" w:hint="eastAsia"/>
          <w:sz w:val="22"/>
          <w:szCs w:val="22"/>
        </w:rPr>
        <w:t>약정</w:t>
      </w:r>
      <w:r w:rsidRPr="00BF5C9E">
        <w:rPr>
          <w:rFonts w:ascii="Times New Roman" w:hAnsi="Times New Roman"/>
          <w:sz w:val="22"/>
          <w:szCs w:val="22"/>
        </w:rPr>
        <w:t xml:space="preserve">, </w:t>
      </w:r>
      <w:r w:rsidRPr="00BF5C9E">
        <w:rPr>
          <w:rFonts w:ascii="Times New Roman" w:hAnsi="Times New Roman" w:hint="eastAsia"/>
          <w:sz w:val="22"/>
          <w:szCs w:val="22"/>
        </w:rPr>
        <w:t>협상</w:t>
      </w:r>
      <w:r w:rsidRPr="00BF5C9E">
        <w:rPr>
          <w:rFonts w:ascii="Times New Roman" w:hAnsi="Times New Roman"/>
          <w:sz w:val="22"/>
          <w:szCs w:val="22"/>
        </w:rPr>
        <w:t xml:space="preserve">, </w:t>
      </w:r>
      <w:r w:rsidRPr="00BF5C9E">
        <w:rPr>
          <w:rFonts w:ascii="Times New Roman" w:hAnsi="Times New Roman" w:hint="eastAsia"/>
          <w:sz w:val="22"/>
          <w:szCs w:val="22"/>
        </w:rPr>
        <w:t>합의는</w:t>
      </w:r>
      <w:r w:rsidRPr="00BF5C9E">
        <w:rPr>
          <w:rFonts w:ascii="Times New Roman" w:hAnsi="Times New Roman"/>
          <w:sz w:val="22"/>
          <w:szCs w:val="22"/>
        </w:rPr>
        <w:t xml:space="preserve"> </w:t>
      </w:r>
      <w:r w:rsidRPr="00BF5C9E">
        <w:rPr>
          <w:rFonts w:ascii="Times New Roman" w:hAnsi="Times New Roman" w:hint="eastAsia"/>
          <w:sz w:val="22"/>
          <w:szCs w:val="22"/>
        </w:rPr>
        <w:t>효력을</w:t>
      </w:r>
      <w:r w:rsidRPr="00BF5C9E">
        <w:rPr>
          <w:rFonts w:ascii="Times New Roman" w:hAnsi="Times New Roman"/>
          <w:sz w:val="22"/>
          <w:szCs w:val="22"/>
        </w:rPr>
        <w:t xml:space="preserve"> </w:t>
      </w:r>
      <w:r w:rsidRPr="00BF5C9E">
        <w:rPr>
          <w:rFonts w:ascii="Times New Roman" w:hAnsi="Times New Roman" w:hint="eastAsia"/>
          <w:sz w:val="22"/>
          <w:szCs w:val="22"/>
        </w:rPr>
        <w:t>상실한다</w:t>
      </w:r>
      <w:r w:rsidRPr="00BF5C9E">
        <w:rPr>
          <w:rFonts w:ascii="Times New Roman" w:hAnsi="Times New Roman"/>
          <w:sz w:val="22"/>
          <w:szCs w:val="22"/>
        </w:rPr>
        <w:t>.</w:t>
      </w:r>
      <w:r w:rsidR="000C44E0" w:rsidRPr="000C44E0">
        <w:rPr>
          <w:rFonts w:hint="eastAsia"/>
        </w:rPr>
        <w:t xml:space="preserve"> </w:t>
      </w:r>
      <w:r w:rsidR="000C44E0" w:rsidRPr="000C44E0">
        <w:rPr>
          <w:rFonts w:ascii="Times New Roman" w:hAnsi="Times New Roman"/>
          <w:sz w:val="22"/>
          <w:szCs w:val="22"/>
        </w:rPr>
        <w:t>다만</w:t>
      </w:r>
      <w:r w:rsidR="000C44E0" w:rsidRPr="000C44E0">
        <w:rPr>
          <w:rFonts w:ascii="Times New Roman" w:hAnsi="Times New Roman"/>
          <w:sz w:val="22"/>
          <w:szCs w:val="22"/>
        </w:rPr>
        <w:t xml:space="preserve">, </w:t>
      </w:r>
      <w:r w:rsidR="000C44E0" w:rsidRPr="000C44E0">
        <w:rPr>
          <w:rFonts w:ascii="Times New Roman" w:hAnsi="Times New Roman"/>
          <w:sz w:val="22"/>
          <w:szCs w:val="22"/>
        </w:rPr>
        <w:t>본건</w:t>
      </w:r>
      <w:r w:rsidR="000C44E0" w:rsidRPr="000C44E0">
        <w:rPr>
          <w:rFonts w:ascii="Times New Roman" w:hAnsi="Times New Roman"/>
          <w:sz w:val="22"/>
          <w:szCs w:val="22"/>
        </w:rPr>
        <w:t xml:space="preserve"> </w:t>
      </w:r>
      <w:r w:rsidR="000C44E0" w:rsidRPr="000C44E0">
        <w:rPr>
          <w:rFonts w:ascii="Times New Roman" w:hAnsi="Times New Roman"/>
          <w:sz w:val="22"/>
          <w:szCs w:val="22"/>
        </w:rPr>
        <w:t>거래</w:t>
      </w:r>
      <w:r w:rsidR="002D2A00">
        <w:rPr>
          <w:rFonts w:ascii="Times New Roman" w:hAnsi="Times New Roman" w:hint="eastAsia"/>
          <w:sz w:val="22"/>
          <w:szCs w:val="22"/>
        </w:rPr>
        <w:t>를</w:t>
      </w:r>
      <w:r w:rsidR="002D2A00">
        <w:rPr>
          <w:rFonts w:ascii="Times New Roman" w:hAnsi="Times New Roman" w:hint="eastAsia"/>
          <w:sz w:val="22"/>
          <w:szCs w:val="22"/>
        </w:rPr>
        <w:t xml:space="preserve"> </w:t>
      </w:r>
      <w:r w:rsidR="002D2A00">
        <w:rPr>
          <w:rFonts w:ascii="Times New Roman" w:hAnsi="Times New Roman" w:hint="eastAsia"/>
          <w:sz w:val="22"/>
          <w:szCs w:val="22"/>
        </w:rPr>
        <w:t>위하여</w:t>
      </w:r>
      <w:r w:rsidR="000C44E0">
        <w:rPr>
          <w:rFonts w:ascii="Times New Roman" w:hAnsi="Times New Roman" w:hint="eastAsia"/>
          <w:sz w:val="22"/>
          <w:szCs w:val="22"/>
        </w:rPr>
        <w:t xml:space="preserve"> </w:t>
      </w:r>
      <w:r w:rsidR="000C44E0" w:rsidRPr="000C44E0">
        <w:rPr>
          <w:rFonts w:ascii="Times New Roman" w:hAnsi="Times New Roman"/>
          <w:sz w:val="22"/>
          <w:szCs w:val="22"/>
        </w:rPr>
        <w:t>매도인과</w:t>
      </w:r>
      <w:r w:rsidR="000C44E0" w:rsidRPr="000C44E0">
        <w:rPr>
          <w:rFonts w:ascii="Times New Roman" w:hAnsi="Times New Roman"/>
          <w:sz w:val="22"/>
          <w:szCs w:val="22"/>
        </w:rPr>
        <w:t xml:space="preserve"> </w:t>
      </w:r>
      <w:r w:rsidR="000C44E0" w:rsidRPr="000C44E0">
        <w:rPr>
          <w:rFonts w:ascii="Times New Roman" w:hAnsi="Times New Roman"/>
          <w:sz w:val="22"/>
          <w:szCs w:val="22"/>
        </w:rPr>
        <w:t>주식회사</w:t>
      </w:r>
      <w:r w:rsidR="000C44E0" w:rsidRPr="000C44E0">
        <w:rPr>
          <w:rFonts w:ascii="Times New Roman" w:hAnsi="Times New Roman"/>
          <w:sz w:val="22"/>
          <w:szCs w:val="22"/>
        </w:rPr>
        <w:t xml:space="preserve"> </w:t>
      </w:r>
      <w:r w:rsidR="000C44E0" w:rsidRPr="000C44E0">
        <w:rPr>
          <w:rFonts w:ascii="Times New Roman" w:hAnsi="Times New Roman"/>
          <w:sz w:val="22"/>
          <w:szCs w:val="22"/>
        </w:rPr>
        <w:t>코람코자산신탁</w:t>
      </w:r>
      <w:r w:rsidR="000C44E0" w:rsidRPr="000C44E0">
        <w:rPr>
          <w:rFonts w:ascii="Times New Roman" w:hAnsi="Times New Roman"/>
          <w:sz w:val="22"/>
          <w:szCs w:val="22"/>
        </w:rPr>
        <w:t xml:space="preserve"> </w:t>
      </w:r>
      <w:r w:rsidR="000C44E0" w:rsidRPr="000C44E0">
        <w:rPr>
          <w:rFonts w:ascii="Times New Roman" w:hAnsi="Times New Roman"/>
          <w:sz w:val="22"/>
          <w:szCs w:val="22"/>
        </w:rPr>
        <w:t>사이</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체결된</w:t>
      </w:r>
      <w:r w:rsidR="000C44E0">
        <w:rPr>
          <w:rFonts w:ascii="Times New Roman" w:hAnsi="Times New Roman" w:hint="eastAsia"/>
          <w:sz w:val="22"/>
          <w:szCs w:val="22"/>
        </w:rPr>
        <w:t xml:space="preserve"> </w:t>
      </w:r>
      <w:r w:rsidR="000C44E0" w:rsidRPr="000C44E0">
        <w:rPr>
          <w:rFonts w:ascii="Times New Roman" w:hAnsi="Times New Roman"/>
          <w:sz w:val="22"/>
          <w:szCs w:val="22"/>
        </w:rPr>
        <w:t>양해각서</w:t>
      </w:r>
      <w:r w:rsidR="000C44E0">
        <w:rPr>
          <w:rFonts w:ascii="Times New Roman" w:hAnsi="Times New Roman" w:hint="eastAsia"/>
          <w:sz w:val="22"/>
          <w:szCs w:val="22"/>
        </w:rPr>
        <w:t>(</w:t>
      </w:r>
      <w:r w:rsidR="000C44E0">
        <w:rPr>
          <w:rFonts w:ascii="Times New Roman" w:hAnsi="Times New Roman" w:hint="eastAsia"/>
          <w:sz w:val="22"/>
          <w:szCs w:val="22"/>
        </w:rPr>
        <w:t>이하</w:t>
      </w:r>
      <w:r w:rsidR="000C44E0">
        <w:rPr>
          <w:rFonts w:ascii="Times New Roman" w:hAnsi="Times New Roman" w:hint="eastAsia"/>
          <w:sz w:val="22"/>
          <w:szCs w:val="22"/>
        </w:rPr>
        <w:t xml:space="preserve"> </w:t>
      </w:r>
      <w:r w:rsidR="000C44E0">
        <w:rPr>
          <w:rFonts w:ascii="Times New Roman" w:hAnsi="Times New Roman"/>
          <w:sz w:val="22"/>
          <w:szCs w:val="22"/>
        </w:rPr>
        <w:t>“</w:t>
      </w:r>
      <w:r w:rsidR="000C44E0" w:rsidRPr="000C44E0">
        <w:rPr>
          <w:rFonts w:ascii="Times New Roman" w:hAnsi="Times New Roman" w:hint="eastAsia"/>
          <w:b/>
          <w:bCs/>
          <w:sz w:val="22"/>
          <w:szCs w:val="22"/>
        </w:rPr>
        <w:t>본건</w:t>
      </w:r>
      <w:r w:rsidR="000C44E0" w:rsidRPr="000C44E0">
        <w:rPr>
          <w:rFonts w:ascii="Times New Roman" w:hAnsi="Times New Roman" w:hint="eastAsia"/>
          <w:b/>
          <w:bCs/>
          <w:sz w:val="22"/>
          <w:szCs w:val="22"/>
        </w:rPr>
        <w:t xml:space="preserve"> </w:t>
      </w:r>
      <w:r w:rsidR="000C44E0" w:rsidRPr="000C44E0">
        <w:rPr>
          <w:rFonts w:ascii="Times New Roman" w:hAnsi="Times New Roman" w:hint="eastAsia"/>
          <w:b/>
          <w:bCs/>
          <w:sz w:val="22"/>
          <w:szCs w:val="22"/>
        </w:rPr>
        <w:t>양해각서</w:t>
      </w:r>
      <w:r w:rsidR="000C44E0">
        <w:rPr>
          <w:rFonts w:ascii="Times New Roman" w:hAnsi="Times New Roman"/>
          <w:sz w:val="22"/>
          <w:szCs w:val="22"/>
        </w:rPr>
        <w:t>”</w:t>
      </w:r>
      <w:r w:rsidR="000C44E0">
        <w:rPr>
          <w:rFonts w:ascii="Times New Roman" w:hAnsi="Times New Roman" w:hint="eastAsia"/>
          <w:sz w:val="22"/>
          <w:szCs w:val="22"/>
        </w:rPr>
        <w:t xml:space="preserve">) </w:t>
      </w:r>
      <w:r w:rsidR="000C44E0">
        <w:rPr>
          <w:rFonts w:ascii="Times New Roman" w:hAnsi="Times New Roman" w:hint="eastAsia"/>
          <w:sz w:val="22"/>
          <w:szCs w:val="22"/>
        </w:rPr>
        <w:t>제</w:t>
      </w:r>
      <w:r w:rsidR="000C44E0">
        <w:rPr>
          <w:rFonts w:ascii="Times New Roman" w:hAnsi="Times New Roman" w:hint="eastAsia"/>
          <w:sz w:val="22"/>
          <w:szCs w:val="22"/>
        </w:rPr>
        <w:t>5</w:t>
      </w:r>
      <w:r w:rsidR="000C44E0">
        <w:rPr>
          <w:rFonts w:ascii="Times New Roman" w:hAnsi="Times New Roman" w:hint="eastAsia"/>
          <w:sz w:val="22"/>
          <w:szCs w:val="22"/>
        </w:rPr>
        <w:t>조에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w:t>
      </w:r>
      <w:r w:rsidR="000C44E0">
        <w:rPr>
          <w:rFonts w:ascii="Times New Roman" w:hAnsi="Times New Roman" w:hint="eastAsia"/>
          <w:sz w:val="22"/>
          <w:szCs w:val="22"/>
        </w:rPr>
        <w:t>른</w:t>
      </w:r>
      <w:r w:rsidR="000C44E0">
        <w:rPr>
          <w:rFonts w:ascii="Times New Roman" w:hAnsi="Times New Roman" w:hint="eastAsia"/>
          <w:sz w:val="22"/>
          <w:szCs w:val="22"/>
        </w:rPr>
        <w:t xml:space="preserve"> </w:t>
      </w:r>
      <w:r w:rsidR="000C44E0" w:rsidRPr="000C44E0">
        <w:rPr>
          <w:rFonts w:ascii="Times New Roman" w:hAnsi="Times New Roman"/>
          <w:sz w:val="22"/>
          <w:szCs w:val="22"/>
        </w:rPr>
        <w:t>이행보증금</w:t>
      </w:r>
      <w:r w:rsidR="000C44E0" w:rsidRPr="000C44E0">
        <w:rPr>
          <w:rFonts w:ascii="Times New Roman" w:hAnsi="Times New Roman"/>
          <w:sz w:val="22"/>
          <w:szCs w:val="22"/>
        </w:rPr>
        <w:t xml:space="preserve"> </w:t>
      </w:r>
      <w:r w:rsidR="000C44E0" w:rsidRPr="000C44E0">
        <w:rPr>
          <w:rFonts w:ascii="Times New Roman" w:hAnsi="Times New Roman"/>
          <w:sz w:val="22"/>
          <w:szCs w:val="22"/>
        </w:rPr>
        <w:t>반환</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관한</w:t>
      </w:r>
      <w:r w:rsidR="000C44E0">
        <w:rPr>
          <w:rFonts w:ascii="Times New Roman" w:hAnsi="Times New Roman" w:hint="eastAsia"/>
          <w:sz w:val="22"/>
          <w:szCs w:val="22"/>
        </w:rPr>
        <w:t xml:space="preserve"> </w:t>
      </w:r>
      <w:r w:rsidR="000C44E0">
        <w:rPr>
          <w:rFonts w:ascii="Times New Roman" w:hAnsi="Times New Roman" w:hint="eastAsia"/>
          <w:sz w:val="22"/>
          <w:szCs w:val="22"/>
        </w:rPr>
        <w:t>사항</w:t>
      </w:r>
      <w:r w:rsidR="000C44E0" w:rsidRPr="000C44E0">
        <w:rPr>
          <w:rFonts w:ascii="Times New Roman" w:hAnsi="Times New Roman"/>
          <w:sz w:val="22"/>
          <w:szCs w:val="22"/>
        </w:rPr>
        <w:t xml:space="preserve"> </w:t>
      </w:r>
      <w:r w:rsidR="000C44E0" w:rsidRPr="000C44E0">
        <w:rPr>
          <w:rFonts w:ascii="Times New Roman" w:hAnsi="Times New Roman"/>
          <w:sz w:val="22"/>
          <w:szCs w:val="22"/>
        </w:rPr>
        <w:t>및</w:t>
      </w:r>
      <w:r w:rsidR="000C44E0" w:rsidRPr="000C44E0">
        <w:rPr>
          <w:rFonts w:ascii="Times New Roman" w:hAnsi="Times New Roman"/>
          <w:sz w:val="22"/>
          <w:szCs w:val="22"/>
        </w:rPr>
        <w:t xml:space="preserve"> </w:t>
      </w:r>
      <w:r w:rsidR="000C44E0">
        <w:rPr>
          <w:rFonts w:ascii="Times New Roman" w:hAnsi="Times New Roman" w:hint="eastAsia"/>
          <w:sz w:val="22"/>
          <w:szCs w:val="22"/>
        </w:rPr>
        <w:t>본건</w:t>
      </w:r>
      <w:r w:rsidR="000C44E0">
        <w:rPr>
          <w:rFonts w:ascii="Times New Roman" w:hAnsi="Times New Roman" w:hint="eastAsia"/>
          <w:sz w:val="22"/>
          <w:szCs w:val="22"/>
        </w:rPr>
        <w:t xml:space="preserve"> </w:t>
      </w:r>
      <w:r w:rsidR="000C44E0">
        <w:rPr>
          <w:rFonts w:ascii="Times New Roman" w:hAnsi="Times New Roman" w:hint="eastAsia"/>
          <w:sz w:val="22"/>
          <w:szCs w:val="22"/>
        </w:rPr>
        <w:t>양해각서에</w:t>
      </w:r>
      <w:r w:rsidR="000C44E0">
        <w:rPr>
          <w:rFonts w:ascii="Times New Roman" w:hAnsi="Times New Roman" w:hint="eastAsia"/>
          <w:sz w:val="22"/>
          <w:szCs w:val="22"/>
        </w:rPr>
        <w:t xml:space="preserve"> </w:t>
      </w:r>
      <w:r w:rsidR="000C44E0">
        <w:rPr>
          <w:rFonts w:ascii="Times New Roman" w:hAnsi="Times New Roman" w:hint="eastAsia"/>
          <w:sz w:val="22"/>
          <w:szCs w:val="22"/>
        </w:rPr>
        <w:t>따라</w:t>
      </w:r>
      <w:r w:rsidR="000C44E0">
        <w:rPr>
          <w:rFonts w:ascii="Times New Roman" w:hAnsi="Times New Roman" w:hint="eastAsia"/>
          <w:sz w:val="22"/>
          <w:szCs w:val="22"/>
        </w:rPr>
        <w:t xml:space="preserve"> </w:t>
      </w:r>
      <w:r w:rsidR="000C44E0" w:rsidRPr="000C44E0">
        <w:rPr>
          <w:rFonts w:ascii="Times New Roman" w:hAnsi="Times New Roman"/>
          <w:sz w:val="22"/>
          <w:szCs w:val="22"/>
        </w:rPr>
        <w:t>이미</w:t>
      </w:r>
      <w:r w:rsidR="000C44E0" w:rsidRPr="000C44E0">
        <w:rPr>
          <w:rFonts w:ascii="Times New Roman" w:hAnsi="Times New Roman"/>
          <w:sz w:val="22"/>
          <w:szCs w:val="22"/>
        </w:rPr>
        <w:t xml:space="preserve"> </w:t>
      </w:r>
      <w:r w:rsidR="000C44E0" w:rsidRPr="000C44E0">
        <w:rPr>
          <w:rFonts w:ascii="Times New Roman" w:hAnsi="Times New Roman"/>
          <w:sz w:val="22"/>
          <w:szCs w:val="22"/>
        </w:rPr>
        <w:t>발생한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권리</w:t>
      </w:r>
      <w:r w:rsidR="000C44E0" w:rsidRPr="000C44E0">
        <w:rPr>
          <w:rFonts w:ascii="Times New Roman" w:hAnsi="Times New Roman"/>
          <w:sz w:val="22"/>
          <w:szCs w:val="22"/>
        </w:rPr>
        <w:t>·</w:t>
      </w:r>
      <w:r w:rsidR="000C44E0" w:rsidRPr="000C44E0">
        <w:rPr>
          <w:rFonts w:ascii="Times New Roman" w:hAnsi="Times New Roman"/>
          <w:sz w:val="22"/>
          <w:szCs w:val="22"/>
        </w:rPr>
        <w:t>의무는</w:t>
      </w:r>
      <w:r w:rsidR="000C44E0" w:rsidRPr="000C44E0">
        <w:rPr>
          <w:rFonts w:ascii="Times New Roman" w:hAnsi="Times New Roman"/>
          <w:sz w:val="22"/>
          <w:szCs w:val="22"/>
        </w:rPr>
        <w:t xml:space="preserve"> </w:t>
      </w:r>
      <w:r w:rsidR="000C44E0" w:rsidRPr="000C44E0">
        <w:rPr>
          <w:rFonts w:ascii="Times New Roman" w:hAnsi="Times New Roman"/>
          <w:sz w:val="22"/>
          <w:szCs w:val="22"/>
        </w:rPr>
        <w:t>영향을</w:t>
      </w:r>
      <w:r w:rsidR="000C44E0" w:rsidRPr="000C44E0">
        <w:rPr>
          <w:rFonts w:ascii="Times New Roman" w:hAnsi="Times New Roman"/>
          <w:sz w:val="22"/>
          <w:szCs w:val="22"/>
        </w:rPr>
        <w:t xml:space="preserve"> </w:t>
      </w:r>
      <w:r w:rsidR="000C44E0" w:rsidRPr="000C44E0">
        <w:rPr>
          <w:rFonts w:ascii="Times New Roman" w:hAnsi="Times New Roman"/>
          <w:sz w:val="22"/>
          <w:szCs w:val="22"/>
        </w:rPr>
        <w:t>받지</w:t>
      </w:r>
      <w:r w:rsidR="000C44E0" w:rsidRPr="000C44E0">
        <w:rPr>
          <w:rFonts w:ascii="Times New Roman" w:hAnsi="Times New Roman"/>
          <w:sz w:val="22"/>
          <w:szCs w:val="22"/>
        </w:rPr>
        <w:t xml:space="preserve"> </w:t>
      </w:r>
      <w:r w:rsidR="002D2A00">
        <w:rPr>
          <w:rFonts w:ascii="Times New Roman" w:hAnsi="Times New Roman" w:hint="eastAsia"/>
          <w:sz w:val="22"/>
          <w:szCs w:val="22"/>
        </w:rPr>
        <w:t>아니한</w:t>
      </w:r>
      <w:r w:rsidR="000C44E0" w:rsidRPr="000C44E0">
        <w:rPr>
          <w:rFonts w:ascii="Times New Roman" w:hAnsi="Times New Roman"/>
          <w:sz w:val="22"/>
          <w:szCs w:val="22"/>
        </w:rPr>
        <w:t>다</w:t>
      </w:r>
      <w:r w:rsidR="000C44E0" w:rsidRPr="000C44E0">
        <w:rPr>
          <w:rFonts w:ascii="Times New Roman" w:hAnsi="Times New Roman"/>
          <w:sz w:val="22"/>
          <w:szCs w:val="22"/>
        </w:rPr>
        <w:t>.</w:t>
      </w:r>
    </w:p>
    <w:p w14:paraId="4548AA96"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FC5198E" w14:textId="259417F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비밀유지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관련하여</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당사자로부터</w:t>
      </w:r>
      <w:r w:rsidRPr="00BF5C9E">
        <w:rPr>
          <w:rFonts w:ascii="Times New Roman" w:hAnsi="Times New Roman"/>
          <w:sz w:val="22"/>
          <w:szCs w:val="22"/>
        </w:rPr>
        <w:t xml:space="preserve"> </w:t>
      </w:r>
      <w:r w:rsidRPr="00BF5C9E">
        <w:rPr>
          <w:rFonts w:ascii="Times New Roman" w:hAnsi="Times New Roman" w:hint="eastAsia"/>
          <w:sz w:val="22"/>
          <w:szCs w:val="22"/>
        </w:rPr>
        <w:t>받은</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정보</w:t>
      </w:r>
      <w:r w:rsidRPr="00BF5C9E">
        <w:rPr>
          <w:rFonts w:ascii="Times New Roman" w:hAnsi="Times New Roman"/>
          <w:sz w:val="22"/>
          <w:szCs w:val="22"/>
        </w:rPr>
        <w:t>(</w:t>
      </w:r>
      <w:r w:rsidRPr="00BF5C9E">
        <w:rPr>
          <w:rFonts w:ascii="Times New Roman" w:hAnsi="Times New Roman" w:hint="eastAsia"/>
          <w:sz w:val="22"/>
          <w:szCs w:val="22"/>
        </w:rPr>
        <w:t>이하</w:t>
      </w:r>
      <w:r w:rsidRPr="00BF5C9E">
        <w:rPr>
          <w:rFonts w:ascii="Times New Roman" w:hAnsi="Times New Roman"/>
          <w:sz w:val="22"/>
          <w:szCs w:val="22"/>
        </w:rPr>
        <w:t xml:space="preserve"> “</w:t>
      </w:r>
      <w:r w:rsidRPr="00F4229B">
        <w:rPr>
          <w:rFonts w:ascii="Times New Roman" w:hAnsi="Times New Roman" w:hint="eastAsia"/>
          <w:sz w:val="22"/>
          <w:szCs w:val="22"/>
          <w:u w:val="single"/>
        </w:rPr>
        <w:t>비밀정보</w:t>
      </w:r>
      <w:r w:rsidRPr="00BF5C9E">
        <w:rPr>
          <w:rFonts w:ascii="Times New Roman" w:hAnsi="Times New Roman"/>
          <w:sz w:val="22"/>
          <w:szCs w:val="22"/>
        </w:rPr>
        <w:t>”)</w:t>
      </w:r>
      <w:r w:rsidRPr="00BF5C9E">
        <w:rPr>
          <w:rFonts w:ascii="Times New Roman" w:hAnsi="Times New Roman" w:hint="eastAsia"/>
          <w:sz w:val="22"/>
          <w:szCs w:val="22"/>
        </w:rPr>
        <w:t>를</w:t>
      </w:r>
      <w:r w:rsidRPr="00BF5C9E">
        <w:rPr>
          <w:rFonts w:ascii="Times New Roman" w:hAnsi="Times New Roman"/>
          <w:sz w:val="22"/>
          <w:szCs w:val="22"/>
        </w:rPr>
        <w:t xml:space="preserve"> </w:t>
      </w:r>
      <w:r w:rsidRPr="00BF5C9E">
        <w:rPr>
          <w:rFonts w:ascii="Times New Roman" w:hAnsi="Times New Roman" w:hint="eastAsia"/>
          <w:sz w:val="22"/>
          <w:szCs w:val="22"/>
        </w:rPr>
        <w:t>비밀로</w:t>
      </w:r>
      <w:r w:rsidRPr="00BF5C9E">
        <w:rPr>
          <w:rFonts w:ascii="Times New Roman" w:hAnsi="Times New Roman"/>
          <w:sz w:val="22"/>
          <w:szCs w:val="22"/>
        </w:rPr>
        <w:t xml:space="preserve"> </w:t>
      </w:r>
      <w:r w:rsidRPr="00BF5C9E">
        <w:rPr>
          <w:rFonts w:ascii="Times New Roman" w:hAnsi="Times New Roman" w:hint="eastAsia"/>
          <w:sz w:val="22"/>
          <w:szCs w:val="22"/>
        </w:rPr>
        <w:t>취급하고</w:t>
      </w:r>
      <w:r w:rsidRPr="00BF5C9E">
        <w:rPr>
          <w:rFonts w:ascii="Times New Roman" w:hAnsi="Times New Roman"/>
          <w:sz w:val="22"/>
          <w:szCs w:val="22"/>
        </w:rPr>
        <w:t>(</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공개적으로</w:t>
      </w:r>
      <w:r w:rsidRPr="00BF5C9E">
        <w:rPr>
          <w:rFonts w:ascii="Times New Roman" w:hAnsi="Times New Roman"/>
          <w:sz w:val="22"/>
          <w:szCs w:val="22"/>
        </w:rPr>
        <w:t xml:space="preserve"> </w:t>
      </w:r>
      <w:r w:rsidRPr="00BF5C9E">
        <w:rPr>
          <w:rFonts w:ascii="Times New Roman" w:hAnsi="Times New Roman" w:hint="eastAsia"/>
          <w:sz w:val="22"/>
          <w:szCs w:val="22"/>
        </w:rPr>
        <w:t>입수할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있거나</w:t>
      </w:r>
      <w:r w:rsidRPr="00BF5C9E">
        <w:rPr>
          <w:rFonts w:ascii="Times New Roman" w:hAnsi="Times New Roman"/>
          <w:sz w:val="22"/>
          <w:szCs w:val="22"/>
        </w:rPr>
        <w:t xml:space="preserve"> </w:t>
      </w:r>
      <w:r w:rsidRPr="00BF5C9E">
        <w:rPr>
          <w:rFonts w:ascii="Times New Roman" w:hAnsi="Times New Roman" w:hint="eastAsia"/>
          <w:sz w:val="22"/>
          <w:szCs w:val="22"/>
        </w:rPr>
        <w:t>법률절차에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공개된</w:t>
      </w:r>
      <w:r w:rsidRPr="00BF5C9E">
        <w:rPr>
          <w:rFonts w:ascii="Times New Roman" w:hAnsi="Times New Roman"/>
          <w:sz w:val="22"/>
          <w:szCs w:val="22"/>
        </w:rPr>
        <w:t xml:space="preserve"> </w:t>
      </w:r>
      <w:r w:rsidRPr="00BF5C9E">
        <w:rPr>
          <w:rFonts w:ascii="Times New Roman" w:hAnsi="Times New Roman" w:hint="eastAsia"/>
          <w:sz w:val="22"/>
          <w:szCs w:val="22"/>
        </w:rPr>
        <w:t>정보는</w:t>
      </w:r>
      <w:r w:rsidRPr="00BF5C9E">
        <w:rPr>
          <w:rFonts w:ascii="Times New Roman" w:hAnsi="Times New Roman"/>
          <w:sz w:val="22"/>
          <w:szCs w:val="22"/>
        </w:rPr>
        <w:t xml:space="preserve"> </w:t>
      </w:r>
      <w:r w:rsidRPr="00BF5C9E">
        <w:rPr>
          <w:rFonts w:ascii="Times New Roman" w:hAnsi="Times New Roman" w:hint="eastAsia"/>
          <w:sz w:val="22"/>
          <w:szCs w:val="22"/>
        </w:rPr>
        <w:t>제외한다</w:t>
      </w:r>
      <w:r w:rsidRPr="00BF5C9E">
        <w:rPr>
          <w:rFonts w:ascii="Times New Roman" w:hAnsi="Times New Roman"/>
          <w:sz w:val="22"/>
          <w:szCs w:val="22"/>
        </w:rPr>
        <w:t xml:space="preserve">), </w:t>
      </w:r>
      <w:r w:rsidRPr="00BF5C9E">
        <w:rPr>
          <w:rFonts w:ascii="Times New Roman" w:hAnsi="Times New Roman" w:hint="eastAsia"/>
          <w:sz w:val="22"/>
          <w:szCs w:val="22"/>
        </w:rPr>
        <w:t>어떠한</w:t>
      </w:r>
      <w:r w:rsidRPr="00BF5C9E">
        <w:rPr>
          <w:rFonts w:ascii="Times New Roman" w:hAnsi="Times New Roman"/>
          <w:sz w:val="22"/>
          <w:szCs w:val="22"/>
        </w:rPr>
        <w:t xml:space="preserve"> </w:t>
      </w:r>
      <w:r w:rsidRPr="00BF5C9E">
        <w:rPr>
          <w:rFonts w:ascii="Times New Roman" w:hAnsi="Times New Roman" w:hint="eastAsia"/>
          <w:sz w:val="22"/>
          <w:szCs w:val="22"/>
        </w:rPr>
        <w:t>비밀정보도</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공개하지</w:t>
      </w:r>
      <w:r w:rsidRPr="00BF5C9E">
        <w:rPr>
          <w:rFonts w:ascii="Times New Roman" w:hAnsi="Times New Roman"/>
          <w:sz w:val="22"/>
          <w:szCs w:val="22"/>
        </w:rPr>
        <w:t xml:space="preserve"> </w:t>
      </w:r>
      <w:r w:rsidRPr="00BF5C9E">
        <w:rPr>
          <w:rFonts w:ascii="Times New Roman" w:hAnsi="Times New Roman" w:hint="eastAsia"/>
          <w:sz w:val="22"/>
          <w:szCs w:val="22"/>
        </w:rPr>
        <w:t>않아야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lastRenderedPageBreak/>
        <w:t>법률</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명령에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이행을</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필요할</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당국에는</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진행을</w:t>
      </w:r>
      <w:r w:rsidRPr="00BF5C9E">
        <w:rPr>
          <w:rFonts w:ascii="Times New Roman" w:hAnsi="Times New Roman"/>
          <w:sz w:val="22"/>
          <w:szCs w:val="22"/>
        </w:rPr>
        <w:t xml:space="preserve"> </w:t>
      </w:r>
      <w:r w:rsidRPr="00BF5C9E">
        <w:rPr>
          <w:rFonts w:ascii="Times New Roman" w:hAnsi="Times New Roman" w:hint="eastAsia"/>
          <w:sz w:val="22"/>
          <w:szCs w:val="22"/>
        </w:rPr>
        <w:t>위하여</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범위</w:t>
      </w:r>
      <w:r w:rsidRPr="00BF5C9E">
        <w:rPr>
          <w:rFonts w:ascii="Times New Roman" w:hAnsi="Times New Roman"/>
          <w:sz w:val="22"/>
          <w:szCs w:val="22"/>
        </w:rPr>
        <w:t xml:space="preserve"> </w:t>
      </w:r>
      <w:r w:rsidRPr="00BF5C9E">
        <w:rPr>
          <w:rFonts w:ascii="Times New Roman" w:hAnsi="Times New Roman" w:hint="eastAsia"/>
          <w:sz w:val="22"/>
          <w:szCs w:val="22"/>
        </w:rPr>
        <w:t>내에서</w:t>
      </w:r>
      <w:r w:rsidRPr="00BF5C9E">
        <w:rPr>
          <w:rFonts w:ascii="Times New Roman" w:hAnsi="Times New Roman"/>
          <w:sz w:val="22"/>
          <w:szCs w:val="22"/>
        </w:rPr>
        <w:t xml:space="preserve"> </w:t>
      </w:r>
      <w:r w:rsidRPr="00BF5C9E">
        <w:rPr>
          <w:rFonts w:ascii="Times New Roman" w:hAnsi="Times New Roman" w:hint="eastAsia"/>
          <w:sz w:val="22"/>
          <w:szCs w:val="22"/>
        </w:rPr>
        <w:t>자신의</w:t>
      </w:r>
      <w:r w:rsidRPr="00BF5C9E">
        <w:rPr>
          <w:rFonts w:ascii="Times New Roman" w:hAnsi="Times New Roman"/>
          <w:sz w:val="22"/>
          <w:szCs w:val="22"/>
        </w:rPr>
        <w:t xml:space="preserve"> </w:t>
      </w:r>
      <w:r w:rsidRPr="00BF5C9E">
        <w:rPr>
          <w:rFonts w:ascii="Times New Roman" w:hAnsi="Times New Roman" w:hint="eastAsia"/>
          <w:sz w:val="22"/>
          <w:szCs w:val="22"/>
        </w:rPr>
        <w:t>자문사</w:t>
      </w:r>
      <w:r w:rsidRPr="00BF5C9E">
        <w:rPr>
          <w:rFonts w:ascii="Times New Roman" w:hAnsi="Times New Roman"/>
          <w:sz w:val="22"/>
          <w:szCs w:val="22"/>
        </w:rPr>
        <w:t xml:space="preserve">, </w:t>
      </w:r>
      <w:r w:rsidR="000C44E0" w:rsidRPr="000C44E0">
        <w:rPr>
          <w:rFonts w:ascii="Times New Roman" w:hAnsi="Times New Roman"/>
          <w:sz w:val="22"/>
          <w:szCs w:val="22"/>
        </w:rPr>
        <w:t>자산관리회사</w:t>
      </w:r>
      <w:r w:rsidR="000C44E0" w:rsidRPr="000C44E0">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잠재적</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그들의</w:t>
      </w:r>
      <w:r w:rsidRPr="00BF5C9E">
        <w:rPr>
          <w:rFonts w:ascii="Times New Roman" w:hAnsi="Times New Roman"/>
          <w:sz w:val="22"/>
          <w:szCs w:val="22"/>
        </w:rPr>
        <w:t xml:space="preserve"> </w:t>
      </w:r>
      <w:r w:rsidRPr="00BF5C9E">
        <w:rPr>
          <w:rFonts w:ascii="Times New Roman" w:hAnsi="Times New Roman" w:hint="eastAsia"/>
          <w:sz w:val="22"/>
          <w:szCs w:val="22"/>
        </w:rPr>
        <w:t>대행자</w:t>
      </w:r>
      <w:r w:rsidRPr="00BF5C9E">
        <w:rPr>
          <w:rFonts w:ascii="Times New Roman" w:hAnsi="Times New Roman"/>
          <w:sz w:val="22"/>
          <w:szCs w:val="22"/>
        </w:rPr>
        <w:t xml:space="preserve">, </w:t>
      </w:r>
      <w:r w:rsidRPr="00BF5C9E">
        <w:rPr>
          <w:rFonts w:ascii="Times New Roman" w:hAnsi="Times New Roman" w:hint="eastAsia"/>
          <w:sz w:val="22"/>
          <w:szCs w:val="22"/>
        </w:rPr>
        <w:t>대리인에게</w:t>
      </w:r>
      <w:r w:rsidRPr="00BF5C9E">
        <w:rPr>
          <w:rFonts w:ascii="Times New Roman" w:hAnsi="Times New Roman"/>
          <w:sz w:val="22"/>
          <w:szCs w:val="22"/>
        </w:rPr>
        <w:t xml:space="preserve"> </w:t>
      </w:r>
      <w:r w:rsidRPr="00BF5C9E">
        <w:rPr>
          <w:rFonts w:ascii="Times New Roman" w:hAnsi="Times New Roman" w:hint="eastAsia"/>
          <w:sz w:val="22"/>
          <w:szCs w:val="22"/>
        </w:rPr>
        <w:t>비밀정보를</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그러한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수령자가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의한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유지</w:t>
      </w:r>
      <w:r w:rsidRPr="00BF5C9E">
        <w:rPr>
          <w:rFonts w:ascii="Times New Roman" w:hAnsi="Times New Roman"/>
          <w:sz w:val="22"/>
          <w:szCs w:val="22"/>
        </w:rPr>
        <w:t xml:space="preserve"> </w:t>
      </w:r>
      <w:r w:rsidRPr="00BF5C9E">
        <w:rPr>
          <w:rFonts w:ascii="Times New Roman" w:hAnsi="Times New Roman" w:hint="eastAsia"/>
          <w:sz w:val="22"/>
          <w:szCs w:val="22"/>
        </w:rPr>
        <w:t>의무를</w:t>
      </w:r>
      <w:r w:rsidRPr="00BF5C9E">
        <w:rPr>
          <w:rFonts w:ascii="Times New Roman" w:hAnsi="Times New Roman"/>
          <w:sz w:val="22"/>
          <w:szCs w:val="22"/>
        </w:rPr>
        <w:t xml:space="preserve"> </w:t>
      </w:r>
      <w:r w:rsidRPr="00BF5C9E">
        <w:rPr>
          <w:rFonts w:ascii="Times New Roman" w:hAnsi="Times New Roman" w:hint="eastAsia"/>
          <w:sz w:val="22"/>
          <w:szCs w:val="22"/>
        </w:rPr>
        <w:t>지키도록</w:t>
      </w:r>
      <w:r w:rsidRPr="00BF5C9E">
        <w:rPr>
          <w:rFonts w:ascii="Times New Roman" w:hAnsi="Times New Roman"/>
          <w:sz w:val="22"/>
          <w:szCs w:val="22"/>
        </w:rPr>
        <w:t xml:space="preserve"> </w:t>
      </w:r>
      <w:r w:rsidRPr="00BF5C9E">
        <w:rPr>
          <w:rFonts w:ascii="Times New Roman" w:hAnsi="Times New Roman" w:hint="eastAsia"/>
          <w:sz w:val="22"/>
          <w:szCs w:val="22"/>
        </w:rPr>
        <w:t>하여야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000C44E0" w:rsidRPr="000C44E0">
        <w:rPr>
          <w:rFonts w:ascii="Times New Roman" w:hAnsi="Times New Roman"/>
          <w:sz w:val="22"/>
          <w:szCs w:val="22"/>
        </w:rPr>
        <w:t>또한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각</w:t>
      </w:r>
      <w:r w:rsidR="000C44E0" w:rsidRPr="000C44E0">
        <w:rPr>
          <w:rFonts w:ascii="Times New Roman" w:hAnsi="Times New Roman"/>
          <w:sz w:val="22"/>
          <w:szCs w:val="22"/>
        </w:rPr>
        <w:t xml:space="preserve"> </w:t>
      </w:r>
      <w:r w:rsidR="000C44E0" w:rsidRPr="000C44E0">
        <w:rPr>
          <w:rFonts w:ascii="Times New Roman" w:hAnsi="Times New Roman"/>
          <w:sz w:val="22"/>
          <w:szCs w:val="22"/>
        </w:rPr>
        <w:t>당사자는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관련</w:t>
      </w:r>
      <w:r w:rsidR="000C44E0" w:rsidRPr="000C44E0">
        <w:rPr>
          <w:rFonts w:ascii="Times New Roman" w:hAnsi="Times New Roman"/>
          <w:sz w:val="22"/>
          <w:szCs w:val="22"/>
        </w:rPr>
        <w:t xml:space="preserve"> </w:t>
      </w:r>
      <w:r w:rsidR="000C44E0" w:rsidRPr="000C44E0">
        <w:rPr>
          <w:rFonts w:ascii="Times New Roman" w:hAnsi="Times New Roman"/>
          <w:sz w:val="22"/>
          <w:szCs w:val="22"/>
        </w:rPr>
        <w:t>법령</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한국거래소의</w:t>
      </w:r>
      <w:r w:rsidR="000C44E0" w:rsidRPr="000C44E0">
        <w:rPr>
          <w:rFonts w:ascii="Times New Roman" w:hAnsi="Times New Roman"/>
          <w:sz w:val="22"/>
          <w:szCs w:val="22"/>
        </w:rPr>
        <w:t xml:space="preserve"> </w:t>
      </w:r>
      <w:r w:rsidR="000C44E0" w:rsidRPr="000C44E0">
        <w:rPr>
          <w:rFonts w:ascii="Times New Roman" w:hAnsi="Times New Roman"/>
          <w:sz w:val="22"/>
          <w:szCs w:val="22"/>
        </w:rPr>
        <w:t>규정에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따라</w:t>
      </w:r>
      <w:r w:rsidR="000C44E0" w:rsidRPr="000C44E0">
        <w:rPr>
          <w:rFonts w:ascii="Times New Roman" w:hAnsi="Times New Roman"/>
          <w:sz w:val="22"/>
          <w:szCs w:val="22"/>
        </w:rPr>
        <w:t xml:space="preserve"> </w:t>
      </w:r>
      <w:r w:rsidR="000C44E0" w:rsidRPr="000C44E0">
        <w:rPr>
          <w:rFonts w:ascii="Times New Roman" w:hAnsi="Times New Roman"/>
          <w:sz w:val="22"/>
          <w:szCs w:val="22"/>
        </w:rPr>
        <w:t>요구되는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공시</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보고를</w:t>
      </w:r>
      <w:r w:rsidR="000C44E0" w:rsidRPr="000C44E0">
        <w:rPr>
          <w:rFonts w:ascii="Times New Roman" w:hAnsi="Times New Roman"/>
          <w:sz w:val="22"/>
          <w:szCs w:val="22"/>
        </w:rPr>
        <w:t xml:space="preserve"> </w:t>
      </w:r>
      <w:r w:rsidR="000C44E0" w:rsidRPr="000C44E0">
        <w:rPr>
          <w:rFonts w:ascii="Times New Roman" w:hAnsi="Times New Roman"/>
          <w:sz w:val="22"/>
          <w:szCs w:val="22"/>
        </w:rPr>
        <w:t>위하여</w:t>
      </w:r>
      <w:r w:rsidR="000C44E0" w:rsidRPr="000C44E0">
        <w:rPr>
          <w:rFonts w:ascii="Times New Roman" w:hAnsi="Times New Roman"/>
          <w:sz w:val="22"/>
          <w:szCs w:val="22"/>
        </w:rPr>
        <w:t xml:space="preserve"> </w:t>
      </w:r>
      <w:r w:rsidR="000C44E0" w:rsidRPr="000C44E0">
        <w:rPr>
          <w:rFonts w:ascii="Times New Roman" w:hAnsi="Times New Roman"/>
          <w:sz w:val="22"/>
          <w:szCs w:val="22"/>
        </w:rPr>
        <w:t>필요한</w:t>
      </w:r>
      <w:r w:rsidR="000C44E0" w:rsidRPr="000C44E0">
        <w:rPr>
          <w:rFonts w:ascii="Times New Roman" w:hAnsi="Times New Roman"/>
          <w:sz w:val="22"/>
          <w:szCs w:val="22"/>
        </w:rPr>
        <w:t xml:space="preserve"> </w:t>
      </w:r>
      <w:r w:rsidR="000C44E0" w:rsidRPr="000C44E0">
        <w:rPr>
          <w:rFonts w:ascii="Times New Roman" w:hAnsi="Times New Roman"/>
          <w:sz w:val="22"/>
          <w:szCs w:val="22"/>
        </w:rPr>
        <w:t>범위</w:t>
      </w:r>
      <w:r w:rsidR="000C44E0" w:rsidRPr="000C44E0">
        <w:rPr>
          <w:rFonts w:ascii="Times New Roman" w:hAnsi="Times New Roman"/>
          <w:sz w:val="22"/>
          <w:szCs w:val="22"/>
        </w:rPr>
        <w:t xml:space="preserve"> </w:t>
      </w:r>
      <w:r w:rsidR="000C44E0" w:rsidRPr="000C44E0">
        <w:rPr>
          <w:rFonts w:ascii="Times New Roman" w:hAnsi="Times New Roman"/>
          <w:sz w:val="22"/>
          <w:szCs w:val="22"/>
        </w:rPr>
        <w:t>내에서</w:t>
      </w:r>
      <w:r w:rsidR="000C44E0" w:rsidRPr="000C44E0">
        <w:rPr>
          <w:rFonts w:ascii="Times New Roman" w:hAnsi="Times New Roman"/>
          <w:sz w:val="22"/>
          <w:szCs w:val="22"/>
        </w:rPr>
        <w:t xml:space="preserve"> </w:t>
      </w:r>
      <w:r w:rsidR="000C44E0" w:rsidRPr="000C44E0">
        <w:rPr>
          <w:rFonts w:ascii="Times New Roman" w:hAnsi="Times New Roman"/>
          <w:sz w:val="22"/>
          <w:szCs w:val="22"/>
        </w:rPr>
        <w:t>비밀정보를</w:t>
      </w:r>
      <w:r w:rsidR="000C44E0" w:rsidRPr="000C44E0">
        <w:rPr>
          <w:rFonts w:ascii="Times New Roman" w:hAnsi="Times New Roman"/>
          <w:sz w:val="22"/>
          <w:szCs w:val="22"/>
        </w:rPr>
        <w:t xml:space="preserve"> </w:t>
      </w:r>
      <w:r w:rsidR="000C44E0" w:rsidRPr="000C44E0">
        <w:rPr>
          <w:rFonts w:ascii="Times New Roman" w:hAnsi="Times New Roman"/>
          <w:sz w:val="22"/>
          <w:szCs w:val="22"/>
        </w:rPr>
        <w:t>공개할</w:t>
      </w:r>
      <w:r w:rsidR="000C44E0" w:rsidRPr="000C44E0">
        <w:rPr>
          <w:rFonts w:ascii="Times New Roman" w:hAnsi="Times New Roman"/>
          <w:sz w:val="22"/>
          <w:szCs w:val="22"/>
        </w:rPr>
        <w:t xml:space="preserve"> </w:t>
      </w:r>
      <w:r w:rsidR="000C44E0" w:rsidRPr="000C44E0">
        <w:rPr>
          <w:rFonts w:ascii="Times New Roman" w:hAnsi="Times New Roman"/>
          <w:sz w:val="22"/>
          <w:szCs w:val="22"/>
        </w:rPr>
        <w:t>수</w:t>
      </w:r>
      <w:r w:rsidR="000C44E0" w:rsidRPr="000C44E0">
        <w:rPr>
          <w:rFonts w:ascii="Times New Roman" w:hAnsi="Times New Roman"/>
          <w:sz w:val="22"/>
          <w:szCs w:val="22"/>
        </w:rPr>
        <w:t xml:space="preserve"> </w:t>
      </w:r>
      <w:r w:rsidR="000C44E0" w:rsidRPr="000C44E0">
        <w:rPr>
          <w:rFonts w:ascii="Times New Roman" w:hAnsi="Times New Roman"/>
          <w:sz w:val="22"/>
          <w:szCs w:val="22"/>
        </w:rPr>
        <w:t>있다</w:t>
      </w:r>
      <w:r w:rsidR="000C44E0" w:rsidRPr="000C44E0">
        <w:rPr>
          <w:rFonts w:ascii="Times New Roman" w:hAnsi="Times New Roman"/>
          <w:sz w:val="22"/>
          <w:szCs w:val="22"/>
        </w:rPr>
        <w:t>.</w:t>
      </w:r>
      <w:r w:rsidR="000C44E0">
        <w:rPr>
          <w:rFonts w:ascii="Times New Roman" w:hAnsi="Times New Roman" w:hint="eastAsia"/>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당사자들이</w:t>
      </w:r>
      <w:r w:rsidRPr="00BF5C9E">
        <w:rPr>
          <w:rFonts w:ascii="Times New Roman" w:hAnsi="Times New Roman"/>
          <w:sz w:val="22"/>
          <w:szCs w:val="22"/>
        </w:rPr>
        <w:t xml:space="preserve"> </w:t>
      </w:r>
      <w:r w:rsidRPr="00BF5C9E">
        <w:rPr>
          <w:rFonts w:ascii="Times New Roman" w:hAnsi="Times New Roman" w:hint="eastAsia"/>
          <w:sz w:val="22"/>
          <w:szCs w:val="22"/>
        </w:rPr>
        <w:t>부담하는</w:t>
      </w:r>
      <w:r w:rsidRPr="00BF5C9E">
        <w:rPr>
          <w:rFonts w:ascii="Times New Roman" w:hAnsi="Times New Roman"/>
          <w:sz w:val="22"/>
          <w:szCs w:val="22"/>
        </w:rPr>
        <w:t xml:space="preserve"> </w:t>
      </w:r>
      <w:r w:rsidRPr="00BF5C9E">
        <w:rPr>
          <w:rFonts w:ascii="Times New Roman" w:hAnsi="Times New Roman" w:hint="eastAsia"/>
          <w:sz w:val="22"/>
          <w:szCs w:val="22"/>
        </w:rPr>
        <w:t>의무는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해제</w:t>
      </w:r>
      <w:r w:rsidRPr="00BF5C9E">
        <w:rPr>
          <w:rFonts w:ascii="Times New Roman" w:hAnsi="Times New Roman"/>
          <w:sz w:val="22"/>
          <w:szCs w:val="22"/>
        </w:rPr>
        <w:t xml:space="preserve"> </w:t>
      </w:r>
      <w:r w:rsidRPr="00BF5C9E">
        <w:rPr>
          <w:rFonts w:ascii="Times New Roman" w:hAnsi="Times New Roman" w:hint="eastAsia"/>
          <w:sz w:val="22"/>
          <w:szCs w:val="22"/>
        </w:rPr>
        <w:t>혹은</w:t>
      </w:r>
      <w:r w:rsidRPr="00BF5C9E">
        <w:rPr>
          <w:rFonts w:ascii="Times New Roman" w:hAnsi="Times New Roman"/>
          <w:sz w:val="22"/>
          <w:szCs w:val="22"/>
        </w:rPr>
        <w:t xml:space="preserve"> </w:t>
      </w:r>
      <w:r w:rsidR="00FE7BEC">
        <w:rPr>
          <w:rFonts w:ascii="Times New Roman" w:hAnsi="Times New Roman" w:hint="eastAsia"/>
          <w:sz w:val="22"/>
          <w:szCs w:val="22"/>
        </w:rPr>
        <w:t>거래종결</w:t>
      </w:r>
      <w:r w:rsidRPr="00BF5C9E">
        <w:rPr>
          <w:rFonts w:ascii="Times New Roman" w:hAnsi="Times New Roman"/>
          <w:sz w:val="22"/>
          <w:szCs w:val="22"/>
        </w:rPr>
        <w:t xml:space="preserve"> </w:t>
      </w:r>
      <w:r w:rsidRPr="00BF5C9E">
        <w:rPr>
          <w:rFonts w:ascii="Times New Roman" w:hAnsi="Times New Roman" w:hint="eastAsia"/>
          <w:sz w:val="22"/>
          <w:szCs w:val="22"/>
        </w:rPr>
        <w:t>이후</w:t>
      </w:r>
      <w:r w:rsidRPr="00BF5C9E">
        <w:rPr>
          <w:rFonts w:ascii="Times New Roman" w:hAnsi="Times New Roman"/>
          <w:sz w:val="22"/>
          <w:szCs w:val="22"/>
        </w:rPr>
        <w:t xml:space="preserve"> </w:t>
      </w:r>
      <w:r w:rsidR="00FE7BEC">
        <w:rPr>
          <w:rFonts w:ascii="Times New Roman" w:hAnsi="Times New Roman" w:hint="eastAsia"/>
          <w:sz w:val="22"/>
          <w:szCs w:val="22"/>
        </w:rPr>
        <w:t>[</w:t>
      </w:r>
      <w:r w:rsidRPr="00BF5C9E">
        <w:rPr>
          <w:rFonts w:ascii="Times New Roman" w:hAnsi="Times New Roman"/>
          <w:sz w:val="22"/>
          <w:szCs w:val="22"/>
        </w:rPr>
        <w:t>1</w:t>
      </w:r>
      <w:r w:rsidR="00FE7BEC">
        <w:rPr>
          <w:rFonts w:ascii="Times New Roman" w:hAnsi="Times New Roman" w:hint="eastAsia"/>
          <w:sz w:val="22"/>
          <w:szCs w:val="22"/>
        </w:rPr>
        <w:t>]</w:t>
      </w:r>
      <w:r w:rsidRPr="00BF5C9E">
        <w:rPr>
          <w:rFonts w:ascii="Times New Roman" w:hAnsi="Times New Roman" w:hint="eastAsia"/>
          <w:sz w:val="22"/>
          <w:szCs w:val="22"/>
        </w:rPr>
        <w:t>년</w:t>
      </w:r>
      <w:r w:rsidRPr="00BF5C9E">
        <w:rPr>
          <w:rFonts w:ascii="Times New Roman" w:hAnsi="Times New Roman"/>
          <w:sz w:val="22"/>
          <w:szCs w:val="22"/>
        </w:rPr>
        <w:t xml:space="preserve"> </w:t>
      </w:r>
      <w:r w:rsidRPr="00BF5C9E">
        <w:rPr>
          <w:rFonts w:ascii="Times New Roman" w:hAnsi="Times New Roman" w:hint="eastAsia"/>
          <w:sz w:val="22"/>
          <w:szCs w:val="22"/>
        </w:rPr>
        <w:t>동안</w:t>
      </w:r>
      <w:r w:rsidR="00596503">
        <w:rPr>
          <w:rFonts w:ascii="Times New Roman" w:hAnsi="Times New Roman" w:hint="eastAsia"/>
          <w:sz w:val="22"/>
          <w:szCs w:val="22"/>
        </w:rPr>
        <w:t>(</w:t>
      </w:r>
      <w:r w:rsidR="00596503">
        <w:rPr>
          <w:rFonts w:ascii="Times New Roman" w:hAnsi="Times New Roman" w:hint="eastAsia"/>
          <w:sz w:val="22"/>
          <w:szCs w:val="22"/>
        </w:rPr>
        <w:t>단</w:t>
      </w:r>
      <w:r w:rsidR="00596503">
        <w:rPr>
          <w:rFonts w:ascii="Times New Roman" w:hAnsi="Times New Roman" w:hint="eastAsia"/>
          <w:sz w:val="22"/>
          <w:szCs w:val="22"/>
        </w:rPr>
        <w:t xml:space="preserve">, </w:t>
      </w:r>
      <w:r w:rsidR="00596503">
        <w:rPr>
          <w:rFonts w:ascii="Times New Roman" w:hAnsi="Times New Roman" w:hint="eastAsia"/>
          <w:sz w:val="22"/>
          <w:szCs w:val="22"/>
        </w:rPr>
        <w:t>어느</w:t>
      </w:r>
      <w:r w:rsidR="00596503">
        <w:rPr>
          <w:rFonts w:ascii="Times New Roman" w:hAnsi="Times New Roman" w:hint="eastAsia"/>
          <w:sz w:val="22"/>
          <w:szCs w:val="22"/>
        </w:rPr>
        <w:t xml:space="preserve"> </w:t>
      </w:r>
      <w:r w:rsidR="00596503">
        <w:rPr>
          <w:rFonts w:ascii="Times New Roman" w:hAnsi="Times New Roman" w:hint="eastAsia"/>
          <w:sz w:val="22"/>
          <w:szCs w:val="22"/>
        </w:rPr>
        <w:t>당사자가</w:t>
      </w:r>
      <w:r w:rsidR="00596503">
        <w:rPr>
          <w:rFonts w:ascii="Times New Roman" w:hAnsi="Times New Roman" w:hint="eastAsia"/>
          <w:sz w:val="22"/>
          <w:szCs w:val="22"/>
        </w:rPr>
        <w:t xml:space="preserve"> </w:t>
      </w:r>
      <w:r w:rsidR="00596503">
        <w:rPr>
          <w:rFonts w:ascii="Times New Roman" w:hAnsi="Times New Roman" w:hint="eastAsia"/>
          <w:sz w:val="22"/>
          <w:szCs w:val="22"/>
        </w:rPr>
        <w:t>청산</w:t>
      </w:r>
      <w:r w:rsidR="00596503">
        <w:rPr>
          <w:rFonts w:ascii="Times New Roman" w:hAnsi="Times New Roman" w:hint="eastAsia"/>
          <w:sz w:val="22"/>
          <w:szCs w:val="22"/>
        </w:rPr>
        <w:t xml:space="preserve"> </w:t>
      </w:r>
      <w:r w:rsidR="00596503">
        <w:rPr>
          <w:rFonts w:ascii="Times New Roman" w:hAnsi="Times New Roman" w:hint="eastAsia"/>
          <w:sz w:val="22"/>
          <w:szCs w:val="22"/>
        </w:rPr>
        <w:t>또는</w:t>
      </w:r>
      <w:r w:rsidR="00596503">
        <w:rPr>
          <w:rFonts w:ascii="Times New Roman" w:hAnsi="Times New Roman" w:hint="eastAsia"/>
          <w:sz w:val="22"/>
          <w:szCs w:val="22"/>
        </w:rPr>
        <w:t xml:space="preserve"> </w:t>
      </w:r>
      <w:r w:rsidR="00596503">
        <w:rPr>
          <w:rFonts w:ascii="Times New Roman" w:hAnsi="Times New Roman" w:hint="eastAsia"/>
          <w:sz w:val="22"/>
          <w:szCs w:val="22"/>
        </w:rPr>
        <w:t>해산</w:t>
      </w:r>
      <w:r w:rsidR="00596503">
        <w:rPr>
          <w:rFonts w:ascii="Times New Roman" w:hAnsi="Times New Roman" w:hint="eastAsia"/>
          <w:sz w:val="22"/>
          <w:szCs w:val="22"/>
        </w:rPr>
        <w:t xml:space="preserve"> </w:t>
      </w:r>
      <w:r w:rsidR="00596503">
        <w:rPr>
          <w:rFonts w:ascii="Times New Roman" w:hAnsi="Times New Roman" w:hint="eastAsia"/>
          <w:sz w:val="22"/>
          <w:szCs w:val="22"/>
        </w:rPr>
        <w:t>절차를</w:t>
      </w:r>
      <w:r w:rsidR="00596503">
        <w:rPr>
          <w:rFonts w:ascii="Times New Roman" w:hAnsi="Times New Roman" w:hint="eastAsia"/>
          <w:sz w:val="22"/>
          <w:szCs w:val="22"/>
        </w:rPr>
        <w:t xml:space="preserve"> </w:t>
      </w:r>
      <w:r w:rsidR="00596503">
        <w:rPr>
          <w:rFonts w:ascii="Times New Roman" w:hAnsi="Times New Roman" w:hint="eastAsia"/>
          <w:sz w:val="22"/>
          <w:szCs w:val="22"/>
        </w:rPr>
        <w:t>진행하는</w:t>
      </w:r>
      <w:r w:rsidR="00596503">
        <w:rPr>
          <w:rFonts w:ascii="Times New Roman" w:hAnsi="Times New Roman" w:hint="eastAsia"/>
          <w:sz w:val="22"/>
          <w:szCs w:val="22"/>
        </w:rPr>
        <w:t xml:space="preserve"> </w:t>
      </w:r>
      <w:r w:rsidR="00596503">
        <w:rPr>
          <w:rFonts w:ascii="Times New Roman" w:hAnsi="Times New Roman" w:hint="eastAsia"/>
          <w:sz w:val="22"/>
          <w:szCs w:val="22"/>
        </w:rPr>
        <w:t>경우</w:t>
      </w:r>
      <w:r w:rsidR="00596503">
        <w:rPr>
          <w:rFonts w:ascii="Times New Roman" w:hAnsi="Times New Roman" w:hint="eastAsia"/>
          <w:sz w:val="22"/>
          <w:szCs w:val="22"/>
        </w:rPr>
        <w:t xml:space="preserve"> </w:t>
      </w:r>
      <w:r w:rsidR="00596503">
        <w:rPr>
          <w:rFonts w:ascii="Times New Roman" w:hAnsi="Times New Roman" w:hint="eastAsia"/>
          <w:sz w:val="22"/>
          <w:szCs w:val="22"/>
        </w:rPr>
        <w:t>해당</w:t>
      </w:r>
      <w:r w:rsidR="00596503">
        <w:rPr>
          <w:rFonts w:ascii="Times New Roman" w:hAnsi="Times New Roman" w:hint="eastAsia"/>
          <w:sz w:val="22"/>
          <w:szCs w:val="22"/>
        </w:rPr>
        <w:t xml:space="preserve"> </w:t>
      </w:r>
      <w:r w:rsidR="00596503">
        <w:rPr>
          <w:rFonts w:ascii="Times New Roman" w:hAnsi="Times New Roman" w:hint="eastAsia"/>
          <w:sz w:val="22"/>
          <w:szCs w:val="22"/>
        </w:rPr>
        <w:t>당사자에</w:t>
      </w:r>
      <w:r w:rsidR="00596503">
        <w:rPr>
          <w:rFonts w:ascii="Times New Roman" w:hAnsi="Times New Roman" w:hint="eastAsia"/>
          <w:sz w:val="22"/>
          <w:szCs w:val="22"/>
        </w:rPr>
        <w:t xml:space="preserve"> </w:t>
      </w:r>
      <w:r w:rsidR="00596503">
        <w:rPr>
          <w:rFonts w:ascii="Times New Roman" w:hAnsi="Times New Roman" w:hint="eastAsia"/>
          <w:sz w:val="22"/>
          <w:szCs w:val="22"/>
        </w:rPr>
        <w:t>대해서는</w:t>
      </w:r>
      <w:r w:rsidR="00596503">
        <w:rPr>
          <w:rFonts w:ascii="Times New Roman" w:hAnsi="Times New Roman" w:hint="eastAsia"/>
          <w:sz w:val="22"/>
          <w:szCs w:val="22"/>
        </w:rPr>
        <w:t xml:space="preserve"> </w:t>
      </w:r>
      <w:r w:rsidR="00596503">
        <w:rPr>
          <w:rFonts w:ascii="Times New Roman" w:hAnsi="Times New Roman" w:hint="eastAsia"/>
          <w:sz w:val="22"/>
          <w:szCs w:val="22"/>
        </w:rPr>
        <w:t>청산종결등기일까지</w:t>
      </w:r>
      <w:r w:rsidR="00596503">
        <w:rPr>
          <w:rFonts w:ascii="Times New Roman" w:hAnsi="Times New Roman" w:hint="eastAsia"/>
          <w:sz w:val="22"/>
          <w:szCs w:val="22"/>
        </w:rPr>
        <w:t>)</w:t>
      </w:r>
      <w:r w:rsidRPr="00BF5C9E">
        <w:rPr>
          <w:rFonts w:ascii="Times New Roman" w:hAnsi="Times New Roman"/>
          <w:sz w:val="22"/>
          <w:szCs w:val="22"/>
        </w:rPr>
        <w:t xml:space="preserve"> </w:t>
      </w:r>
      <w:r w:rsidRPr="00BF5C9E">
        <w:rPr>
          <w:rFonts w:ascii="Times New Roman" w:hAnsi="Times New Roman" w:hint="eastAsia"/>
          <w:sz w:val="22"/>
          <w:szCs w:val="22"/>
        </w:rPr>
        <w:t>유효하고</w:t>
      </w:r>
      <w:r w:rsidRPr="00BF5C9E">
        <w:rPr>
          <w:rFonts w:ascii="Times New Roman" w:hAnsi="Times New Roman"/>
          <w:sz w:val="22"/>
          <w:szCs w:val="22"/>
        </w:rPr>
        <w:t xml:space="preserve"> </w:t>
      </w:r>
      <w:r w:rsidRPr="00BF5C9E">
        <w:rPr>
          <w:rFonts w:ascii="Times New Roman" w:hAnsi="Times New Roman" w:hint="eastAsia"/>
          <w:sz w:val="22"/>
          <w:szCs w:val="22"/>
        </w:rPr>
        <w:t>당사자들에게</w:t>
      </w:r>
      <w:r w:rsidRPr="00BF5C9E">
        <w:rPr>
          <w:rFonts w:ascii="Times New Roman" w:hAnsi="Times New Roman"/>
          <w:sz w:val="22"/>
          <w:szCs w:val="22"/>
        </w:rPr>
        <w:t xml:space="preserve"> </w:t>
      </w:r>
      <w:r w:rsidRPr="00BF5C9E">
        <w:rPr>
          <w:rFonts w:ascii="Times New Roman" w:hAnsi="Times New Roman" w:hint="eastAsia"/>
          <w:sz w:val="22"/>
          <w:szCs w:val="22"/>
        </w:rPr>
        <w:t>구속력이</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w:t>
      </w:r>
    </w:p>
    <w:p w14:paraId="177226FE" w14:textId="77777777" w:rsidR="00516186" w:rsidRPr="00380FB2" w:rsidRDefault="00516186" w:rsidP="007008A0">
      <w:pPr>
        <w:tabs>
          <w:tab w:val="left" w:pos="-1440"/>
        </w:tabs>
        <w:snapToGrid w:val="0"/>
        <w:ind w:left="720" w:hanging="720"/>
        <w:rPr>
          <w:szCs w:val="22"/>
        </w:rPr>
      </w:pPr>
    </w:p>
    <w:p w14:paraId="114E9FEA" w14:textId="0AADB941"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비용</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달리</w:t>
      </w:r>
      <w:r w:rsidRPr="00BF5C9E">
        <w:rPr>
          <w:rFonts w:ascii="Times New Roman" w:hAnsi="Times New Roman"/>
          <w:sz w:val="22"/>
          <w:szCs w:val="22"/>
        </w:rPr>
        <w:t xml:space="preserve"> </w:t>
      </w:r>
      <w:r w:rsidRPr="00BF5C9E">
        <w:rPr>
          <w:rFonts w:ascii="Times New Roman" w:hAnsi="Times New Roman" w:hint="eastAsia"/>
          <w:sz w:val="22"/>
          <w:szCs w:val="22"/>
        </w:rPr>
        <w:t>규정되지</w:t>
      </w:r>
      <w:r w:rsidRPr="00BF5C9E">
        <w:rPr>
          <w:rFonts w:ascii="Times New Roman" w:hAnsi="Times New Roman"/>
          <w:sz w:val="22"/>
          <w:szCs w:val="22"/>
        </w:rPr>
        <w:t xml:space="preserve"> </w:t>
      </w:r>
      <w:r w:rsidRPr="00BF5C9E">
        <w:rPr>
          <w:rFonts w:ascii="Times New Roman" w:hAnsi="Times New Roman" w:hint="eastAsia"/>
          <w:sz w:val="22"/>
          <w:szCs w:val="22"/>
        </w:rPr>
        <w:t>않은</w:t>
      </w:r>
      <w:r w:rsidRPr="00BF5C9E">
        <w:rPr>
          <w:rFonts w:ascii="Times New Roman" w:hAnsi="Times New Roman"/>
          <w:sz w:val="22"/>
          <w:szCs w:val="22"/>
        </w:rPr>
        <w:t xml:space="preserve"> </w:t>
      </w:r>
      <w:r w:rsidRPr="00BF5C9E">
        <w:rPr>
          <w:rFonts w:ascii="Times New Roman" w:hAnsi="Times New Roman" w:hint="eastAsia"/>
          <w:sz w:val="22"/>
          <w:szCs w:val="22"/>
        </w:rPr>
        <w:t>한</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준비</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 xml:space="preserve"> </w:t>
      </w:r>
      <w:r w:rsidRPr="00BF5C9E">
        <w:rPr>
          <w:rFonts w:ascii="Times New Roman" w:hAnsi="Times New Roman" w:hint="eastAsia"/>
          <w:sz w:val="22"/>
          <w:szCs w:val="22"/>
        </w:rPr>
        <w:t>이행과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수수료와</w:t>
      </w:r>
      <w:r w:rsidRPr="00BF5C9E">
        <w:rPr>
          <w:rFonts w:ascii="Times New Roman" w:hAnsi="Times New Roman"/>
          <w:sz w:val="22"/>
          <w:szCs w:val="22"/>
        </w:rPr>
        <w:t xml:space="preserve"> </w:t>
      </w:r>
      <w:r w:rsidRPr="00BF5C9E">
        <w:rPr>
          <w:rFonts w:ascii="Times New Roman" w:hAnsi="Times New Roman" w:hint="eastAsia"/>
          <w:sz w:val="22"/>
          <w:szCs w:val="22"/>
        </w:rPr>
        <w:t>비용</w:t>
      </w:r>
      <w:r w:rsidRPr="00BF5C9E">
        <w:rPr>
          <w:rFonts w:ascii="Times New Roman" w:hAnsi="Times New Roman"/>
          <w:sz w:val="22"/>
          <w:szCs w:val="22"/>
        </w:rPr>
        <w:t>(</w:t>
      </w:r>
      <w:r w:rsidRPr="00BF5C9E">
        <w:rPr>
          <w:rFonts w:ascii="Times New Roman" w:hAnsi="Times New Roman" w:hint="eastAsia"/>
          <w:sz w:val="22"/>
          <w:szCs w:val="22"/>
        </w:rPr>
        <w:t>변호사</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Pr="00BF5C9E">
        <w:rPr>
          <w:rFonts w:ascii="Times New Roman" w:hAnsi="Times New Roman" w:hint="eastAsia"/>
          <w:sz w:val="22"/>
          <w:szCs w:val="22"/>
        </w:rPr>
        <w:t>자문인</w:t>
      </w:r>
      <w:r w:rsidRPr="00BF5C9E">
        <w:rPr>
          <w:rFonts w:ascii="Times New Roman" w:hAnsi="Times New Roman"/>
          <w:sz w:val="22"/>
          <w:szCs w:val="22"/>
        </w:rPr>
        <w:t xml:space="preserve"> </w:t>
      </w:r>
      <w:r w:rsidRPr="00BF5C9E">
        <w:rPr>
          <w:rFonts w:ascii="Times New Roman" w:hAnsi="Times New Roman" w:hint="eastAsia"/>
          <w:sz w:val="22"/>
          <w:szCs w:val="22"/>
        </w:rPr>
        <w:t>보수</w:t>
      </w:r>
      <w:r w:rsidRPr="00BF5C9E">
        <w:rPr>
          <w:rFonts w:ascii="Times New Roman" w:hAnsi="Times New Roman"/>
          <w:sz w:val="22"/>
          <w:szCs w:val="22"/>
        </w:rPr>
        <w:t xml:space="preserve"> </w:t>
      </w:r>
      <w:r w:rsidRPr="00BF5C9E">
        <w:rPr>
          <w:rFonts w:ascii="Times New Roman" w:hAnsi="Times New Roman" w:hint="eastAsia"/>
          <w:sz w:val="22"/>
          <w:szCs w:val="22"/>
        </w:rPr>
        <w:t>포함</w:t>
      </w:r>
      <w:r w:rsidRPr="00BF5C9E">
        <w:rPr>
          <w:rFonts w:ascii="Times New Roman" w:hAnsi="Times New Roman"/>
          <w:sz w:val="22"/>
          <w:szCs w:val="22"/>
        </w:rPr>
        <w:t>)</w:t>
      </w:r>
      <w:r w:rsidRPr="00BF5C9E">
        <w:rPr>
          <w:rFonts w:ascii="Times New Roman" w:hAnsi="Times New Roman" w:hint="eastAsia"/>
          <w:sz w:val="22"/>
          <w:szCs w:val="22"/>
        </w:rPr>
        <w:t>을</w:t>
      </w:r>
      <w:r w:rsidRPr="00BF5C9E">
        <w:rPr>
          <w:rFonts w:ascii="Times New Roman" w:hAnsi="Times New Roman"/>
          <w:sz w:val="22"/>
          <w:szCs w:val="22"/>
        </w:rPr>
        <w:t xml:space="preserve"> </w:t>
      </w:r>
      <w:r w:rsidRPr="00BF5C9E">
        <w:rPr>
          <w:rFonts w:ascii="Times New Roman" w:hAnsi="Times New Roman" w:hint="eastAsia"/>
          <w:sz w:val="22"/>
          <w:szCs w:val="22"/>
        </w:rPr>
        <w:t>각자</w:t>
      </w:r>
      <w:r w:rsidRPr="00BF5C9E">
        <w:rPr>
          <w:rFonts w:ascii="Times New Roman" w:hAnsi="Times New Roman"/>
          <w:sz w:val="22"/>
          <w:szCs w:val="22"/>
        </w:rPr>
        <w:t xml:space="preserve"> </w:t>
      </w:r>
      <w:r w:rsidRPr="00BF5C9E">
        <w:rPr>
          <w:rFonts w:ascii="Times New Roman" w:hAnsi="Times New Roman" w:hint="eastAsia"/>
          <w:sz w:val="22"/>
          <w:szCs w:val="22"/>
        </w:rPr>
        <w:t>부담한다</w:t>
      </w:r>
      <w:r w:rsidRPr="00BF5C9E">
        <w:rPr>
          <w:rFonts w:ascii="Times New Roman" w:hAnsi="Times New Roman"/>
          <w:sz w:val="22"/>
          <w:szCs w:val="22"/>
        </w:rPr>
        <w:t>.</w:t>
      </w:r>
    </w:p>
    <w:p w14:paraId="10598BFC" w14:textId="77777777" w:rsidR="00516186" w:rsidRPr="00F4229B" w:rsidRDefault="00516186" w:rsidP="007008A0">
      <w:pPr>
        <w:tabs>
          <w:tab w:val="left" w:pos="-1440"/>
        </w:tabs>
        <w:snapToGrid w:val="0"/>
        <w:rPr>
          <w:rFonts w:eastAsia="바탕체"/>
          <w:bCs w:val="0"/>
          <w:color w:val="auto"/>
          <w:spacing w:val="-3"/>
          <w:kern w:val="0"/>
          <w:szCs w:val="22"/>
        </w:rPr>
      </w:pPr>
    </w:p>
    <w:p w14:paraId="565BE9F5" w14:textId="45A8B66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준거법</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00A112D0" w:rsidRPr="00BF5C9E">
        <w:rPr>
          <w:rFonts w:ascii="Times New Roman" w:hAnsi="Times New Roman" w:hint="eastAsia"/>
          <w:sz w:val="22"/>
          <w:szCs w:val="22"/>
        </w:rPr>
        <w:t>대</w:t>
      </w:r>
      <w:r w:rsidRPr="00BF5C9E">
        <w:rPr>
          <w:rFonts w:ascii="Times New Roman" w:hAnsi="Times New Roman" w:hint="eastAsia"/>
          <w:sz w:val="22"/>
          <w:szCs w:val="22"/>
        </w:rPr>
        <w:t>한</w:t>
      </w:r>
      <w:r w:rsidR="00A112D0" w:rsidRPr="00BF5C9E">
        <w:rPr>
          <w:rFonts w:ascii="Times New Roman" w:hAnsi="Times New Roman" w:hint="eastAsia"/>
          <w:sz w:val="22"/>
          <w:szCs w:val="22"/>
        </w:rPr>
        <w:t>민</w:t>
      </w:r>
      <w:r w:rsidRPr="00BF5C9E">
        <w:rPr>
          <w:rFonts w:ascii="Times New Roman" w:hAnsi="Times New Roman" w:hint="eastAsia"/>
          <w:sz w:val="22"/>
          <w:szCs w:val="22"/>
        </w:rPr>
        <w:t>국</w:t>
      </w:r>
      <w:r w:rsidRPr="00BF5C9E">
        <w:rPr>
          <w:rFonts w:ascii="Times New Roman" w:hAnsi="Times New Roman"/>
          <w:sz w:val="22"/>
          <w:szCs w:val="22"/>
        </w:rPr>
        <w:t xml:space="preserve"> </w:t>
      </w:r>
      <w:r w:rsidRPr="00BF5C9E">
        <w:rPr>
          <w:rFonts w:ascii="Times New Roman" w:hAnsi="Times New Roman" w:hint="eastAsia"/>
          <w:sz w:val="22"/>
          <w:szCs w:val="22"/>
        </w:rPr>
        <w:t>법률에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해석되고</w:t>
      </w:r>
      <w:r w:rsidRPr="00BF5C9E">
        <w:rPr>
          <w:rFonts w:ascii="Times New Roman" w:hAnsi="Times New Roman"/>
          <w:sz w:val="22"/>
          <w:szCs w:val="22"/>
        </w:rPr>
        <w:t xml:space="preserve"> </w:t>
      </w:r>
      <w:r w:rsidRPr="00BF5C9E">
        <w:rPr>
          <w:rFonts w:ascii="Times New Roman" w:hAnsi="Times New Roman" w:hint="eastAsia"/>
          <w:sz w:val="22"/>
          <w:szCs w:val="22"/>
        </w:rPr>
        <w:t>집행</w:t>
      </w:r>
      <w:r w:rsidRPr="00BF5C9E">
        <w:rPr>
          <w:rFonts w:ascii="Times New Roman" w:hAnsi="Times New Roman"/>
          <w:sz w:val="22"/>
          <w:szCs w:val="22"/>
        </w:rPr>
        <w:t xml:space="preserve"> </w:t>
      </w:r>
      <w:r w:rsidRPr="00BF5C9E">
        <w:rPr>
          <w:rFonts w:ascii="Times New Roman" w:hAnsi="Times New Roman" w:hint="eastAsia"/>
          <w:sz w:val="22"/>
          <w:szCs w:val="22"/>
        </w:rPr>
        <w:t>가능하다</w:t>
      </w:r>
      <w:r w:rsidRPr="00BF5C9E">
        <w:rPr>
          <w:rFonts w:ascii="Times New Roman" w:hAnsi="Times New Roman"/>
          <w:sz w:val="22"/>
          <w:szCs w:val="22"/>
        </w:rPr>
        <w:t>.</w:t>
      </w:r>
    </w:p>
    <w:p w14:paraId="1F2B4AAD"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ADC8D30" w14:textId="746B35D5"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전속관할</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당사자들</w:t>
      </w:r>
      <w:r w:rsidRPr="00BF5C9E">
        <w:rPr>
          <w:rFonts w:ascii="Times New Roman" w:hAnsi="Times New Roman"/>
          <w:sz w:val="22"/>
          <w:szCs w:val="22"/>
        </w:rPr>
        <w:t xml:space="preserve"> </w:t>
      </w:r>
      <w:r w:rsidRPr="00BF5C9E">
        <w:rPr>
          <w:rFonts w:ascii="Times New Roman" w:hAnsi="Times New Roman" w:hint="eastAsia"/>
          <w:sz w:val="22"/>
          <w:szCs w:val="22"/>
        </w:rPr>
        <w:t>사이의</w:t>
      </w:r>
      <w:r w:rsidRPr="00BF5C9E">
        <w:rPr>
          <w:rFonts w:ascii="Times New Roman" w:hAnsi="Times New Roman"/>
          <w:sz w:val="22"/>
          <w:szCs w:val="22"/>
        </w:rPr>
        <w:t xml:space="preserve"> </w:t>
      </w:r>
      <w:r w:rsidRPr="00BF5C9E">
        <w:rPr>
          <w:rFonts w:ascii="Times New Roman" w:hAnsi="Times New Roman" w:hint="eastAsia"/>
          <w:sz w:val="22"/>
          <w:szCs w:val="22"/>
        </w:rPr>
        <w:t>분쟁이</w:t>
      </w:r>
      <w:r w:rsidRPr="00BF5C9E">
        <w:rPr>
          <w:rFonts w:ascii="Times New Roman" w:hAnsi="Times New Roman"/>
          <w:sz w:val="22"/>
          <w:szCs w:val="22"/>
        </w:rPr>
        <w:t xml:space="preserve"> </w:t>
      </w:r>
      <w:r w:rsidRPr="00BF5C9E">
        <w:rPr>
          <w:rFonts w:ascii="Times New Roman" w:hAnsi="Times New Roman" w:hint="eastAsia"/>
          <w:sz w:val="22"/>
          <w:szCs w:val="22"/>
        </w:rPr>
        <w:t>우호적으로</w:t>
      </w:r>
      <w:r w:rsidRPr="00BF5C9E">
        <w:rPr>
          <w:rFonts w:ascii="Times New Roman" w:hAnsi="Times New Roman"/>
          <w:sz w:val="22"/>
          <w:szCs w:val="22"/>
        </w:rPr>
        <w:t xml:space="preserve"> </w:t>
      </w:r>
      <w:r w:rsidRPr="00BF5C9E">
        <w:rPr>
          <w:rFonts w:ascii="Times New Roman" w:hAnsi="Times New Roman" w:hint="eastAsia"/>
          <w:sz w:val="22"/>
          <w:szCs w:val="22"/>
        </w:rPr>
        <w:t>해결하기</w:t>
      </w:r>
      <w:r w:rsidRPr="00BF5C9E">
        <w:rPr>
          <w:rFonts w:ascii="Times New Roman" w:hAnsi="Times New Roman"/>
          <w:sz w:val="22"/>
          <w:szCs w:val="22"/>
        </w:rPr>
        <w:t xml:space="preserve"> </w:t>
      </w:r>
      <w:r w:rsidRPr="00BF5C9E">
        <w:rPr>
          <w:rFonts w:ascii="Times New Roman" w:hAnsi="Times New Roman" w:hint="eastAsia"/>
          <w:sz w:val="22"/>
          <w:szCs w:val="22"/>
        </w:rPr>
        <w:t>위한</w:t>
      </w:r>
      <w:r w:rsidRPr="00BF5C9E">
        <w:rPr>
          <w:rFonts w:ascii="Times New Roman" w:hAnsi="Times New Roman"/>
          <w:sz w:val="22"/>
          <w:szCs w:val="22"/>
        </w:rPr>
        <w:t xml:space="preserve"> </w:t>
      </w:r>
      <w:r w:rsidRPr="00BF5C9E">
        <w:rPr>
          <w:rFonts w:ascii="Times New Roman" w:hAnsi="Times New Roman" w:hint="eastAsia"/>
          <w:sz w:val="22"/>
          <w:szCs w:val="22"/>
        </w:rPr>
        <w:t>성실한</w:t>
      </w:r>
      <w:r w:rsidRPr="00BF5C9E">
        <w:rPr>
          <w:rFonts w:ascii="Times New Roman" w:hAnsi="Times New Roman"/>
          <w:sz w:val="22"/>
          <w:szCs w:val="22"/>
        </w:rPr>
        <w:t xml:space="preserve"> </w:t>
      </w:r>
      <w:r w:rsidRPr="00BF5C9E">
        <w:rPr>
          <w:rFonts w:ascii="Times New Roman" w:hAnsi="Times New Roman" w:hint="eastAsia"/>
          <w:sz w:val="22"/>
          <w:szCs w:val="22"/>
        </w:rPr>
        <w:t>노력에도</w:t>
      </w:r>
      <w:r w:rsidRPr="00BF5C9E">
        <w:rPr>
          <w:rFonts w:ascii="Times New Roman" w:hAnsi="Times New Roman"/>
          <w:sz w:val="22"/>
          <w:szCs w:val="22"/>
        </w:rPr>
        <w:t xml:space="preserve"> </w:t>
      </w:r>
      <w:r w:rsidRPr="00BF5C9E">
        <w:rPr>
          <w:rFonts w:ascii="Times New Roman" w:hAnsi="Times New Roman" w:hint="eastAsia"/>
          <w:sz w:val="22"/>
          <w:szCs w:val="22"/>
        </w:rPr>
        <w:t>불구하고</w:t>
      </w:r>
      <w:r w:rsidRPr="00BF5C9E">
        <w:rPr>
          <w:rFonts w:ascii="Times New Roman" w:hAnsi="Times New Roman"/>
          <w:sz w:val="22"/>
          <w:szCs w:val="22"/>
        </w:rPr>
        <w:t xml:space="preserve"> </w:t>
      </w:r>
      <w:r w:rsidRPr="00BF5C9E">
        <w:rPr>
          <w:rFonts w:ascii="Times New Roman" w:hAnsi="Times New Roman" w:hint="eastAsia"/>
          <w:sz w:val="22"/>
          <w:szCs w:val="22"/>
        </w:rPr>
        <w:t>해결되지</w:t>
      </w:r>
      <w:r w:rsidRPr="00BF5C9E">
        <w:rPr>
          <w:rFonts w:ascii="Times New Roman" w:hAnsi="Times New Roman"/>
          <w:sz w:val="22"/>
          <w:szCs w:val="22"/>
        </w:rPr>
        <w:t xml:space="preserve"> </w:t>
      </w:r>
      <w:r w:rsidRPr="00BF5C9E">
        <w:rPr>
          <w:rFonts w:ascii="Times New Roman" w:hAnsi="Times New Roman" w:hint="eastAsia"/>
          <w:sz w:val="22"/>
          <w:szCs w:val="22"/>
        </w:rPr>
        <w:t>않을</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그</w:t>
      </w:r>
      <w:r w:rsidRPr="00BF5C9E">
        <w:rPr>
          <w:rFonts w:ascii="Times New Roman" w:hAnsi="Times New Roman"/>
          <w:sz w:val="22"/>
          <w:szCs w:val="22"/>
        </w:rPr>
        <w:t xml:space="preserve"> </w:t>
      </w:r>
      <w:r w:rsidRPr="00BF5C9E">
        <w:rPr>
          <w:rFonts w:ascii="Times New Roman" w:hAnsi="Times New Roman" w:hint="eastAsia"/>
          <w:sz w:val="22"/>
          <w:szCs w:val="22"/>
        </w:rPr>
        <w:t>분쟁에</w:t>
      </w:r>
      <w:r w:rsidRPr="00BF5C9E">
        <w:rPr>
          <w:rFonts w:ascii="Times New Roman" w:hAnsi="Times New Roman"/>
          <w:sz w:val="22"/>
          <w:szCs w:val="22"/>
        </w:rPr>
        <w:t xml:space="preserve"> </w:t>
      </w:r>
      <w:r w:rsidRPr="00BF5C9E">
        <w:rPr>
          <w:rFonts w:ascii="Times New Roman" w:hAnsi="Times New Roman" w:hint="eastAsia"/>
          <w:sz w:val="22"/>
          <w:szCs w:val="22"/>
        </w:rPr>
        <w:t>대하여는</w:t>
      </w:r>
      <w:r w:rsidRPr="00BF5C9E">
        <w:rPr>
          <w:rFonts w:ascii="Times New Roman" w:hAnsi="Times New Roman"/>
          <w:sz w:val="22"/>
          <w:szCs w:val="22"/>
        </w:rPr>
        <w:t xml:space="preserve"> </w:t>
      </w:r>
      <w:r w:rsidRPr="00BF5C9E">
        <w:rPr>
          <w:rFonts w:ascii="Times New Roman" w:hAnsi="Times New Roman" w:hint="eastAsia"/>
          <w:sz w:val="22"/>
          <w:szCs w:val="22"/>
        </w:rPr>
        <w:t>서울중앙지방법원이</w:t>
      </w:r>
      <w:r w:rsidRPr="00BF5C9E">
        <w:rPr>
          <w:rFonts w:ascii="Times New Roman" w:hAnsi="Times New Roman"/>
          <w:sz w:val="22"/>
          <w:szCs w:val="22"/>
        </w:rPr>
        <w:t xml:space="preserve"> </w:t>
      </w:r>
      <w:r w:rsidR="00A112D0" w:rsidRPr="00BF5C9E">
        <w:rPr>
          <w:rFonts w:ascii="Times New Roman" w:hAnsi="Times New Roman" w:hint="eastAsia"/>
          <w:sz w:val="22"/>
          <w:szCs w:val="22"/>
        </w:rPr>
        <w:t>제</w:t>
      </w:r>
      <w:r w:rsidR="00A112D0" w:rsidRPr="00BF5C9E">
        <w:rPr>
          <w:rFonts w:ascii="Times New Roman" w:hAnsi="Times New Roman"/>
          <w:sz w:val="22"/>
          <w:szCs w:val="22"/>
        </w:rPr>
        <w:t>1</w:t>
      </w:r>
      <w:r w:rsidR="00A112D0" w:rsidRPr="00BF5C9E">
        <w:rPr>
          <w:rFonts w:ascii="Times New Roman" w:hAnsi="Times New Roman" w:hint="eastAsia"/>
          <w:sz w:val="22"/>
          <w:szCs w:val="22"/>
        </w:rPr>
        <w:t>심</w:t>
      </w:r>
      <w:r w:rsidR="00A112D0" w:rsidRPr="00BF5C9E">
        <w:rPr>
          <w:rFonts w:ascii="Times New Roman" w:hAnsi="Times New Roman"/>
          <w:sz w:val="22"/>
          <w:szCs w:val="22"/>
        </w:rPr>
        <w:t xml:space="preserve"> </w:t>
      </w:r>
      <w:r w:rsidRPr="00BF5C9E">
        <w:rPr>
          <w:rFonts w:ascii="Times New Roman" w:hAnsi="Times New Roman" w:hint="eastAsia"/>
          <w:sz w:val="22"/>
          <w:szCs w:val="22"/>
        </w:rPr>
        <w:t>전속</w:t>
      </w:r>
      <w:r w:rsidRPr="00BF5C9E">
        <w:rPr>
          <w:rFonts w:ascii="Times New Roman" w:hAnsi="Times New Roman"/>
          <w:sz w:val="22"/>
          <w:szCs w:val="22"/>
        </w:rPr>
        <w:t xml:space="preserve"> </w:t>
      </w:r>
      <w:r w:rsidRPr="00BF5C9E">
        <w:rPr>
          <w:rFonts w:ascii="Times New Roman" w:hAnsi="Times New Roman" w:hint="eastAsia"/>
          <w:sz w:val="22"/>
          <w:szCs w:val="22"/>
        </w:rPr>
        <w:t>관할권을</w:t>
      </w:r>
      <w:r w:rsidRPr="00BF5C9E">
        <w:rPr>
          <w:rFonts w:ascii="Times New Roman" w:hAnsi="Times New Roman"/>
          <w:sz w:val="22"/>
          <w:szCs w:val="22"/>
        </w:rPr>
        <w:t xml:space="preserve"> </w:t>
      </w:r>
      <w:r w:rsidRPr="00BF5C9E">
        <w:rPr>
          <w:rFonts w:ascii="Times New Roman" w:hAnsi="Times New Roman" w:hint="eastAsia"/>
          <w:sz w:val="22"/>
          <w:szCs w:val="22"/>
        </w:rPr>
        <w:t>가진다</w:t>
      </w:r>
      <w:r w:rsidRPr="00BF5C9E">
        <w:rPr>
          <w:rFonts w:ascii="Times New Roman" w:hAnsi="Times New Roman"/>
          <w:sz w:val="22"/>
          <w:szCs w:val="22"/>
        </w:rPr>
        <w:t xml:space="preserve">. </w:t>
      </w:r>
    </w:p>
    <w:p w14:paraId="5A214912" w14:textId="77777777" w:rsidR="00516186" w:rsidRPr="00F4229B" w:rsidRDefault="00516186" w:rsidP="007008A0">
      <w:pPr>
        <w:tabs>
          <w:tab w:val="left" w:pos="-1440"/>
        </w:tabs>
        <w:snapToGrid w:val="0"/>
        <w:rPr>
          <w:szCs w:val="22"/>
        </w:rPr>
      </w:pPr>
    </w:p>
    <w:p w14:paraId="49FD2130" w14:textId="4FFD1C19"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계약조항의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효력</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7</w:t>
      </w:r>
      <w:r w:rsidRPr="00BF5C9E">
        <w:rPr>
          <w:rFonts w:ascii="Times New Roman" w:hAnsi="Times New Roman" w:hint="eastAsia"/>
          <w:sz w:val="22"/>
          <w:szCs w:val="22"/>
        </w:rPr>
        <w:t>조</w:t>
      </w:r>
      <w:r w:rsidRPr="00BF5C9E">
        <w:rPr>
          <w:rFonts w:ascii="Times New Roman" w:hAnsi="Times New Roman"/>
          <w:sz w:val="22"/>
          <w:szCs w:val="22"/>
        </w:rPr>
        <w:t xml:space="preserve"> </w:t>
      </w:r>
      <w:r w:rsidR="005C50D7" w:rsidRPr="00BF5C9E">
        <w:rPr>
          <w:rFonts w:ascii="Times New Roman" w:hAnsi="Times New Roman" w:hint="eastAsia"/>
          <w:sz w:val="22"/>
          <w:szCs w:val="22"/>
        </w:rPr>
        <w:t>내지</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9</w:t>
      </w:r>
      <w:r w:rsidRPr="00BF5C9E">
        <w:rPr>
          <w:rFonts w:ascii="Times New Roman" w:hAnsi="Times New Roman" w:hint="eastAsia"/>
          <w:sz w:val="22"/>
          <w:szCs w:val="22"/>
        </w:rPr>
        <w:t>조는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Pr="00BF5C9E">
        <w:rPr>
          <w:rFonts w:ascii="Times New Roman" w:hAnsi="Times New Roman" w:hint="eastAsia"/>
          <w:sz w:val="22"/>
          <w:szCs w:val="22"/>
        </w:rPr>
        <w:t>해제된</w:t>
      </w:r>
      <w:r w:rsidRPr="00BF5C9E">
        <w:rPr>
          <w:rFonts w:ascii="Times New Roman" w:hAnsi="Times New Roman"/>
          <w:sz w:val="22"/>
          <w:szCs w:val="22"/>
        </w:rPr>
        <w:t xml:space="preserve"> </w:t>
      </w:r>
      <w:r w:rsidRPr="00BF5C9E">
        <w:rPr>
          <w:rFonts w:ascii="Times New Roman" w:hAnsi="Times New Roman" w:hint="eastAsia"/>
          <w:sz w:val="22"/>
          <w:szCs w:val="22"/>
        </w:rPr>
        <w:t>후에도</w:t>
      </w:r>
      <w:r w:rsidRPr="00BF5C9E">
        <w:rPr>
          <w:rFonts w:ascii="Times New Roman" w:hAnsi="Times New Roman"/>
          <w:sz w:val="22"/>
          <w:szCs w:val="22"/>
        </w:rPr>
        <w:t xml:space="preserve"> </w:t>
      </w:r>
      <w:r w:rsidRPr="00BF5C9E">
        <w:rPr>
          <w:rFonts w:ascii="Times New Roman" w:hAnsi="Times New Roman" w:hint="eastAsia"/>
          <w:sz w:val="22"/>
          <w:szCs w:val="22"/>
        </w:rPr>
        <w:t>유효하게</w:t>
      </w:r>
      <w:r w:rsidRPr="00BF5C9E">
        <w:rPr>
          <w:rFonts w:ascii="Times New Roman" w:hAnsi="Times New Roman"/>
          <w:sz w:val="22"/>
          <w:szCs w:val="22"/>
        </w:rPr>
        <w:t xml:space="preserve"> </w:t>
      </w:r>
      <w:r w:rsidRPr="00BF5C9E">
        <w:rPr>
          <w:rFonts w:ascii="Times New Roman" w:hAnsi="Times New Roman" w:hint="eastAsia"/>
          <w:sz w:val="22"/>
          <w:szCs w:val="22"/>
        </w:rPr>
        <w:t>당사자를</w:t>
      </w:r>
      <w:r w:rsidRPr="00BF5C9E">
        <w:rPr>
          <w:rFonts w:ascii="Times New Roman" w:hAnsi="Times New Roman"/>
          <w:sz w:val="22"/>
          <w:szCs w:val="22"/>
        </w:rPr>
        <w:t xml:space="preserve"> </w:t>
      </w:r>
      <w:r w:rsidRPr="00BF5C9E">
        <w:rPr>
          <w:rFonts w:ascii="Times New Roman" w:hAnsi="Times New Roman" w:hint="eastAsia"/>
          <w:sz w:val="22"/>
          <w:szCs w:val="22"/>
        </w:rPr>
        <w:t>구속한다</w:t>
      </w:r>
      <w:r w:rsidRPr="00BF5C9E">
        <w:rPr>
          <w:rFonts w:ascii="Times New Roman" w:hAnsi="Times New Roman"/>
          <w:sz w:val="22"/>
          <w:szCs w:val="22"/>
        </w:rPr>
        <w:t>.</w:t>
      </w:r>
    </w:p>
    <w:p w14:paraId="0EEF0CA0"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3C415F8" w14:textId="77777777" w:rsidR="003F42B0" w:rsidRPr="00380FB2" w:rsidRDefault="003F42B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48B7548" w14:textId="77777777" w:rsidR="00516186" w:rsidRPr="00380FB2" w:rsidRDefault="00516186" w:rsidP="00516186">
      <w:pPr>
        <w:tabs>
          <w:tab w:val="left" w:pos="-2160"/>
          <w:tab w:val="left" w:pos="-1440"/>
          <w:tab w:val="left" w:pos="-720"/>
          <w:tab w:val="left" w:pos="0"/>
          <w:tab w:val="left" w:pos="720"/>
          <w:tab w:val="left" w:pos="1620"/>
          <w:tab w:val="left" w:pos="2160"/>
          <w:tab w:val="left" w:pos="2520"/>
          <w:tab w:val="left" w:pos="2970"/>
          <w:tab w:val="left" w:pos="4320"/>
        </w:tabs>
        <w:snapToGrid w:val="0"/>
        <w:jc w:val="center"/>
        <w:rPr>
          <w:bCs w:val="0"/>
          <w:szCs w:val="22"/>
        </w:rPr>
      </w:pPr>
      <w:r w:rsidRPr="00380FB2">
        <w:rPr>
          <w:bCs w:val="0"/>
          <w:szCs w:val="22"/>
        </w:rPr>
        <w:t>[</w:t>
      </w:r>
      <w:r w:rsidR="003575AD" w:rsidRPr="00380FB2">
        <w:rPr>
          <w:bCs w:val="0"/>
          <w:szCs w:val="22"/>
        </w:rPr>
        <w:t>이하</w:t>
      </w:r>
      <w:r w:rsidR="003575AD" w:rsidRPr="00380FB2">
        <w:rPr>
          <w:bCs w:val="0"/>
          <w:szCs w:val="22"/>
        </w:rPr>
        <w:t xml:space="preserve"> </w:t>
      </w:r>
      <w:r w:rsidR="003575AD" w:rsidRPr="00380FB2">
        <w:rPr>
          <w:bCs w:val="0"/>
          <w:szCs w:val="22"/>
        </w:rPr>
        <w:t>날인페이지를</w:t>
      </w:r>
      <w:r w:rsidR="003575AD" w:rsidRPr="00380FB2">
        <w:rPr>
          <w:bCs w:val="0"/>
          <w:szCs w:val="22"/>
        </w:rPr>
        <w:t xml:space="preserve"> </w:t>
      </w:r>
      <w:r w:rsidR="003575AD" w:rsidRPr="00380FB2">
        <w:rPr>
          <w:bCs w:val="0"/>
          <w:szCs w:val="22"/>
        </w:rPr>
        <w:t>위한</w:t>
      </w:r>
      <w:r w:rsidR="003575AD" w:rsidRPr="00380FB2">
        <w:rPr>
          <w:bCs w:val="0"/>
          <w:szCs w:val="22"/>
        </w:rPr>
        <w:t xml:space="preserve"> </w:t>
      </w:r>
      <w:r w:rsidR="003575AD" w:rsidRPr="00380FB2">
        <w:rPr>
          <w:bCs w:val="0"/>
          <w:szCs w:val="22"/>
        </w:rPr>
        <w:t>여백</w:t>
      </w:r>
      <w:r w:rsidRPr="00380FB2">
        <w:rPr>
          <w:bCs w:val="0"/>
          <w:szCs w:val="22"/>
        </w:rPr>
        <w:t>]</w:t>
      </w:r>
    </w:p>
    <w:p w14:paraId="4305FB98" w14:textId="60C2D16E"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sectPr w:rsidR="00AA78FB" w:rsidSect="001E0B1F">
          <w:headerReference w:type="default" r:id="rId15"/>
          <w:footerReference w:type="even" r:id="rId16"/>
          <w:footerReference w:type="default" r:id="rId17"/>
          <w:pgSz w:w="11906" w:h="16838" w:code="9"/>
          <w:pgMar w:top="1701" w:right="1701" w:bottom="1701" w:left="1276" w:header="851" w:footer="992" w:gutter="0"/>
          <w:cols w:space="425"/>
          <w:docGrid w:linePitch="360"/>
        </w:sectPr>
      </w:pPr>
    </w:p>
    <w:p w14:paraId="451F08BF" w14:textId="79C6BA8E"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w:t>
      </w:r>
      <w:r w:rsidR="00CB1F4F" w:rsidRPr="00380FB2">
        <w:rPr>
          <w:szCs w:val="22"/>
        </w:rPr>
        <w:t>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005A5B7D" w:rsidRPr="00380FB2">
        <w:rPr>
          <w:szCs w:val="22"/>
        </w:rPr>
        <w:t>매수인</w:t>
      </w:r>
      <w:r w:rsidR="00CB1F4F" w:rsidRPr="00380FB2">
        <w:rPr>
          <w:szCs w:val="22"/>
        </w:rPr>
        <w:t>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529F6D10"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4927EB4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B7B1024"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58F7708" w14:textId="1F267FA0" w:rsidR="00B20AA3"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78A019E9" w14:textId="4768FB26" w:rsidR="004207F0" w:rsidRDefault="00F4229B"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sidR="00B353DA">
        <w:rPr>
          <w:rFonts w:hint="eastAsia"/>
        </w:rPr>
        <w:t>강남구</w:t>
      </w:r>
      <w:r w:rsidR="00B353DA">
        <w:rPr>
          <w:rFonts w:hint="eastAsia"/>
        </w:rPr>
        <w:t xml:space="preserve"> </w:t>
      </w:r>
      <w:r w:rsidR="00B353DA">
        <w:rPr>
          <w:rFonts w:hint="eastAsia"/>
        </w:rPr>
        <w:t>삼성로</w:t>
      </w:r>
      <w:r w:rsidR="00B353DA">
        <w:rPr>
          <w:rFonts w:hint="eastAsia"/>
        </w:rPr>
        <w:t xml:space="preserve"> 511, </w:t>
      </w:r>
      <w:r w:rsidR="00B353DA">
        <w:rPr>
          <w:rFonts w:hint="eastAsia"/>
        </w:rPr>
        <w:t>코람코자산신탁</w:t>
      </w:r>
      <w:r w:rsidR="00B353DA">
        <w:rPr>
          <w:rFonts w:hint="eastAsia"/>
        </w:rPr>
        <w:t xml:space="preserve"> </w:t>
      </w:r>
      <w:r w:rsidR="00B353DA">
        <w:rPr>
          <w:rFonts w:hint="eastAsia"/>
        </w:rPr>
        <w:t>내</w:t>
      </w:r>
      <w:r w:rsidR="00B353DA">
        <w:rPr>
          <w:rFonts w:hint="eastAsia"/>
        </w:rPr>
        <w:t>(</w:t>
      </w:r>
      <w:r w:rsidR="00B353DA">
        <w:rPr>
          <w:rFonts w:hint="eastAsia"/>
        </w:rPr>
        <w:t>삼성동</w:t>
      </w:r>
      <w:r w:rsidR="00B353DA">
        <w:rPr>
          <w:rFonts w:hint="eastAsia"/>
        </w:rPr>
        <w:t xml:space="preserve">, </w:t>
      </w:r>
      <w:r w:rsidR="00B353DA">
        <w:rPr>
          <w:rFonts w:hint="eastAsia"/>
        </w:rPr>
        <w:t>골든타워</w:t>
      </w:r>
      <w:r w:rsidR="00B353DA">
        <w:rPr>
          <w:rFonts w:hint="eastAsia"/>
        </w:rPr>
        <w:t>)</w:t>
      </w:r>
    </w:p>
    <w:p w14:paraId="044FDD73" w14:textId="5170F6BA" w:rsidR="004116EC" w:rsidRPr="00BF10C1"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w:t>
      </w:r>
      <w:r w:rsidR="00116A32">
        <w:rPr>
          <w:rFonts w:hint="eastAsia"/>
        </w:rPr>
        <w:t>이사</w:t>
      </w:r>
      <w:r w:rsidR="00116A32">
        <w:tab/>
      </w:r>
      <w:r>
        <w:rPr>
          <w:rFonts w:hint="eastAsia"/>
        </w:rPr>
        <w:t>김</w:t>
      </w:r>
      <w:r>
        <w:rPr>
          <w:rFonts w:hint="eastAsia"/>
        </w:rPr>
        <w:t xml:space="preserve"> </w:t>
      </w:r>
      <w:r>
        <w:rPr>
          <w:rFonts w:hint="eastAsia"/>
        </w:rPr>
        <w:t>원</w:t>
      </w:r>
      <w:r>
        <w:rPr>
          <w:rFonts w:hint="eastAsia"/>
        </w:rPr>
        <w:t xml:space="preserve"> </w:t>
      </w:r>
      <w:r>
        <w:rPr>
          <w:rFonts w:hint="eastAsia"/>
        </w:rPr>
        <w:t>선</w:t>
      </w:r>
      <w:r w:rsidR="004116EC" w:rsidRPr="00BF10C1">
        <w:rPr>
          <w:szCs w:val="22"/>
        </w:rPr>
        <w:tab/>
      </w:r>
      <w:r w:rsidR="00116A32">
        <w:rPr>
          <w:szCs w:val="22"/>
        </w:rPr>
        <w:tab/>
      </w:r>
      <w:r w:rsidR="004116EC" w:rsidRPr="00BF10C1">
        <w:rPr>
          <w:szCs w:val="22"/>
        </w:rPr>
        <w:t>(</w:t>
      </w:r>
      <w:r w:rsidR="004116EC" w:rsidRPr="00BF10C1">
        <w:rPr>
          <w:szCs w:val="22"/>
        </w:rPr>
        <w:t>인</w:t>
      </w:r>
      <w:r w:rsidR="004116EC" w:rsidRPr="00BF10C1">
        <w:rPr>
          <w:szCs w:val="22"/>
        </w:rPr>
        <w:t>)</w:t>
      </w:r>
    </w:p>
    <w:p w14:paraId="54363E50" w14:textId="77777777" w:rsidR="004E5029" w:rsidRPr="00380FB2" w:rsidRDefault="004E5029"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714AD256" w14:textId="77777777" w:rsidR="00B20AA3" w:rsidRDefault="00B20AA3" w:rsidP="007008A0">
      <w:pPr>
        <w:snapToGrid w:val="0"/>
        <w:rPr>
          <w:bCs w:val="0"/>
          <w:spacing w:val="-3"/>
          <w:szCs w:val="22"/>
        </w:rPr>
      </w:pPr>
    </w:p>
    <w:p w14:paraId="142B0E92" w14:textId="689F4377" w:rsidR="00AA78FB" w:rsidRDefault="00AA78FB">
      <w:pPr>
        <w:widowControl/>
        <w:wordWrap/>
        <w:autoSpaceDE/>
        <w:autoSpaceDN/>
        <w:spacing w:line="240" w:lineRule="auto"/>
        <w:jc w:val="left"/>
        <w:rPr>
          <w:bCs w:val="0"/>
          <w:spacing w:val="-3"/>
          <w:szCs w:val="22"/>
        </w:rPr>
      </w:pPr>
      <w:r>
        <w:rPr>
          <w:bCs w:val="0"/>
          <w:spacing w:val="-3"/>
          <w:szCs w:val="22"/>
        </w:rPr>
        <w:br w:type="page"/>
      </w:r>
    </w:p>
    <w:p w14:paraId="40EC0A45" w14:textId="7811C053" w:rsidR="00F4229B" w:rsidRDefault="00AA78FB" w:rsidP="007008A0">
      <w:pPr>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Pr="00380FB2">
        <w:rPr>
          <w:szCs w:val="22"/>
        </w:rPr>
        <w:t>매수인이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10D57BD1" w14:textId="77777777" w:rsidR="00AA78FB" w:rsidRDefault="00AA78FB" w:rsidP="007008A0">
      <w:pPr>
        <w:snapToGrid w:val="0"/>
        <w:rPr>
          <w:szCs w:val="22"/>
        </w:rPr>
      </w:pPr>
    </w:p>
    <w:p w14:paraId="193475F7" w14:textId="77777777" w:rsidR="00AA78FB" w:rsidRPr="00380FB2" w:rsidRDefault="00AA78FB" w:rsidP="007008A0">
      <w:pPr>
        <w:snapToGrid w:val="0"/>
        <w:rPr>
          <w:bCs w:val="0"/>
          <w:spacing w:val="-3"/>
          <w:szCs w:val="22"/>
        </w:rPr>
      </w:pPr>
    </w:p>
    <w:p w14:paraId="3CDAD66C"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C357CEA" w14:textId="286A8E41" w:rsidR="004E5029" w:rsidRPr="00107F4B"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bookmarkStart w:id="154" w:name="_DV_M312"/>
      <w:bookmarkEnd w:id="154"/>
      <w:r w:rsidRPr="0054786B">
        <w:rPr>
          <w:b/>
          <w:szCs w:val="22"/>
        </w:rPr>
        <w:t>주식회사</w:t>
      </w:r>
      <w:r w:rsidRPr="0054786B">
        <w:rPr>
          <w:b/>
          <w:szCs w:val="22"/>
        </w:rPr>
        <w:t xml:space="preserve"> </w:t>
      </w:r>
      <w:r w:rsidRPr="0054786B">
        <w:rPr>
          <w:b/>
          <w:szCs w:val="22"/>
        </w:rPr>
        <w:t>코람코라이프로지스위탁관리부동산투자회사</w:t>
      </w:r>
    </w:p>
    <w:p w14:paraId="354D7861" w14:textId="2CDEAEEF" w:rsidR="004E5029" w:rsidRPr="00186693"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3DB91C7E" w14:textId="7A64D9E4" w:rsidR="004116EC" w:rsidRPr="00BC4038" w:rsidRDefault="004116EC"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004E5029" w:rsidRPr="00BC4038">
        <w:rPr>
          <w:rFonts w:hint="eastAsia"/>
        </w:rPr>
        <w:t>이사</w:t>
      </w:r>
      <w:r w:rsidR="004E5029" w:rsidRPr="00BC4038">
        <w:rPr>
          <w:rFonts w:hint="eastAsia"/>
        </w:rPr>
        <w:tab/>
      </w:r>
      <w:r w:rsidR="0054786B">
        <w:rPr>
          <w:rFonts w:hint="eastAsia"/>
        </w:rPr>
        <w:t>원</w:t>
      </w:r>
      <w:r w:rsidR="0054786B">
        <w:rPr>
          <w:rFonts w:hint="eastAsia"/>
        </w:rPr>
        <w:t xml:space="preserve"> </w:t>
      </w:r>
      <w:r w:rsidR="0054786B">
        <w:rPr>
          <w:rFonts w:hint="eastAsia"/>
        </w:rPr>
        <w:t>재</w:t>
      </w:r>
      <w:r w:rsidR="0054786B">
        <w:rPr>
          <w:rFonts w:hint="eastAsia"/>
        </w:rPr>
        <w:t xml:space="preserve"> </w:t>
      </w:r>
      <w:r w:rsidR="0054786B">
        <w:rPr>
          <w:rFonts w:hint="eastAsia"/>
        </w:rPr>
        <w:t>이</w:t>
      </w:r>
      <w:r w:rsidR="00277C20">
        <w:tab/>
      </w:r>
      <w:r w:rsidRPr="00503E69">
        <w:rPr>
          <w:rFonts w:hint="eastAsia"/>
        </w:rPr>
        <w:tab/>
      </w:r>
      <w:r w:rsidRPr="00503E69">
        <w:t>(</w:t>
      </w:r>
      <w:r w:rsidRPr="00B93B8F">
        <w:t>인</w:t>
      </w:r>
      <w:r w:rsidRPr="00B93B8F">
        <w:t>)</w:t>
      </w:r>
    </w:p>
    <w:p w14:paraId="041B0177" w14:textId="77777777" w:rsidR="00516186" w:rsidRPr="00380FB2" w:rsidRDefault="00516186" w:rsidP="007008A0">
      <w:pPr>
        <w:snapToGrid w:val="0"/>
        <w:rPr>
          <w:szCs w:val="22"/>
        </w:rPr>
      </w:pPr>
    </w:p>
    <w:p w14:paraId="5AFE50B4" w14:textId="77777777"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sectPr w:rsidR="00AA78FB" w:rsidSect="001E0B1F">
          <w:footerReference w:type="default" r:id="rId18"/>
          <w:pgSz w:w="11906" w:h="16838" w:code="9"/>
          <w:pgMar w:top="1701" w:right="1701" w:bottom="1701" w:left="1276" w:header="851" w:footer="992" w:gutter="0"/>
          <w:cols w:space="425"/>
          <w:docGrid w:linePitch="360"/>
        </w:sectPr>
      </w:pPr>
    </w:p>
    <w:p w14:paraId="6329DBE7" w14:textId="13F62561" w:rsidR="00516186" w:rsidRPr="00380FB2" w:rsidRDefault="00516186" w:rsidP="00AA78FB">
      <w:pPr>
        <w:pStyle w:val="1"/>
        <w:ind w:left="0" w:firstLineChars="0" w:firstLine="0"/>
      </w:pPr>
      <w:r w:rsidRPr="00380FB2">
        <w:lastRenderedPageBreak/>
        <w:t>별첨</w:t>
      </w:r>
      <w:r w:rsidRPr="00380FB2">
        <w:t xml:space="preserve"> 1</w:t>
      </w:r>
    </w:p>
    <w:p w14:paraId="2F7B6831" w14:textId="42DBCCF2" w:rsidR="00516186" w:rsidRPr="00380FB2" w:rsidRDefault="00F87A9E" w:rsidP="00516186">
      <w:pPr>
        <w:jc w:val="center"/>
        <w:rPr>
          <w:b/>
          <w:szCs w:val="22"/>
          <w:u w:val="single"/>
        </w:rPr>
      </w:pPr>
      <w:r>
        <w:rPr>
          <w:rFonts w:hint="eastAsia"/>
          <w:b/>
          <w:szCs w:val="22"/>
          <w:u w:val="single"/>
        </w:rPr>
        <w:t>매매목적물</w:t>
      </w:r>
      <w:r w:rsidR="00516186" w:rsidRPr="00380FB2">
        <w:rPr>
          <w:b/>
          <w:szCs w:val="22"/>
          <w:u w:val="single"/>
        </w:rPr>
        <w:t>의</w:t>
      </w:r>
      <w:r w:rsidR="00516186" w:rsidRPr="00380FB2">
        <w:rPr>
          <w:b/>
          <w:szCs w:val="22"/>
          <w:u w:val="single"/>
        </w:rPr>
        <w:t xml:space="preserve"> </w:t>
      </w:r>
      <w:r w:rsidR="00516186" w:rsidRPr="00380FB2">
        <w:rPr>
          <w:b/>
          <w:szCs w:val="22"/>
          <w:u w:val="single"/>
        </w:rPr>
        <w:t>내역</w:t>
      </w:r>
    </w:p>
    <w:p w14:paraId="028C54B7" w14:textId="77777777" w:rsidR="00E04478" w:rsidRDefault="00E04478" w:rsidP="007008A0">
      <w:pPr>
        <w:pStyle w:val="s0"/>
        <w:wordWrap w:val="0"/>
        <w:adjustRightInd/>
        <w:snapToGrid w:val="0"/>
        <w:spacing w:line="360" w:lineRule="auto"/>
        <w:jc w:val="both"/>
        <w:rPr>
          <w:rFonts w:ascii="Times New Roman" w:eastAsia="바탕체"/>
          <w:sz w:val="22"/>
          <w:szCs w:val="22"/>
        </w:rPr>
      </w:pPr>
    </w:p>
    <w:p w14:paraId="5C9AA54E" w14:textId="215404FA"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토지</w:t>
      </w:r>
    </w:p>
    <w:p w14:paraId="1409B246" w14:textId="6504AD0A" w:rsidR="00E04478" w:rsidRDefault="00E04478" w:rsidP="007008A0">
      <w:pPr>
        <w:tabs>
          <w:tab w:val="left" w:pos="426"/>
        </w:tabs>
        <w:snapToGrid w:val="0"/>
        <w:rPr>
          <w:color w:val="000000" w:themeColor="text1"/>
          <w:szCs w:val="22"/>
        </w:rPr>
      </w:pPr>
      <w:r w:rsidRPr="00BC0F01">
        <w:rPr>
          <w:rFonts w:eastAsia="바탕체"/>
          <w:szCs w:val="22"/>
        </w:rPr>
        <w:tab/>
        <w:t>(1)</w:t>
      </w:r>
      <w:r>
        <w:rPr>
          <w:rFonts w:eastAsia="바탕체" w:hint="eastAsia"/>
          <w:szCs w:val="22"/>
        </w:rPr>
        <w:t xml:space="preserve"> </w:t>
      </w:r>
      <w:r w:rsidR="00F87A9E" w:rsidRPr="003B3287">
        <w:rPr>
          <w:color w:val="000000" w:themeColor="text1"/>
          <w:szCs w:val="22"/>
        </w:rPr>
        <w:t>경기도</w:t>
      </w:r>
      <w:r w:rsidR="00F87A9E" w:rsidRPr="003B3287">
        <w:rPr>
          <w:color w:val="000000" w:themeColor="text1"/>
          <w:szCs w:val="22"/>
        </w:rPr>
        <w:t xml:space="preserve"> </w:t>
      </w:r>
      <w:r w:rsidR="00F87A9E" w:rsidRPr="003B3287">
        <w:rPr>
          <w:color w:val="000000" w:themeColor="text1"/>
          <w:szCs w:val="22"/>
        </w:rPr>
        <w:t>안양시</w:t>
      </w:r>
      <w:r w:rsidR="00F87A9E" w:rsidRPr="003B3287">
        <w:rPr>
          <w:color w:val="000000" w:themeColor="text1"/>
          <w:szCs w:val="22"/>
        </w:rPr>
        <w:t xml:space="preserve"> </w:t>
      </w:r>
      <w:r w:rsidR="00F87A9E" w:rsidRPr="003B3287">
        <w:rPr>
          <w:color w:val="000000" w:themeColor="text1"/>
          <w:szCs w:val="22"/>
        </w:rPr>
        <w:t>동안구</w:t>
      </w:r>
      <w:r w:rsidR="00F87A9E" w:rsidRPr="003B3287">
        <w:rPr>
          <w:color w:val="000000" w:themeColor="text1"/>
          <w:szCs w:val="22"/>
        </w:rPr>
        <w:t xml:space="preserve"> </w:t>
      </w:r>
      <w:r w:rsidR="00F87A9E" w:rsidRPr="003B3287">
        <w:rPr>
          <w:color w:val="000000" w:themeColor="text1"/>
          <w:szCs w:val="22"/>
        </w:rPr>
        <w:t>관양동</w:t>
      </w:r>
      <w:r w:rsidR="00F87A9E" w:rsidRPr="003B3287">
        <w:rPr>
          <w:rFonts w:hint="eastAsia"/>
          <w:color w:val="000000" w:themeColor="text1"/>
          <w:szCs w:val="22"/>
        </w:rPr>
        <w:t xml:space="preserve"> 912-2 </w:t>
      </w:r>
      <w:r w:rsidR="000C44E0">
        <w:rPr>
          <w:rFonts w:hint="eastAsia"/>
          <w:color w:val="000000" w:themeColor="text1"/>
          <w:szCs w:val="22"/>
        </w:rPr>
        <w:t>창고용지</w:t>
      </w:r>
      <w:r w:rsidR="00F87A9E" w:rsidRPr="003B3287">
        <w:rPr>
          <w:rFonts w:hint="eastAsia"/>
          <w:color w:val="000000" w:themeColor="text1"/>
          <w:szCs w:val="22"/>
        </w:rPr>
        <w:t xml:space="preserve"> </w:t>
      </w:r>
      <w:r w:rsidR="00F87A9E" w:rsidRPr="003B3287">
        <w:rPr>
          <w:color w:val="000000" w:themeColor="text1"/>
          <w:szCs w:val="22"/>
        </w:rPr>
        <w:t>268</w:t>
      </w:r>
      <w:r w:rsidR="00F87A9E" w:rsidRPr="003B3287">
        <w:rPr>
          <w:color w:val="000000" w:themeColor="text1"/>
          <w:szCs w:val="22"/>
        </w:rPr>
        <w:t>㎡</w:t>
      </w:r>
    </w:p>
    <w:p w14:paraId="465C1704" w14:textId="7F6F3850" w:rsidR="00F87A9E" w:rsidRDefault="00F87A9E" w:rsidP="007008A0">
      <w:pPr>
        <w:tabs>
          <w:tab w:val="left" w:pos="426"/>
        </w:tabs>
        <w:snapToGrid w:val="0"/>
        <w:rPr>
          <w:color w:val="000000" w:themeColor="text1"/>
          <w:szCs w:val="22"/>
        </w:rPr>
      </w:pPr>
      <w:r>
        <w:rPr>
          <w:rFonts w:eastAsia="바탕체"/>
          <w:bCs w:val="0"/>
          <w:szCs w:val="22"/>
        </w:rPr>
        <w:tab/>
      </w:r>
      <w:r>
        <w:rPr>
          <w:rFonts w:eastAsia="바탕체" w:hint="eastAsia"/>
          <w:bCs w:val="0"/>
          <w:szCs w:val="22"/>
        </w:rPr>
        <w:t xml:space="preserve">(2)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 </w:t>
      </w:r>
      <w:r w:rsidR="000C44E0">
        <w:rPr>
          <w:rFonts w:hint="eastAsia"/>
          <w:color w:val="000000" w:themeColor="text1"/>
          <w:szCs w:val="22"/>
        </w:rPr>
        <w:t>창고용지</w:t>
      </w:r>
      <w:r w:rsidRPr="003B3287">
        <w:rPr>
          <w:rFonts w:hint="eastAsia"/>
          <w:color w:val="000000" w:themeColor="text1"/>
          <w:szCs w:val="22"/>
        </w:rPr>
        <w:t xml:space="preserve"> </w:t>
      </w:r>
      <w:r w:rsidRPr="003B3287">
        <w:rPr>
          <w:color w:val="000000" w:themeColor="text1"/>
          <w:szCs w:val="22"/>
        </w:rPr>
        <w:t>13670.6</w:t>
      </w:r>
      <w:r w:rsidRPr="003B3287">
        <w:rPr>
          <w:color w:val="000000" w:themeColor="text1"/>
          <w:szCs w:val="22"/>
        </w:rPr>
        <w:t>㎡</w:t>
      </w:r>
    </w:p>
    <w:p w14:paraId="771E4E15" w14:textId="68D0538A" w:rsidR="00F87A9E" w:rsidRPr="00BC0F01" w:rsidRDefault="00F87A9E" w:rsidP="007008A0">
      <w:pPr>
        <w:tabs>
          <w:tab w:val="left" w:pos="426"/>
        </w:tabs>
        <w:snapToGrid w:val="0"/>
        <w:rPr>
          <w:rFonts w:eastAsia="바탕체"/>
          <w:bCs w:val="0"/>
          <w:szCs w:val="22"/>
        </w:rPr>
      </w:pPr>
      <w:r>
        <w:rPr>
          <w:color w:val="000000" w:themeColor="text1"/>
          <w:szCs w:val="22"/>
        </w:rPr>
        <w:tab/>
      </w:r>
      <w:r>
        <w:rPr>
          <w:rFonts w:hint="eastAsia"/>
          <w:color w:val="000000" w:themeColor="text1"/>
          <w:szCs w:val="22"/>
        </w:rPr>
        <w:t xml:space="preserve">(3)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934-1 </w:t>
      </w:r>
      <w:r w:rsidR="000C44E0">
        <w:rPr>
          <w:rFonts w:hint="eastAsia"/>
          <w:color w:val="000000" w:themeColor="text1"/>
          <w:szCs w:val="22"/>
        </w:rPr>
        <w:t>창고용지</w:t>
      </w:r>
      <w:r w:rsidRPr="003B3287">
        <w:rPr>
          <w:rFonts w:hint="eastAsia"/>
          <w:color w:val="000000" w:themeColor="text1"/>
          <w:szCs w:val="22"/>
        </w:rPr>
        <w:t xml:space="preserve"> 1348.9</w:t>
      </w:r>
      <w:r w:rsidRPr="003B3287">
        <w:rPr>
          <w:color w:val="000000" w:themeColor="text1"/>
          <w:szCs w:val="22"/>
        </w:rPr>
        <w:t>㎡</w:t>
      </w:r>
    </w:p>
    <w:p w14:paraId="196BDDCC" w14:textId="7EF93816" w:rsidR="00E04478" w:rsidRPr="00BC0F01" w:rsidRDefault="00E04478" w:rsidP="007008A0">
      <w:pPr>
        <w:tabs>
          <w:tab w:val="left" w:pos="426"/>
        </w:tabs>
        <w:snapToGrid w:val="0"/>
        <w:rPr>
          <w:rFonts w:eastAsia="바탕체"/>
          <w:bCs w:val="0"/>
          <w:szCs w:val="22"/>
        </w:rPr>
      </w:pPr>
    </w:p>
    <w:p w14:paraId="5A288D63" w14:textId="2A391594"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건물</w:t>
      </w:r>
    </w:p>
    <w:p w14:paraId="149ED864" w14:textId="77777777" w:rsidR="00F87A9E" w:rsidRDefault="00F87A9E" w:rsidP="00175DD4">
      <w:pPr>
        <w:pStyle w:val="ac"/>
        <w:ind w:leftChars="0" w:left="629"/>
        <w:rPr>
          <w:color w:val="000000" w:themeColor="text1"/>
          <w:szCs w:val="22"/>
        </w:rPr>
      </w:pP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관양동</w:t>
      </w:r>
      <w:r w:rsidRPr="00462BA5">
        <w:rPr>
          <w:color w:val="000000" w:themeColor="text1"/>
          <w:szCs w:val="22"/>
        </w:rPr>
        <w:t xml:space="preserve"> 934, 912-2, 934-1</w:t>
      </w:r>
      <w:r>
        <w:rPr>
          <w:rFonts w:hint="eastAsia"/>
          <w:color w:val="000000" w:themeColor="text1"/>
          <w:szCs w:val="22"/>
        </w:rPr>
        <w:t xml:space="preserve"> </w:t>
      </w:r>
      <w:r w:rsidRPr="00462BA5">
        <w:rPr>
          <w:color w:val="000000" w:themeColor="text1"/>
          <w:szCs w:val="22"/>
        </w:rPr>
        <w:t>안양물류센터</w:t>
      </w:r>
    </w:p>
    <w:p w14:paraId="2CE025DB" w14:textId="77777777" w:rsidR="00F87A9E" w:rsidRDefault="00F87A9E" w:rsidP="00F87A9E">
      <w:pPr>
        <w:pStyle w:val="ac"/>
        <w:ind w:leftChars="0"/>
        <w:rPr>
          <w:color w:val="000000" w:themeColor="text1"/>
          <w:szCs w:val="22"/>
        </w:rPr>
      </w:pPr>
      <w:r w:rsidRPr="00462BA5">
        <w:rPr>
          <w:color w:val="000000" w:themeColor="text1"/>
          <w:szCs w:val="22"/>
        </w:rPr>
        <w:t>[</w:t>
      </w:r>
      <w:r w:rsidRPr="00462BA5">
        <w:rPr>
          <w:color w:val="000000" w:themeColor="text1"/>
          <w:szCs w:val="22"/>
        </w:rPr>
        <w:t>도로명주소</w:t>
      </w:r>
      <w:r w:rsidRPr="00462BA5">
        <w:rPr>
          <w:color w:val="000000" w:themeColor="text1"/>
          <w:szCs w:val="22"/>
        </w:rPr>
        <w:t>]</w:t>
      </w:r>
      <w:r>
        <w:rPr>
          <w:rFonts w:hint="eastAsia"/>
          <w:color w:val="000000" w:themeColor="text1"/>
          <w:szCs w:val="22"/>
        </w:rPr>
        <w:t xml:space="preserve"> </w:t>
      </w: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흥안대로</w:t>
      </w:r>
      <w:r w:rsidRPr="00462BA5">
        <w:rPr>
          <w:color w:val="000000" w:themeColor="text1"/>
          <w:szCs w:val="22"/>
        </w:rPr>
        <w:t>439</w:t>
      </w:r>
      <w:r w:rsidRPr="00462BA5">
        <w:rPr>
          <w:color w:val="000000" w:themeColor="text1"/>
          <w:szCs w:val="22"/>
        </w:rPr>
        <w:t>번길</w:t>
      </w:r>
      <w:r w:rsidRPr="00462BA5">
        <w:rPr>
          <w:color w:val="000000" w:themeColor="text1"/>
          <w:szCs w:val="22"/>
        </w:rPr>
        <w:t xml:space="preserve"> 30</w:t>
      </w:r>
    </w:p>
    <w:p w14:paraId="2E191EDF" w14:textId="77777777" w:rsidR="00F87A9E" w:rsidRDefault="00F87A9E" w:rsidP="00F87A9E">
      <w:pPr>
        <w:pStyle w:val="ac"/>
        <w:ind w:leftChars="0"/>
        <w:rPr>
          <w:color w:val="000000" w:themeColor="text1"/>
          <w:szCs w:val="22"/>
        </w:rPr>
      </w:pPr>
      <w:r w:rsidRPr="00AE7F56">
        <w:rPr>
          <w:color w:val="000000" w:themeColor="text1"/>
          <w:szCs w:val="22"/>
        </w:rPr>
        <w:t>프리케스트콘크리트구조</w:t>
      </w:r>
      <w:r>
        <w:rPr>
          <w:rFonts w:hint="eastAsia"/>
          <w:color w:val="000000" w:themeColor="text1"/>
          <w:szCs w:val="22"/>
        </w:rPr>
        <w:t xml:space="preserve">, </w:t>
      </w:r>
      <w:r w:rsidRPr="00AE7F56">
        <w:rPr>
          <w:color w:val="000000" w:themeColor="text1"/>
          <w:szCs w:val="22"/>
        </w:rPr>
        <w:t>철근콘크리트구조</w:t>
      </w:r>
      <w:r>
        <w:rPr>
          <w:rFonts w:hint="eastAsia"/>
          <w:color w:val="000000" w:themeColor="text1"/>
          <w:szCs w:val="22"/>
        </w:rPr>
        <w:t xml:space="preserve"> </w:t>
      </w:r>
      <w:r w:rsidRPr="008155A8">
        <w:rPr>
          <w:color w:val="000000" w:themeColor="text1"/>
          <w:szCs w:val="22"/>
        </w:rPr>
        <w:t>(</w:t>
      </w:r>
      <w:r w:rsidRPr="008155A8">
        <w:rPr>
          <w:color w:val="000000" w:themeColor="text1"/>
          <w:szCs w:val="22"/>
        </w:rPr>
        <w:t>철근</w:t>
      </w:r>
      <w:r w:rsidRPr="008155A8">
        <w:rPr>
          <w:color w:val="000000" w:themeColor="text1"/>
          <w:szCs w:val="22"/>
        </w:rPr>
        <w:t>)</w:t>
      </w:r>
      <w:r w:rsidRPr="008155A8">
        <w:rPr>
          <w:color w:val="000000" w:themeColor="text1"/>
          <w:szCs w:val="22"/>
        </w:rPr>
        <w:t>콘크리트지붕</w:t>
      </w:r>
      <w:r w:rsidRPr="008155A8">
        <w:rPr>
          <w:color w:val="000000" w:themeColor="text1"/>
          <w:szCs w:val="22"/>
        </w:rPr>
        <w:t xml:space="preserve"> </w:t>
      </w:r>
    </w:p>
    <w:p w14:paraId="14C22276" w14:textId="77777777" w:rsidR="00F87A9E" w:rsidRDefault="00F87A9E" w:rsidP="00F87A9E">
      <w:pPr>
        <w:pStyle w:val="ac"/>
        <w:ind w:leftChars="0"/>
        <w:rPr>
          <w:color w:val="000000" w:themeColor="text1"/>
          <w:szCs w:val="22"/>
        </w:rPr>
      </w:pPr>
      <w:r w:rsidRPr="008155A8">
        <w:rPr>
          <w:color w:val="000000" w:themeColor="text1"/>
          <w:szCs w:val="22"/>
        </w:rPr>
        <w:t>8</w:t>
      </w:r>
      <w:r w:rsidRPr="008155A8">
        <w:rPr>
          <w:color w:val="000000" w:themeColor="text1"/>
          <w:szCs w:val="22"/>
        </w:rPr>
        <w:t>층</w:t>
      </w:r>
      <w:r>
        <w:rPr>
          <w:rFonts w:hint="eastAsia"/>
          <w:color w:val="000000" w:themeColor="text1"/>
          <w:szCs w:val="22"/>
        </w:rPr>
        <w:t xml:space="preserve"> </w:t>
      </w:r>
      <w:r w:rsidRPr="008155A8">
        <w:rPr>
          <w:color w:val="000000" w:themeColor="text1"/>
          <w:szCs w:val="22"/>
        </w:rPr>
        <w:t>창고시설</w:t>
      </w:r>
      <w:r w:rsidRPr="008155A8">
        <w:rPr>
          <w:color w:val="000000" w:themeColor="text1"/>
          <w:szCs w:val="22"/>
        </w:rPr>
        <w:t>,</w:t>
      </w:r>
      <w:r>
        <w:rPr>
          <w:rFonts w:hint="eastAsia"/>
          <w:color w:val="000000" w:themeColor="text1"/>
          <w:szCs w:val="22"/>
        </w:rPr>
        <w:t xml:space="preserve"> </w:t>
      </w:r>
      <w:r w:rsidRPr="008155A8">
        <w:rPr>
          <w:color w:val="000000" w:themeColor="text1"/>
          <w:szCs w:val="22"/>
        </w:rPr>
        <w:t>제</w:t>
      </w:r>
      <w:r w:rsidRPr="008155A8">
        <w:rPr>
          <w:color w:val="000000" w:themeColor="text1"/>
          <w:szCs w:val="22"/>
        </w:rPr>
        <w:t>1,2</w:t>
      </w:r>
      <w:r w:rsidRPr="008155A8">
        <w:rPr>
          <w:color w:val="000000" w:themeColor="text1"/>
          <w:szCs w:val="22"/>
        </w:rPr>
        <w:t>종근린생활시설</w:t>
      </w:r>
    </w:p>
    <w:p w14:paraId="76B0CD59"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12,425.68</w:t>
      </w:r>
      <w:r w:rsidRPr="008155A8">
        <w:rPr>
          <w:rFonts w:hint="eastAsia"/>
          <w:color w:val="000000" w:themeColor="text1"/>
          <w:szCs w:val="22"/>
        </w:rPr>
        <w:t>㎡</w:t>
      </w:r>
    </w:p>
    <w:p w14:paraId="77C2D048" w14:textId="1B21C65A"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12,242.72</w:t>
      </w:r>
      <w:r w:rsidRPr="008155A8">
        <w:rPr>
          <w:rFonts w:hint="eastAsia"/>
          <w:color w:val="000000" w:themeColor="text1"/>
          <w:szCs w:val="22"/>
        </w:rPr>
        <w:t>㎡</w:t>
      </w:r>
    </w:p>
    <w:p w14:paraId="07BD4B3A" w14:textId="79C32FC7" w:rsidR="00F87A9E" w:rsidRPr="008155A8" w:rsidRDefault="00F87A9E" w:rsidP="00F87A9E">
      <w:pPr>
        <w:pStyle w:val="ac"/>
        <w:ind w:left="880"/>
        <w:rPr>
          <w:color w:val="000000" w:themeColor="text1"/>
          <w:szCs w:val="22"/>
        </w:rPr>
      </w:pP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7,483.70</w:t>
      </w:r>
      <w:r w:rsidRPr="008155A8">
        <w:rPr>
          <w:rFonts w:hint="eastAsia"/>
          <w:color w:val="000000" w:themeColor="text1"/>
          <w:szCs w:val="22"/>
        </w:rPr>
        <w:t>㎡</w:t>
      </w:r>
    </w:p>
    <w:p w14:paraId="03FBA74C"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684DBD10"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3</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95B005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4</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328777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5</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427C3872"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6</w:t>
      </w:r>
      <w:r w:rsidRPr="008155A8">
        <w:rPr>
          <w:rFonts w:hint="eastAsia"/>
          <w:color w:val="000000" w:themeColor="text1"/>
          <w:szCs w:val="22"/>
        </w:rPr>
        <w:t>층</w:t>
      </w:r>
      <w:r w:rsidRPr="008155A8">
        <w:rPr>
          <w:rFonts w:hint="eastAsia"/>
          <w:color w:val="000000" w:themeColor="text1"/>
          <w:szCs w:val="22"/>
        </w:rPr>
        <w:t xml:space="preserve"> 10,213.76</w:t>
      </w:r>
      <w:r w:rsidRPr="008155A8">
        <w:rPr>
          <w:rFonts w:hint="eastAsia"/>
          <w:color w:val="000000" w:themeColor="text1"/>
          <w:szCs w:val="22"/>
        </w:rPr>
        <w:t>㎡</w:t>
      </w:r>
    </w:p>
    <w:p w14:paraId="328E3EF1"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7</w:t>
      </w:r>
      <w:r w:rsidRPr="008155A8">
        <w:rPr>
          <w:rFonts w:hint="eastAsia"/>
          <w:color w:val="000000" w:themeColor="text1"/>
          <w:szCs w:val="22"/>
        </w:rPr>
        <w:t>층</w:t>
      </w:r>
      <w:r w:rsidRPr="008155A8">
        <w:rPr>
          <w:rFonts w:hint="eastAsia"/>
          <w:color w:val="000000" w:themeColor="text1"/>
          <w:szCs w:val="22"/>
        </w:rPr>
        <w:t xml:space="preserve"> 8,116.25</w:t>
      </w:r>
      <w:r w:rsidRPr="008155A8">
        <w:rPr>
          <w:rFonts w:hint="eastAsia"/>
          <w:color w:val="000000" w:themeColor="text1"/>
          <w:szCs w:val="22"/>
        </w:rPr>
        <w:t>㎡</w:t>
      </w:r>
    </w:p>
    <w:p w14:paraId="16115FA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8</w:t>
      </w:r>
      <w:r w:rsidRPr="008155A8">
        <w:rPr>
          <w:rFonts w:hint="eastAsia"/>
          <w:color w:val="000000" w:themeColor="text1"/>
          <w:szCs w:val="22"/>
        </w:rPr>
        <w:t>층</w:t>
      </w:r>
      <w:r w:rsidRPr="008155A8">
        <w:rPr>
          <w:rFonts w:hint="eastAsia"/>
          <w:color w:val="000000" w:themeColor="text1"/>
          <w:szCs w:val="22"/>
        </w:rPr>
        <w:t xml:space="preserve"> 4,088.9</w:t>
      </w:r>
      <w:r w:rsidRPr="008155A8">
        <w:rPr>
          <w:rFonts w:hint="eastAsia"/>
          <w:color w:val="000000" w:themeColor="text1"/>
          <w:szCs w:val="22"/>
        </w:rPr>
        <w:t>㎡</w:t>
      </w:r>
    </w:p>
    <w:p w14:paraId="338F0A5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옥탑</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103.4</w:t>
      </w:r>
      <w:r w:rsidRPr="008155A8">
        <w:rPr>
          <w:rFonts w:hint="eastAsia"/>
          <w:color w:val="000000" w:themeColor="text1"/>
          <w:szCs w:val="22"/>
        </w:rPr>
        <w:t>㎡</w:t>
      </w:r>
      <w:r w:rsidRPr="008155A8">
        <w:rPr>
          <w:rFonts w:hint="eastAsia"/>
          <w:color w:val="000000" w:themeColor="text1"/>
          <w:szCs w:val="22"/>
        </w:rPr>
        <w:t xml:space="preserve"> (</w:t>
      </w:r>
      <w:r w:rsidRPr="008155A8">
        <w:rPr>
          <w:rFonts w:hint="eastAsia"/>
          <w:color w:val="000000" w:themeColor="text1"/>
          <w:szCs w:val="22"/>
        </w:rPr>
        <w:t>연면적</w:t>
      </w:r>
      <w:r w:rsidRPr="008155A8">
        <w:rPr>
          <w:rFonts w:hint="eastAsia"/>
          <w:color w:val="000000" w:themeColor="text1"/>
          <w:szCs w:val="22"/>
        </w:rPr>
        <w:t xml:space="preserve"> </w:t>
      </w:r>
      <w:r w:rsidRPr="008155A8">
        <w:rPr>
          <w:rFonts w:hint="eastAsia"/>
          <w:color w:val="000000" w:themeColor="text1"/>
          <w:szCs w:val="22"/>
        </w:rPr>
        <w:t>제외</w:t>
      </w:r>
      <w:r w:rsidRPr="008155A8">
        <w:rPr>
          <w:rFonts w:hint="eastAsia"/>
          <w:color w:val="000000" w:themeColor="text1"/>
          <w:szCs w:val="22"/>
        </w:rPr>
        <w:t>)</w:t>
      </w:r>
    </w:p>
    <w:p w14:paraId="118C9DCD" w14:textId="77777777" w:rsidR="00F87A9E" w:rsidRPr="008155A8" w:rsidRDefault="00F87A9E" w:rsidP="00F87A9E">
      <w:pPr>
        <w:pStyle w:val="ac"/>
        <w:ind w:left="880"/>
        <w:rPr>
          <w:color w:val="000000" w:themeColor="text1"/>
          <w:szCs w:val="22"/>
        </w:rPr>
      </w:pPr>
    </w:p>
    <w:p w14:paraId="5A8E6E0E"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부속건물</w:t>
      </w:r>
      <w:r w:rsidRPr="008155A8">
        <w:rPr>
          <w:rFonts w:hint="eastAsia"/>
          <w:color w:val="000000" w:themeColor="text1"/>
          <w:szCs w:val="22"/>
        </w:rPr>
        <w:t xml:space="preserve"> </w:t>
      </w:r>
    </w:p>
    <w:p w14:paraId="2607FD8F" w14:textId="4785A929" w:rsidR="00F87A9E" w:rsidRPr="00F87A9E" w:rsidRDefault="00F87A9E" w:rsidP="00175DD4">
      <w:pPr>
        <w:snapToGrid w:val="0"/>
        <w:ind w:left="559" w:firstLine="321"/>
        <w:rPr>
          <w:szCs w:val="22"/>
        </w:rPr>
      </w:pPr>
      <w:r w:rsidRPr="008155A8">
        <w:rPr>
          <w:rFonts w:hint="eastAsia"/>
          <w:color w:val="000000" w:themeColor="text1"/>
          <w:szCs w:val="22"/>
        </w:rPr>
        <w:t>철근콘크리트구조</w:t>
      </w:r>
      <w:r w:rsidRPr="008155A8">
        <w:rPr>
          <w:rFonts w:hint="eastAsia"/>
          <w:color w:val="000000" w:themeColor="text1"/>
          <w:szCs w:val="22"/>
        </w:rPr>
        <w:t xml:space="preserve"> </w:t>
      </w:r>
      <w:r w:rsidRPr="008155A8">
        <w:rPr>
          <w:rFonts w:hint="eastAsia"/>
          <w:color w:val="000000" w:themeColor="text1"/>
          <w:szCs w:val="22"/>
        </w:rPr>
        <w:t>단층</w:t>
      </w:r>
      <w:r w:rsidRPr="008155A8">
        <w:rPr>
          <w:rFonts w:hint="eastAsia"/>
          <w:color w:val="000000" w:themeColor="text1"/>
          <w:szCs w:val="22"/>
        </w:rPr>
        <w:t xml:space="preserve"> </w:t>
      </w:r>
      <w:r w:rsidRPr="00465040">
        <w:rPr>
          <w:rFonts w:hint="eastAsia"/>
          <w:color w:val="000000" w:themeColor="text1"/>
          <w:szCs w:val="22"/>
        </w:rPr>
        <w:t>경비실</w:t>
      </w:r>
      <w:r w:rsidRPr="00465040">
        <w:rPr>
          <w:rFonts w:hint="eastAsia"/>
          <w:color w:val="000000" w:themeColor="text1"/>
          <w:szCs w:val="22"/>
        </w:rPr>
        <w:t xml:space="preserve"> 8.82</w:t>
      </w:r>
      <w:r w:rsidRPr="00465040">
        <w:rPr>
          <w:rFonts w:hint="eastAsia"/>
          <w:color w:val="000000" w:themeColor="text1"/>
          <w:szCs w:val="22"/>
        </w:rPr>
        <w:t>㎡</w:t>
      </w:r>
    </w:p>
    <w:p w14:paraId="408E8D11" w14:textId="77777777" w:rsidR="000C44E0" w:rsidRDefault="000C44E0" w:rsidP="00175DD4">
      <w:pPr>
        <w:snapToGrid w:val="0"/>
        <w:rPr>
          <w:szCs w:val="22"/>
        </w:rPr>
      </w:pPr>
    </w:p>
    <w:p w14:paraId="4C0E2C90" w14:textId="266BC5DA" w:rsidR="000C44E0" w:rsidRPr="00D370BD" w:rsidRDefault="000C44E0" w:rsidP="00AF5E56">
      <w:pPr>
        <w:pStyle w:val="ac"/>
        <w:numPr>
          <w:ilvl w:val="0"/>
          <w:numId w:val="22"/>
        </w:numPr>
        <w:tabs>
          <w:tab w:val="left" w:pos="0"/>
        </w:tabs>
        <w:snapToGrid w:val="0"/>
        <w:ind w:leftChars="0" w:left="426" w:hanging="426"/>
        <w:rPr>
          <w:rFonts w:eastAsia="바탕체"/>
          <w:b/>
        </w:rPr>
      </w:pPr>
      <w:r w:rsidRPr="00D370BD">
        <w:rPr>
          <w:rFonts w:eastAsia="바탕체"/>
          <w:b/>
        </w:rPr>
        <w:t>본건</w:t>
      </w:r>
      <w:r w:rsidRPr="00D370BD">
        <w:rPr>
          <w:rFonts w:eastAsia="바탕체"/>
          <w:b/>
        </w:rPr>
        <w:t xml:space="preserve"> </w:t>
      </w:r>
      <w:r w:rsidRPr="00D370BD">
        <w:rPr>
          <w:rFonts w:eastAsia="바탕체"/>
          <w:b/>
        </w:rPr>
        <w:t>가설건축물</w:t>
      </w:r>
    </w:p>
    <w:p w14:paraId="56D068A7" w14:textId="77777777" w:rsidR="000C44E0" w:rsidRPr="000C44E0" w:rsidRDefault="000C44E0" w:rsidP="00D370BD">
      <w:pPr>
        <w:pStyle w:val="ac"/>
        <w:tabs>
          <w:tab w:val="left" w:pos="0"/>
        </w:tabs>
        <w:snapToGrid w:val="0"/>
        <w:ind w:leftChars="0" w:left="426"/>
        <w:rPr>
          <w:szCs w:val="22"/>
        </w:rPr>
      </w:pPr>
      <w:r w:rsidRPr="000C44E0">
        <w:rPr>
          <w:szCs w:val="22"/>
        </w:rPr>
        <w:t>안양시</w:t>
      </w:r>
      <w:r w:rsidRPr="000C44E0">
        <w:rPr>
          <w:szCs w:val="22"/>
        </w:rPr>
        <w:t xml:space="preserve"> </w:t>
      </w:r>
      <w:r w:rsidRPr="000C44E0">
        <w:rPr>
          <w:szCs w:val="22"/>
        </w:rPr>
        <w:t>동안구청장</w:t>
      </w:r>
      <w:r w:rsidRPr="000C44E0">
        <w:rPr>
          <w:szCs w:val="22"/>
        </w:rPr>
        <w:t xml:space="preserve"> </w:t>
      </w:r>
      <w:r w:rsidRPr="000C44E0">
        <w:rPr>
          <w:szCs w:val="22"/>
        </w:rPr>
        <w:t>명의</w:t>
      </w:r>
      <w:r w:rsidRPr="000C44E0">
        <w:rPr>
          <w:szCs w:val="22"/>
        </w:rPr>
        <w:t xml:space="preserve"> 2024. 6. 4.</w:t>
      </w:r>
      <w:r w:rsidRPr="000C44E0">
        <w:rPr>
          <w:szCs w:val="22"/>
        </w:rPr>
        <w:t>자</w:t>
      </w:r>
      <w:r w:rsidRPr="000C44E0">
        <w:rPr>
          <w:szCs w:val="22"/>
        </w:rPr>
        <w:t xml:space="preserve"> </w:t>
      </w:r>
      <w:r w:rsidRPr="000C44E0">
        <w:rPr>
          <w:szCs w:val="22"/>
        </w:rPr>
        <w:t>가설건축물</w:t>
      </w:r>
      <w:r w:rsidRPr="000C44E0">
        <w:rPr>
          <w:szCs w:val="22"/>
        </w:rPr>
        <w:t xml:space="preserve"> </w:t>
      </w:r>
      <w:r w:rsidRPr="000C44E0">
        <w:rPr>
          <w:szCs w:val="22"/>
        </w:rPr>
        <w:t>축조신고필증</w:t>
      </w:r>
      <w:r w:rsidRPr="000C44E0">
        <w:rPr>
          <w:szCs w:val="22"/>
        </w:rPr>
        <w:t>(</w:t>
      </w:r>
      <w:r w:rsidRPr="000C44E0">
        <w:rPr>
          <w:szCs w:val="22"/>
        </w:rPr>
        <w:t>신고번호</w:t>
      </w:r>
      <w:r w:rsidRPr="000C44E0">
        <w:rPr>
          <w:szCs w:val="22"/>
        </w:rPr>
        <w:t>: 2024-</w:t>
      </w:r>
      <w:r w:rsidRPr="000C44E0">
        <w:rPr>
          <w:szCs w:val="22"/>
        </w:rPr>
        <w:t>건축과</w:t>
      </w:r>
      <w:r w:rsidRPr="000C44E0">
        <w:rPr>
          <w:szCs w:val="22"/>
        </w:rPr>
        <w:t>-</w:t>
      </w:r>
      <w:r w:rsidRPr="000C44E0">
        <w:rPr>
          <w:szCs w:val="22"/>
        </w:rPr>
        <w:t>가설건축물축조신고</w:t>
      </w:r>
      <w:r w:rsidRPr="000C44E0">
        <w:rPr>
          <w:szCs w:val="22"/>
        </w:rPr>
        <w:t>-40)</w:t>
      </w:r>
      <w:r w:rsidRPr="000C44E0">
        <w:rPr>
          <w:szCs w:val="22"/>
        </w:rPr>
        <w:t>에</w:t>
      </w:r>
      <w:r w:rsidRPr="000C44E0">
        <w:rPr>
          <w:szCs w:val="22"/>
        </w:rPr>
        <w:t xml:space="preserve"> </w:t>
      </w:r>
      <w:r w:rsidRPr="000C44E0">
        <w:rPr>
          <w:szCs w:val="22"/>
        </w:rPr>
        <w:t>따른</w:t>
      </w:r>
      <w:r w:rsidRPr="000C44E0">
        <w:rPr>
          <w:szCs w:val="22"/>
        </w:rPr>
        <w:t xml:space="preserve"> </w:t>
      </w:r>
      <w:r w:rsidRPr="000C44E0">
        <w:rPr>
          <w:szCs w:val="22"/>
        </w:rPr>
        <w:t>본건</w:t>
      </w:r>
      <w:r w:rsidRPr="000C44E0">
        <w:rPr>
          <w:szCs w:val="22"/>
        </w:rPr>
        <w:t xml:space="preserve"> </w:t>
      </w:r>
      <w:r w:rsidRPr="000C44E0">
        <w:rPr>
          <w:szCs w:val="22"/>
        </w:rPr>
        <w:t>건물</w:t>
      </w:r>
      <w:r w:rsidRPr="000C44E0">
        <w:rPr>
          <w:szCs w:val="22"/>
        </w:rPr>
        <w:t xml:space="preserve"> 7</w:t>
      </w:r>
      <w:r w:rsidRPr="000C44E0">
        <w:rPr>
          <w:szCs w:val="22"/>
        </w:rPr>
        <w:t>층</w:t>
      </w:r>
      <w:r w:rsidRPr="000C44E0">
        <w:rPr>
          <w:szCs w:val="22"/>
        </w:rPr>
        <w:t xml:space="preserve"> </w:t>
      </w:r>
      <w:r w:rsidRPr="000C44E0">
        <w:rPr>
          <w:szCs w:val="22"/>
        </w:rPr>
        <w:t>소재</w:t>
      </w:r>
      <w:r w:rsidRPr="000C44E0">
        <w:rPr>
          <w:szCs w:val="22"/>
        </w:rPr>
        <w:t xml:space="preserve"> </w:t>
      </w:r>
      <w:r w:rsidRPr="000C44E0">
        <w:rPr>
          <w:szCs w:val="22"/>
        </w:rPr>
        <w:t>가설건축물</w:t>
      </w:r>
      <w:r w:rsidRPr="000C44E0">
        <w:rPr>
          <w:szCs w:val="22"/>
        </w:rPr>
        <w:t xml:space="preserve"> 3</w:t>
      </w:r>
      <w:r w:rsidRPr="000C44E0">
        <w:rPr>
          <w:szCs w:val="22"/>
        </w:rPr>
        <w:t>동</w:t>
      </w:r>
      <w:r w:rsidRPr="000C44E0">
        <w:rPr>
          <w:szCs w:val="22"/>
        </w:rPr>
        <w:t>(</w:t>
      </w:r>
      <w:r w:rsidRPr="000C44E0">
        <w:rPr>
          <w:szCs w:val="22"/>
        </w:rPr>
        <w:t>각</w:t>
      </w:r>
      <w:r w:rsidRPr="000C44E0">
        <w:rPr>
          <w:szCs w:val="22"/>
        </w:rPr>
        <w:t xml:space="preserve"> </w:t>
      </w:r>
      <w:r w:rsidRPr="000C44E0">
        <w:rPr>
          <w:szCs w:val="22"/>
        </w:rPr>
        <w:t>강파이프구조</w:t>
      </w:r>
      <w:r w:rsidRPr="000C44E0">
        <w:rPr>
          <w:szCs w:val="22"/>
        </w:rPr>
        <w:t xml:space="preserve">, </w:t>
      </w:r>
      <w:r w:rsidRPr="000C44E0">
        <w:rPr>
          <w:szCs w:val="22"/>
        </w:rPr>
        <w:t>건축면적</w:t>
      </w:r>
      <w:r w:rsidRPr="000C44E0">
        <w:rPr>
          <w:szCs w:val="22"/>
        </w:rPr>
        <w:t xml:space="preserve"> </w:t>
      </w:r>
      <w:r w:rsidRPr="000C44E0">
        <w:rPr>
          <w:szCs w:val="22"/>
        </w:rPr>
        <w:t>및</w:t>
      </w:r>
      <w:r w:rsidRPr="000C44E0">
        <w:rPr>
          <w:szCs w:val="22"/>
        </w:rPr>
        <w:t xml:space="preserve"> </w:t>
      </w:r>
      <w:r w:rsidRPr="000C44E0">
        <w:rPr>
          <w:szCs w:val="22"/>
        </w:rPr>
        <w:t>연면적</w:t>
      </w:r>
      <w:r w:rsidRPr="000C44E0">
        <w:rPr>
          <w:szCs w:val="22"/>
        </w:rPr>
        <w:t xml:space="preserve"> </w:t>
      </w:r>
      <w:r w:rsidRPr="000C44E0">
        <w:rPr>
          <w:szCs w:val="22"/>
        </w:rPr>
        <w:t>각</w:t>
      </w:r>
      <w:r w:rsidRPr="000C44E0">
        <w:rPr>
          <w:szCs w:val="22"/>
        </w:rPr>
        <w:t xml:space="preserve"> 8</w:t>
      </w:r>
      <w:r w:rsidRPr="000C44E0">
        <w:rPr>
          <w:szCs w:val="22"/>
        </w:rPr>
        <w:t>㎡</w:t>
      </w:r>
      <w:r w:rsidRPr="000C44E0">
        <w:rPr>
          <w:szCs w:val="22"/>
        </w:rPr>
        <w:t xml:space="preserve">, </w:t>
      </w:r>
      <w:r w:rsidRPr="000C44E0">
        <w:rPr>
          <w:szCs w:val="22"/>
        </w:rPr>
        <w:t>지상</w:t>
      </w:r>
      <w:r w:rsidRPr="000C44E0">
        <w:rPr>
          <w:szCs w:val="22"/>
        </w:rPr>
        <w:t xml:space="preserve"> 1</w:t>
      </w:r>
      <w:r w:rsidRPr="000C44E0">
        <w:rPr>
          <w:szCs w:val="22"/>
        </w:rPr>
        <w:t>층</w:t>
      </w:r>
      <w:r w:rsidRPr="000C44E0">
        <w:rPr>
          <w:szCs w:val="22"/>
        </w:rPr>
        <w:t xml:space="preserve">, </w:t>
      </w:r>
      <w:r w:rsidRPr="000C44E0">
        <w:rPr>
          <w:szCs w:val="22"/>
        </w:rPr>
        <w:t>존치기간</w:t>
      </w:r>
      <w:r w:rsidRPr="000C44E0">
        <w:rPr>
          <w:szCs w:val="22"/>
        </w:rPr>
        <w:t xml:space="preserve"> 2027. 5. 30.)</w:t>
      </w:r>
    </w:p>
    <w:p w14:paraId="7751A558" w14:textId="77777777" w:rsidR="000C44E0" w:rsidRPr="00F87A9E" w:rsidRDefault="000C44E0" w:rsidP="00175DD4">
      <w:pPr>
        <w:snapToGrid w:val="0"/>
        <w:rPr>
          <w:szCs w:val="22"/>
        </w:rPr>
      </w:pPr>
    </w:p>
    <w:p w14:paraId="0A6E2C14" w14:textId="2DF4C064" w:rsidR="00F87A9E" w:rsidRPr="00175DD4" w:rsidRDefault="00F87A9E" w:rsidP="00AF5E56">
      <w:pPr>
        <w:pStyle w:val="ac"/>
        <w:numPr>
          <w:ilvl w:val="0"/>
          <w:numId w:val="22"/>
        </w:numPr>
        <w:tabs>
          <w:tab w:val="left" w:pos="0"/>
        </w:tabs>
        <w:snapToGrid w:val="0"/>
        <w:ind w:leftChars="0" w:left="426" w:hanging="426"/>
        <w:rPr>
          <w:rFonts w:eastAsia="바탕체"/>
          <w:b/>
        </w:rPr>
      </w:pPr>
      <w:r w:rsidRPr="00175DD4">
        <w:rPr>
          <w:rFonts w:eastAsia="바탕체" w:hint="eastAsia"/>
          <w:b/>
        </w:rPr>
        <w:t>본건</w:t>
      </w:r>
      <w:r w:rsidRPr="00175DD4">
        <w:rPr>
          <w:rFonts w:eastAsia="바탕체"/>
          <w:b/>
        </w:rPr>
        <w:t xml:space="preserve"> </w:t>
      </w:r>
      <w:r w:rsidRPr="00175DD4">
        <w:rPr>
          <w:rFonts w:eastAsia="바탕체" w:hint="eastAsia"/>
          <w:b/>
        </w:rPr>
        <w:t>동산</w:t>
      </w:r>
      <w:r w:rsidRPr="00175DD4">
        <w:rPr>
          <w:rFonts w:eastAsia="바탕체"/>
          <w:b/>
        </w:rPr>
        <w:t xml:space="preserve"> </w:t>
      </w:r>
      <w:r w:rsidRPr="00175DD4">
        <w:rPr>
          <w:rFonts w:eastAsia="바탕체" w:hint="eastAsia"/>
          <w:b/>
        </w:rPr>
        <w:t>등</w:t>
      </w:r>
    </w:p>
    <w:p w14:paraId="2531D559" w14:textId="43474D1A" w:rsidR="00E557E4" w:rsidRPr="00175DD4" w:rsidRDefault="00F87A9E" w:rsidP="00175DD4">
      <w:pPr>
        <w:pStyle w:val="ac"/>
        <w:tabs>
          <w:tab w:val="left" w:pos="0"/>
        </w:tabs>
        <w:snapToGrid w:val="0"/>
        <w:ind w:leftChars="0" w:left="426"/>
        <w:rPr>
          <w:rFonts w:eastAsia="바탕체"/>
          <w:b/>
        </w:rPr>
      </w:pPr>
      <w:r w:rsidRPr="00554384">
        <w:rPr>
          <w:color w:val="000000" w:themeColor="text1"/>
          <w:szCs w:val="22"/>
        </w:rPr>
        <w:t>본건</w:t>
      </w:r>
      <w:r w:rsidRPr="00554384">
        <w:rPr>
          <w:color w:val="000000" w:themeColor="text1"/>
          <w:szCs w:val="22"/>
        </w:rPr>
        <w:t xml:space="preserve"> </w:t>
      </w:r>
      <w:r w:rsidRPr="00554384">
        <w:rPr>
          <w:color w:val="000000" w:themeColor="text1"/>
          <w:szCs w:val="22"/>
        </w:rPr>
        <w:t>토지</w:t>
      </w:r>
      <w:r>
        <w:rPr>
          <w:rFonts w:hint="eastAsia"/>
          <w:color w:val="000000" w:themeColor="text1"/>
          <w:szCs w:val="22"/>
        </w:rPr>
        <w:t>와</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건물</w:t>
      </w:r>
      <w:r w:rsidRPr="00554384">
        <w:rPr>
          <w:color w:val="000000" w:themeColor="text1"/>
          <w:szCs w:val="22"/>
        </w:rPr>
        <w:t>에</w:t>
      </w:r>
      <w:r w:rsidRPr="00554384">
        <w:rPr>
          <w:color w:val="000000" w:themeColor="text1"/>
          <w:szCs w:val="22"/>
        </w:rPr>
        <w:t xml:space="preserve"> </w:t>
      </w:r>
      <w:r w:rsidRPr="00554384">
        <w:rPr>
          <w:color w:val="000000" w:themeColor="text1"/>
          <w:szCs w:val="22"/>
        </w:rPr>
        <w:t>부합</w:t>
      </w:r>
      <w:r w:rsidRPr="00554384">
        <w:rPr>
          <w:color w:val="000000" w:themeColor="text1"/>
          <w:szCs w:val="22"/>
        </w:rPr>
        <w:t xml:space="preserve"> </w:t>
      </w:r>
      <w:r w:rsidRPr="00554384">
        <w:rPr>
          <w:color w:val="000000" w:themeColor="text1"/>
          <w:szCs w:val="22"/>
        </w:rPr>
        <w:t>또는</w:t>
      </w:r>
      <w:r w:rsidRPr="00554384">
        <w:rPr>
          <w:color w:val="000000" w:themeColor="text1"/>
          <w:szCs w:val="22"/>
        </w:rPr>
        <w:t xml:space="preserve"> </w:t>
      </w:r>
      <w:r w:rsidRPr="00554384">
        <w:rPr>
          <w:color w:val="000000" w:themeColor="text1"/>
          <w:szCs w:val="22"/>
        </w:rPr>
        <w:t>부속하거나</w:t>
      </w:r>
      <w:r w:rsidRPr="00554384">
        <w:rPr>
          <w:color w:val="000000" w:themeColor="text1"/>
          <w:szCs w:val="22"/>
        </w:rPr>
        <w:t xml:space="preserve"> </w:t>
      </w:r>
      <w:r w:rsidRPr="00554384">
        <w:rPr>
          <w:color w:val="000000" w:themeColor="text1"/>
          <w:szCs w:val="22"/>
        </w:rPr>
        <w:t>설치된</w:t>
      </w:r>
      <w:r w:rsidRPr="00554384">
        <w:rPr>
          <w:color w:val="000000" w:themeColor="text1"/>
          <w:szCs w:val="22"/>
        </w:rPr>
        <w:t xml:space="preserve"> </w:t>
      </w:r>
      <w:r w:rsidRPr="00554384">
        <w:rPr>
          <w:color w:val="000000" w:themeColor="text1"/>
          <w:szCs w:val="22"/>
        </w:rPr>
        <w:t>매도</w:t>
      </w:r>
      <w:r>
        <w:rPr>
          <w:rFonts w:hint="eastAsia"/>
          <w:color w:val="000000" w:themeColor="text1"/>
          <w:szCs w:val="22"/>
        </w:rPr>
        <w:t>인</w:t>
      </w:r>
      <w:r w:rsidRPr="00554384">
        <w:rPr>
          <w:color w:val="000000" w:themeColor="text1"/>
          <w:szCs w:val="22"/>
        </w:rPr>
        <w:t xml:space="preserve"> </w:t>
      </w:r>
      <w:r w:rsidRPr="00554384">
        <w:rPr>
          <w:color w:val="000000" w:themeColor="text1"/>
          <w:szCs w:val="22"/>
        </w:rPr>
        <w:t>소유의</w:t>
      </w:r>
      <w:r w:rsidRPr="00554384">
        <w:rPr>
          <w:color w:val="000000" w:themeColor="text1"/>
          <w:szCs w:val="22"/>
        </w:rPr>
        <w:t xml:space="preserve"> </w:t>
      </w:r>
      <w:r w:rsidRPr="00554384">
        <w:rPr>
          <w:color w:val="000000" w:themeColor="text1"/>
          <w:szCs w:val="22"/>
        </w:rPr>
        <w:t>동산</w:t>
      </w:r>
      <w:r w:rsidRPr="00554384">
        <w:rPr>
          <w:color w:val="000000" w:themeColor="text1"/>
          <w:szCs w:val="22"/>
        </w:rPr>
        <w:t xml:space="preserve">, </w:t>
      </w:r>
      <w:r w:rsidRPr="00554384">
        <w:rPr>
          <w:color w:val="000000" w:themeColor="text1"/>
          <w:szCs w:val="22"/>
        </w:rPr>
        <w:t>시설</w:t>
      </w:r>
      <w:r w:rsidRPr="00554384">
        <w:rPr>
          <w:color w:val="000000" w:themeColor="text1"/>
          <w:szCs w:val="22"/>
        </w:rPr>
        <w:t xml:space="preserve"> </w:t>
      </w:r>
      <w:r w:rsidRPr="00554384">
        <w:rPr>
          <w:color w:val="000000" w:themeColor="text1"/>
          <w:szCs w:val="22"/>
        </w:rPr>
        <w:t>설비</w:t>
      </w:r>
      <w:r w:rsidRPr="00554384">
        <w:rPr>
          <w:color w:val="000000" w:themeColor="text1"/>
          <w:szCs w:val="22"/>
        </w:rPr>
        <w:t xml:space="preserve"> </w:t>
      </w:r>
      <w:r w:rsidRPr="00554384">
        <w:rPr>
          <w:color w:val="000000" w:themeColor="text1"/>
          <w:szCs w:val="22"/>
        </w:rPr>
        <w:t>일체</w:t>
      </w:r>
      <w:r w:rsidRPr="00554384">
        <w:rPr>
          <w:color w:val="000000" w:themeColor="text1"/>
          <w:szCs w:val="22"/>
        </w:rPr>
        <w:t xml:space="preserve"> </w:t>
      </w:r>
      <w:r w:rsidRPr="00554384">
        <w:rPr>
          <w:color w:val="000000" w:themeColor="text1"/>
          <w:szCs w:val="22"/>
        </w:rPr>
        <w:t>등</w:t>
      </w:r>
      <w:r w:rsidRPr="00554384">
        <w:rPr>
          <w:color w:val="000000" w:themeColor="text1"/>
          <w:szCs w:val="22"/>
        </w:rPr>
        <w:t xml:space="preserve"> </w:t>
      </w:r>
      <w:r w:rsidRPr="00554384">
        <w:rPr>
          <w:color w:val="000000" w:themeColor="text1"/>
          <w:szCs w:val="22"/>
        </w:rPr>
        <w:t>포함</w:t>
      </w:r>
      <w:r w:rsidRPr="00F87A9E" w:rsidDel="00F87A9E">
        <w:rPr>
          <w:rFonts w:eastAsia="바탕체" w:hint="eastAsia"/>
          <w:b/>
        </w:rPr>
        <w:t xml:space="preserve"> </w:t>
      </w:r>
    </w:p>
    <w:p w14:paraId="7B6A8BE0" w14:textId="0F5AB080" w:rsidR="00E04478" w:rsidRDefault="00E04478">
      <w:pPr>
        <w:widowControl/>
        <w:wordWrap/>
        <w:autoSpaceDE/>
        <w:autoSpaceDN/>
        <w:spacing w:line="240" w:lineRule="auto"/>
        <w:jc w:val="left"/>
        <w:rPr>
          <w:szCs w:val="22"/>
        </w:rPr>
      </w:pPr>
      <w:r>
        <w:rPr>
          <w:szCs w:val="22"/>
        </w:rPr>
        <w:br w:type="page"/>
      </w:r>
    </w:p>
    <w:p w14:paraId="2A2A204F" w14:textId="77777777" w:rsidR="00516186" w:rsidRPr="00380FB2" w:rsidRDefault="00954060" w:rsidP="00BF5C9E">
      <w:pPr>
        <w:pStyle w:val="1"/>
      </w:pPr>
      <w:r w:rsidRPr="00380FB2">
        <w:lastRenderedPageBreak/>
        <w:t>별첨</w:t>
      </w:r>
      <w:r w:rsidRPr="00380FB2">
        <w:t xml:space="preserve"> 2</w:t>
      </w:r>
    </w:p>
    <w:p w14:paraId="2D263A49" w14:textId="77777777" w:rsidR="00516186" w:rsidRPr="00380FB2" w:rsidRDefault="00516186" w:rsidP="00516186">
      <w:pPr>
        <w:rPr>
          <w:szCs w:val="22"/>
        </w:rPr>
      </w:pPr>
    </w:p>
    <w:p w14:paraId="2E96D637" w14:textId="77777777" w:rsidR="000B6289" w:rsidRPr="00380FB2" w:rsidRDefault="000B6289" w:rsidP="000B6289">
      <w:pPr>
        <w:jc w:val="center"/>
        <w:rPr>
          <w:b/>
          <w:szCs w:val="22"/>
          <w:u w:val="single"/>
        </w:rPr>
      </w:pPr>
      <w:r w:rsidRPr="00380FB2">
        <w:rPr>
          <w:b/>
          <w:szCs w:val="22"/>
          <w:u w:val="single"/>
        </w:rPr>
        <w:t>매매대금</w:t>
      </w:r>
      <w:r w:rsidRPr="00380FB2">
        <w:rPr>
          <w:b/>
          <w:szCs w:val="22"/>
          <w:u w:val="single"/>
        </w:rPr>
        <w:t xml:space="preserve"> </w:t>
      </w:r>
      <w:r w:rsidRPr="00380FB2">
        <w:rPr>
          <w:b/>
          <w:szCs w:val="22"/>
          <w:u w:val="single"/>
        </w:rPr>
        <w:t>및</w:t>
      </w:r>
      <w:r w:rsidRPr="00380FB2">
        <w:rPr>
          <w:b/>
          <w:szCs w:val="22"/>
          <w:u w:val="single"/>
        </w:rPr>
        <w:t xml:space="preserve"> </w:t>
      </w:r>
      <w:r w:rsidRPr="00380FB2">
        <w:rPr>
          <w:b/>
          <w:szCs w:val="22"/>
          <w:u w:val="single"/>
        </w:rPr>
        <w:t>부가가치세의</w:t>
      </w:r>
      <w:r w:rsidRPr="00380FB2">
        <w:rPr>
          <w:b/>
          <w:szCs w:val="22"/>
          <w:u w:val="single"/>
        </w:rPr>
        <w:t xml:space="preserve"> </w:t>
      </w:r>
      <w:r w:rsidRPr="00380FB2">
        <w:rPr>
          <w:b/>
          <w:szCs w:val="22"/>
          <w:u w:val="single"/>
        </w:rPr>
        <w:t>내역</w:t>
      </w:r>
    </w:p>
    <w:p w14:paraId="6BA4D1B2" w14:textId="77777777" w:rsidR="000B6289" w:rsidRPr="00380FB2" w:rsidRDefault="000B6289" w:rsidP="000B6289">
      <w:pPr>
        <w:rPr>
          <w:szCs w:val="22"/>
        </w:rPr>
      </w:pP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55"/>
        <w:gridCol w:w="2072"/>
        <w:gridCol w:w="3023"/>
      </w:tblGrid>
      <w:tr w:rsidR="002F3EF5" w:rsidRPr="00380FB2" w14:paraId="28E681E4" w14:textId="1AB43E50" w:rsidTr="00E04478">
        <w:trPr>
          <w:trHeight w:val="605"/>
          <w:jc w:val="center"/>
        </w:trPr>
        <w:tc>
          <w:tcPr>
            <w:tcW w:w="15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D0D9213" w14:textId="77777777" w:rsidR="002F3EF5" w:rsidRPr="00380FB2" w:rsidRDefault="002F3EF5" w:rsidP="00274DFC">
            <w:pPr>
              <w:snapToGrid w:val="0"/>
              <w:spacing w:line="240" w:lineRule="atLeast"/>
              <w:jc w:val="center"/>
              <w:rPr>
                <w:b/>
                <w:szCs w:val="22"/>
              </w:rPr>
            </w:pPr>
            <w:r w:rsidRPr="00380FB2">
              <w:rPr>
                <w:b/>
                <w:szCs w:val="22"/>
              </w:rPr>
              <w:t>구분</w:t>
            </w:r>
          </w:p>
        </w:tc>
        <w:tc>
          <w:tcPr>
            <w:tcW w:w="207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A9B8D7" w14:textId="77777777" w:rsidR="002F3EF5" w:rsidRPr="00380FB2" w:rsidRDefault="002F3EF5" w:rsidP="00274DFC">
            <w:pPr>
              <w:snapToGrid w:val="0"/>
              <w:spacing w:line="240" w:lineRule="atLeast"/>
              <w:jc w:val="center"/>
              <w:rPr>
                <w:b/>
                <w:szCs w:val="22"/>
              </w:rPr>
            </w:pPr>
            <w:r w:rsidRPr="00380FB2">
              <w:rPr>
                <w:b/>
                <w:szCs w:val="22"/>
              </w:rPr>
              <w:t>매매대금</w:t>
            </w:r>
          </w:p>
        </w:tc>
        <w:tc>
          <w:tcPr>
            <w:tcW w:w="30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251D6C" w14:textId="77777777" w:rsidR="002F3EF5" w:rsidRPr="00380FB2" w:rsidRDefault="002F3EF5" w:rsidP="00274DFC">
            <w:pPr>
              <w:snapToGrid w:val="0"/>
              <w:spacing w:line="240" w:lineRule="atLeast"/>
              <w:jc w:val="center"/>
              <w:rPr>
                <w:b/>
                <w:szCs w:val="22"/>
              </w:rPr>
            </w:pPr>
            <w:r w:rsidRPr="00380FB2">
              <w:rPr>
                <w:b/>
                <w:szCs w:val="22"/>
              </w:rPr>
              <w:t>부가가치세</w:t>
            </w:r>
          </w:p>
        </w:tc>
      </w:tr>
      <w:tr w:rsidR="002F3EF5" w:rsidRPr="00380FB2" w14:paraId="13B8B0CE" w14:textId="69953184" w:rsidTr="00E04478">
        <w:trPr>
          <w:trHeight w:val="930"/>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78EC68" w14:textId="4DC49393" w:rsidR="002F3EF5" w:rsidRPr="00380FB2" w:rsidRDefault="002F3EF5" w:rsidP="005F2978">
            <w:pPr>
              <w:snapToGrid w:val="0"/>
              <w:spacing w:line="240" w:lineRule="atLeast"/>
              <w:jc w:val="center"/>
            </w:pPr>
            <w:r w:rsidRPr="00380FB2">
              <w:t>본건</w:t>
            </w:r>
            <w:r>
              <w:rPr>
                <w:rFonts w:hint="eastAsia"/>
              </w:rPr>
              <w:t xml:space="preserve"> </w:t>
            </w:r>
            <w:r w:rsidRPr="00380FB2">
              <w:t>토지</w:t>
            </w:r>
          </w:p>
        </w:tc>
        <w:tc>
          <w:tcPr>
            <w:tcW w:w="2072" w:type="dxa"/>
            <w:tcBorders>
              <w:top w:val="single" w:sz="4" w:space="0" w:color="auto"/>
              <w:left w:val="single" w:sz="4" w:space="0" w:color="auto"/>
              <w:bottom w:val="single" w:sz="4" w:space="0" w:color="auto"/>
              <w:right w:val="single" w:sz="4" w:space="0" w:color="auto"/>
            </w:tcBorders>
            <w:vAlign w:val="center"/>
          </w:tcPr>
          <w:p w14:paraId="4612422C" w14:textId="37E8399D" w:rsidR="002F3EF5" w:rsidRPr="00380FB2" w:rsidRDefault="002F3EF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45817D82" w14:textId="3868CE14" w:rsidR="002F3EF5" w:rsidRPr="00380FB2" w:rsidRDefault="002F3EF5" w:rsidP="007B48EA">
            <w:pPr>
              <w:snapToGrid w:val="0"/>
              <w:spacing w:line="240" w:lineRule="atLeast"/>
              <w:jc w:val="center"/>
            </w:pPr>
            <w:r w:rsidRPr="00380FB2">
              <w:t>0</w:t>
            </w:r>
            <w:r w:rsidRPr="00380FB2">
              <w:t>원</w:t>
            </w:r>
          </w:p>
        </w:tc>
      </w:tr>
      <w:tr w:rsidR="002F3EF5" w:rsidRPr="00380FB2" w14:paraId="3CD2244E" w14:textId="6CBCDF8E"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1B341E94" w14:textId="6451DF11" w:rsidR="002F3EF5" w:rsidRPr="00380FB2" w:rsidRDefault="002F3EF5" w:rsidP="005F2978">
            <w:pPr>
              <w:snapToGrid w:val="0"/>
              <w:spacing w:line="240" w:lineRule="atLeast"/>
              <w:jc w:val="center"/>
            </w:pPr>
            <w:r>
              <w:rPr>
                <w:rFonts w:hint="eastAsia"/>
              </w:rPr>
              <w:t>본건</w:t>
            </w:r>
            <w:r>
              <w:rPr>
                <w:rFonts w:hint="eastAsia"/>
              </w:rPr>
              <w:t xml:space="preserve"> </w:t>
            </w:r>
            <w:r>
              <w:rPr>
                <w:rFonts w:hint="eastAsia"/>
              </w:rPr>
              <w:t>건물</w:t>
            </w:r>
          </w:p>
        </w:tc>
        <w:tc>
          <w:tcPr>
            <w:tcW w:w="2072" w:type="dxa"/>
            <w:tcBorders>
              <w:top w:val="single" w:sz="4" w:space="0" w:color="auto"/>
              <w:left w:val="single" w:sz="4" w:space="0" w:color="auto"/>
              <w:bottom w:val="single" w:sz="4" w:space="0" w:color="auto"/>
              <w:right w:val="single" w:sz="4" w:space="0" w:color="auto"/>
            </w:tcBorders>
            <w:vAlign w:val="center"/>
          </w:tcPr>
          <w:p w14:paraId="3985C60B" w14:textId="44FBD68F" w:rsidR="002F3EF5" w:rsidRPr="00380FB2"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5C0B6943" w14:textId="76AE68C7" w:rsidR="002F3EF5" w:rsidRPr="00380FB2"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E04478" w:rsidRPr="00380FB2" w14:paraId="163BC52E" w14:textId="77777777"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234E2D4B" w14:textId="2165BCC8" w:rsidR="00E04478" w:rsidRDefault="00F87A9E" w:rsidP="005F2978">
            <w:pPr>
              <w:snapToGrid w:val="0"/>
              <w:spacing w:line="240" w:lineRule="atLeast"/>
              <w:jc w:val="center"/>
            </w:pPr>
            <w:r>
              <w:rPr>
                <w:rFonts w:hint="eastAsia"/>
              </w:rPr>
              <w:t>본건</w:t>
            </w:r>
            <w:r w:rsidR="00E04478">
              <w:rPr>
                <w:rFonts w:hint="eastAsia"/>
              </w:rPr>
              <w:t xml:space="preserve"> </w:t>
            </w:r>
            <w:r w:rsidR="00E04478">
              <w:rPr>
                <w:rFonts w:hint="eastAsia"/>
              </w:rPr>
              <w:t>동산</w:t>
            </w:r>
            <w:r w:rsidR="00E04478">
              <w:rPr>
                <w:rFonts w:hint="eastAsia"/>
              </w:rPr>
              <w:t xml:space="preserve"> </w:t>
            </w:r>
            <w:r w:rsidR="00E04478">
              <w:rPr>
                <w:rFonts w:hint="eastAsia"/>
              </w:rPr>
              <w:t>등</w:t>
            </w:r>
          </w:p>
        </w:tc>
        <w:tc>
          <w:tcPr>
            <w:tcW w:w="2072" w:type="dxa"/>
            <w:tcBorders>
              <w:top w:val="single" w:sz="4" w:space="0" w:color="auto"/>
              <w:left w:val="single" w:sz="4" w:space="0" w:color="auto"/>
              <w:bottom w:val="single" w:sz="4" w:space="0" w:color="auto"/>
              <w:right w:val="single" w:sz="4" w:space="0" w:color="auto"/>
            </w:tcBorders>
            <w:vAlign w:val="center"/>
          </w:tcPr>
          <w:p w14:paraId="092C6CA4" w14:textId="018825F6" w:rsidR="00E04478"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0850939E" w14:textId="6424D214" w:rsidR="00E04478"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2F3EF5" w:rsidRPr="00380FB2" w14:paraId="35AFDAD4" w14:textId="713FC0BE" w:rsidTr="00E04478">
        <w:trPr>
          <w:trHeight w:val="939"/>
          <w:jc w:val="center"/>
        </w:trPr>
        <w:tc>
          <w:tcPr>
            <w:tcW w:w="1555" w:type="dxa"/>
            <w:tcBorders>
              <w:top w:val="single" w:sz="4" w:space="0" w:color="auto"/>
              <w:left w:val="single" w:sz="4" w:space="0" w:color="auto"/>
              <w:right w:val="single" w:sz="4" w:space="0" w:color="auto"/>
            </w:tcBorders>
            <w:vAlign w:val="center"/>
          </w:tcPr>
          <w:p w14:paraId="64C78C91" w14:textId="77777777" w:rsidR="002F3EF5" w:rsidRPr="00E04478" w:rsidRDefault="002F3EF5" w:rsidP="007B48EA">
            <w:pPr>
              <w:snapToGrid w:val="0"/>
              <w:spacing w:line="240" w:lineRule="atLeast"/>
              <w:jc w:val="center"/>
              <w:rPr>
                <w:b/>
                <w:bCs w:val="0"/>
              </w:rPr>
            </w:pPr>
            <w:r w:rsidRPr="00E04478">
              <w:rPr>
                <w:b/>
                <w:bCs w:val="0"/>
              </w:rPr>
              <w:t>합계</w:t>
            </w:r>
          </w:p>
        </w:tc>
        <w:tc>
          <w:tcPr>
            <w:tcW w:w="2072" w:type="dxa"/>
            <w:tcBorders>
              <w:top w:val="single" w:sz="4" w:space="0" w:color="auto"/>
              <w:left w:val="single" w:sz="4" w:space="0" w:color="auto"/>
              <w:bottom w:val="single" w:sz="4" w:space="0" w:color="auto"/>
              <w:right w:val="single" w:sz="4" w:space="0" w:color="auto"/>
            </w:tcBorders>
            <w:vAlign w:val="center"/>
          </w:tcPr>
          <w:p w14:paraId="56687469" w14:textId="32330626" w:rsidR="002F3EF5" w:rsidRPr="004C3685" w:rsidRDefault="00216561" w:rsidP="007B48EA">
            <w:pPr>
              <w:snapToGrid w:val="0"/>
              <w:spacing w:line="240" w:lineRule="atLeast"/>
              <w:jc w:val="center"/>
              <w:rPr>
                <w:b/>
              </w:rPr>
            </w:pPr>
            <w:r w:rsidRPr="00757153">
              <w:rPr>
                <w:rFonts w:hint="eastAsia"/>
                <w:b/>
                <w:szCs w:val="22"/>
              </w:rPr>
              <w:t>270,000,000,000</w:t>
            </w:r>
            <w:r w:rsidR="004C3685" w:rsidRPr="004C3685">
              <w:rPr>
                <w:b/>
              </w:rPr>
              <w:t>원</w:t>
            </w:r>
          </w:p>
        </w:tc>
        <w:tc>
          <w:tcPr>
            <w:tcW w:w="3023" w:type="dxa"/>
            <w:tcBorders>
              <w:top w:val="single" w:sz="4" w:space="0" w:color="auto"/>
              <w:left w:val="single" w:sz="4" w:space="0" w:color="auto"/>
              <w:bottom w:val="single" w:sz="4" w:space="0" w:color="auto"/>
              <w:right w:val="single" w:sz="4" w:space="0" w:color="auto"/>
            </w:tcBorders>
            <w:vAlign w:val="center"/>
          </w:tcPr>
          <w:p w14:paraId="0046C2E7" w14:textId="68566C8A" w:rsidR="002F3EF5" w:rsidRPr="00E04478" w:rsidRDefault="002F3EF5" w:rsidP="007B48EA">
            <w:pPr>
              <w:snapToGrid w:val="0"/>
              <w:spacing w:line="240" w:lineRule="atLeast"/>
              <w:jc w:val="center"/>
              <w:rPr>
                <w:b/>
                <w:bCs w:val="0"/>
              </w:rPr>
            </w:pPr>
            <w:r w:rsidRPr="00E04478">
              <w:rPr>
                <w:b/>
                <w:bCs w:val="0"/>
                <w:highlight w:val="yellow"/>
              </w:rPr>
              <w:t>[*]</w:t>
            </w:r>
            <w:r w:rsidRPr="00E04478">
              <w:rPr>
                <w:b/>
                <w:bCs w:val="0"/>
              </w:rPr>
              <w:t>원</w:t>
            </w:r>
          </w:p>
        </w:tc>
      </w:tr>
    </w:tbl>
    <w:p w14:paraId="366AD8B9" w14:textId="77777777" w:rsidR="000B6289" w:rsidRDefault="000B6289" w:rsidP="00277C20">
      <w:pPr>
        <w:spacing w:line="240" w:lineRule="auto"/>
        <w:rPr>
          <w:szCs w:val="22"/>
        </w:rPr>
      </w:pPr>
    </w:p>
    <w:p w14:paraId="1C17A2CA" w14:textId="63C83FCB" w:rsidR="006E3FE7" w:rsidRDefault="006E3FE7" w:rsidP="00277C20">
      <w:pPr>
        <w:spacing w:line="240" w:lineRule="auto"/>
        <w:rPr>
          <w:szCs w:val="22"/>
        </w:rPr>
      </w:pPr>
      <w:r w:rsidRPr="006E3FE7">
        <w:rPr>
          <w:szCs w:val="22"/>
        </w:rPr>
        <w:t>주</w:t>
      </w:r>
      <w:r w:rsidRPr="006E3FE7">
        <w:rPr>
          <w:szCs w:val="22"/>
        </w:rPr>
        <w:t xml:space="preserve">: </w:t>
      </w:r>
      <w:r w:rsidRPr="006E3FE7">
        <w:rPr>
          <w:szCs w:val="22"/>
        </w:rPr>
        <w:t>부가가치세란</w:t>
      </w:r>
      <w:r w:rsidRPr="006E3FE7">
        <w:rPr>
          <w:szCs w:val="22"/>
        </w:rPr>
        <w:t xml:space="preserve"> </w:t>
      </w:r>
      <w:r w:rsidRPr="006E3FE7">
        <w:rPr>
          <w:szCs w:val="22"/>
        </w:rPr>
        <w:t>기재</w:t>
      </w:r>
      <w:r w:rsidRPr="006E3FE7">
        <w:rPr>
          <w:szCs w:val="22"/>
        </w:rPr>
        <w:t xml:space="preserve"> </w:t>
      </w:r>
      <w:r w:rsidRPr="006E3FE7">
        <w:rPr>
          <w:szCs w:val="22"/>
        </w:rPr>
        <w:t>금액은</w:t>
      </w:r>
      <w:r w:rsidRPr="006E3FE7">
        <w:rPr>
          <w:szCs w:val="22"/>
        </w:rPr>
        <w:t xml:space="preserve"> </w:t>
      </w:r>
      <w:r w:rsidRPr="006E3FE7">
        <w:rPr>
          <w:szCs w:val="22"/>
        </w:rPr>
        <w:t>제</w:t>
      </w:r>
      <w:r w:rsidRPr="006E3FE7">
        <w:rPr>
          <w:szCs w:val="22"/>
        </w:rPr>
        <w:t>1.4</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매수인이</w:t>
      </w:r>
      <w:r w:rsidRPr="006E3FE7">
        <w:rPr>
          <w:szCs w:val="22"/>
        </w:rPr>
        <w:t xml:space="preserve"> </w:t>
      </w:r>
      <w:r w:rsidRPr="006E3FE7">
        <w:rPr>
          <w:szCs w:val="22"/>
        </w:rPr>
        <w:t>대리납부하며</w:t>
      </w:r>
      <w:r w:rsidRPr="006E3FE7">
        <w:rPr>
          <w:szCs w:val="22"/>
        </w:rPr>
        <w:t xml:space="preserve">, </w:t>
      </w:r>
      <w:r w:rsidRPr="006E3FE7">
        <w:rPr>
          <w:szCs w:val="22"/>
        </w:rPr>
        <w:t>거래종결시</w:t>
      </w:r>
      <w:r w:rsidRPr="006E3FE7">
        <w:rPr>
          <w:szCs w:val="22"/>
        </w:rPr>
        <w:t xml:space="preserve"> </w:t>
      </w:r>
      <w:r w:rsidRPr="006E3FE7">
        <w:rPr>
          <w:szCs w:val="22"/>
        </w:rPr>
        <w:t>지급금액에</w:t>
      </w:r>
      <w:r w:rsidRPr="006E3FE7">
        <w:rPr>
          <w:szCs w:val="22"/>
        </w:rPr>
        <w:t xml:space="preserve"> </w:t>
      </w:r>
      <w:r w:rsidRPr="006E3FE7">
        <w:rPr>
          <w:szCs w:val="22"/>
        </w:rPr>
        <w:t>포함되지</w:t>
      </w:r>
      <w:r w:rsidRPr="006E3FE7">
        <w:rPr>
          <w:szCs w:val="22"/>
        </w:rPr>
        <w:t xml:space="preserve"> </w:t>
      </w:r>
      <w:r w:rsidRPr="006E3FE7">
        <w:rPr>
          <w:szCs w:val="22"/>
        </w:rPr>
        <w:t>아니함</w:t>
      </w:r>
    </w:p>
    <w:p w14:paraId="102CBEB1" w14:textId="77777777" w:rsidR="006E3FE7" w:rsidRPr="00380FB2" w:rsidRDefault="006E3FE7" w:rsidP="00277C20">
      <w:pPr>
        <w:spacing w:line="240" w:lineRule="auto"/>
        <w:rPr>
          <w:szCs w:val="22"/>
        </w:rPr>
      </w:pPr>
    </w:p>
    <w:p w14:paraId="3C09140A" w14:textId="77777777" w:rsidR="000B6289" w:rsidRPr="00380FB2" w:rsidRDefault="000B6289" w:rsidP="00277C20">
      <w:pPr>
        <w:spacing w:line="240" w:lineRule="auto"/>
        <w:rPr>
          <w:szCs w:val="22"/>
        </w:rPr>
      </w:pPr>
      <w:r w:rsidRPr="00380FB2">
        <w:rPr>
          <w:szCs w:val="22"/>
        </w:rPr>
        <w:br w:type="page"/>
      </w:r>
    </w:p>
    <w:p w14:paraId="43528D83" w14:textId="77777777" w:rsidR="000B6289" w:rsidRPr="00380FB2" w:rsidRDefault="00B06D2D" w:rsidP="00BF5C9E">
      <w:pPr>
        <w:pStyle w:val="1"/>
      </w:pPr>
      <w:r w:rsidRPr="00380FB2">
        <w:lastRenderedPageBreak/>
        <w:t>별첨</w:t>
      </w:r>
      <w:r w:rsidRPr="00380FB2">
        <w:t xml:space="preserve"> 3</w:t>
      </w:r>
    </w:p>
    <w:p w14:paraId="510BB82D" w14:textId="77777777" w:rsidR="00B06D2D" w:rsidRPr="00380FB2" w:rsidRDefault="00B06D2D" w:rsidP="00516186">
      <w:pPr>
        <w:rPr>
          <w:szCs w:val="22"/>
        </w:rPr>
      </w:pPr>
    </w:p>
    <w:p w14:paraId="49A56B2B" w14:textId="77777777" w:rsidR="00516186" w:rsidRPr="00380FB2" w:rsidRDefault="00516186" w:rsidP="00516186">
      <w:pPr>
        <w:topLinePunct/>
        <w:jc w:val="center"/>
        <w:rPr>
          <w:b/>
          <w:szCs w:val="22"/>
          <w:u w:val="single"/>
        </w:rPr>
      </w:pPr>
      <w:r w:rsidRPr="00380FB2">
        <w:rPr>
          <w:b/>
          <w:szCs w:val="22"/>
          <w:u w:val="single"/>
        </w:rPr>
        <w:t>매도인</w:t>
      </w:r>
      <w:r w:rsidRPr="00380FB2">
        <w:rPr>
          <w:b/>
          <w:szCs w:val="22"/>
          <w:u w:val="single"/>
        </w:rPr>
        <w:t xml:space="preserve"> </w:t>
      </w:r>
      <w:r w:rsidRPr="00380FB2">
        <w:rPr>
          <w:b/>
          <w:szCs w:val="22"/>
          <w:u w:val="single"/>
        </w:rPr>
        <w:t>거래종결서류</w:t>
      </w:r>
    </w:p>
    <w:p w14:paraId="6A0D1BC6" w14:textId="4DAEA398" w:rsidR="00516186" w:rsidRPr="00380FB2" w:rsidRDefault="00FC5751" w:rsidP="007008A0">
      <w:pPr>
        <w:snapToGrid w:val="0"/>
        <w:rPr>
          <w:szCs w:val="22"/>
        </w:rPr>
      </w:pPr>
      <w:r>
        <w:rPr>
          <w:rFonts w:hint="eastAsia"/>
          <w:szCs w:val="22"/>
        </w:rPr>
        <w:t xml:space="preserve"> </w:t>
      </w:r>
    </w:p>
    <w:p w14:paraId="13EF5BE4" w14:textId="35B89854" w:rsidR="00516186"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부동산의</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매수인에게</w:t>
      </w:r>
      <w:r w:rsidR="00516186" w:rsidRPr="00380FB2">
        <w:rPr>
          <w:szCs w:val="22"/>
        </w:rPr>
        <w:t xml:space="preserve"> </w:t>
      </w:r>
      <w:r w:rsidR="00516186" w:rsidRPr="00380FB2">
        <w:rPr>
          <w:szCs w:val="22"/>
        </w:rPr>
        <w:t>이전함에</w:t>
      </w:r>
      <w:r w:rsidR="00516186" w:rsidRPr="00380FB2">
        <w:rPr>
          <w:szCs w:val="22"/>
        </w:rPr>
        <w:t xml:space="preserve"> </w:t>
      </w:r>
      <w:r w:rsidR="00516186" w:rsidRPr="00380FB2">
        <w:rPr>
          <w:szCs w:val="22"/>
        </w:rPr>
        <w:t>필요한</w:t>
      </w:r>
      <w:r w:rsidR="00516186" w:rsidRPr="00380FB2">
        <w:rPr>
          <w:szCs w:val="22"/>
        </w:rPr>
        <w:t xml:space="preserve"> (i) </w:t>
      </w:r>
      <w:r>
        <w:rPr>
          <w:rFonts w:hint="eastAsia"/>
          <w:szCs w:val="22"/>
        </w:rPr>
        <w:t>본건</w:t>
      </w:r>
      <w:r>
        <w:rPr>
          <w:rFonts w:hint="eastAsia"/>
          <w:szCs w:val="22"/>
        </w:rPr>
        <w:t xml:space="preserve"> </w:t>
      </w:r>
      <w:r>
        <w:rPr>
          <w:rFonts w:hint="eastAsia"/>
          <w:szCs w:val="22"/>
        </w:rPr>
        <w:t>부동산</w:t>
      </w:r>
      <w:r w:rsidR="00AF61EA" w:rsidRPr="00380FB2">
        <w:rPr>
          <w:szCs w:val="22"/>
        </w:rPr>
        <w:t>의</w:t>
      </w:r>
      <w:r w:rsidR="00AF61EA" w:rsidRPr="00380FB2">
        <w:rPr>
          <w:szCs w:val="22"/>
        </w:rPr>
        <w:t xml:space="preserve"> </w:t>
      </w:r>
      <w:r w:rsidR="00AF61EA" w:rsidRPr="00380FB2">
        <w:rPr>
          <w:szCs w:val="22"/>
        </w:rPr>
        <w:t>등기</w:t>
      </w:r>
      <w:r w:rsidR="00AD0693" w:rsidRPr="00380FB2">
        <w:rPr>
          <w:szCs w:val="22"/>
        </w:rPr>
        <w:t>필정보</w:t>
      </w:r>
      <w:r w:rsidR="00516186" w:rsidRPr="00380FB2">
        <w:rPr>
          <w:szCs w:val="22"/>
        </w:rPr>
        <w:t xml:space="preserve">, (ii) </w:t>
      </w:r>
      <w:r w:rsidR="00516186" w:rsidRPr="00380FB2">
        <w:rPr>
          <w:szCs w:val="22"/>
        </w:rPr>
        <w:t>소유권이전등기에</w:t>
      </w:r>
      <w:r w:rsidR="00516186" w:rsidRPr="00380FB2">
        <w:rPr>
          <w:szCs w:val="22"/>
        </w:rPr>
        <w:t xml:space="preserve"> </w:t>
      </w:r>
      <w:r w:rsidR="00516186" w:rsidRPr="00380FB2">
        <w:rPr>
          <w:szCs w:val="22"/>
        </w:rPr>
        <w:t>필요한</w:t>
      </w:r>
      <w:r w:rsidR="00516186" w:rsidRPr="00380FB2">
        <w:rPr>
          <w:szCs w:val="22"/>
        </w:rPr>
        <w:t xml:space="preserve"> </w:t>
      </w:r>
      <w:r w:rsidR="00516186" w:rsidRPr="00380FB2">
        <w:rPr>
          <w:szCs w:val="22"/>
        </w:rPr>
        <w:t>위임장</w:t>
      </w:r>
      <w:r w:rsidR="00BD3DB5" w:rsidRPr="00380FB2">
        <w:rPr>
          <w:szCs w:val="22"/>
        </w:rPr>
        <w:t>(</w:t>
      </w:r>
      <w:r w:rsidR="00AD0693" w:rsidRPr="00380FB2">
        <w:rPr>
          <w:szCs w:val="22"/>
        </w:rPr>
        <w:t>법인</w:t>
      </w:r>
      <w:r w:rsidR="00BD3DB5" w:rsidRPr="00380FB2">
        <w:rPr>
          <w:szCs w:val="22"/>
        </w:rPr>
        <w:t>인감</w:t>
      </w:r>
      <w:r w:rsidR="00BD3DB5" w:rsidRPr="00380FB2">
        <w:rPr>
          <w:szCs w:val="22"/>
        </w:rPr>
        <w:t xml:space="preserve"> </w:t>
      </w:r>
      <w:r w:rsidR="00BD3DB5" w:rsidRPr="00380FB2">
        <w:rPr>
          <w:szCs w:val="22"/>
        </w:rPr>
        <w:t>날인</w:t>
      </w:r>
      <w:r w:rsidR="00BD3DB5" w:rsidRPr="00380FB2">
        <w:rPr>
          <w:szCs w:val="22"/>
        </w:rPr>
        <w:t>)</w:t>
      </w:r>
      <w:r w:rsidR="00516186" w:rsidRPr="00380FB2">
        <w:rPr>
          <w:szCs w:val="22"/>
        </w:rPr>
        <w:t>, (i</w:t>
      </w:r>
      <w:r w:rsidR="00B60514" w:rsidRPr="00380FB2">
        <w:rPr>
          <w:szCs w:val="22"/>
        </w:rPr>
        <w:t>ii</w:t>
      </w:r>
      <w:r w:rsidR="00516186" w:rsidRPr="00380FB2">
        <w:rPr>
          <w:szCs w:val="22"/>
        </w:rPr>
        <w:t xml:space="preserve">) </w:t>
      </w:r>
      <w:r w:rsidR="00516186" w:rsidRPr="00380FB2">
        <w:rPr>
          <w:szCs w:val="22"/>
        </w:rPr>
        <w:t>매도인의</w:t>
      </w:r>
      <w:r w:rsidR="00516186" w:rsidRPr="00380FB2">
        <w:rPr>
          <w:szCs w:val="22"/>
        </w:rPr>
        <w:t xml:space="preserve"> </w:t>
      </w:r>
      <w:r w:rsidR="004B5F1A" w:rsidRPr="00380FB2">
        <w:rPr>
          <w:szCs w:val="22"/>
        </w:rPr>
        <w:t>등기사항전부증명서</w:t>
      </w:r>
      <w:r w:rsidR="00AD0693" w:rsidRPr="00380FB2">
        <w:rPr>
          <w:szCs w:val="22"/>
        </w:rPr>
        <w:t>(</w:t>
      </w:r>
      <w:r w:rsidR="00AD0693" w:rsidRPr="00380FB2">
        <w:rPr>
          <w:szCs w:val="22"/>
        </w:rPr>
        <w:t>거래종결일</w:t>
      </w:r>
      <w:r w:rsidR="00AD0693" w:rsidRPr="00380FB2">
        <w:rPr>
          <w:szCs w:val="22"/>
        </w:rPr>
        <w:t xml:space="preserve"> </w:t>
      </w:r>
      <w:r w:rsidR="00AD0693" w:rsidRPr="00380FB2">
        <w:rPr>
          <w:szCs w:val="22"/>
        </w:rPr>
        <w:t>직전일</w:t>
      </w:r>
      <w:r w:rsidR="00AD0693" w:rsidRPr="00380FB2">
        <w:rPr>
          <w:szCs w:val="22"/>
        </w:rPr>
        <w:t xml:space="preserve"> </w:t>
      </w:r>
      <w:r w:rsidR="00AD0693" w:rsidRPr="00380FB2">
        <w:rPr>
          <w:szCs w:val="22"/>
        </w:rPr>
        <w:t>발급</w:t>
      </w:r>
      <w:r w:rsidR="00AD0693" w:rsidRPr="00380FB2">
        <w:rPr>
          <w:szCs w:val="22"/>
        </w:rPr>
        <w:t>)</w:t>
      </w:r>
      <w:r w:rsidR="00BD3DB5" w:rsidRPr="00380FB2">
        <w:rPr>
          <w:szCs w:val="22"/>
        </w:rPr>
        <w:t xml:space="preserve">, (iv) </w:t>
      </w:r>
      <w:r w:rsidR="005B49BE" w:rsidRPr="00380FB2">
        <w:rPr>
          <w:szCs w:val="22"/>
        </w:rPr>
        <w:t>소유권이전등기를</w:t>
      </w:r>
      <w:r w:rsidR="005B49BE" w:rsidRPr="00380FB2">
        <w:rPr>
          <w:szCs w:val="22"/>
        </w:rPr>
        <w:t xml:space="preserve"> </w:t>
      </w:r>
      <w:r w:rsidR="005B49BE" w:rsidRPr="00380FB2">
        <w:rPr>
          <w:szCs w:val="22"/>
        </w:rPr>
        <w:t>위해</w:t>
      </w:r>
      <w:r w:rsidR="005B49BE" w:rsidRPr="00380FB2">
        <w:rPr>
          <w:szCs w:val="22"/>
        </w:rPr>
        <w:t xml:space="preserve"> </w:t>
      </w:r>
      <w:r w:rsidR="005B49BE" w:rsidRPr="00380FB2">
        <w:rPr>
          <w:szCs w:val="22"/>
        </w:rPr>
        <w:t>적법하게</w:t>
      </w:r>
      <w:r w:rsidR="005B49BE" w:rsidRPr="00380FB2">
        <w:rPr>
          <w:szCs w:val="22"/>
        </w:rPr>
        <w:t xml:space="preserve"> </w:t>
      </w:r>
      <w:r w:rsidR="005B49BE" w:rsidRPr="00380FB2">
        <w:rPr>
          <w:szCs w:val="22"/>
        </w:rPr>
        <w:t>발급된</w:t>
      </w:r>
      <w:r w:rsidR="005B49BE" w:rsidRPr="00380FB2">
        <w:rPr>
          <w:szCs w:val="22"/>
        </w:rPr>
        <w:t xml:space="preserve"> </w:t>
      </w:r>
      <w:r w:rsidR="005B49BE" w:rsidRPr="00380FB2">
        <w:rPr>
          <w:szCs w:val="22"/>
        </w:rPr>
        <w:t>매도인의</w:t>
      </w:r>
      <w:r w:rsidR="005B49BE" w:rsidRPr="00380FB2">
        <w:rPr>
          <w:szCs w:val="22"/>
        </w:rPr>
        <w:t xml:space="preserve"> </w:t>
      </w:r>
      <w:r w:rsidR="004B5F1A" w:rsidRPr="00380FB2">
        <w:rPr>
          <w:szCs w:val="22"/>
        </w:rPr>
        <w:t>법인</w:t>
      </w:r>
      <w:r w:rsidR="005B49BE" w:rsidRPr="00380FB2">
        <w:rPr>
          <w:szCs w:val="22"/>
        </w:rPr>
        <w:t>인감증명서</w:t>
      </w:r>
      <w:r w:rsidR="005B49BE" w:rsidRPr="00380FB2">
        <w:rPr>
          <w:szCs w:val="22"/>
        </w:rPr>
        <w:t>(</w:t>
      </w:r>
      <w:r w:rsidR="005B49BE" w:rsidRPr="00380FB2">
        <w:rPr>
          <w:szCs w:val="22"/>
        </w:rPr>
        <w:t>부동산</w:t>
      </w:r>
      <w:r w:rsidR="005B49BE" w:rsidRPr="00380FB2">
        <w:rPr>
          <w:szCs w:val="22"/>
        </w:rPr>
        <w:t xml:space="preserve"> </w:t>
      </w:r>
      <w:r w:rsidR="005B49BE" w:rsidRPr="00380FB2">
        <w:rPr>
          <w:szCs w:val="22"/>
        </w:rPr>
        <w:t>매도용</w:t>
      </w:r>
      <w:r w:rsidR="005B49BE" w:rsidRPr="00380FB2">
        <w:rPr>
          <w:szCs w:val="22"/>
        </w:rPr>
        <w:t>)</w:t>
      </w:r>
      <w:r>
        <w:rPr>
          <w:rFonts w:hint="eastAsia"/>
          <w:szCs w:val="22"/>
        </w:rPr>
        <w:t xml:space="preserve"> </w:t>
      </w:r>
      <w:r>
        <w:rPr>
          <w:rFonts w:hint="eastAsia"/>
          <w:szCs w:val="22"/>
        </w:rPr>
        <w:t>및</w:t>
      </w:r>
      <w:r w:rsidR="005B49BE" w:rsidRPr="00380FB2">
        <w:rPr>
          <w:szCs w:val="22"/>
        </w:rPr>
        <w:t xml:space="preserve"> (v) </w:t>
      </w:r>
      <w:r>
        <w:rPr>
          <w:rFonts w:hint="eastAsia"/>
          <w:szCs w:val="22"/>
        </w:rPr>
        <w:t>기타</w:t>
      </w:r>
      <w:r w:rsidR="00516186" w:rsidRPr="00380FB2">
        <w:rPr>
          <w:szCs w:val="22"/>
        </w:rPr>
        <w:t xml:space="preserve"> </w:t>
      </w:r>
      <w:r w:rsidR="00516186" w:rsidRPr="00380FB2">
        <w:rPr>
          <w:szCs w:val="22"/>
        </w:rPr>
        <w:t>매수인이</w:t>
      </w:r>
      <w:r w:rsidR="00516186" w:rsidRPr="00380FB2">
        <w:rPr>
          <w:szCs w:val="22"/>
        </w:rPr>
        <w:t xml:space="preserve"> </w:t>
      </w:r>
      <w:r w:rsidR="00516186" w:rsidRPr="00380FB2">
        <w:rPr>
          <w:szCs w:val="22"/>
        </w:rPr>
        <w:t>소유권이전등기를</w:t>
      </w:r>
      <w:r w:rsidR="00516186" w:rsidRPr="00380FB2">
        <w:rPr>
          <w:szCs w:val="22"/>
        </w:rPr>
        <w:t xml:space="preserve"> </w:t>
      </w:r>
      <w:r w:rsidR="00516186" w:rsidRPr="00380FB2">
        <w:rPr>
          <w:szCs w:val="22"/>
        </w:rPr>
        <w:t>하는데</w:t>
      </w:r>
      <w:r w:rsidR="00516186" w:rsidRPr="00380FB2">
        <w:rPr>
          <w:szCs w:val="22"/>
        </w:rPr>
        <w:t xml:space="preserve"> </w:t>
      </w:r>
      <w:r w:rsidR="00516186" w:rsidRPr="00380FB2">
        <w:rPr>
          <w:szCs w:val="22"/>
        </w:rPr>
        <w:t>필요한</w:t>
      </w:r>
      <w:r w:rsidR="00516186" w:rsidRPr="00380FB2">
        <w:rPr>
          <w:szCs w:val="22"/>
        </w:rPr>
        <w:t xml:space="preserve"> </w:t>
      </w:r>
      <w:r>
        <w:rPr>
          <w:rFonts w:hint="eastAsia"/>
          <w:szCs w:val="22"/>
        </w:rPr>
        <w:t>것으로서</w:t>
      </w:r>
      <w:r>
        <w:rPr>
          <w:rFonts w:hint="eastAsia"/>
          <w:szCs w:val="22"/>
        </w:rPr>
        <w:t xml:space="preserve"> </w:t>
      </w:r>
      <w:r>
        <w:rPr>
          <w:rFonts w:hint="eastAsia"/>
          <w:szCs w:val="22"/>
        </w:rPr>
        <w:t>합리적으로</w:t>
      </w:r>
      <w:r>
        <w:rPr>
          <w:rFonts w:hint="eastAsia"/>
          <w:szCs w:val="22"/>
        </w:rPr>
        <w:t xml:space="preserve"> </w:t>
      </w:r>
      <w:r>
        <w:rPr>
          <w:rFonts w:hint="eastAsia"/>
          <w:szCs w:val="22"/>
        </w:rPr>
        <w:t>요구하는</w:t>
      </w:r>
      <w:r>
        <w:rPr>
          <w:rFonts w:hint="eastAsia"/>
          <w:szCs w:val="22"/>
        </w:rPr>
        <w:t xml:space="preserve"> </w:t>
      </w:r>
      <w:r w:rsidR="00516186" w:rsidRPr="00380FB2">
        <w:rPr>
          <w:szCs w:val="22"/>
        </w:rPr>
        <w:t>기타</w:t>
      </w:r>
      <w:r w:rsidR="00516186" w:rsidRPr="00380FB2">
        <w:rPr>
          <w:szCs w:val="22"/>
        </w:rPr>
        <w:t xml:space="preserve"> </w:t>
      </w:r>
      <w:r w:rsidR="00516186" w:rsidRPr="00380FB2">
        <w:rPr>
          <w:szCs w:val="22"/>
        </w:rPr>
        <w:t>서류</w:t>
      </w:r>
      <w:r w:rsidR="00516186" w:rsidRPr="00380FB2">
        <w:rPr>
          <w:szCs w:val="22"/>
        </w:rPr>
        <w:t xml:space="preserve">; </w:t>
      </w:r>
    </w:p>
    <w:p w14:paraId="4B5C9620" w14:textId="77777777" w:rsidR="00D370BD" w:rsidRDefault="00D370BD" w:rsidP="00D370BD">
      <w:pPr>
        <w:tabs>
          <w:tab w:val="num" w:pos="490"/>
        </w:tabs>
        <w:snapToGrid w:val="0"/>
        <w:ind w:left="490"/>
        <w:rPr>
          <w:szCs w:val="22"/>
        </w:rPr>
      </w:pPr>
    </w:p>
    <w:p w14:paraId="62B84432" w14:textId="79B33026" w:rsidR="00D370BD" w:rsidRPr="00380FB2"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w:t>
      </w:r>
      <w:r w:rsidRPr="00D370BD">
        <w:rPr>
          <w:szCs w:val="22"/>
        </w:rPr>
        <w:t xml:space="preserve">, </w:t>
      </w:r>
      <w:r w:rsidRPr="00D370BD">
        <w:rPr>
          <w:szCs w:val="22"/>
        </w:rPr>
        <w:t>신탁등기의</w:t>
      </w:r>
      <w:r w:rsidRPr="00D370BD">
        <w:rPr>
          <w:szCs w:val="22"/>
        </w:rPr>
        <w:t xml:space="preserve"> </w:t>
      </w:r>
      <w:r w:rsidRPr="00D370BD">
        <w:rPr>
          <w:szCs w:val="22"/>
        </w:rPr>
        <w:t>말소</w:t>
      </w:r>
      <w:r w:rsidRPr="00D370BD">
        <w:rPr>
          <w:szCs w:val="22"/>
        </w:rPr>
        <w:t xml:space="preserve"> </w:t>
      </w:r>
      <w:r w:rsidRPr="00D370BD">
        <w:rPr>
          <w:szCs w:val="22"/>
        </w:rPr>
        <w:t>및</w:t>
      </w:r>
      <w:r w:rsidRPr="00D370BD">
        <w:rPr>
          <w:szCs w:val="22"/>
        </w:rPr>
        <w:t xml:space="preserve"> </w:t>
      </w:r>
      <w:r w:rsidRPr="00D370BD">
        <w:rPr>
          <w:szCs w:val="22"/>
        </w:rPr>
        <w:t>신탁재산의</w:t>
      </w:r>
      <w:r w:rsidRPr="00D370BD">
        <w:rPr>
          <w:szCs w:val="22"/>
        </w:rPr>
        <w:t xml:space="preserve"> </w:t>
      </w:r>
      <w:r w:rsidRPr="00D370BD">
        <w:rPr>
          <w:szCs w:val="22"/>
        </w:rPr>
        <w:t>귀속을</w:t>
      </w:r>
      <w:r w:rsidRPr="00D370BD">
        <w:rPr>
          <w:szCs w:val="22"/>
        </w:rPr>
        <w:t xml:space="preserve"> </w:t>
      </w:r>
      <w:r w:rsidRPr="00D370BD">
        <w:rPr>
          <w:szCs w:val="22"/>
        </w:rPr>
        <w:t>원인으로</w:t>
      </w:r>
      <w:r w:rsidRPr="00D370BD">
        <w:rPr>
          <w:szCs w:val="22"/>
        </w:rPr>
        <w:t xml:space="preserve"> </w:t>
      </w:r>
      <w:r w:rsidRPr="00D370BD">
        <w:rPr>
          <w:szCs w:val="22"/>
        </w:rPr>
        <w:t>하는</w:t>
      </w:r>
      <w:r w:rsidRPr="00D370BD">
        <w:rPr>
          <w:szCs w:val="22"/>
        </w:rPr>
        <w:t xml:space="preserve"> </w:t>
      </w:r>
      <w:r w:rsidRPr="00D370BD">
        <w:rPr>
          <w:szCs w:val="22"/>
        </w:rPr>
        <w:t>매도인</w:t>
      </w:r>
      <w:r w:rsidRPr="00D370BD">
        <w:rPr>
          <w:szCs w:val="22"/>
        </w:rPr>
        <w:t xml:space="preserve"> </w:t>
      </w:r>
      <w:r w:rsidRPr="00D370BD">
        <w:rPr>
          <w:szCs w:val="22"/>
        </w:rPr>
        <w:t>명의의</w:t>
      </w:r>
      <w:r w:rsidRPr="00D370BD">
        <w:rPr>
          <w:szCs w:val="22"/>
        </w:rPr>
        <w:t xml:space="preserve"> </w:t>
      </w:r>
      <w:r w:rsidRPr="00D370BD">
        <w:rPr>
          <w:szCs w:val="22"/>
        </w:rPr>
        <w:t>소유권이전등기에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 xml:space="preserve"> </w:t>
      </w:r>
      <w:r w:rsidRPr="00D370BD">
        <w:rPr>
          <w:szCs w:val="22"/>
        </w:rPr>
        <w:t>일체</w:t>
      </w:r>
      <w:r w:rsidRPr="00D370BD">
        <w:rPr>
          <w:szCs w:val="22"/>
        </w:rPr>
        <w:t xml:space="preserve">{(i) </w:t>
      </w:r>
      <w:r w:rsidRPr="00D370BD">
        <w:rPr>
          <w:szCs w:val="22"/>
        </w:rPr>
        <w:t>본건</w:t>
      </w:r>
      <w:r w:rsidRPr="00D370BD">
        <w:rPr>
          <w:szCs w:val="22"/>
        </w:rPr>
        <w:t xml:space="preserve"> </w:t>
      </w:r>
      <w:r w:rsidRPr="00D370BD">
        <w:rPr>
          <w:szCs w:val="22"/>
        </w:rPr>
        <w:t>부동산의</w:t>
      </w:r>
      <w:r w:rsidRPr="00D370BD">
        <w:rPr>
          <w:szCs w:val="22"/>
        </w:rPr>
        <w:t xml:space="preserve"> </w:t>
      </w:r>
      <w:r w:rsidRPr="00D370BD">
        <w:rPr>
          <w:szCs w:val="22"/>
        </w:rPr>
        <w:t>처분</w:t>
      </w:r>
      <w:r w:rsidRPr="00D370BD">
        <w:rPr>
          <w:szCs w:val="22"/>
        </w:rPr>
        <w:t xml:space="preserve"> </w:t>
      </w:r>
      <w:r w:rsidRPr="00D370BD">
        <w:rPr>
          <w:szCs w:val="22"/>
        </w:rPr>
        <w:t>및</w:t>
      </w:r>
      <w:r w:rsidRPr="00D370BD">
        <w:rPr>
          <w:szCs w:val="22"/>
        </w:rPr>
        <w:t xml:space="preserve"> </w:t>
      </w: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해지에</w:t>
      </w:r>
      <w:r w:rsidRPr="00D370BD">
        <w:rPr>
          <w:szCs w:val="22"/>
        </w:rPr>
        <w:t xml:space="preserve"> </w:t>
      </w:r>
      <w:r w:rsidRPr="00D370BD">
        <w:rPr>
          <w:szCs w:val="22"/>
        </w:rPr>
        <w:t>대한</w:t>
      </w:r>
      <w:r w:rsidRPr="00D370BD">
        <w:rPr>
          <w:szCs w:val="22"/>
        </w:rPr>
        <w:t xml:space="preserve"> </w:t>
      </w:r>
      <w:r w:rsidRPr="00D370BD">
        <w:rPr>
          <w:szCs w:val="22"/>
        </w:rPr>
        <w:t>우선수익자</w:t>
      </w:r>
      <w:r w:rsidRPr="00D370BD">
        <w:rPr>
          <w:szCs w:val="22"/>
        </w:rPr>
        <w:t xml:space="preserve"> </w:t>
      </w:r>
      <w:r w:rsidRPr="00D370BD">
        <w:rPr>
          <w:szCs w:val="22"/>
        </w:rPr>
        <w:t>전원</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서면</w:t>
      </w:r>
      <w:r w:rsidRPr="00D370BD">
        <w:rPr>
          <w:szCs w:val="22"/>
        </w:rPr>
        <w:t xml:space="preserve"> </w:t>
      </w:r>
      <w:r w:rsidRPr="00D370BD">
        <w:rPr>
          <w:szCs w:val="22"/>
        </w:rPr>
        <w:t>동의서</w:t>
      </w:r>
      <w:r w:rsidRPr="00D370BD">
        <w:rPr>
          <w:szCs w:val="22"/>
        </w:rPr>
        <w:t xml:space="preserve">, (ii) </w:t>
      </w:r>
      <w:r w:rsidRPr="00D370BD">
        <w:rPr>
          <w:szCs w:val="22"/>
        </w:rPr>
        <w:t>본건</w:t>
      </w:r>
      <w:r w:rsidRPr="00D370BD">
        <w:rPr>
          <w:szCs w:val="22"/>
        </w:rPr>
        <w:t xml:space="preserve"> </w:t>
      </w:r>
      <w:r w:rsidRPr="00D370BD">
        <w:rPr>
          <w:szCs w:val="22"/>
        </w:rPr>
        <w:t>담보신탁계약</w:t>
      </w:r>
      <w:r w:rsidRPr="00D370BD">
        <w:rPr>
          <w:szCs w:val="22"/>
        </w:rPr>
        <w:t xml:space="preserve"> </w:t>
      </w:r>
      <w:r w:rsidRPr="00D370BD">
        <w:rPr>
          <w:szCs w:val="22"/>
        </w:rPr>
        <w:t>해지</w:t>
      </w:r>
      <w:r w:rsidRPr="00D370BD">
        <w:rPr>
          <w:szCs w:val="22"/>
        </w:rPr>
        <w:t xml:space="preserve"> </w:t>
      </w:r>
      <w:r w:rsidRPr="00D370BD">
        <w:rPr>
          <w:szCs w:val="22"/>
        </w:rPr>
        <w:t>합의서</w:t>
      </w:r>
      <w:r w:rsidRPr="00D370BD">
        <w:rPr>
          <w:szCs w:val="22"/>
        </w:rPr>
        <w:t>(</w:t>
      </w:r>
      <w:r w:rsidRPr="00D370BD">
        <w:rPr>
          <w:szCs w:val="22"/>
        </w:rPr>
        <w:t>또는</w:t>
      </w:r>
      <w:r w:rsidRPr="00D370BD">
        <w:rPr>
          <w:szCs w:val="22"/>
        </w:rPr>
        <w:t xml:space="preserve"> </w:t>
      </w:r>
      <w:r w:rsidRPr="00D370BD">
        <w:rPr>
          <w:szCs w:val="22"/>
        </w:rPr>
        <w:t>매도인의</w:t>
      </w:r>
      <w:r w:rsidRPr="00D370BD">
        <w:rPr>
          <w:szCs w:val="22"/>
        </w:rPr>
        <w:t xml:space="preserve"> </w:t>
      </w:r>
      <w:r w:rsidRPr="00D370BD">
        <w:rPr>
          <w:szCs w:val="22"/>
        </w:rPr>
        <w:t>신탁해지</w:t>
      </w:r>
      <w:r w:rsidRPr="00D370BD">
        <w:rPr>
          <w:szCs w:val="22"/>
        </w:rPr>
        <w:t xml:space="preserve"> </w:t>
      </w:r>
      <w:r w:rsidRPr="00D370BD">
        <w:rPr>
          <w:szCs w:val="22"/>
        </w:rPr>
        <w:t>요청서</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동의서</w:t>
      </w:r>
      <w:r w:rsidRPr="00D370BD">
        <w:rPr>
          <w:szCs w:val="22"/>
        </w:rPr>
        <w:t xml:space="preserve">), (iii) </w:t>
      </w:r>
      <w:r w:rsidRPr="00D370BD">
        <w:rPr>
          <w:szCs w:val="22"/>
        </w:rPr>
        <w:t>수탁자의</w:t>
      </w:r>
      <w:r w:rsidRPr="00D370BD">
        <w:rPr>
          <w:szCs w:val="22"/>
        </w:rPr>
        <w:t xml:space="preserve"> </w:t>
      </w:r>
      <w:r w:rsidRPr="00D370BD">
        <w:rPr>
          <w:szCs w:val="22"/>
        </w:rPr>
        <w:t>등기필정보</w:t>
      </w:r>
      <w:r w:rsidRPr="00D370BD">
        <w:rPr>
          <w:szCs w:val="22"/>
        </w:rPr>
        <w:t xml:space="preserve">, </w:t>
      </w:r>
      <w:r w:rsidRPr="00D370BD">
        <w:rPr>
          <w:szCs w:val="22"/>
        </w:rPr>
        <w:t>소유권이전등기</w:t>
      </w:r>
      <w:r w:rsidRPr="00D370BD">
        <w:rPr>
          <w:szCs w:val="22"/>
        </w:rPr>
        <w:t xml:space="preserve"> </w:t>
      </w:r>
      <w:r w:rsidRPr="00D370BD">
        <w:rPr>
          <w:szCs w:val="22"/>
        </w:rPr>
        <w:t>및</w:t>
      </w:r>
      <w:r w:rsidRPr="00D370BD">
        <w:rPr>
          <w:szCs w:val="22"/>
        </w:rPr>
        <w:t xml:space="preserve"> </w:t>
      </w:r>
      <w:r w:rsidRPr="00D370BD">
        <w:rPr>
          <w:szCs w:val="22"/>
        </w:rPr>
        <w:t>신탁등기</w:t>
      </w:r>
      <w:r w:rsidRPr="00D370BD">
        <w:rPr>
          <w:szCs w:val="22"/>
        </w:rPr>
        <w:t xml:space="preserve"> </w:t>
      </w:r>
      <w:r w:rsidRPr="00D370BD">
        <w:rPr>
          <w:szCs w:val="22"/>
        </w:rPr>
        <w:t>말소등기용</w:t>
      </w:r>
      <w:r w:rsidRPr="00D370BD">
        <w:rPr>
          <w:szCs w:val="22"/>
        </w:rPr>
        <w:t xml:space="preserve"> </w:t>
      </w:r>
      <w:r w:rsidRPr="00D370BD">
        <w:rPr>
          <w:szCs w:val="22"/>
        </w:rPr>
        <w:t>위임장</w:t>
      </w:r>
      <w:r w:rsidRPr="00D370BD">
        <w:rPr>
          <w:szCs w:val="22"/>
        </w:rPr>
        <w:t>(</w:t>
      </w:r>
      <w:r w:rsidRPr="00D370BD">
        <w:rPr>
          <w:szCs w:val="22"/>
        </w:rPr>
        <w:t>법인인감</w:t>
      </w:r>
      <w:r w:rsidRPr="00D370BD">
        <w:rPr>
          <w:szCs w:val="22"/>
        </w:rPr>
        <w:t xml:space="preserve"> </w:t>
      </w:r>
      <w:r w:rsidRPr="00D370BD">
        <w:rPr>
          <w:szCs w:val="22"/>
        </w:rPr>
        <w:t>날인</w:t>
      </w:r>
      <w:r w:rsidRPr="00D370BD">
        <w:rPr>
          <w:szCs w:val="22"/>
        </w:rPr>
        <w:t xml:space="preserve">), </w:t>
      </w:r>
      <w:r w:rsidRPr="00D370BD">
        <w:rPr>
          <w:szCs w:val="22"/>
        </w:rPr>
        <w:t>법인인감증명서</w:t>
      </w:r>
      <w:r w:rsidRPr="00D370BD">
        <w:rPr>
          <w:szCs w:val="22"/>
        </w:rPr>
        <w:t xml:space="preserve"> </w:t>
      </w:r>
      <w:r w:rsidRPr="00D370BD">
        <w:rPr>
          <w:szCs w:val="22"/>
        </w:rPr>
        <w:t>및</w:t>
      </w:r>
      <w:r w:rsidRPr="00D370BD">
        <w:rPr>
          <w:szCs w:val="22"/>
        </w:rPr>
        <w:t xml:space="preserve"> </w:t>
      </w:r>
      <w:r w:rsidRPr="00D370BD">
        <w:rPr>
          <w:szCs w:val="22"/>
        </w:rPr>
        <w:t>등기사항전부증명서</w:t>
      </w:r>
      <w:r w:rsidRPr="00D370BD">
        <w:rPr>
          <w:szCs w:val="22"/>
        </w:rPr>
        <w:t>(</w:t>
      </w:r>
      <w:r w:rsidRPr="00D370BD">
        <w:rPr>
          <w:szCs w:val="22"/>
        </w:rPr>
        <w:t>거래종결일</w:t>
      </w:r>
      <w:r w:rsidRPr="00D370BD">
        <w:rPr>
          <w:szCs w:val="22"/>
        </w:rPr>
        <w:t xml:space="preserve"> </w:t>
      </w:r>
      <w:r w:rsidRPr="00D370BD">
        <w:rPr>
          <w:szCs w:val="22"/>
        </w:rPr>
        <w:t>직전일</w:t>
      </w:r>
      <w:r w:rsidRPr="00D370BD">
        <w:rPr>
          <w:szCs w:val="22"/>
        </w:rPr>
        <w:t xml:space="preserve"> </w:t>
      </w:r>
      <w:r w:rsidRPr="00D370BD">
        <w:rPr>
          <w:szCs w:val="22"/>
        </w:rPr>
        <w:t>발급</w:t>
      </w:r>
      <w:r w:rsidRPr="00D370BD">
        <w:rPr>
          <w:szCs w:val="22"/>
        </w:rPr>
        <w:t xml:space="preserve">), (iv) </w:t>
      </w:r>
      <w:r w:rsidRPr="00D370BD">
        <w:rPr>
          <w:szCs w:val="22"/>
        </w:rPr>
        <w:t>수탁자의</w:t>
      </w:r>
      <w:r w:rsidRPr="00D370BD">
        <w:rPr>
          <w:szCs w:val="22"/>
        </w:rPr>
        <w:t xml:space="preserve"> </w:t>
      </w:r>
      <w:r w:rsidRPr="00D370BD">
        <w:rPr>
          <w:szCs w:val="22"/>
        </w:rPr>
        <w:t>신탁보수</w:t>
      </w:r>
      <w:r w:rsidRPr="00D370BD">
        <w:rPr>
          <w:szCs w:val="22"/>
        </w:rPr>
        <w:t xml:space="preserve"> </w:t>
      </w:r>
      <w:r w:rsidRPr="00D370BD">
        <w:rPr>
          <w:szCs w:val="22"/>
        </w:rPr>
        <w:t>및</w:t>
      </w:r>
      <w:r w:rsidRPr="00D370BD">
        <w:rPr>
          <w:szCs w:val="22"/>
        </w:rPr>
        <w:t xml:space="preserve"> </w:t>
      </w:r>
      <w:r w:rsidRPr="00D370BD">
        <w:rPr>
          <w:szCs w:val="22"/>
        </w:rPr>
        <w:t>신탁사무처리비용</w:t>
      </w:r>
      <w:r w:rsidRPr="00D370BD">
        <w:rPr>
          <w:szCs w:val="22"/>
        </w:rPr>
        <w:t xml:space="preserve"> </w:t>
      </w:r>
      <w:r w:rsidRPr="00D370BD">
        <w:rPr>
          <w:szCs w:val="22"/>
        </w:rPr>
        <w:t>정산</w:t>
      </w:r>
      <w:r w:rsidRPr="00D370BD">
        <w:rPr>
          <w:szCs w:val="22"/>
        </w:rPr>
        <w:t xml:space="preserve"> </w:t>
      </w:r>
      <w:r w:rsidRPr="00D370BD">
        <w:rPr>
          <w:szCs w:val="22"/>
        </w:rPr>
        <w:t>완료</w:t>
      </w:r>
      <w:r w:rsidRPr="00D370BD">
        <w:rPr>
          <w:szCs w:val="22"/>
        </w:rPr>
        <w:t xml:space="preserve"> </w:t>
      </w:r>
      <w:r w:rsidRPr="00D370BD">
        <w:rPr>
          <w:szCs w:val="22"/>
        </w:rPr>
        <w:t>확인서</w:t>
      </w:r>
      <w:r w:rsidRPr="00D370BD">
        <w:rPr>
          <w:szCs w:val="22"/>
        </w:rPr>
        <w:t xml:space="preserve">, (v) </w:t>
      </w:r>
      <w:r w:rsidRPr="00D370BD">
        <w:rPr>
          <w:szCs w:val="22"/>
        </w:rPr>
        <w:t>기타</w:t>
      </w:r>
      <w:r w:rsidRPr="00D370BD">
        <w:rPr>
          <w:szCs w:val="22"/>
        </w:rPr>
        <w:t xml:space="preserve"> </w:t>
      </w:r>
      <w:r w:rsidRPr="00D370BD">
        <w:rPr>
          <w:szCs w:val="22"/>
        </w:rPr>
        <w:t>위</w:t>
      </w:r>
      <w:r w:rsidRPr="00D370BD">
        <w:rPr>
          <w:szCs w:val="22"/>
        </w:rPr>
        <w:t xml:space="preserve"> </w:t>
      </w:r>
      <w:r w:rsidRPr="00D370BD">
        <w:rPr>
          <w:szCs w:val="22"/>
        </w:rPr>
        <w:t>각</w:t>
      </w:r>
      <w:r w:rsidRPr="00D370BD">
        <w:rPr>
          <w:szCs w:val="22"/>
        </w:rPr>
        <w:t xml:space="preserve"> </w:t>
      </w:r>
      <w:r w:rsidRPr="00D370BD">
        <w:rPr>
          <w:szCs w:val="22"/>
        </w:rPr>
        <w:t>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w:t>
      </w:r>
    </w:p>
    <w:p w14:paraId="60A4EEF3" w14:textId="77777777" w:rsidR="00AF61EA" w:rsidRPr="00380FB2" w:rsidRDefault="00AF61EA" w:rsidP="007008A0">
      <w:pPr>
        <w:snapToGrid w:val="0"/>
        <w:ind w:left="490"/>
        <w:rPr>
          <w:szCs w:val="22"/>
        </w:rPr>
      </w:pPr>
    </w:p>
    <w:p w14:paraId="326FD82A" w14:textId="6A7FB153" w:rsidR="00125D25" w:rsidRDefault="00F4229B" w:rsidP="00AF5E56">
      <w:pPr>
        <w:numPr>
          <w:ilvl w:val="1"/>
          <w:numId w:val="10"/>
        </w:numPr>
        <w:tabs>
          <w:tab w:val="clear" w:pos="360"/>
          <w:tab w:val="num" w:pos="490"/>
        </w:tabs>
        <w:snapToGrid w:val="0"/>
        <w:ind w:left="490" w:hanging="490"/>
        <w:rPr>
          <w:szCs w:val="22"/>
        </w:rPr>
      </w:pPr>
      <w:r w:rsidRPr="00F4229B">
        <w:rPr>
          <w:rFonts w:hint="eastAsia"/>
          <w:szCs w:val="22"/>
          <w:u w:val="single"/>
        </w:rPr>
        <w:t>별첨</w:t>
      </w:r>
      <w:r w:rsidRPr="00F4229B">
        <w:rPr>
          <w:rFonts w:hint="eastAsia"/>
          <w:szCs w:val="22"/>
          <w:u w:val="single"/>
        </w:rPr>
        <w:t xml:space="preserve"> 5</w:t>
      </w:r>
      <w:r>
        <w:rPr>
          <w:rFonts w:hint="eastAsia"/>
          <w:szCs w:val="22"/>
        </w:rPr>
        <w:t xml:space="preserve"> </w:t>
      </w:r>
      <w:r>
        <w:rPr>
          <w:rFonts w:hint="eastAsia"/>
          <w:szCs w:val="22"/>
        </w:rPr>
        <w:t>기재</w:t>
      </w:r>
      <w:r>
        <w:rPr>
          <w:rFonts w:hint="eastAsia"/>
          <w:szCs w:val="22"/>
        </w:rPr>
        <w:t xml:space="preserve"> </w:t>
      </w:r>
      <w:r>
        <w:rPr>
          <w:rFonts w:hint="eastAsia"/>
          <w:szCs w:val="22"/>
        </w:rPr>
        <w:t>허용된</w:t>
      </w:r>
      <w:r>
        <w:rPr>
          <w:rFonts w:hint="eastAsia"/>
          <w:szCs w:val="22"/>
        </w:rPr>
        <w:t xml:space="preserve"> </w:t>
      </w:r>
      <w:r>
        <w:rPr>
          <w:rFonts w:hint="eastAsia"/>
          <w:szCs w:val="22"/>
        </w:rPr>
        <w:t>부담을</w:t>
      </w:r>
      <w:r>
        <w:rPr>
          <w:rFonts w:hint="eastAsia"/>
          <w:szCs w:val="22"/>
        </w:rPr>
        <w:t xml:space="preserve"> </w:t>
      </w:r>
      <w:r>
        <w:rPr>
          <w:rFonts w:hint="eastAsia"/>
          <w:szCs w:val="22"/>
        </w:rPr>
        <w:t>제외하고</w:t>
      </w:r>
      <w:r>
        <w:rPr>
          <w:rFonts w:hint="eastAsia"/>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125D25" w:rsidRPr="00380FB2">
        <w:rPr>
          <w:szCs w:val="22"/>
        </w:rPr>
        <w:t>에</w:t>
      </w:r>
      <w:r w:rsidR="00125D25" w:rsidRPr="00380FB2">
        <w:rPr>
          <w:szCs w:val="22"/>
        </w:rPr>
        <w:t xml:space="preserve"> </w:t>
      </w:r>
      <w:r w:rsidR="00125D25" w:rsidRPr="00380FB2">
        <w:rPr>
          <w:szCs w:val="22"/>
        </w:rPr>
        <w:t>있는</w:t>
      </w:r>
      <w:r w:rsidR="00125D25" w:rsidRPr="00380FB2">
        <w:rPr>
          <w:szCs w:val="22"/>
        </w:rPr>
        <w:t xml:space="preserve"> </w:t>
      </w:r>
      <w:r w:rsidR="00125D25" w:rsidRPr="00380FB2">
        <w:rPr>
          <w:szCs w:val="22"/>
        </w:rPr>
        <w:t>일체의</w:t>
      </w:r>
      <w:r w:rsidR="00125D25" w:rsidRPr="00380FB2">
        <w:rPr>
          <w:szCs w:val="22"/>
        </w:rPr>
        <w:t xml:space="preserve"> </w:t>
      </w:r>
      <w:r w:rsidR="00125D25" w:rsidRPr="00380FB2">
        <w:rPr>
          <w:szCs w:val="22"/>
        </w:rPr>
        <w:t>부담</w:t>
      </w:r>
      <w:r w:rsidR="00125D25" w:rsidRPr="00380FB2">
        <w:rPr>
          <w:szCs w:val="22"/>
        </w:rPr>
        <w:t xml:space="preserve"> </w:t>
      </w:r>
      <w:r w:rsidR="00125D25" w:rsidRPr="00380FB2">
        <w:rPr>
          <w:szCs w:val="22"/>
        </w:rPr>
        <w:t>말소에</w:t>
      </w:r>
      <w:r w:rsidR="00125D25" w:rsidRPr="00380FB2">
        <w:rPr>
          <w:szCs w:val="22"/>
        </w:rPr>
        <w:t xml:space="preserve"> </w:t>
      </w:r>
      <w:r w:rsidR="00125D25" w:rsidRPr="00380FB2">
        <w:rPr>
          <w:szCs w:val="22"/>
        </w:rPr>
        <w:t>필요한</w:t>
      </w:r>
      <w:r w:rsidR="00125D25" w:rsidRPr="00380FB2">
        <w:rPr>
          <w:szCs w:val="22"/>
        </w:rPr>
        <w:t xml:space="preserve"> </w:t>
      </w:r>
      <w:r w:rsidR="00125D25" w:rsidRPr="00380FB2">
        <w:rPr>
          <w:szCs w:val="22"/>
        </w:rPr>
        <w:t>서류</w:t>
      </w:r>
      <w:r w:rsidR="00125D25" w:rsidRPr="00380FB2">
        <w:rPr>
          <w:szCs w:val="22"/>
        </w:rPr>
        <w:t xml:space="preserve"> </w:t>
      </w:r>
      <w:r w:rsidR="00125D25" w:rsidRPr="00380FB2">
        <w:rPr>
          <w:szCs w:val="22"/>
        </w:rPr>
        <w:t>일체</w:t>
      </w:r>
      <w:r w:rsidR="00125D25" w:rsidRPr="00380FB2">
        <w:rPr>
          <w:szCs w:val="22"/>
        </w:rPr>
        <w:t>(</w:t>
      </w:r>
      <w:r w:rsidR="00125D25" w:rsidRPr="00380FB2">
        <w:rPr>
          <w:szCs w:val="22"/>
        </w:rPr>
        <w:t>거래종결일에</w:t>
      </w:r>
      <w:r w:rsidR="00125D25" w:rsidRPr="00380FB2">
        <w:rPr>
          <w:szCs w:val="22"/>
        </w:rPr>
        <w:t xml:space="preserve"> </w:t>
      </w:r>
      <w:r w:rsidR="00125D25" w:rsidRPr="00380FB2">
        <w:rPr>
          <w:szCs w:val="22"/>
        </w:rPr>
        <w:t>이미</w:t>
      </w:r>
      <w:r w:rsidR="00125D25" w:rsidRPr="00380FB2">
        <w:rPr>
          <w:szCs w:val="22"/>
        </w:rPr>
        <w:t xml:space="preserve"> </w:t>
      </w:r>
      <w:r w:rsidR="00125D25" w:rsidRPr="00380FB2">
        <w:rPr>
          <w:szCs w:val="22"/>
        </w:rPr>
        <w:t>말소된</w:t>
      </w:r>
      <w:r w:rsidR="00125D25" w:rsidRPr="00380FB2">
        <w:rPr>
          <w:szCs w:val="22"/>
        </w:rPr>
        <w:t xml:space="preserve"> </w:t>
      </w:r>
      <w:r w:rsidR="00125D25" w:rsidRPr="00380FB2">
        <w:rPr>
          <w:szCs w:val="22"/>
        </w:rPr>
        <w:t>경우는</w:t>
      </w:r>
      <w:r w:rsidR="00125D25" w:rsidRPr="00380FB2">
        <w:rPr>
          <w:szCs w:val="22"/>
        </w:rPr>
        <w:t xml:space="preserve"> </w:t>
      </w:r>
      <w:r w:rsidR="00125D25" w:rsidRPr="00380FB2">
        <w:rPr>
          <w:szCs w:val="22"/>
        </w:rPr>
        <w:t>제외</w:t>
      </w:r>
      <w:r w:rsidR="00125D25" w:rsidRPr="00380FB2">
        <w:rPr>
          <w:szCs w:val="22"/>
        </w:rPr>
        <w:t>);</w:t>
      </w:r>
    </w:p>
    <w:p w14:paraId="07C48EB7" w14:textId="77777777" w:rsidR="00125D25" w:rsidRPr="00380FB2" w:rsidRDefault="00125D25" w:rsidP="007008A0">
      <w:pPr>
        <w:pStyle w:val="ac"/>
        <w:snapToGrid w:val="0"/>
        <w:ind w:left="880"/>
        <w:rPr>
          <w:szCs w:val="22"/>
        </w:rPr>
      </w:pPr>
    </w:p>
    <w:p w14:paraId="461EAE28" w14:textId="67E9DAF8" w:rsidR="00516186" w:rsidRPr="00380FB2"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w:t>
      </w:r>
      <w:r w:rsidR="00516186" w:rsidRPr="00380FB2">
        <w:rPr>
          <w:szCs w:val="22"/>
        </w:rPr>
        <w:t>에</w:t>
      </w:r>
      <w:r w:rsidR="00516186" w:rsidRPr="00380FB2">
        <w:rPr>
          <w:szCs w:val="22"/>
        </w:rPr>
        <w:t xml:space="preserve"> </w:t>
      </w:r>
      <w:r w:rsidR="00516186" w:rsidRPr="00380FB2">
        <w:rPr>
          <w:szCs w:val="22"/>
        </w:rPr>
        <w:t>관</w:t>
      </w:r>
      <w:r w:rsidR="00124BD1">
        <w:rPr>
          <w:rFonts w:hint="eastAsia"/>
          <w:szCs w:val="22"/>
        </w:rPr>
        <w:t>한</w:t>
      </w:r>
      <w:r w:rsidR="00516186" w:rsidRPr="00380FB2">
        <w:rPr>
          <w:spacing w:val="-3"/>
          <w:szCs w:val="22"/>
        </w:rPr>
        <w:t xml:space="preserve"> </w:t>
      </w:r>
      <w:r w:rsidR="00516186" w:rsidRPr="00380FB2">
        <w:rPr>
          <w:spacing w:val="-3"/>
          <w:szCs w:val="22"/>
        </w:rPr>
        <w:t>세금을</w:t>
      </w:r>
      <w:r w:rsidR="00516186" w:rsidRPr="00380FB2">
        <w:rPr>
          <w:spacing w:val="-3"/>
          <w:szCs w:val="22"/>
        </w:rPr>
        <w:t xml:space="preserve"> </w:t>
      </w:r>
      <w:r w:rsidR="00516186" w:rsidRPr="00380FB2">
        <w:rPr>
          <w:spacing w:val="-3"/>
          <w:szCs w:val="22"/>
        </w:rPr>
        <w:t>매도인이</w:t>
      </w:r>
      <w:r w:rsidR="00516186" w:rsidRPr="00380FB2">
        <w:rPr>
          <w:spacing w:val="-3"/>
          <w:szCs w:val="22"/>
        </w:rPr>
        <w:t xml:space="preserve"> </w:t>
      </w:r>
      <w:r w:rsidR="00516186" w:rsidRPr="00380FB2">
        <w:rPr>
          <w:spacing w:val="-3"/>
          <w:szCs w:val="22"/>
        </w:rPr>
        <w:t>완납했음을</w:t>
      </w:r>
      <w:r w:rsidR="00516186" w:rsidRPr="00380FB2">
        <w:rPr>
          <w:spacing w:val="-3"/>
          <w:szCs w:val="22"/>
        </w:rPr>
        <w:t xml:space="preserve"> </w:t>
      </w:r>
      <w:r w:rsidR="00516186" w:rsidRPr="00380FB2">
        <w:rPr>
          <w:spacing w:val="-3"/>
          <w:szCs w:val="22"/>
        </w:rPr>
        <w:t>증명하는</w:t>
      </w:r>
      <w:r w:rsidR="004B5F1A" w:rsidRPr="00380FB2">
        <w:rPr>
          <w:spacing w:val="-3"/>
          <w:szCs w:val="22"/>
        </w:rPr>
        <w:t xml:space="preserve"> </w:t>
      </w:r>
      <w:r w:rsidR="004B5F1A" w:rsidRPr="00380FB2">
        <w:rPr>
          <w:spacing w:val="-3"/>
          <w:szCs w:val="22"/>
        </w:rPr>
        <w:t>내용의</w:t>
      </w:r>
      <w:r w:rsidR="00516186" w:rsidRPr="00380FB2">
        <w:rPr>
          <w:spacing w:val="-3"/>
          <w:szCs w:val="22"/>
        </w:rPr>
        <w:t xml:space="preserve"> </w:t>
      </w:r>
      <w:r w:rsidR="00516186" w:rsidRPr="00380FB2">
        <w:rPr>
          <w:spacing w:val="-3"/>
          <w:szCs w:val="22"/>
        </w:rPr>
        <w:t>거래종결일</w:t>
      </w:r>
      <w:r w:rsidR="00516186" w:rsidRPr="00380FB2">
        <w:rPr>
          <w:spacing w:val="-3"/>
          <w:szCs w:val="22"/>
        </w:rPr>
        <w:t xml:space="preserve"> </w:t>
      </w:r>
      <w:r w:rsidR="00516186" w:rsidRPr="00380FB2">
        <w:rPr>
          <w:spacing w:val="-3"/>
          <w:szCs w:val="22"/>
        </w:rPr>
        <w:t>직전</w:t>
      </w:r>
      <w:r w:rsidR="00516186" w:rsidRPr="00380FB2">
        <w:rPr>
          <w:spacing w:val="-3"/>
          <w:szCs w:val="22"/>
        </w:rPr>
        <w:t xml:space="preserve"> </w:t>
      </w:r>
      <w:r w:rsidR="00124BD1">
        <w:rPr>
          <w:rFonts w:hint="eastAsia"/>
          <w:spacing w:val="-3"/>
          <w:szCs w:val="22"/>
        </w:rPr>
        <w:t>3</w:t>
      </w:r>
      <w:r w:rsidR="00516186" w:rsidRPr="00380FB2">
        <w:rPr>
          <w:spacing w:val="-3"/>
          <w:szCs w:val="22"/>
        </w:rPr>
        <w:t>영업일</w:t>
      </w:r>
      <w:r w:rsidR="00124BD1">
        <w:rPr>
          <w:rFonts w:hint="eastAsia"/>
          <w:spacing w:val="-3"/>
          <w:szCs w:val="22"/>
        </w:rPr>
        <w:t xml:space="preserve"> </w:t>
      </w:r>
      <w:r w:rsidR="00124BD1">
        <w:rPr>
          <w:rFonts w:hint="eastAsia"/>
          <w:spacing w:val="-3"/>
          <w:szCs w:val="22"/>
        </w:rPr>
        <w:t>내</w:t>
      </w:r>
      <w:r w:rsidR="00516186" w:rsidRPr="00380FB2">
        <w:rPr>
          <w:spacing w:val="-3"/>
          <w:szCs w:val="22"/>
        </w:rPr>
        <w:t>에</w:t>
      </w:r>
      <w:r w:rsidR="00516186" w:rsidRPr="00380FB2">
        <w:rPr>
          <w:spacing w:val="-3"/>
          <w:szCs w:val="22"/>
        </w:rPr>
        <w:t xml:space="preserve"> </w:t>
      </w:r>
      <w:r w:rsidR="00516186" w:rsidRPr="00380FB2">
        <w:rPr>
          <w:spacing w:val="-3"/>
          <w:szCs w:val="22"/>
        </w:rPr>
        <w:t>발급한</w:t>
      </w:r>
      <w:r w:rsidR="00516186" w:rsidRPr="00380FB2">
        <w:rPr>
          <w:spacing w:val="-3"/>
          <w:szCs w:val="22"/>
        </w:rPr>
        <w:t xml:space="preserve"> </w:t>
      </w:r>
      <w:r w:rsidR="00516186" w:rsidRPr="00380FB2">
        <w:rPr>
          <w:spacing w:val="-3"/>
          <w:szCs w:val="22"/>
        </w:rPr>
        <w:t>국세</w:t>
      </w:r>
      <w:r w:rsidR="00516186" w:rsidRPr="00380FB2">
        <w:rPr>
          <w:spacing w:val="-3"/>
          <w:szCs w:val="22"/>
        </w:rPr>
        <w:t xml:space="preserve"> </w:t>
      </w:r>
      <w:r w:rsidR="00516186" w:rsidRPr="00380FB2">
        <w:rPr>
          <w:spacing w:val="-3"/>
          <w:szCs w:val="22"/>
        </w:rPr>
        <w:t>및</w:t>
      </w:r>
      <w:r w:rsidR="00516186" w:rsidRPr="00380FB2">
        <w:rPr>
          <w:spacing w:val="-3"/>
          <w:szCs w:val="22"/>
        </w:rPr>
        <w:t xml:space="preserve"> </w:t>
      </w:r>
      <w:r w:rsidR="00516186" w:rsidRPr="00380FB2">
        <w:rPr>
          <w:spacing w:val="-3"/>
          <w:szCs w:val="22"/>
        </w:rPr>
        <w:t>지방세</w:t>
      </w:r>
      <w:r w:rsidR="00516186" w:rsidRPr="00380FB2">
        <w:rPr>
          <w:spacing w:val="-3"/>
          <w:szCs w:val="22"/>
        </w:rPr>
        <w:t xml:space="preserve"> </w:t>
      </w:r>
      <w:r w:rsidR="004B5F1A" w:rsidRPr="00380FB2">
        <w:rPr>
          <w:spacing w:val="-3"/>
          <w:szCs w:val="22"/>
        </w:rPr>
        <w:t>납세</w:t>
      </w:r>
      <w:r w:rsidR="00516186" w:rsidRPr="00380FB2">
        <w:rPr>
          <w:spacing w:val="-3"/>
          <w:szCs w:val="22"/>
        </w:rPr>
        <w:t>증명서</w:t>
      </w:r>
      <w:r w:rsidR="004B5F1A" w:rsidRPr="00380FB2">
        <w:rPr>
          <w:spacing w:val="-3"/>
          <w:szCs w:val="22"/>
        </w:rPr>
        <w:t>;</w:t>
      </w:r>
    </w:p>
    <w:p w14:paraId="4AC2F0EE" w14:textId="77777777" w:rsidR="00B57852" w:rsidRDefault="00B57852" w:rsidP="007008A0">
      <w:pPr>
        <w:snapToGrid w:val="0"/>
        <w:rPr>
          <w:szCs w:val="22"/>
        </w:rPr>
      </w:pPr>
    </w:p>
    <w:p w14:paraId="66384016" w14:textId="423ED23C" w:rsidR="00F731F5" w:rsidRDefault="00B06D2D" w:rsidP="00AF5E56">
      <w:pPr>
        <w:numPr>
          <w:ilvl w:val="1"/>
          <w:numId w:val="10"/>
        </w:numPr>
        <w:tabs>
          <w:tab w:val="clear" w:pos="3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00E04478">
        <w:rPr>
          <w:rFonts w:hint="eastAsia"/>
          <w:szCs w:val="22"/>
        </w:rPr>
        <w:t>에</w:t>
      </w:r>
      <w:r w:rsidR="00E04478">
        <w:rPr>
          <w:rFonts w:hint="eastAsia"/>
          <w:szCs w:val="22"/>
        </w:rPr>
        <w:t xml:space="preserve"> </w:t>
      </w:r>
      <w:r w:rsidR="00E04478">
        <w:rPr>
          <w:rFonts w:hint="eastAsia"/>
          <w:szCs w:val="22"/>
        </w:rPr>
        <w:t>대한</w:t>
      </w:r>
      <w:r w:rsidR="00E04478">
        <w:rPr>
          <w:rFonts w:hint="eastAsia"/>
          <w:szCs w:val="22"/>
        </w:rPr>
        <w:t xml:space="preserve"> </w:t>
      </w:r>
      <w:r w:rsidR="00E04478">
        <w:rPr>
          <w:rFonts w:hint="eastAsia"/>
          <w:szCs w:val="22"/>
        </w:rPr>
        <w:t>매도인의</w:t>
      </w:r>
      <w:r w:rsidR="00E04478">
        <w:rPr>
          <w:rFonts w:hint="eastAsia"/>
          <w:szCs w:val="22"/>
        </w:rPr>
        <w:t xml:space="preserve"> </w:t>
      </w:r>
      <w:r w:rsidR="00BB2F4B">
        <w:rPr>
          <w:rFonts w:hint="eastAsia"/>
          <w:szCs w:val="22"/>
        </w:rPr>
        <w:t>이사회</w:t>
      </w:r>
      <w:r w:rsidR="00BB2F4B">
        <w:rPr>
          <w:rFonts w:hint="eastAsia"/>
          <w:szCs w:val="22"/>
        </w:rPr>
        <w:t xml:space="preserve"> </w:t>
      </w:r>
      <w:r w:rsidR="00BB2F4B">
        <w:rPr>
          <w:rFonts w:hint="eastAsia"/>
          <w:szCs w:val="22"/>
        </w:rPr>
        <w:t>및</w:t>
      </w:r>
      <w:r w:rsidR="00BB2F4B">
        <w:rPr>
          <w:rFonts w:hint="eastAsia"/>
          <w:szCs w:val="22"/>
        </w:rPr>
        <w:t xml:space="preserve"> </w:t>
      </w:r>
      <w:r w:rsidR="00BB2F4B">
        <w:rPr>
          <w:rFonts w:hint="eastAsia"/>
          <w:szCs w:val="22"/>
        </w:rPr>
        <w:t>주주총회</w:t>
      </w:r>
      <w:r w:rsidR="00BB2F4B">
        <w:rPr>
          <w:rFonts w:hint="eastAsia"/>
          <w:szCs w:val="22"/>
        </w:rPr>
        <w:t xml:space="preserve"> </w:t>
      </w:r>
      <w:r w:rsidR="00D370BD">
        <w:rPr>
          <w:rFonts w:hint="eastAsia"/>
          <w:szCs w:val="22"/>
        </w:rPr>
        <w:t>(</w:t>
      </w:r>
      <w:r w:rsidR="00D370BD">
        <w:rPr>
          <w:rFonts w:hint="eastAsia"/>
          <w:szCs w:val="22"/>
        </w:rPr>
        <w:t>특별</w:t>
      </w:r>
      <w:r w:rsidR="00D370BD">
        <w:rPr>
          <w:rFonts w:hint="eastAsia"/>
          <w:szCs w:val="22"/>
        </w:rPr>
        <w:t>)</w:t>
      </w:r>
      <w:r w:rsidR="00BB2F4B">
        <w:rPr>
          <w:rFonts w:hint="eastAsia"/>
          <w:szCs w:val="22"/>
        </w:rPr>
        <w:t>결의가</w:t>
      </w:r>
      <w:r w:rsidR="00BB2F4B">
        <w:rPr>
          <w:rFonts w:hint="eastAsia"/>
          <w:szCs w:val="22"/>
        </w:rPr>
        <w:t xml:space="preserve"> </w:t>
      </w:r>
      <w:r w:rsidR="00BB2F4B">
        <w:rPr>
          <w:rFonts w:hint="eastAsia"/>
          <w:szCs w:val="22"/>
        </w:rPr>
        <w:t>완료되었음을</w:t>
      </w:r>
      <w:r w:rsidR="00BB2F4B">
        <w:rPr>
          <w:rFonts w:hint="eastAsia"/>
          <w:szCs w:val="22"/>
        </w:rPr>
        <w:t xml:space="preserve"> </w:t>
      </w:r>
      <w:r w:rsidR="00BB2F4B">
        <w:rPr>
          <w:rFonts w:hint="eastAsia"/>
          <w:szCs w:val="22"/>
        </w:rPr>
        <w:t>증빙하는</w:t>
      </w:r>
      <w:r w:rsidR="00BB2F4B">
        <w:rPr>
          <w:rFonts w:hint="eastAsia"/>
          <w:szCs w:val="22"/>
        </w:rPr>
        <w:t xml:space="preserve"> </w:t>
      </w:r>
      <w:r w:rsidR="00BB2F4B">
        <w:rPr>
          <w:rFonts w:hint="eastAsia"/>
          <w:szCs w:val="22"/>
        </w:rPr>
        <w:t>서류</w:t>
      </w:r>
      <w:r w:rsidR="00BB2F4B">
        <w:rPr>
          <w:rFonts w:hint="eastAsia"/>
          <w:szCs w:val="22"/>
        </w:rPr>
        <w:t>(</w:t>
      </w:r>
      <w:r w:rsidR="00BB2F4B">
        <w:rPr>
          <w:rFonts w:hint="eastAsia"/>
          <w:szCs w:val="22"/>
        </w:rPr>
        <w:t>의사록</w:t>
      </w:r>
      <w:r w:rsidR="00BB2F4B">
        <w:rPr>
          <w:rFonts w:hint="eastAsia"/>
          <w:szCs w:val="22"/>
        </w:rPr>
        <w:t>)</w:t>
      </w:r>
      <w:r w:rsidR="00E04478">
        <w:rPr>
          <w:rFonts w:hint="eastAsia"/>
          <w:szCs w:val="22"/>
        </w:rPr>
        <w:t xml:space="preserve"> </w:t>
      </w:r>
      <w:r w:rsidR="00E04478">
        <w:rPr>
          <w:rFonts w:hint="eastAsia"/>
          <w:szCs w:val="22"/>
        </w:rPr>
        <w:t>사본</w:t>
      </w:r>
      <w:r w:rsidRPr="00380FB2">
        <w:rPr>
          <w:szCs w:val="22"/>
        </w:rPr>
        <w:t>;</w:t>
      </w:r>
    </w:p>
    <w:p w14:paraId="6DBABFB3" w14:textId="77777777" w:rsidR="00D370BD" w:rsidRDefault="00D370BD" w:rsidP="00D370BD">
      <w:pPr>
        <w:pStyle w:val="ac"/>
        <w:ind w:left="880"/>
        <w:rPr>
          <w:szCs w:val="22"/>
        </w:rPr>
      </w:pPr>
    </w:p>
    <w:p w14:paraId="0FE8B6D5" w14:textId="4A7BA718" w:rsidR="00D370BD"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임대차계약서</w:t>
      </w:r>
      <w:r w:rsidRPr="00D370BD">
        <w:rPr>
          <w:szCs w:val="22"/>
        </w:rPr>
        <w:t>(</w:t>
      </w:r>
      <w:r w:rsidRPr="00D370BD">
        <w:rPr>
          <w:szCs w:val="22"/>
        </w:rPr>
        <w:t>변경합의서</w:t>
      </w:r>
      <w:r w:rsidRPr="00D370BD">
        <w:rPr>
          <w:szCs w:val="22"/>
        </w:rPr>
        <w:t xml:space="preserve">, </w:t>
      </w:r>
      <w:r w:rsidRPr="00D370BD">
        <w:rPr>
          <w:szCs w:val="22"/>
        </w:rPr>
        <w:t>전대차</w:t>
      </w:r>
      <w:r w:rsidRPr="00D370BD">
        <w:rPr>
          <w:szCs w:val="22"/>
        </w:rPr>
        <w:t xml:space="preserve"> </w:t>
      </w:r>
      <w:r w:rsidRPr="00D370BD">
        <w:rPr>
          <w:szCs w:val="22"/>
        </w:rPr>
        <w:t>동의서</w:t>
      </w:r>
      <w:r w:rsidRPr="00D370BD">
        <w:rPr>
          <w:szCs w:val="22"/>
        </w:rPr>
        <w:t xml:space="preserve"> </w:t>
      </w:r>
      <w:r w:rsidRPr="00D370BD">
        <w:rPr>
          <w:szCs w:val="22"/>
        </w:rPr>
        <w:t>및</w:t>
      </w:r>
      <w:r w:rsidRPr="00D370BD">
        <w:rPr>
          <w:szCs w:val="22"/>
        </w:rPr>
        <w:t xml:space="preserve"> </w:t>
      </w:r>
      <w:r w:rsidRPr="00D370BD">
        <w:rPr>
          <w:szCs w:val="22"/>
        </w:rPr>
        <w:t>주차장</w:t>
      </w:r>
      <w:r w:rsidRPr="00D370BD">
        <w:rPr>
          <w:szCs w:val="22"/>
        </w:rPr>
        <w:t xml:space="preserve"> </w:t>
      </w:r>
      <w:r w:rsidRPr="00D370BD">
        <w:rPr>
          <w:szCs w:val="22"/>
        </w:rPr>
        <w:t>사용</w:t>
      </w:r>
      <w:r w:rsidRPr="00D370BD">
        <w:rPr>
          <w:szCs w:val="22"/>
        </w:rPr>
        <w:t xml:space="preserve"> </w:t>
      </w:r>
      <w:r w:rsidRPr="00D370BD">
        <w:rPr>
          <w:szCs w:val="22"/>
        </w:rPr>
        <w:t>합의서를</w:t>
      </w:r>
      <w:r w:rsidRPr="00D370BD">
        <w:rPr>
          <w:szCs w:val="22"/>
        </w:rPr>
        <w:t xml:space="preserve"> </w:t>
      </w:r>
      <w:r w:rsidRPr="00D370BD">
        <w:rPr>
          <w:szCs w:val="22"/>
        </w:rPr>
        <w:t>포함함</w:t>
      </w:r>
      <w:r w:rsidRPr="00D370BD">
        <w:rPr>
          <w:szCs w:val="22"/>
        </w:rPr>
        <w:t xml:space="preserve">) </w:t>
      </w:r>
      <w:r w:rsidRPr="00D370BD">
        <w:rPr>
          <w:szCs w:val="22"/>
        </w:rPr>
        <w:t>원본</w:t>
      </w:r>
      <w:r w:rsidRPr="00D370BD">
        <w:rPr>
          <w:szCs w:val="22"/>
        </w:rPr>
        <w:t>(</w:t>
      </w:r>
      <w:r w:rsidRPr="00D370BD">
        <w:rPr>
          <w:szCs w:val="22"/>
        </w:rPr>
        <w:t>원본이</w:t>
      </w:r>
      <w:r w:rsidRPr="00D370BD">
        <w:rPr>
          <w:szCs w:val="22"/>
        </w:rPr>
        <w:t xml:space="preserve"> </w:t>
      </w:r>
      <w:r w:rsidRPr="00D370BD">
        <w:rPr>
          <w:szCs w:val="22"/>
        </w:rPr>
        <w:t>없는</w:t>
      </w:r>
      <w:r w:rsidRPr="00D370BD">
        <w:rPr>
          <w:szCs w:val="22"/>
        </w:rPr>
        <w:t xml:space="preserve"> </w:t>
      </w:r>
      <w:r w:rsidRPr="00D370BD">
        <w:rPr>
          <w:szCs w:val="22"/>
        </w:rPr>
        <w:t>경우</w:t>
      </w:r>
      <w:r w:rsidRPr="00D370BD">
        <w:rPr>
          <w:szCs w:val="22"/>
        </w:rPr>
        <w:t xml:space="preserve"> </w:t>
      </w:r>
      <w:r w:rsidRPr="00D370BD">
        <w:rPr>
          <w:szCs w:val="22"/>
        </w:rPr>
        <w:t>원본대조필</w:t>
      </w:r>
      <w:r w:rsidRPr="00D370BD">
        <w:rPr>
          <w:szCs w:val="22"/>
        </w:rPr>
        <w:t xml:space="preserve"> </w:t>
      </w:r>
      <w:r w:rsidRPr="00D370BD">
        <w:rPr>
          <w:szCs w:val="22"/>
        </w:rPr>
        <w:t>사본</w:t>
      </w:r>
      <w:r w:rsidRPr="00D370BD">
        <w:rPr>
          <w:szCs w:val="22"/>
        </w:rPr>
        <w:t xml:space="preserve">) </w:t>
      </w:r>
      <w:r w:rsidRPr="00D370BD">
        <w:rPr>
          <w:szCs w:val="22"/>
        </w:rPr>
        <w:t>및</w:t>
      </w:r>
      <w:r w:rsidRPr="00D370BD">
        <w:rPr>
          <w:szCs w:val="22"/>
        </w:rPr>
        <w:t xml:space="preserve"> </w:t>
      </w:r>
      <w:r w:rsidRPr="00D370BD">
        <w:rPr>
          <w:szCs w:val="22"/>
        </w:rPr>
        <w:t>제</w:t>
      </w:r>
      <w:r w:rsidRPr="00D370BD">
        <w:rPr>
          <w:szCs w:val="22"/>
        </w:rPr>
        <w:t>5.1</w:t>
      </w:r>
      <w:r w:rsidRPr="00D370BD">
        <w:rPr>
          <w:szCs w:val="22"/>
        </w:rPr>
        <w:t>조</w:t>
      </w:r>
      <w:r w:rsidRPr="00D370BD">
        <w:rPr>
          <w:szCs w:val="22"/>
        </w:rPr>
        <w:t xml:space="preserve"> (d)</w:t>
      </w:r>
      <w:r w:rsidRPr="00D370BD">
        <w:rPr>
          <w:szCs w:val="22"/>
        </w:rPr>
        <w:t>항에</w:t>
      </w:r>
      <w:r w:rsidRPr="00D370BD">
        <w:rPr>
          <w:szCs w:val="22"/>
        </w:rPr>
        <w:t xml:space="preserve"> </w:t>
      </w:r>
      <w:r w:rsidRPr="00D370BD">
        <w:rPr>
          <w:szCs w:val="22"/>
        </w:rPr>
        <w:t>따라</w:t>
      </w:r>
      <w:r w:rsidRPr="00D370BD">
        <w:rPr>
          <w:szCs w:val="22"/>
        </w:rPr>
        <w:t xml:space="preserve"> </w:t>
      </w:r>
      <w:r w:rsidRPr="00D370BD">
        <w:rPr>
          <w:szCs w:val="22"/>
        </w:rPr>
        <w:t>징구된</w:t>
      </w:r>
      <w:r w:rsidRPr="00D370BD">
        <w:rPr>
          <w:szCs w:val="22"/>
        </w:rPr>
        <w:t xml:space="preserve"> </w:t>
      </w:r>
      <w:r w:rsidRPr="00D370BD">
        <w:rPr>
          <w:szCs w:val="22"/>
        </w:rPr>
        <w:t>임대차계약</w:t>
      </w:r>
      <w:r w:rsidRPr="00D370BD">
        <w:rPr>
          <w:szCs w:val="22"/>
        </w:rPr>
        <w:t xml:space="preserve"> </w:t>
      </w:r>
      <w:r w:rsidRPr="00D370BD">
        <w:rPr>
          <w:szCs w:val="22"/>
        </w:rPr>
        <w:t>승계동의서</w:t>
      </w:r>
      <w:r w:rsidRPr="00D370BD">
        <w:rPr>
          <w:szCs w:val="22"/>
        </w:rPr>
        <w:t>;</w:t>
      </w:r>
    </w:p>
    <w:p w14:paraId="739A4878" w14:textId="77777777" w:rsidR="00D370BD" w:rsidRDefault="00D370BD" w:rsidP="00D370BD">
      <w:pPr>
        <w:pStyle w:val="ac"/>
        <w:ind w:left="880"/>
        <w:rPr>
          <w:szCs w:val="22"/>
        </w:rPr>
      </w:pPr>
    </w:p>
    <w:p w14:paraId="4E0C420B" w14:textId="1AD9938B" w:rsidR="00D370BD" w:rsidRDefault="00D370BD" w:rsidP="00E35BA7">
      <w:pPr>
        <w:numPr>
          <w:ilvl w:val="1"/>
          <w:numId w:val="10"/>
        </w:numPr>
        <w:tabs>
          <w:tab w:val="clear" w:pos="360"/>
          <w:tab w:val="num" w:pos="490"/>
        </w:tabs>
        <w:snapToGrid w:val="0"/>
        <w:ind w:left="490" w:hanging="490"/>
        <w:rPr>
          <w:szCs w:val="22"/>
        </w:rPr>
      </w:pPr>
      <w:r w:rsidRPr="00D370BD">
        <w:rPr>
          <w:rFonts w:hint="eastAsia"/>
          <w:szCs w:val="22"/>
        </w:rPr>
        <w:lastRenderedPageBreak/>
        <w:t>제</w:t>
      </w:r>
      <w:r w:rsidRPr="00D370BD">
        <w:rPr>
          <w:rFonts w:hint="eastAsia"/>
          <w:szCs w:val="22"/>
        </w:rPr>
        <w:t>5.2</w:t>
      </w:r>
      <w:r w:rsidRPr="00D370BD">
        <w:rPr>
          <w:rFonts w:hint="eastAsia"/>
          <w:szCs w:val="22"/>
        </w:rPr>
        <w:t>조</w:t>
      </w:r>
      <w:r w:rsidRPr="00D370BD">
        <w:rPr>
          <w:rFonts w:hint="eastAsia"/>
          <w:szCs w:val="22"/>
        </w:rPr>
        <w:t xml:space="preserve"> (g)</w:t>
      </w:r>
      <w:r w:rsidRPr="00D370BD">
        <w:rPr>
          <w:rFonts w:hint="eastAsia"/>
          <w:szCs w:val="22"/>
        </w:rPr>
        <w:t>항에</w:t>
      </w:r>
      <w:r w:rsidRPr="00D370BD">
        <w:rPr>
          <w:rFonts w:hint="eastAsia"/>
          <w:szCs w:val="22"/>
        </w:rPr>
        <w:t xml:space="preserve"> </w:t>
      </w:r>
      <w:r w:rsidRPr="00D370BD">
        <w:rPr>
          <w:rFonts w:hint="eastAsia"/>
          <w:szCs w:val="22"/>
        </w:rPr>
        <w:t>따른</w:t>
      </w:r>
      <w:r w:rsidRPr="00D370BD">
        <w:rPr>
          <w:rFonts w:hint="eastAsia"/>
          <w:szCs w:val="22"/>
        </w:rPr>
        <w:t xml:space="preserve"> </w:t>
      </w:r>
      <w:r w:rsidRPr="00D370BD">
        <w:rPr>
          <w:rFonts w:hint="eastAsia"/>
          <w:szCs w:val="22"/>
        </w:rPr>
        <w:t>하자보수청구권</w:t>
      </w:r>
      <w:r w:rsidRPr="00D370BD">
        <w:rPr>
          <w:rFonts w:hint="eastAsia"/>
          <w:szCs w:val="22"/>
        </w:rPr>
        <w:t xml:space="preserve"> </w:t>
      </w:r>
      <w:r w:rsidRPr="00D370BD">
        <w:rPr>
          <w:rFonts w:hint="eastAsia"/>
          <w:szCs w:val="22"/>
        </w:rPr>
        <w:t>등의</w:t>
      </w:r>
      <w:r w:rsidRPr="00D370BD">
        <w:rPr>
          <w:rFonts w:hint="eastAsia"/>
          <w:szCs w:val="22"/>
        </w:rPr>
        <w:t xml:space="preserve"> </w:t>
      </w:r>
      <w:r w:rsidRPr="00D370BD">
        <w:rPr>
          <w:rFonts w:hint="eastAsia"/>
          <w:szCs w:val="22"/>
        </w:rPr>
        <w:t>채권양도통지서</w:t>
      </w:r>
      <w:r w:rsidRPr="00D370BD">
        <w:rPr>
          <w:rFonts w:hint="eastAsia"/>
          <w:szCs w:val="22"/>
        </w:rPr>
        <w:t>(</w:t>
      </w:r>
      <w:r w:rsidRPr="00D370BD">
        <w:rPr>
          <w:rFonts w:hint="eastAsia"/>
          <w:szCs w:val="22"/>
        </w:rPr>
        <w:t>확정일자부</w:t>
      </w:r>
      <w:r w:rsidRPr="00D370BD">
        <w:rPr>
          <w:rFonts w:hint="eastAsia"/>
          <w:szCs w:val="22"/>
        </w:rPr>
        <w:t xml:space="preserve">) </w:t>
      </w:r>
      <w:r w:rsidRPr="00D370BD">
        <w:rPr>
          <w:rFonts w:hint="eastAsia"/>
          <w:szCs w:val="22"/>
        </w:rPr>
        <w:t>사본</w:t>
      </w:r>
      <w:r w:rsidRPr="00D370BD">
        <w:rPr>
          <w:rFonts w:hint="eastAsia"/>
          <w:szCs w:val="22"/>
        </w:rPr>
        <w:t xml:space="preserve"> </w:t>
      </w:r>
      <w:r w:rsidRPr="00D370BD">
        <w:rPr>
          <w:rFonts w:hint="eastAsia"/>
          <w:szCs w:val="22"/>
        </w:rPr>
        <w:t>및</w:t>
      </w:r>
      <w:r w:rsidRPr="00D370BD">
        <w:rPr>
          <w:rFonts w:hint="eastAsia"/>
          <w:szCs w:val="22"/>
        </w:rPr>
        <w:t xml:space="preserve"> </w:t>
      </w:r>
      <w:r w:rsidRPr="00E35BA7">
        <w:rPr>
          <w:rFonts w:hint="eastAsia"/>
          <w:szCs w:val="22"/>
          <w:u w:val="single"/>
        </w:rPr>
        <w:t>별첨</w:t>
      </w:r>
      <w:r w:rsidRPr="00E35BA7">
        <w:rPr>
          <w:rFonts w:hint="eastAsia"/>
          <w:szCs w:val="22"/>
          <w:u w:val="single"/>
        </w:rPr>
        <w:t xml:space="preserve"> 8</w:t>
      </w:r>
      <w:r w:rsidRPr="00D370BD">
        <w:rPr>
          <w:rFonts w:hint="eastAsia"/>
          <w:szCs w:val="22"/>
        </w:rPr>
        <w:t xml:space="preserve"> </w:t>
      </w:r>
      <w:r w:rsidRPr="00D370BD">
        <w:rPr>
          <w:rFonts w:hint="eastAsia"/>
          <w:szCs w:val="22"/>
        </w:rPr>
        <w:t>기재</w:t>
      </w:r>
      <w:r w:rsidRPr="00D370BD">
        <w:rPr>
          <w:rFonts w:hint="eastAsia"/>
          <w:szCs w:val="22"/>
        </w:rPr>
        <w:t xml:space="preserve"> </w:t>
      </w:r>
      <w:r w:rsidRPr="00D370BD">
        <w:rPr>
          <w:rFonts w:hint="eastAsia"/>
          <w:szCs w:val="22"/>
        </w:rPr>
        <w:t>하자보수보증서</w:t>
      </w:r>
      <w:r w:rsidRPr="00D370BD">
        <w:rPr>
          <w:rFonts w:hint="eastAsia"/>
          <w:szCs w:val="22"/>
        </w:rPr>
        <w:t xml:space="preserve"> </w:t>
      </w:r>
      <w:r w:rsidRPr="00D370BD">
        <w:rPr>
          <w:rFonts w:hint="eastAsia"/>
          <w:szCs w:val="22"/>
        </w:rPr>
        <w:t>원본</w:t>
      </w:r>
      <w:r w:rsidR="00E35BA7">
        <w:rPr>
          <w:rFonts w:hint="eastAsia"/>
          <w:szCs w:val="22"/>
        </w:rPr>
        <w:t>(</w:t>
      </w:r>
      <w:r w:rsidR="00E35BA7">
        <w:rPr>
          <w:rFonts w:hint="eastAsia"/>
          <w:szCs w:val="22"/>
        </w:rPr>
        <w:t>원본이</w:t>
      </w:r>
      <w:r w:rsidR="00E35BA7">
        <w:rPr>
          <w:rFonts w:hint="eastAsia"/>
          <w:szCs w:val="22"/>
        </w:rPr>
        <w:t xml:space="preserve"> </w:t>
      </w:r>
      <w:r w:rsidR="00E35BA7">
        <w:rPr>
          <w:rFonts w:hint="eastAsia"/>
          <w:szCs w:val="22"/>
        </w:rPr>
        <w:t>없는</w:t>
      </w:r>
      <w:r w:rsidR="00E35BA7">
        <w:rPr>
          <w:rFonts w:hint="eastAsia"/>
          <w:szCs w:val="22"/>
        </w:rPr>
        <w:t xml:space="preserve"> </w:t>
      </w:r>
      <w:r w:rsidR="00E35BA7">
        <w:rPr>
          <w:rFonts w:hint="eastAsia"/>
          <w:szCs w:val="22"/>
        </w:rPr>
        <w:t>경우</w:t>
      </w:r>
      <w:r w:rsidR="00E35BA7">
        <w:rPr>
          <w:rFonts w:hint="eastAsia"/>
          <w:szCs w:val="22"/>
        </w:rPr>
        <w:t xml:space="preserve"> </w:t>
      </w:r>
      <w:r w:rsidR="00E35BA7">
        <w:rPr>
          <w:rFonts w:hint="eastAsia"/>
          <w:szCs w:val="22"/>
        </w:rPr>
        <w:t>원본대조필</w:t>
      </w:r>
      <w:r w:rsidR="00E35BA7">
        <w:rPr>
          <w:rFonts w:hint="eastAsia"/>
          <w:szCs w:val="22"/>
        </w:rPr>
        <w:t xml:space="preserve"> </w:t>
      </w:r>
      <w:r w:rsidR="00E35BA7">
        <w:rPr>
          <w:rFonts w:hint="eastAsia"/>
          <w:szCs w:val="22"/>
        </w:rPr>
        <w:t>사본</w:t>
      </w:r>
      <w:r w:rsidR="00E35BA7">
        <w:rPr>
          <w:rFonts w:hint="eastAsia"/>
          <w:szCs w:val="22"/>
        </w:rPr>
        <w:t>)</w:t>
      </w:r>
      <w:r w:rsidRPr="00D370BD">
        <w:rPr>
          <w:rFonts w:hint="eastAsia"/>
          <w:szCs w:val="22"/>
        </w:rPr>
        <w:t>;</w:t>
      </w:r>
    </w:p>
    <w:p w14:paraId="7FA49130" w14:textId="77777777" w:rsidR="00D370BD" w:rsidRDefault="00D370BD" w:rsidP="00D370BD">
      <w:pPr>
        <w:pStyle w:val="ac"/>
        <w:ind w:left="880"/>
        <w:rPr>
          <w:szCs w:val="22"/>
        </w:rPr>
      </w:pPr>
    </w:p>
    <w:p w14:paraId="474E7D6E" w14:textId="74A3E109" w:rsidR="00D370BD" w:rsidRDefault="00D370BD" w:rsidP="00E35BA7">
      <w:pPr>
        <w:numPr>
          <w:ilvl w:val="1"/>
          <w:numId w:val="10"/>
        </w:numPr>
        <w:tabs>
          <w:tab w:val="clear" w:pos="360"/>
          <w:tab w:val="num" w:pos="490"/>
        </w:tabs>
        <w:snapToGrid w:val="0"/>
        <w:ind w:left="490" w:hanging="490"/>
        <w:rPr>
          <w:szCs w:val="22"/>
        </w:rPr>
      </w:pPr>
      <w:r w:rsidRPr="00D370BD">
        <w:rPr>
          <w:rFonts w:hint="eastAsia"/>
          <w:szCs w:val="22"/>
        </w:rPr>
        <w:t>본건</w:t>
      </w:r>
      <w:r w:rsidRPr="00D370BD">
        <w:rPr>
          <w:rFonts w:hint="eastAsia"/>
          <w:szCs w:val="22"/>
        </w:rPr>
        <w:t xml:space="preserve"> </w:t>
      </w:r>
      <w:r w:rsidRPr="00D370BD">
        <w:rPr>
          <w:rFonts w:hint="eastAsia"/>
          <w:szCs w:val="22"/>
        </w:rPr>
        <w:t>가설건축물의</w:t>
      </w:r>
      <w:r w:rsidRPr="00D370BD">
        <w:rPr>
          <w:rFonts w:hint="eastAsia"/>
          <w:szCs w:val="22"/>
        </w:rPr>
        <w:t xml:space="preserve"> </w:t>
      </w:r>
      <w:r w:rsidRPr="00D370BD">
        <w:rPr>
          <w:rFonts w:hint="eastAsia"/>
          <w:szCs w:val="22"/>
        </w:rPr>
        <w:t>건축주</w:t>
      </w:r>
      <w:r w:rsidRPr="00D370BD">
        <w:rPr>
          <w:rFonts w:hint="eastAsia"/>
          <w:szCs w:val="22"/>
        </w:rPr>
        <w:t xml:space="preserve"> </w:t>
      </w:r>
      <w:r w:rsidRPr="00D370BD">
        <w:rPr>
          <w:rFonts w:hint="eastAsia"/>
          <w:szCs w:val="22"/>
        </w:rPr>
        <w:t>명의변경에</w:t>
      </w:r>
      <w:r w:rsidRPr="00D370BD">
        <w:rPr>
          <w:rFonts w:hint="eastAsia"/>
          <w:szCs w:val="22"/>
        </w:rPr>
        <w:t xml:space="preserve"> </w:t>
      </w:r>
      <w:r w:rsidRPr="00D370BD">
        <w:rPr>
          <w:rFonts w:hint="eastAsia"/>
          <w:szCs w:val="22"/>
        </w:rPr>
        <w:t>필요한</w:t>
      </w:r>
      <w:r w:rsidRPr="00D370BD">
        <w:rPr>
          <w:rFonts w:hint="eastAsia"/>
          <w:szCs w:val="22"/>
        </w:rPr>
        <w:t xml:space="preserve"> </w:t>
      </w:r>
      <w:r w:rsidRPr="00D370BD">
        <w:rPr>
          <w:rFonts w:hint="eastAsia"/>
          <w:szCs w:val="22"/>
        </w:rPr>
        <w:t>서류</w:t>
      </w:r>
      <w:r w:rsidRPr="00D370BD">
        <w:rPr>
          <w:rFonts w:hint="eastAsia"/>
          <w:szCs w:val="22"/>
        </w:rPr>
        <w:t>(</w:t>
      </w:r>
      <w:r w:rsidRPr="00D370BD">
        <w:rPr>
          <w:rFonts w:hint="eastAsia"/>
          <w:szCs w:val="22"/>
        </w:rPr>
        <w:t>명의변경</w:t>
      </w:r>
      <w:r w:rsidRPr="00D370BD">
        <w:rPr>
          <w:rFonts w:hint="eastAsia"/>
          <w:szCs w:val="22"/>
        </w:rPr>
        <w:t xml:space="preserve"> </w:t>
      </w:r>
      <w:r w:rsidRPr="00D370BD">
        <w:rPr>
          <w:rFonts w:hint="eastAsia"/>
          <w:szCs w:val="22"/>
        </w:rPr>
        <w:t>동의서</w:t>
      </w:r>
      <w:r w:rsidRPr="00D370BD">
        <w:rPr>
          <w:rFonts w:hint="eastAsia"/>
          <w:szCs w:val="22"/>
        </w:rPr>
        <w:t xml:space="preserve"> </w:t>
      </w:r>
      <w:r w:rsidRPr="00D370BD">
        <w:rPr>
          <w:rFonts w:hint="eastAsia"/>
          <w:szCs w:val="22"/>
        </w:rPr>
        <w:t>등</w:t>
      </w:r>
      <w:r w:rsidRPr="00D370BD">
        <w:rPr>
          <w:rFonts w:hint="eastAsia"/>
          <w:szCs w:val="22"/>
        </w:rPr>
        <w:t>);</w:t>
      </w:r>
    </w:p>
    <w:p w14:paraId="108D3146" w14:textId="77777777" w:rsidR="00D370BD" w:rsidRDefault="00D370BD" w:rsidP="00D370BD">
      <w:pPr>
        <w:pStyle w:val="ac"/>
        <w:ind w:left="880"/>
        <w:rPr>
          <w:szCs w:val="22"/>
        </w:rPr>
      </w:pPr>
    </w:p>
    <w:p w14:paraId="65E58DFF" w14:textId="3A4A70E0" w:rsidR="00D370BD" w:rsidRPr="00380FB2" w:rsidRDefault="00D370BD" w:rsidP="00AF5E56">
      <w:pPr>
        <w:numPr>
          <w:ilvl w:val="1"/>
          <w:numId w:val="10"/>
        </w:numPr>
        <w:tabs>
          <w:tab w:val="clear" w:pos="360"/>
          <w:tab w:val="num" w:pos="490"/>
        </w:tabs>
        <w:snapToGrid w:val="0"/>
        <w:ind w:left="490" w:hanging="490"/>
        <w:rPr>
          <w:szCs w:val="22"/>
        </w:rPr>
      </w:pPr>
      <w:r w:rsidRPr="00B16FBF">
        <w:rPr>
          <w:szCs w:val="22"/>
        </w:rPr>
        <w:t>제</w:t>
      </w:r>
      <w:r w:rsidRPr="00B16FBF">
        <w:rPr>
          <w:szCs w:val="22"/>
        </w:rPr>
        <w:t>5.2</w:t>
      </w:r>
      <w:r w:rsidRPr="00B16FBF">
        <w:rPr>
          <w:szCs w:val="22"/>
        </w:rPr>
        <w:t>조</w:t>
      </w:r>
      <w:r w:rsidRPr="00B16FBF">
        <w:rPr>
          <w:szCs w:val="22"/>
        </w:rPr>
        <w:t xml:space="preserve"> (h)</w:t>
      </w:r>
      <w:r w:rsidRPr="00B16FBF">
        <w:rPr>
          <w:szCs w:val="22"/>
        </w:rPr>
        <w:t>항에</w:t>
      </w:r>
      <w:r w:rsidRPr="00B16FBF">
        <w:rPr>
          <w:szCs w:val="22"/>
        </w:rPr>
        <w:t xml:space="preserve"> </w:t>
      </w:r>
      <w:r w:rsidRPr="00B16FBF">
        <w:rPr>
          <w:szCs w:val="22"/>
        </w:rPr>
        <w:t>따른</w:t>
      </w:r>
      <w:r w:rsidRPr="00B16FBF">
        <w:rPr>
          <w:szCs w:val="22"/>
        </w:rPr>
        <w:t xml:space="preserve"> </w:t>
      </w:r>
      <w:ins w:id="155" w:author="BKL" w:date="2026-10-07T18:44:00Z" w16du:dateUtc="2026-10-07T09:44:00Z">
        <w:r w:rsidR="009F6AAC" w:rsidRPr="009F6AAC">
          <w:rPr>
            <w:szCs w:val="22"/>
          </w:rPr>
          <w:t>측량성과도</w:t>
        </w:r>
        <w:r w:rsidR="009F6AAC" w:rsidRPr="009F6AAC">
          <w:rPr>
            <w:szCs w:val="22"/>
          </w:rPr>
          <w:t xml:space="preserve">, </w:t>
        </w:r>
        <w:r w:rsidR="009F6AAC" w:rsidRPr="009F6AAC">
          <w:rPr>
            <w:szCs w:val="22"/>
          </w:rPr>
          <w:t>내용증명우편</w:t>
        </w:r>
        <w:r w:rsidR="009F6AAC" w:rsidRPr="009F6AAC">
          <w:rPr>
            <w:szCs w:val="22"/>
          </w:rPr>
          <w:t xml:space="preserve"> </w:t>
        </w:r>
        <w:r w:rsidR="009F6AAC" w:rsidRPr="009F6AAC">
          <w:rPr>
            <w:szCs w:val="22"/>
          </w:rPr>
          <w:t>사본</w:t>
        </w:r>
        <w:r w:rsidR="009F6AAC" w:rsidRPr="009F6AAC">
          <w:rPr>
            <w:szCs w:val="22"/>
          </w:rPr>
          <w:t xml:space="preserve"> </w:t>
        </w:r>
        <w:r w:rsidR="009F6AAC" w:rsidRPr="009F6AAC">
          <w:rPr>
            <w:szCs w:val="22"/>
          </w:rPr>
          <w:t>등</w:t>
        </w:r>
        <w:r w:rsidR="009F6AAC" w:rsidRPr="009F6AAC">
          <w:rPr>
            <w:szCs w:val="22"/>
          </w:rPr>
          <w:t xml:space="preserve"> </w:t>
        </w:r>
        <w:r w:rsidR="009F6AAC" w:rsidRPr="009F6AAC">
          <w:rPr>
            <w:szCs w:val="22"/>
          </w:rPr>
          <w:t>본건</w:t>
        </w:r>
        <w:r w:rsidR="009F6AAC" w:rsidRPr="009F6AAC">
          <w:rPr>
            <w:szCs w:val="22"/>
          </w:rPr>
          <w:t xml:space="preserve"> </w:t>
        </w:r>
        <w:r w:rsidR="009F6AAC" w:rsidRPr="009F6AAC">
          <w:rPr>
            <w:szCs w:val="22"/>
          </w:rPr>
          <w:t>경계침범</w:t>
        </w:r>
        <w:r w:rsidR="009F6AAC" w:rsidRPr="009F6AAC">
          <w:rPr>
            <w:szCs w:val="22"/>
          </w:rPr>
          <w:t xml:space="preserve"> </w:t>
        </w:r>
        <w:r w:rsidR="009F6AAC" w:rsidRPr="009F6AAC">
          <w:rPr>
            <w:szCs w:val="22"/>
          </w:rPr>
          <w:t>관련</w:t>
        </w:r>
        <w:r w:rsidR="009F6AAC" w:rsidRPr="009F6AAC">
          <w:rPr>
            <w:szCs w:val="22"/>
          </w:rPr>
          <w:t xml:space="preserve"> </w:t>
        </w:r>
        <w:r w:rsidR="009F6AAC" w:rsidRPr="009F6AAC">
          <w:rPr>
            <w:szCs w:val="22"/>
          </w:rPr>
          <w:t>자료</w:t>
        </w:r>
        <w:r w:rsidR="009F6AAC" w:rsidRPr="009F6AAC">
          <w:rPr>
            <w:szCs w:val="22"/>
          </w:rPr>
          <w:t xml:space="preserve"> </w:t>
        </w:r>
        <w:r w:rsidR="009F6AAC" w:rsidRPr="009F6AAC">
          <w:rPr>
            <w:szCs w:val="22"/>
          </w:rPr>
          <w:t>및</w:t>
        </w:r>
        <w:r w:rsidR="009F6AAC" w:rsidRPr="009F6AAC">
          <w:rPr>
            <w:szCs w:val="22"/>
          </w:rPr>
          <w:t xml:space="preserve"> </w:t>
        </w:r>
        <w:r w:rsidR="009F6AAC" w:rsidRPr="009F6AAC">
          <w:rPr>
            <w:szCs w:val="22"/>
          </w:rPr>
          <w:t>제</w:t>
        </w:r>
        <w:r w:rsidR="009F6AAC" w:rsidRPr="009F6AAC">
          <w:rPr>
            <w:szCs w:val="22"/>
          </w:rPr>
          <w:t>5.2</w:t>
        </w:r>
        <w:r w:rsidR="009F6AAC" w:rsidRPr="009F6AAC">
          <w:rPr>
            <w:szCs w:val="22"/>
          </w:rPr>
          <w:t>조</w:t>
        </w:r>
        <w:r w:rsidR="009F6AAC" w:rsidRPr="009F6AAC">
          <w:rPr>
            <w:szCs w:val="22"/>
          </w:rPr>
          <w:t xml:space="preserve"> (i)</w:t>
        </w:r>
        <w:r w:rsidR="009F6AAC" w:rsidRPr="009F6AAC">
          <w:rPr>
            <w:szCs w:val="22"/>
          </w:rPr>
          <w:t>항에</w:t>
        </w:r>
        <w:r w:rsidR="009F6AAC">
          <w:rPr>
            <w:rFonts w:hint="eastAsia"/>
            <w:szCs w:val="22"/>
          </w:rPr>
          <w:t xml:space="preserve"> </w:t>
        </w:r>
        <w:r w:rsidR="009F6AAC">
          <w:rPr>
            <w:rFonts w:hint="eastAsia"/>
            <w:szCs w:val="22"/>
          </w:rPr>
          <w:t>따른</w:t>
        </w:r>
        <w:r w:rsidR="009F6AAC">
          <w:rPr>
            <w:rFonts w:hint="eastAsia"/>
            <w:szCs w:val="22"/>
          </w:rPr>
          <w:t xml:space="preserve"> </w:t>
        </w:r>
      </w:ins>
      <w:r w:rsidRPr="00B16FBF">
        <w:rPr>
          <w:szCs w:val="22"/>
        </w:rPr>
        <w:t>조정서</w:t>
      </w:r>
      <w:r w:rsidRPr="00B16FBF">
        <w:rPr>
          <w:szCs w:val="22"/>
        </w:rPr>
        <w:t>·</w:t>
      </w:r>
      <w:r w:rsidRPr="00B16FBF">
        <w:rPr>
          <w:szCs w:val="22"/>
        </w:rPr>
        <w:t>확약서</w:t>
      </w:r>
      <w:r w:rsidRPr="00B16FBF">
        <w:rPr>
          <w:szCs w:val="22"/>
        </w:rPr>
        <w:t xml:space="preserve"> </w:t>
      </w:r>
      <w:r w:rsidRPr="00B16FBF">
        <w:rPr>
          <w:szCs w:val="22"/>
        </w:rPr>
        <w:t>원본</w:t>
      </w:r>
      <w:r w:rsidR="008C62E8">
        <w:rPr>
          <w:rFonts w:hint="eastAsia"/>
          <w:szCs w:val="22"/>
        </w:rPr>
        <w:t xml:space="preserve"> </w:t>
      </w:r>
      <w:r w:rsidR="008C62E8">
        <w:rPr>
          <w:rFonts w:hint="eastAsia"/>
          <w:szCs w:val="22"/>
        </w:rPr>
        <w:t>또는</w:t>
      </w:r>
      <w:r w:rsidR="008C62E8">
        <w:rPr>
          <w:rFonts w:hint="eastAsia"/>
          <w:szCs w:val="22"/>
        </w:rPr>
        <w:t xml:space="preserve"> </w:t>
      </w:r>
      <w:r w:rsidR="008C62E8">
        <w:rPr>
          <w:rFonts w:hint="eastAsia"/>
          <w:szCs w:val="22"/>
        </w:rPr>
        <w:t>사본</w:t>
      </w:r>
      <w:r w:rsidR="008C62E8">
        <w:rPr>
          <w:rFonts w:hint="eastAsia"/>
          <w:szCs w:val="22"/>
        </w:rPr>
        <w:t xml:space="preserve">, </w:t>
      </w:r>
      <w:r w:rsidR="008C62E8">
        <w:rPr>
          <w:rFonts w:hint="eastAsia"/>
          <w:szCs w:val="22"/>
        </w:rPr>
        <w:t>관련</w:t>
      </w:r>
      <w:r w:rsidR="008C62E8">
        <w:rPr>
          <w:rFonts w:hint="eastAsia"/>
          <w:szCs w:val="22"/>
        </w:rPr>
        <w:t xml:space="preserve"> </w:t>
      </w:r>
      <w:r w:rsidR="008C62E8">
        <w:rPr>
          <w:rFonts w:hint="eastAsia"/>
          <w:szCs w:val="22"/>
        </w:rPr>
        <w:t>운영현황</w:t>
      </w:r>
      <w:r w:rsidRPr="00B16FBF">
        <w:rPr>
          <w:szCs w:val="22"/>
        </w:rPr>
        <w:t xml:space="preserve"> </w:t>
      </w:r>
      <w:r w:rsidRPr="00B16FBF">
        <w:rPr>
          <w:szCs w:val="22"/>
        </w:rPr>
        <w:t>및</w:t>
      </w:r>
      <w:r w:rsidRPr="00B16FBF">
        <w:rPr>
          <w:szCs w:val="22"/>
        </w:rPr>
        <w:t xml:space="preserve"> </w:t>
      </w:r>
      <w:r w:rsidR="008C62E8">
        <w:rPr>
          <w:rFonts w:hint="eastAsia"/>
          <w:szCs w:val="22"/>
        </w:rPr>
        <w:t>보유</w:t>
      </w:r>
      <w:r w:rsidR="008C62E8">
        <w:rPr>
          <w:rFonts w:hint="eastAsia"/>
          <w:szCs w:val="22"/>
        </w:rPr>
        <w:t xml:space="preserve"> </w:t>
      </w:r>
      <w:r w:rsidR="008C62E8">
        <w:rPr>
          <w:rFonts w:hint="eastAsia"/>
          <w:szCs w:val="22"/>
        </w:rPr>
        <w:t>교신자료</w:t>
      </w:r>
      <w:r w:rsidRPr="00B16FBF">
        <w:rPr>
          <w:szCs w:val="22"/>
        </w:rPr>
        <w:t>;</w:t>
      </w:r>
    </w:p>
    <w:p w14:paraId="414A4BB1" w14:textId="77777777" w:rsidR="00D370BD" w:rsidRPr="00D370BD" w:rsidRDefault="00D370BD" w:rsidP="00D370BD">
      <w:pPr>
        <w:pStyle w:val="ac"/>
        <w:ind w:left="880"/>
        <w:rPr>
          <w:szCs w:val="22"/>
        </w:rPr>
      </w:pPr>
    </w:p>
    <w:p w14:paraId="4CAF13E0" w14:textId="2F9180C2" w:rsidR="00D370BD" w:rsidRDefault="006E3FE7" w:rsidP="00E35BA7">
      <w:pPr>
        <w:numPr>
          <w:ilvl w:val="1"/>
          <w:numId w:val="10"/>
        </w:numPr>
        <w:tabs>
          <w:tab w:val="clear" w:pos="360"/>
          <w:tab w:val="num" w:pos="490"/>
        </w:tabs>
        <w:snapToGrid w:val="0"/>
        <w:ind w:left="490" w:hanging="490"/>
        <w:rPr>
          <w:szCs w:val="22"/>
        </w:rPr>
      </w:pPr>
      <w:r w:rsidRPr="006E3FE7">
        <w:rPr>
          <w:szCs w:val="22"/>
        </w:rPr>
        <w:t>제</w:t>
      </w:r>
      <w:r w:rsidRPr="006E3FE7">
        <w:rPr>
          <w:szCs w:val="22"/>
        </w:rPr>
        <w:t>1.</w:t>
      </w:r>
      <w:del w:id="156" w:author="BKL" w:date="2026-10-07T18:44:00Z" w16du:dateUtc="2026-10-07T09:44:00Z">
        <w:r w:rsidRPr="006E3FE7" w:rsidDel="009F6AAC">
          <w:rPr>
            <w:szCs w:val="22"/>
          </w:rPr>
          <w:delText>4</w:delText>
        </w:r>
      </w:del>
      <w:ins w:id="157" w:author="BKL" w:date="2026-10-07T18:44:00Z" w16du:dateUtc="2026-10-07T09:44:00Z">
        <w:r w:rsidR="009F6AAC">
          <w:rPr>
            <w:rFonts w:hint="eastAsia"/>
            <w:szCs w:val="22"/>
          </w:rPr>
          <w:t>5</w:t>
        </w:r>
      </w:ins>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발급된</w:t>
      </w:r>
      <w:r>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건물</w:t>
      </w:r>
      <w:r w:rsidR="00D370BD" w:rsidRPr="00D370BD">
        <w:rPr>
          <w:rFonts w:hint="eastAsia"/>
          <w:szCs w:val="22"/>
        </w:rPr>
        <w:t xml:space="preserve"> </w:t>
      </w:r>
      <w:r w:rsidR="00D370BD" w:rsidRPr="00D370BD">
        <w:rPr>
          <w:rFonts w:hint="eastAsia"/>
          <w:szCs w:val="22"/>
        </w:rPr>
        <w:t>및</w:t>
      </w:r>
      <w:r w:rsidR="00D370BD" w:rsidRPr="00D370BD">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동산</w:t>
      </w:r>
      <w:r w:rsidR="00D370BD" w:rsidRPr="00D370BD">
        <w:rPr>
          <w:rFonts w:hint="eastAsia"/>
          <w:szCs w:val="22"/>
        </w:rPr>
        <w:t xml:space="preserve"> </w:t>
      </w:r>
      <w:r w:rsidR="00D370BD" w:rsidRPr="00D370BD">
        <w:rPr>
          <w:rFonts w:hint="eastAsia"/>
          <w:szCs w:val="22"/>
        </w:rPr>
        <w:t>등에</w:t>
      </w:r>
      <w:r w:rsidR="00D370BD" w:rsidRPr="00D370BD">
        <w:rPr>
          <w:rFonts w:hint="eastAsia"/>
          <w:szCs w:val="22"/>
        </w:rPr>
        <w:t xml:space="preserve"> </w:t>
      </w:r>
      <w:r w:rsidR="00D370BD" w:rsidRPr="00D370BD">
        <w:rPr>
          <w:rFonts w:hint="eastAsia"/>
          <w:szCs w:val="22"/>
        </w:rPr>
        <w:t>대한</w:t>
      </w:r>
      <w:r w:rsidR="00D370BD" w:rsidRPr="00D370BD">
        <w:rPr>
          <w:rFonts w:hint="eastAsia"/>
          <w:szCs w:val="22"/>
        </w:rPr>
        <w:t xml:space="preserve"> </w:t>
      </w:r>
      <w:r w:rsidR="00D370BD" w:rsidRPr="00D370BD">
        <w:rPr>
          <w:rFonts w:hint="eastAsia"/>
          <w:szCs w:val="22"/>
        </w:rPr>
        <w:t>부가가치세액이</w:t>
      </w:r>
      <w:r w:rsidR="00D370BD" w:rsidRPr="00D370BD">
        <w:rPr>
          <w:rFonts w:hint="eastAsia"/>
          <w:szCs w:val="22"/>
        </w:rPr>
        <w:t xml:space="preserve"> </w:t>
      </w:r>
      <w:r w:rsidR="00D370BD" w:rsidRPr="00D370BD">
        <w:rPr>
          <w:rFonts w:hint="eastAsia"/>
          <w:szCs w:val="22"/>
        </w:rPr>
        <w:t>기재된</w:t>
      </w:r>
      <w:r w:rsidR="00D370BD" w:rsidRPr="00D370BD">
        <w:rPr>
          <w:rFonts w:hint="eastAsia"/>
          <w:szCs w:val="22"/>
        </w:rPr>
        <w:t xml:space="preserve"> </w:t>
      </w:r>
      <w:r w:rsidR="00D370BD" w:rsidRPr="00D370BD">
        <w:rPr>
          <w:rFonts w:hint="eastAsia"/>
          <w:szCs w:val="22"/>
        </w:rPr>
        <w:t>세금계산서</w:t>
      </w:r>
      <w:r w:rsidR="00E865A1">
        <w:rPr>
          <w:rFonts w:hint="eastAsia"/>
          <w:szCs w:val="22"/>
        </w:rPr>
        <w:t>;</w:t>
      </w:r>
    </w:p>
    <w:p w14:paraId="51B98303" w14:textId="77777777" w:rsidR="00E865A1" w:rsidRDefault="00E865A1" w:rsidP="00E865A1">
      <w:pPr>
        <w:pStyle w:val="ac"/>
        <w:ind w:left="880"/>
        <w:rPr>
          <w:szCs w:val="22"/>
        </w:rPr>
      </w:pPr>
    </w:p>
    <w:p w14:paraId="12B20013" w14:textId="2C054623" w:rsidR="00E865A1" w:rsidRDefault="00E865A1" w:rsidP="00E35BA7">
      <w:pPr>
        <w:numPr>
          <w:ilvl w:val="1"/>
          <w:numId w:val="10"/>
        </w:numPr>
        <w:tabs>
          <w:tab w:val="clear" w:pos="360"/>
          <w:tab w:val="num" w:pos="490"/>
        </w:tabs>
        <w:snapToGrid w:val="0"/>
        <w:ind w:left="490" w:hanging="490"/>
        <w:rPr>
          <w:ins w:id="158" w:author="BKL" w:date="2026-10-07T18:45:00Z" w16du:dateUtc="2026-10-07T09:45:00Z"/>
          <w:szCs w:val="22"/>
        </w:rPr>
      </w:pPr>
      <w:r w:rsidRPr="00E865A1">
        <w:rPr>
          <w:szCs w:val="22"/>
        </w:rPr>
        <w:t>제</w:t>
      </w:r>
      <w:r w:rsidRPr="00E865A1">
        <w:rPr>
          <w:szCs w:val="22"/>
        </w:rPr>
        <w:t>5.2</w:t>
      </w:r>
      <w:r w:rsidRPr="00E865A1">
        <w:rPr>
          <w:szCs w:val="22"/>
        </w:rPr>
        <w:t>조</w:t>
      </w:r>
      <w:r w:rsidRPr="00E865A1">
        <w:rPr>
          <w:szCs w:val="22"/>
        </w:rPr>
        <w:t xml:space="preserve"> (</w:t>
      </w:r>
      <w:del w:id="159" w:author="BKL" w:date="2026-10-07T18:44:00Z" w16du:dateUtc="2026-10-07T09:44:00Z">
        <w:r w:rsidR="008C62E8" w:rsidDel="009F6AAC">
          <w:rPr>
            <w:rFonts w:hint="eastAsia"/>
            <w:szCs w:val="22"/>
          </w:rPr>
          <w:delText>i</w:delText>
        </w:r>
      </w:del>
      <w:ins w:id="160" w:author="BKL" w:date="2026-10-07T18:44:00Z" w16du:dateUtc="2026-10-07T09:44:00Z">
        <w:r w:rsidR="009F6AAC">
          <w:rPr>
            <w:rFonts w:hint="eastAsia"/>
            <w:szCs w:val="22"/>
          </w:rPr>
          <w:t>j</w:t>
        </w:r>
      </w:ins>
      <w:r w:rsidRPr="00E865A1">
        <w:rPr>
          <w:szCs w:val="22"/>
        </w:rPr>
        <w:t>)</w:t>
      </w:r>
      <w:r w:rsidRPr="00E865A1">
        <w:rPr>
          <w:szCs w:val="22"/>
        </w:rPr>
        <w:t>항에</w:t>
      </w:r>
      <w:r w:rsidRPr="00E865A1">
        <w:rPr>
          <w:szCs w:val="22"/>
        </w:rPr>
        <w:t xml:space="preserve"> </w:t>
      </w:r>
      <w:r w:rsidRPr="00E865A1">
        <w:rPr>
          <w:szCs w:val="22"/>
        </w:rPr>
        <w:t>따른</w:t>
      </w:r>
      <w:r w:rsidRPr="00E865A1">
        <w:rPr>
          <w:szCs w:val="22"/>
        </w:rPr>
        <w:t xml:space="preserve"> </w:t>
      </w:r>
      <w:r w:rsidRPr="00E865A1">
        <w:rPr>
          <w:szCs w:val="22"/>
        </w:rPr>
        <w:t>본건</w:t>
      </w:r>
      <w:r w:rsidRPr="00E865A1">
        <w:rPr>
          <w:szCs w:val="22"/>
        </w:rPr>
        <w:t xml:space="preserve"> </w:t>
      </w:r>
      <w:r w:rsidRPr="00E865A1">
        <w:rPr>
          <w:szCs w:val="22"/>
        </w:rPr>
        <w:t>옥외광고물의</w:t>
      </w:r>
      <w:r w:rsidRPr="00E865A1">
        <w:rPr>
          <w:szCs w:val="22"/>
        </w:rPr>
        <w:t xml:space="preserve"> </w:t>
      </w:r>
      <w:r w:rsidRPr="00E865A1">
        <w:rPr>
          <w:szCs w:val="22"/>
        </w:rPr>
        <w:t>표시허가증</w:t>
      </w:r>
      <w:r w:rsidRPr="00E865A1">
        <w:rPr>
          <w:szCs w:val="22"/>
        </w:rPr>
        <w:t xml:space="preserve"> </w:t>
      </w:r>
      <w:r w:rsidRPr="00E865A1">
        <w:rPr>
          <w:szCs w:val="22"/>
        </w:rPr>
        <w:t>원본</w:t>
      </w:r>
      <w:r w:rsidR="00E35BA7">
        <w:rPr>
          <w:rFonts w:hint="eastAsia"/>
          <w:szCs w:val="22"/>
        </w:rPr>
        <w:t>(</w:t>
      </w:r>
      <w:r w:rsidR="00E35BA7">
        <w:rPr>
          <w:rFonts w:hint="eastAsia"/>
          <w:szCs w:val="22"/>
        </w:rPr>
        <w:t>원본이</w:t>
      </w:r>
      <w:r w:rsidR="00E35BA7">
        <w:rPr>
          <w:rFonts w:hint="eastAsia"/>
          <w:szCs w:val="22"/>
        </w:rPr>
        <w:t xml:space="preserve"> </w:t>
      </w:r>
      <w:r w:rsidR="00E35BA7">
        <w:rPr>
          <w:rFonts w:hint="eastAsia"/>
          <w:szCs w:val="22"/>
        </w:rPr>
        <w:t>없는</w:t>
      </w:r>
      <w:r w:rsidR="00E35BA7">
        <w:rPr>
          <w:rFonts w:hint="eastAsia"/>
          <w:szCs w:val="22"/>
        </w:rPr>
        <w:t xml:space="preserve"> </w:t>
      </w:r>
      <w:r w:rsidR="00E35BA7">
        <w:rPr>
          <w:rFonts w:hint="eastAsia"/>
          <w:szCs w:val="22"/>
        </w:rPr>
        <w:t>경우</w:t>
      </w:r>
      <w:r w:rsidR="00E35BA7">
        <w:rPr>
          <w:rFonts w:hint="eastAsia"/>
          <w:szCs w:val="22"/>
        </w:rPr>
        <w:t xml:space="preserve"> </w:t>
      </w:r>
      <w:r w:rsidR="00E35BA7">
        <w:rPr>
          <w:rFonts w:hint="eastAsia"/>
          <w:szCs w:val="22"/>
        </w:rPr>
        <w:t>원본대조필</w:t>
      </w:r>
      <w:r w:rsidR="00E35BA7">
        <w:rPr>
          <w:rFonts w:hint="eastAsia"/>
          <w:szCs w:val="22"/>
        </w:rPr>
        <w:t xml:space="preserve"> </w:t>
      </w:r>
      <w:r w:rsidR="00E35BA7">
        <w:rPr>
          <w:rFonts w:hint="eastAsia"/>
          <w:szCs w:val="22"/>
        </w:rPr>
        <w:t>사본</w:t>
      </w:r>
      <w:r w:rsidR="00E35BA7">
        <w:rPr>
          <w:rFonts w:hint="eastAsia"/>
          <w:szCs w:val="22"/>
        </w:rPr>
        <w:t>)</w:t>
      </w:r>
      <w:ins w:id="161" w:author="BKL" w:date="2026-10-07T18:45:00Z" w16du:dateUtc="2026-10-07T09:45:00Z">
        <w:r w:rsidR="009F6AAC">
          <w:rPr>
            <w:rFonts w:hint="eastAsia"/>
            <w:szCs w:val="22"/>
          </w:rPr>
          <w:t>;</w:t>
        </w:r>
      </w:ins>
    </w:p>
    <w:p w14:paraId="7C0C761C" w14:textId="77777777" w:rsidR="009F6AAC" w:rsidRDefault="009F6AAC" w:rsidP="009F6AAC">
      <w:pPr>
        <w:pStyle w:val="ac"/>
        <w:ind w:left="880"/>
        <w:rPr>
          <w:ins w:id="162" w:author="BKL" w:date="2026-10-07T18:45:00Z" w16du:dateUtc="2026-10-07T09:45:00Z"/>
          <w:rFonts w:hint="eastAsia"/>
          <w:szCs w:val="22"/>
        </w:rPr>
      </w:pPr>
    </w:p>
    <w:p w14:paraId="14181C90" w14:textId="6CF0AD45" w:rsidR="009F6AAC" w:rsidRDefault="009F6AAC" w:rsidP="00E35BA7">
      <w:pPr>
        <w:numPr>
          <w:ilvl w:val="1"/>
          <w:numId w:val="10"/>
        </w:numPr>
        <w:tabs>
          <w:tab w:val="clear" w:pos="360"/>
          <w:tab w:val="num" w:pos="490"/>
        </w:tabs>
        <w:snapToGrid w:val="0"/>
        <w:ind w:left="490" w:hanging="490"/>
        <w:rPr>
          <w:szCs w:val="22"/>
        </w:rPr>
      </w:pPr>
      <w:ins w:id="163" w:author="BKL" w:date="2026-10-07T18:45:00Z" w16du:dateUtc="2026-10-07T09:45:00Z">
        <w:r w:rsidRPr="009F6AAC">
          <w:rPr>
            <w:szCs w:val="22"/>
          </w:rPr>
          <w:t>제</w:t>
        </w:r>
        <w:r w:rsidRPr="009F6AAC">
          <w:rPr>
            <w:szCs w:val="22"/>
          </w:rPr>
          <w:t>5.2</w:t>
        </w:r>
        <w:r w:rsidRPr="009F6AAC">
          <w:rPr>
            <w:szCs w:val="22"/>
          </w:rPr>
          <w:t>조</w:t>
        </w:r>
        <w:r w:rsidRPr="009F6AAC">
          <w:rPr>
            <w:szCs w:val="22"/>
          </w:rPr>
          <w:t xml:space="preserve"> (d)</w:t>
        </w:r>
        <w:r w:rsidRPr="009F6AAC">
          <w:rPr>
            <w:szCs w:val="22"/>
          </w:rPr>
          <w:t>항에</w:t>
        </w:r>
        <w:r w:rsidRPr="009F6AAC">
          <w:rPr>
            <w:szCs w:val="22"/>
          </w:rPr>
          <w:t xml:space="preserve"> </w:t>
        </w:r>
        <w:r w:rsidRPr="009F6AAC">
          <w:rPr>
            <w:szCs w:val="22"/>
          </w:rPr>
          <w:t>따라</w:t>
        </w:r>
        <w:r w:rsidRPr="009F6AAC">
          <w:rPr>
            <w:szCs w:val="22"/>
          </w:rPr>
          <w:t xml:space="preserve"> </w:t>
        </w:r>
        <w:r w:rsidRPr="009F6AAC">
          <w:rPr>
            <w:szCs w:val="22"/>
          </w:rPr>
          <w:t>보험계약자</w:t>
        </w:r>
        <w:r w:rsidRPr="009F6AAC">
          <w:rPr>
            <w:szCs w:val="22"/>
          </w:rPr>
          <w:t xml:space="preserve"> </w:t>
        </w:r>
        <w:r w:rsidRPr="009F6AAC">
          <w:rPr>
            <w:szCs w:val="22"/>
          </w:rPr>
          <w:t>및</w:t>
        </w:r>
        <w:r w:rsidRPr="009F6AAC">
          <w:rPr>
            <w:szCs w:val="22"/>
          </w:rPr>
          <w:t xml:space="preserve"> </w:t>
        </w:r>
        <w:r w:rsidRPr="009F6AAC">
          <w:rPr>
            <w:szCs w:val="22"/>
          </w:rPr>
          <w:t>피보험자가</w:t>
        </w:r>
        <w:r w:rsidRPr="009F6AAC">
          <w:rPr>
            <w:szCs w:val="22"/>
          </w:rPr>
          <w:t xml:space="preserve"> </w:t>
        </w:r>
        <w:r w:rsidRPr="009F6AAC">
          <w:rPr>
            <w:szCs w:val="22"/>
          </w:rPr>
          <w:t>매수인으로</w:t>
        </w:r>
        <w:r w:rsidRPr="009F6AAC">
          <w:rPr>
            <w:szCs w:val="22"/>
          </w:rPr>
          <w:t xml:space="preserve"> </w:t>
        </w:r>
        <w:r w:rsidRPr="009F6AAC">
          <w:rPr>
            <w:szCs w:val="22"/>
          </w:rPr>
          <w:t>변경된</w:t>
        </w:r>
        <w:r w:rsidRPr="009F6AAC">
          <w:rPr>
            <w:szCs w:val="22"/>
          </w:rPr>
          <w:t xml:space="preserve"> </w:t>
        </w:r>
        <w:r w:rsidRPr="009F6AAC">
          <w:rPr>
            <w:szCs w:val="22"/>
          </w:rPr>
          <w:t>본건</w:t>
        </w:r>
        <w:r w:rsidRPr="009F6AAC">
          <w:rPr>
            <w:szCs w:val="22"/>
          </w:rPr>
          <w:t xml:space="preserve"> </w:t>
        </w:r>
        <w:r w:rsidRPr="009F6AAC">
          <w:rPr>
            <w:szCs w:val="22"/>
          </w:rPr>
          <w:t>보험계약의</w:t>
        </w:r>
        <w:r w:rsidRPr="009F6AAC">
          <w:rPr>
            <w:szCs w:val="22"/>
          </w:rPr>
          <w:t xml:space="preserve"> </w:t>
        </w:r>
        <w:r w:rsidRPr="009F6AAC">
          <w:rPr>
            <w:szCs w:val="22"/>
          </w:rPr>
          <w:t>보험증권</w:t>
        </w:r>
        <w:r w:rsidRPr="009F6AAC">
          <w:rPr>
            <w:szCs w:val="22"/>
          </w:rPr>
          <w:t xml:space="preserve"> </w:t>
        </w:r>
        <w:r w:rsidRPr="009F6AAC">
          <w:rPr>
            <w:szCs w:val="22"/>
          </w:rPr>
          <w:t>사본</w:t>
        </w:r>
        <w:r w:rsidRPr="009F6AAC">
          <w:rPr>
            <w:szCs w:val="22"/>
          </w:rPr>
          <w:t xml:space="preserve"> </w:t>
        </w:r>
        <w:r w:rsidRPr="009F6AAC">
          <w:rPr>
            <w:szCs w:val="22"/>
          </w:rPr>
          <w:t>및</w:t>
        </w:r>
        <w:r w:rsidRPr="009F6AAC">
          <w:rPr>
            <w:szCs w:val="22"/>
          </w:rPr>
          <w:t xml:space="preserve"> </w:t>
        </w:r>
        <w:r w:rsidRPr="009F6AAC">
          <w:rPr>
            <w:szCs w:val="22"/>
          </w:rPr>
          <w:t>본건</w:t>
        </w:r>
        <w:r w:rsidRPr="009F6AAC">
          <w:rPr>
            <w:szCs w:val="22"/>
          </w:rPr>
          <w:t xml:space="preserve"> </w:t>
        </w:r>
        <w:r w:rsidRPr="009F6AAC">
          <w:rPr>
            <w:szCs w:val="22"/>
          </w:rPr>
          <w:t>대출약정과</w:t>
        </w:r>
        <w:r w:rsidRPr="009F6AAC">
          <w:rPr>
            <w:szCs w:val="22"/>
          </w:rPr>
          <w:t xml:space="preserve"> </w:t>
        </w:r>
        <w:r w:rsidRPr="009F6AAC">
          <w:rPr>
            <w:szCs w:val="22"/>
          </w:rPr>
          <w:t>관련하여</w:t>
        </w:r>
        <w:r w:rsidRPr="009F6AAC">
          <w:rPr>
            <w:szCs w:val="22"/>
          </w:rPr>
          <w:t xml:space="preserve"> </w:t>
        </w:r>
        <w:r w:rsidRPr="009F6AAC">
          <w:rPr>
            <w:szCs w:val="22"/>
          </w:rPr>
          <w:t>설정된</w:t>
        </w:r>
        <w:r w:rsidRPr="009F6AAC">
          <w:rPr>
            <w:szCs w:val="22"/>
          </w:rPr>
          <w:t xml:space="preserve"> </w:t>
        </w:r>
        <w:r w:rsidRPr="009F6AAC">
          <w:rPr>
            <w:szCs w:val="22"/>
          </w:rPr>
          <w:t>보험금청구권</w:t>
        </w:r>
        <w:r w:rsidRPr="009F6AAC">
          <w:rPr>
            <w:szCs w:val="22"/>
          </w:rPr>
          <w:t xml:space="preserve"> </w:t>
        </w:r>
        <w:r w:rsidRPr="009F6AAC">
          <w:rPr>
            <w:szCs w:val="22"/>
          </w:rPr>
          <w:t>근질권의</w:t>
        </w:r>
        <w:r w:rsidRPr="009F6AAC">
          <w:rPr>
            <w:szCs w:val="22"/>
          </w:rPr>
          <w:t xml:space="preserve"> </w:t>
        </w:r>
        <w:r w:rsidRPr="009F6AAC">
          <w:rPr>
            <w:szCs w:val="22"/>
          </w:rPr>
          <w:t>해지를</w:t>
        </w:r>
        <w:r w:rsidRPr="009F6AAC">
          <w:rPr>
            <w:szCs w:val="22"/>
          </w:rPr>
          <w:t xml:space="preserve"> </w:t>
        </w:r>
        <w:r w:rsidRPr="009F6AAC">
          <w:rPr>
            <w:szCs w:val="22"/>
          </w:rPr>
          <w:t>확인할</w:t>
        </w:r>
        <w:r w:rsidRPr="009F6AAC">
          <w:rPr>
            <w:szCs w:val="22"/>
          </w:rPr>
          <w:t xml:space="preserve"> </w:t>
        </w:r>
        <w:r w:rsidRPr="009F6AAC">
          <w:rPr>
            <w:szCs w:val="22"/>
          </w:rPr>
          <w:t>수</w:t>
        </w:r>
        <w:r w:rsidRPr="009F6AAC">
          <w:rPr>
            <w:szCs w:val="22"/>
          </w:rPr>
          <w:t xml:space="preserve"> </w:t>
        </w:r>
        <w:r w:rsidRPr="009F6AAC">
          <w:rPr>
            <w:szCs w:val="22"/>
          </w:rPr>
          <w:t>있는</w:t>
        </w:r>
        <w:r w:rsidRPr="009F6AAC">
          <w:rPr>
            <w:szCs w:val="22"/>
          </w:rPr>
          <w:t xml:space="preserve"> </w:t>
        </w:r>
        <w:r w:rsidRPr="009F6AAC">
          <w:rPr>
            <w:szCs w:val="22"/>
          </w:rPr>
          <w:t>서류</w:t>
        </w:r>
        <w:r w:rsidRPr="009F6AAC">
          <w:rPr>
            <w:szCs w:val="22"/>
          </w:rPr>
          <w:t>(</w:t>
        </w:r>
        <w:r w:rsidRPr="009F6AAC">
          <w:rPr>
            <w:szCs w:val="22"/>
          </w:rPr>
          <w:t>다만</w:t>
        </w:r>
        <w:r w:rsidRPr="009F6AAC">
          <w:rPr>
            <w:szCs w:val="22"/>
          </w:rPr>
          <w:t xml:space="preserve">, </w:t>
        </w:r>
        <w:r w:rsidRPr="009F6AAC">
          <w:rPr>
            <w:szCs w:val="22"/>
          </w:rPr>
          <w:t>기존</w:t>
        </w:r>
        <w:r w:rsidRPr="009F6AAC">
          <w:rPr>
            <w:szCs w:val="22"/>
          </w:rPr>
          <w:t xml:space="preserve"> </w:t>
        </w:r>
        <w:r w:rsidRPr="009F6AAC">
          <w:rPr>
            <w:szCs w:val="22"/>
          </w:rPr>
          <w:t>근질권이</w:t>
        </w:r>
        <w:r w:rsidRPr="009F6AAC">
          <w:rPr>
            <w:szCs w:val="22"/>
          </w:rPr>
          <w:t xml:space="preserve"> </w:t>
        </w:r>
        <w:r w:rsidRPr="009F6AAC">
          <w:rPr>
            <w:szCs w:val="22"/>
          </w:rPr>
          <w:t>기재되지</w:t>
        </w:r>
        <w:r w:rsidRPr="009F6AAC">
          <w:rPr>
            <w:szCs w:val="22"/>
          </w:rPr>
          <w:t xml:space="preserve"> </w:t>
        </w:r>
        <w:r w:rsidRPr="009F6AAC">
          <w:rPr>
            <w:szCs w:val="22"/>
          </w:rPr>
          <w:t>아니하고</w:t>
        </w:r>
        <w:r w:rsidRPr="009F6AAC">
          <w:rPr>
            <w:szCs w:val="22"/>
          </w:rPr>
          <w:t xml:space="preserve"> </w:t>
        </w:r>
        <w:r w:rsidRPr="009F6AAC">
          <w:rPr>
            <w:szCs w:val="22"/>
          </w:rPr>
          <w:t>매수인의</w:t>
        </w:r>
        <w:r w:rsidRPr="009F6AAC">
          <w:rPr>
            <w:szCs w:val="22"/>
          </w:rPr>
          <w:t xml:space="preserve"> </w:t>
        </w:r>
        <w:r w:rsidRPr="009F6AAC">
          <w:rPr>
            <w:szCs w:val="22"/>
          </w:rPr>
          <w:t>대주를</w:t>
        </w:r>
        <w:r w:rsidRPr="009F6AAC">
          <w:rPr>
            <w:szCs w:val="22"/>
          </w:rPr>
          <w:t xml:space="preserve"> </w:t>
        </w:r>
        <w:r w:rsidRPr="009F6AAC">
          <w:rPr>
            <w:szCs w:val="22"/>
          </w:rPr>
          <w:t>근질권자로</w:t>
        </w:r>
        <w:r w:rsidRPr="009F6AAC">
          <w:rPr>
            <w:szCs w:val="22"/>
          </w:rPr>
          <w:t xml:space="preserve"> </w:t>
        </w:r>
        <w:r w:rsidRPr="009F6AAC">
          <w:rPr>
            <w:szCs w:val="22"/>
          </w:rPr>
          <w:t>하는</w:t>
        </w:r>
        <w:r w:rsidRPr="009F6AAC">
          <w:rPr>
            <w:szCs w:val="22"/>
          </w:rPr>
          <w:t xml:space="preserve"> </w:t>
        </w:r>
        <w:r w:rsidRPr="009F6AAC">
          <w:rPr>
            <w:szCs w:val="22"/>
          </w:rPr>
          <w:t>근질권이</w:t>
        </w:r>
        <w:r w:rsidRPr="009F6AAC">
          <w:rPr>
            <w:szCs w:val="22"/>
          </w:rPr>
          <w:t xml:space="preserve"> </w:t>
        </w:r>
        <w:r w:rsidRPr="009F6AAC">
          <w:rPr>
            <w:szCs w:val="22"/>
          </w:rPr>
          <w:t>기재된</w:t>
        </w:r>
        <w:r w:rsidRPr="009F6AAC">
          <w:rPr>
            <w:szCs w:val="22"/>
          </w:rPr>
          <w:t xml:space="preserve"> </w:t>
        </w:r>
        <w:r w:rsidRPr="009F6AAC">
          <w:rPr>
            <w:szCs w:val="22"/>
          </w:rPr>
          <w:t>보험증권의</w:t>
        </w:r>
        <w:r w:rsidRPr="009F6AAC">
          <w:rPr>
            <w:szCs w:val="22"/>
          </w:rPr>
          <w:t xml:space="preserve"> </w:t>
        </w:r>
        <w:r w:rsidRPr="009F6AAC">
          <w:rPr>
            <w:szCs w:val="22"/>
          </w:rPr>
          <w:t>제출로</w:t>
        </w:r>
        <w:r w:rsidRPr="009F6AAC">
          <w:rPr>
            <w:szCs w:val="22"/>
          </w:rPr>
          <w:t xml:space="preserve"> </w:t>
        </w:r>
        <w:r w:rsidRPr="009F6AAC">
          <w:rPr>
            <w:szCs w:val="22"/>
          </w:rPr>
          <w:t>갈음할</w:t>
        </w:r>
        <w:r w:rsidRPr="009F6AAC">
          <w:rPr>
            <w:szCs w:val="22"/>
          </w:rPr>
          <w:t xml:space="preserve"> </w:t>
        </w:r>
        <w:r w:rsidRPr="009F6AAC">
          <w:rPr>
            <w:szCs w:val="22"/>
          </w:rPr>
          <w:t>수</w:t>
        </w:r>
        <w:r w:rsidRPr="009F6AAC">
          <w:rPr>
            <w:szCs w:val="22"/>
          </w:rPr>
          <w:t xml:space="preserve"> </w:t>
        </w:r>
        <w:r w:rsidRPr="009F6AAC">
          <w:rPr>
            <w:szCs w:val="22"/>
          </w:rPr>
          <w:t>있음</w:t>
        </w:r>
        <w:r w:rsidRPr="009F6AAC">
          <w:rPr>
            <w:szCs w:val="22"/>
          </w:rPr>
          <w:t>);</w:t>
        </w:r>
        <w:r>
          <w:rPr>
            <w:rFonts w:hint="eastAsia"/>
            <w:szCs w:val="22"/>
          </w:rPr>
          <w:t xml:space="preserve"> </w:t>
        </w:r>
        <w:r w:rsidRPr="009F6AAC">
          <w:rPr>
            <w:szCs w:val="22"/>
            <w:highlight w:val="green"/>
          </w:rPr>
          <w:t>[BKL Note to Koramco</w:t>
        </w:r>
        <w:r w:rsidRPr="009F6AAC">
          <w:rPr>
            <w:rFonts w:hint="eastAsia"/>
            <w:szCs w:val="22"/>
            <w:highlight w:val="green"/>
          </w:rPr>
          <w:t xml:space="preserve">: </w:t>
        </w:r>
      </w:ins>
      <w:ins w:id="164" w:author="BKL" w:date="2026-10-07T18:46:00Z" w16du:dateUtc="2026-10-07T09:46:00Z">
        <w:r w:rsidRPr="009F6AAC">
          <w:rPr>
            <w:rFonts w:hint="eastAsia"/>
            <w:szCs w:val="22"/>
            <w:highlight w:val="green"/>
          </w:rPr>
          <w:t>보험계약</w:t>
        </w:r>
        <w:r w:rsidRPr="009F6AAC">
          <w:rPr>
            <w:rFonts w:hint="eastAsia"/>
            <w:szCs w:val="22"/>
            <w:highlight w:val="green"/>
          </w:rPr>
          <w:t xml:space="preserve"> </w:t>
        </w:r>
        <w:r w:rsidRPr="009F6AAC">
          <w:rPr>
            <w:rFonts w:hint="eastAsia"/>
            <w:szCs w:val="22"/>
            <w:highlight w:val="green"/>
          </w:rPr>
          <w:t>승계와</w:t>
        </w:r>
        <w:r w:rsidRPr="009F6AAC">
          <w:rPr>
            <w:rFonts w:hint="eastAsia"/>
            <w:szCs w:val="22"/>
            <w:highlight w:val="green"/>
          </w:rPr>
          <w:t xml:space="preserve"> </w:t>
        </w:r>
        <w:r w:rsidRPr="009F6AAC">
          <w:rPr>
            <w:rFonts w:hint="eastAsia"/>
            <w:szCs w:val="22"/>
            <w:highlight w:val="green"/>
          </w:rPr>
          <w:t>관련하여</w:t>
        </w:r>
        <w:r w:rsidRPr="009F6AAC">
          <w:rPr>
            <w:rFonts w:hint="eastAsia"/>
            <w:szCs w:val="22"/>
            <w:highlight w:val="green"/>
          </w:rPr>
          <w:t xml:space="preserve"> </w:t>
        </w:r>
      </w:ins>
      <w:ins w:id="165" w:author="BKL" w:date="2026-10-07T18:45:00Z" w16du:dateUtc="2026-10-07T09:45:00Z">
        <w:r w:rsidRPr="009F6AAC">
          <w:rPr>
            <w:szCs w:val="22"/>
            <w:highlight w:val="green"/>
          </w:rPr>
          <w:t>매도인</w:t>
        </w:r>
        <w:r w:rsidRPr="009F6AAC">
          <w:rPr>
            <w:szCs w:val="22"/>
            <w:highlight w:val="green"/>
          </w:rPr>
          <w:t xml:space="preserve"> </w:t>
        </w:r>
        <w:r w:rsidRPr="009F6AAC">
          <w:rPr>
            <w:szCs w:val="22"/>
            <w:highlight w:val="green"/>
          </w:rPr>
          <w:t>의견</w:t>
        </w:r>
        <w:r w:rsidRPr="009F6AAC">
          <w:rPr>
            <w:szCs w:val="22"/>
            <w:highlight w:val="green"/>
          </w:rPr>
          <w:t>(</w:t>
        </w:r>
        <w:r w:rsidRPr="009F6AAC">
          <w:rPr>
            <w:szCs w:val="22"/>
            <w:highlight w:val="green"/>
          </w:rPr>
          <w:t>신규</w:t>
        </w:r>
        <w:r w:rsidRPr="009F6AAC">
          <w:rPr>
            <w:szCs w:val="22"/>
            <w:highlight w:val="green"/>
          </w:rPr>
          <w:t xml:space="preserve"> </w:t>
        </w:r>
        <w:r w:rsidRPr="009F6AAC">
          <w:rPr>
            <w:szCs w:val="22"/>
            <w:highlight w:val="green"/>
          </w:rPr>
          <w:t>대주</w:t>
        </w:r>
        <w:r w:rsidRPr="009F6AAC">
          <w:rPr>
            <w:szCs w:val="22"/>
            <w:highlight w:val="green"/>
          </w:rPr>
          <w:t xml:space="preserve"> </w:t>
        </w:r>
        <w:r w:rsidRPr="009F6AAC">
          <w:rPr>
            <w:szCs w:val="22"/>
            <w:highlight w:val="green"/>
          </w:rPr>
          <w:t>명의</w:t>
        </w:r>
        <w:r w:rsidRPr="009F6AAC">
          <w:rPr>
            <w:szCs w:val="22"/>
            <w:highlight w:val="green"/>
          </w:rPr>
          <w:t xml:space="preserve"> </w:t>
        </w:r>
        <w:r w:rsidRPr="009F6AAC">
          <w:rPr>
            <w:szCs w:val="22"/>
            <w:highlight w:val="green"/>
          </w:rPr>
          <w:t>근질권이</w:t>
        </w:r>
        <w:r w:rsidRPr="009F6AAC">
          <w:rPr>
            <w:szCs w:val="22"/>
            <w:highlight w:val="green"/>
          </w:rPr>
          <w:t xml:space="preserve"> </w:t>
        </w:r>
        <w:r w:rsidRPr="009F6AAC">
          <w:rPr>
            <w:szCs w:val="22"/>
            <w:highlight w:val="green"/>
          </w:rPr>
          <w:t>반영된</w:t>
        </w:r>
        <w:r w:rsidRPr="009F6AAC">
          <w:rPr>
            <w:szCs w:val="22"/>
            <w:highlight w:val="green"/>
          </w:rPr>
          <w:t xml:space="preserve"> </w:t>
        </w:r>
        <w:r w:rsidRPr="009F6AAC">
          <w:rPr>
            <w:szCs w:val="22"/>
            <w:highlight w:val="green"/>
          </w:rPr>
          <w:t>보험증권</w:t>
        </w:r>
        <w:r w:rsidRPr="009F6AAC">
          <w:rPr>
            <w:szCs w:val="22"/>
            <w:highlight w:val="green"/>
          </w:rPr>
          <w:t xml:space="preserve"> </w:t>
        </w:r>
        <w:r w:rsidRPr="009F6AAC">
          <w:rPr>
            <w:szCs w:val="22"/>
            <w:highlight w:val="green"/>
          </w:rPr>
          <w:t>제출로</w:t>
        </w:r>
        <w:r w:rsidRPr="009F6AAC">
          <w:rPr>
            <w:szCs w:val="22"/>
            <w:highlight w:val="green"/>
          </w:rPr>
          <w:t xml:space="preserve"> </w:t>
        </w:r>
        <w:r w:rsidRPr="009F6AAC">
          <w:rPr>
            <w:szCs w:val="22"/>
            <w:highlight w:val="green"/>
          </w:rPr>
          <w:t>갈음</w:t>
        </w:r>
        <w:r w:rsidRPr="009F6AAC">
          <w:rPr>
            <w:szCs w:val="22"/>
            <w:highlight w:val="green"/>
          </w:rPr>
          <w:t>)</w:t>
        </w:r>
        <w:r w:rsidRPr="009F6AAC">
          <w:rPr>
            <w:szCs w:val="22"/>
            <w:highlight w:val="green"/>
          </w:rPr>
          <w:t>을</w:t>
        </w:r>
        <w:r w:rsidRPr="009F6AAC">
          <w:rPr>
            <w:szCs w:val="22"/>
            <w:highlight w:val="green"/>
          </w:rPr>
          <w:t xml:space="preserve"> </w:t>
        </w:r>
        <w:r w:rsidRPr="009F6AAC">
          <w:rPr>
            <w:szCs w:val="22"/>
            <w:highlight w:val="green"/>
          </w:rPr>
          <w:t>반영</w:t>
        </w:r>
      </w:ins>
      <w:ins w:id="166" w:author="BKL" w:date="2026-10-07T18:46:00Z" w16du:dateUtc="2026-10-07T09:46:00Z">
        <w:r w:rsidRPr="009F6AAC">
          <w:rPr>
            <w:rFonts w:hint="eastAsia"/>
            <w:szCs w:val="22"/>
            <w:highlight w:val="green"/>
          </w:rPr>
          <w:t>하여</w:t>
        </w:r>
        <w:r w:rsidRPr="009F6AAC">
          <w:rPr>
            <w:rFonts w:hint="eastAsia"/>
            <w:szCs w:val="22"/>
            <w:highlight w:val="green"/>
          </w:rPr>
          <w:t xml:space="preserve"> </w:t>
        </w:r>
        <w:r w:rsidRPr="009F6AAC">
          <w:rPr>
            <w:rFonts w:hint="eastAsia"/>
            <w:szCs w:val="22"/>
            <w:highlight w:val="green"/>
          </w:rPr>
          <w:t>추가하였습니다</w:t>
        </w:r>
        <w:r w:rsidRPr="009F6AAC">
          <w:rPr>
            <w:rFonts w:hint="eastAsia"/>
            <w:szCs w:val="22"/>
            <w:highlight w:val="green"/>
          </w:rPr>
          <w:t>.]</w:t>
        </w:r>
      </w:ins>
    </w:p>
    <w:p w14:paraId="16FF8381" w14:textId="77777777" w:rsidR="00996329" w:rsidRPr="004560CB" w:rsidRDefault="00996329" w:rsidP="007008A0">
      <w:pPr>
        <w:snapToGrid w:val="0"/>
        <w:rPr>
          <w:szCs w:val="22"/>
        </w:rPr>
      </w:pPr>
    </w:p>
    <w:p w14:paraId="2BB9560F" w14:textId="12D7B465" w:rsidR="00B16FBF" w:rsidRPr="00D370BD" w:rsidRDefault="00124BD1" w:rsidP="00AF5E56">
      <w:pPr>
        <w:numPr>
          <w:ilvl w:val="1"/>
          <w:numId w:val="10"/>
        </w:numPr>
        <w:tabs>
          <w:tab w:val="clear" w:pos="360"/>
          <w:tab w:val="num" w:pos="490"/>
        </w:tabs>
        <w:snapToGrid w:val="0"/>
        <w:ind w:left="490" w:hanging="490"/>
        <w:rPr>
          <w:szCs w:val="22"/>
        </w:rPr>
      </w:pPr>
      <w:r w:rsidRPr="00D370BD">
        <w:rPr>
          <w:rFonts w:hint="eastAsia"/>
          <w:szCs w:val="22"/>
        </w:rPr>
        <w:t>매도인이</w:t>
      </w:r>
      <w:r w:rsidRPr="00D370BD">
        <w:rPr>
          <w:rFonts w:hint="eastAsia"/>
          <w:szCs w:val="22"/>
        </w:rPr>
        <w:t xml:space="preserve"> </w:t>
      </w:r>
      <w:r w:rsidRPr="00D370BD">
        <w:rPr>
          <w:rFonts w:hint="eastAsia"/>
          <w:szCs w:val="22"/>
        </w:rPr>
        <w:t>거래종결</w:t>
      </w:r>
      <w:r w:rsidR="00026F8A" w:rsidRPr="00D370BD">
        <w:rPr>
          <w:rFonts w:hint="eastAsia"/>
          <w:szCs w:val="22"/>
        </w:rPr>
        <w:t>일</w:t>
      </w:r>
      <w:r w:rsidRPr="00D370BD">
        <w:rPr>
          <w:rFonts w:hint="eastAsia"/>
          <w:szCs w:val="22"/>
        </w:rPr>
        <w:t xml:space="preserve"> </w:t>
      </w:r>
      <w:r w:rsidRPr="00D370BD">
        <w:rPr>
          <w:rFonts w:hint="eastAsia"/>
          <w:szCs w:val="22"/>
        </w:rPr>
        <w:t>현재</w:t>
      </w:r>
      <w:r w:rsidRPr="00D370BD">
        <w:rPr>
          <w:rFonts w:hint="eastAsia"/>
          <w:szCs w:val="22"/>
        </w:rPr>
        <w:t xml:space="preserve"> </w:t>
      </w:r>
      <w:r w:rsidRPr="00D370BD">
        <w:rPr>
          <w:rFonts w:hint="eastAsia"/>
          <w:szCs w:val="22"/>
        </w:rPr>
        <w:t>보유하고</w:t>
      </w:r>
      <w:r w:rsidRPr="00D370BD">
        <w:rPr>
          <w:rFonts w:hint="eastAsia"/>
          <w:szCs w:val="22"/>
        </w:rPr>
        <w:t xml:space="preserve"> </w:t>
      </w:r>
      <w:r w:rsidRPr="00D370BD">
        <w:rPr>
          <w:rFonts w:hint="eastAsia"/>
          <w:szCs w:val="22"/>
        </w:rPr>
        <w:t>있는</w:t>
      </w:r>
      <w:r w:rsidRPr="00D370BD">
        <w:rPr>
          <w:rFonts w:hint="eastAsia"/>
          <w:szCs w:val="22"/>
        </w:rPr>
        <w:t xml:space="preserve">, </w:t>
      </w:r>
      <w:r w:rsidR="00996329" w:rsidRPr="00D370BD">
        <w:rPr>
          <w:szCs w:val="22"/>
        </w:rPr>
        <w:t xml:space="preserve">(i) </w:t>
      </w:r>
      <w:r w:rsidR="00996329" w:rsidRPr="00D370BD">
        <w:rPr>
          <w:szCs w:val="22"/>
        </w:rPr>
        <w:t>사용승인서</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에</w:t>
      </w:r>
      <w:r w:rsidR="00996329" w:rsidRPr="00D370BD">
        <w:rPr>
          <w:szCs w:val="22"/>
        </w:rPr>
        <w:t xml:space="preserve"> </w:t>
      </w:r>
      <w:r w:rsidR="00996329" w:rsidRPr="00D370BD">
        <w:rPr>
          <w:szCs w:val="22"/>
        </w:rPr>
        <w:t>관한</w:t>
      </w:r>
      <w:r w:rsidR="00996329" w:rsidRPr="00D370BD">
        <w:rPr>
          <w:szCs w:val="22"/>
        </w:rPr>
        <w:t xml:space="preserve"> </w:t>
      </w:r>
      <w:r w:rsidR="00996329" w:rsidRPr="00D370BD">
        <w:rPr>
          <w:szCs w:val="22"/>
        </w:rPr>
        <w:t>각종</w:t>
      </w:r>
      <w:r w:rsidR="00996329" w:rsidRPr="00D370BD">
        <w:rPr>
          <w:szCs w:val="22"/>
        </w:rPr>
        <w:t xml:space="preserve"> </w:t>
      </w:r>
      <w:r w:rsidR="00996329" w:rsidRPr="00D370BD">
        <w:rPr>
          <w:szCs w:val="22"/>
        </w:rPr>
        <w:t>인허가와</w:t>
      </w:r>
      <w:r w:rsidR="00996329" w:rsidRPr="00D370BD">
        <w:rPr>
          <w:szCs w:val="22"/>
        </w:rPr>
        <w:t xml:space="preserve"> </w:t>
      </w:r>
      <w:r w:rsidR="00996329" w:rsidRPr="00D370BD">
        <w:rPr>
          <w:szCs w:val="22"/>
        </w:rPr>
        <w:t>관련된</w:t>
      </w:r>
      <w:r w:rsidR="00996329" w:rsidRPr="00D370BD">
        <w:rPr>
          <w:szCs w:val="22"/>
        </w:rPr>
        <w:t xml:space="preserve"> </w:t>
      </w:r>
      <w:r w:rsidR="00996329" w:rsidRPr="00D370BD">
        <w:rPr>
          <w:szCs w:val="22"/>
        </w:rPr>
        <w:t>서류</w:t>
      </w:r>
      <w:r w:rsidR="00996329" w:rsidRPr="00D370BD">
        <w:rPr>
          <w:szCs w:val="22"/>
        </w:rPr>
        <w:t xml:space="preserve">, (ii) </w:t>
      </w:r>
      <w:r w:rsidR="00996329" w:rsidRPr="00D370BD">
        <w:rPr>
          <w:szCs w:val="22"/>
        </w:rPr>
        <w:t>본건</w:t>
      </w:r>
      <w:r w:rsidR="00996329" w:rsidRPr="00D370BD">
        <w:rPr>
          <w:szCs w:val="22"/>
        </w:rPr>
        <w:t xml:space="preserve"> </w:t>
      </w:r>
      <w:r w:rsidR="00996329" w:rsidRPr="00D370BD">
        <w:rPr>
          <w:szCs w:val="22"/>
        </w:rPr>
        <w:t>건물의</w:t>
      </w:r>
      <w:r w:rsidR="00996329" w:rsidRPr="00D370BD">
        <w:rPr>
          <w:szCs w:val="22"/>
        </w:rPr>
        <w:t xml:space="preserve"> </w:t>
      </w:r>
      <w:r w:rsidR="00996329" w:rsidRPr="00D370BD">
        <w:rPr>
          <w:szCs w:val="22"/>
        </w:rPr>
        <w:t>설계도면</w:t>
      </w:r>
      <w:r w:rsidR="00996329" w:rsidRPr="00D370BD">
        <w:rPr>
          <w:szCs w:val="22"/>
        </w:rPr>
        <w:t xml:space="preserve">, </w:t>
      </w:r>
      <w:r w:rsidR="00996329" w:rsidRPr="00D370BD">
        <w:rPr>
          <w:szCs w:val="22"/>
        </w:rPr>
        <w:t>구조도</w:t>
      </w:r>
      <w:r w:rsidR="00996329" w:rsidRPr="00D370BD">
        <w:rPr>
          <w:szCs w:val="22"/>
        </w:rPr>
        <w:t xml:space="preserve">, </w:t>
      </w:r>
      <w:r w:rsidR="00996329" w:rsidRPr="00D370BD">
        <w:rPr>
          <w:szCs w:val="22"/>
        </w:rPr>
        <w:t>설비도서</w:t>
      </w:r>
      <w:r w:rsidR="00996329" w:rsidRPr="00D370BD">
        <w:rPr>
          <w:szCs w:val="22"/>
        </w:rPr>
        <w:t xml:space="preserve">, </w:t>
      </w:r>
      <w:r w:rsidR="00996329" w:rsidRPr="00D370BD">
        <w:rPr>
          <w:szCs w:val="22"/>
        </w:rPr>
        <w:t>기타</w:t>
      </w:r>
      <w:r w:rsidR="00996329" w:rsidRPr="00D370BD">
        <w:rPr>
          <w:szCs w:val="22"/>
        </w:rPr>
        <w:t xml:space="preserve"> </w:t>
      </w:r>
      <w:r w:rsidR="00996329" w:rsidRPr="00D370BD">
        <w:rPr>
          <w:szCs w:val="22"/>
        </w:rPr>
        <w:t>유사</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관련</w:t>
      </w:r>
      <w:r w:rsidR="00996329" w:rsidRPr="00D370BD">
        <w:rPr>
          <w:szCs w:val="22"/>
        </w:rPr>
        <w:t xml:space="preserve"> </w:t>
      </w:r>
      <w:r w:rsidR="00996329" w:rsidRPr="00D370BD">
        <w:rPr>
          <w:szCs w:val="22"/>
        </w:rPr>
        <w:t>컴퓨터</w:t>
      </w:r>
      <w:r w:rsidR="00996329" w:rsidRPr="00D370BD">
        <w:rPr>
          <w:szCs w:val="22"/>
        </w:rPr>
        <w:t xml:space="preserve"> </w:t>
      </w:r>
      <w:r w:rsidR="00996329" w:rsidRPr="00D370BD">
        <w:rPr>
          <w:szCs w:val="22"/>
        </w:rPr>
        <w:t>파일</w:t>
      </w:r>
      <w:r w:rsidR="00996329" w:rsidRPr="00D370BD">
        <w:rPr>
          <w:szCs w:val="22"/>
        </w:rPr>
        <w:t xml:space="preserve">, (iii) </w:t>
      </w:r>
      <w:r w:rsidR="00996329" w:rsidRPr="00D370BD">
        <w:rPr>
          <w:szCs w:val="22"/>
        </w:rPr>
        <w:t>본건</w:t>
      </w:r>
      <w:r w:rsidR="00996329" w:rsidRPr="00D370BD">
        <w:rPr>
          <w:szCs w:val="22"/>
        </w:rPr>
        <w:t xml:space="preserve"> </w:t>
      </w:r>
      <w:r w:rsidR="00996329" w:rsidRPr="00D370BD">
        <w:rPr>
          <w:szCs w:val="22"/>
        </w:rPr>
        <w:t>건물에</w:t>
      </w:r>
      <w:r w:rsidR="00996329" w:rsidRPr="00D370BD">
        <w:rPr>
          <w:szCs w:val="22"/>
        </w:rPr>
        <w:t xml:space="preserve"> </w:t>
      </w:r>
      <w:r w:rsidR="00996329" w:rsidRPr="00D370BD">
        <w:rPr>
          <w:szCs w:val="22"/>
        </w:rPr>
        <w:t>설치된</w:t>
      </w:r>
      <w:r w:rsidR="00996329" w:rsidRPr="00D370BD">
        <w:rPr>
          <w:szCs w:val="22"/>
        </w:rPr>
        <w:t xml:space="preserve"> </w:t>
      </w:r>
      <w:r w:rsidR="00996329" w:rsidRPr="00D370BD">
        <w:rPr>
          <w:szCs w:val="22"/>
        </w:rPr>
        <w:t>설비</w:t>
      </w:r>
      <w:r w:rsidR="00996329" w:rsidRPr="00D370BD">
        <w:rPr>
          <w:szCs w:val="22"/>
        </w:rPr>
        <w:t xml:space="preserve">, </w:t>
      </w:r>
      <w:r w:rsidR="00996329" w:rsidRPr="00D370BD">
        <w:rPr>
          <w:szCs w:val="22"/>
        </w:rPr>
        <w:t>기계장치</w:t>
      </w:r>
      <w:r w:rsidR="00996329" w:rsidRPr="00D370BD">
        <w:rPr>
          <w:szCs w:val="22"/>
        </w:rPr>
        <w:t xml:space="preserve">, </w:t>
      </w:r>
      <w:r w:rsidR="00996329" w:rsidRPr="00D370BD">
        <w:rPr>
          <w:szCs w:val="22"/>
        </w:rPr>
        <w:t>장비</w:t>
      </w:r>
      <w:r w:rsidR="00996329" w:rsidRPr="00D370BD">
        <w:rPr>
          <w:szCs w:val="22"/>
        </w:rPr>
        <w:t xml:space="preserve"> </w:t>
      </w:r>
      <w:r w:rsidR="00996329" w:rsidRPr="00D370BD">
        <w:rPr>
          <w:szCs w:val="22"/>
        </w:rPr>
        <w:t>등</w:t>
      </w:r>
      <w:r w:rsidR="00996329" w:rsidRPr="00D370BD">
        <w:rPr>
          <w:szCs w:val="22"/>
        </w:rPr>
        <w:t xml:space="preserve"> </w:t>
      </w:r>
      <w:r w:rsidR="00996329" w:rsidRPr="00D370BD">
        <w:rPr>
          <w:szCs w:val="22"/>
        </w:rPr>
        <w:t>일체의</w:t>
      </w:r>
      <w:r w:rsidR="00996329" w:rsidRPr="00D370BD">
        <w:rPr>
          <w:szCs w:val="22"/>
        </w:rPr>
        <w:t xml:space="preserve"> </w:t>
      </w:r>
      <w:r w:rsidR="00996329" w:rsidRPr="00D370BD">
        <w:rPr>
          <w:szCs w:val="22"/>
        </w:rPr>
        <w:t>시설</w:t>
      </w:r>
      <w:r w:rsidR="00996329" w:rsidRPr="00D370BD">
        <w:rPr>
          <w:szCs w:val="22"/>
        </w:rPr>
        <w:t xml:space="preserve"> </w:t>
      </w:r>
      <w:r w:rsidR="00996329" w:rsidRPr="00D370BD">
        <w:rPr>
          <w:szCs w:val="22"/>
        </w:rPr>
        <w:t>목록</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그</w:t>
      </w:r>
      <w:r w:rsidR="00996329" w:rsidRPr="00D370BD">
        <w:rPr>
          <w:szCs w:val="22"/>
        </w:rPr>
        <w:t xml:space="preserve"> </w:t>
      </w:r>
      <w:r w:rsidR="00996329" w:rsidRPr="00D370BD">
        <w:rPr>
          <w:szCs w:val="22"/>
        </w:rPr>
        <w:t>내역</w:t>
      </w:r>
      <w:r w:rsidR="00996329" w:rsidRPr="00D370BD">
        <w:rPr>
          <w:szCs w:val="22"/>
        </w:rPr>
        <w:t xml:space="preserve">, </w:t>
      </w:r>
      <w:r w:rsidR="00996329" w:rsidRPr="00D370BD">
        <w:rPr>
          <w:szCs w:val="22"/>
        </w:rPr>
        <w:t>열쇠</w:t>
      </w:r>
      <w:r w:rsidR="00996329" w:rsidRPr="00D370BD">
        <w:rPr>
          <w:szCs w:val="22"/>
        </w:rPr>
        <w:t xml:space="preserve">, </w:t>
      </w:r>
      <w:r w:rsidR="00996329" w:rsidRPr="00D370BD">
        <w:rPr>
          <w:szCs w:val="22"/>
        </w:rPr>
        <w:t>관리규정</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의</w:t>
      </w:r>
      <w:r w:rsidR="00996329" w:rsidRPr="00D370BD">
        <w:rPr>
          <w:szCs w:val="22"/>
        </w:rPr>
        <w:t xml:space="preserve"> </w:t>
      </w:r>
      <w:r w:rsidR="00996329" w:rsidRPr="00D370BD">
        <w:rPr>
          <w:szCs w:val="22"/>
        </w:rPr>
        <w:t>소유</w:t>
      </w:r>
      <w:r w:rsidR="00996329" w:rsidRPr="00D370BD">
        <w:rPr>
          <w:szCs w:val="22"/>
        </w:rPr>
        <w:t xml:space="preserve">, </w:t>
      </w:r>
      <w:r w:rsidR="00996329" w:rsidRPr="00D370BD">
        <w:rPr>
          <w:szCs w:val="22"/>
        </w:rPr>
        <w:t>사용</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관리를</w:t>
      </w:r>
      <w:r w:rsidR="00996329" w:rsidRPr="00D370BD">
        <w:rPr>
          <w:szCs w:val="22"/>
        </w:rPr>
        <w:t xml:space="preserve"> </w:t>
      </w:r>
      <w:r w:rsidR="00996329" w:rsidRPr="00D370BD">
        <w:rPr>
          <w:szCs w:val="22"/>
        </w:rPr>
        <w:t>위하여</w:t>
      </w:r>
      <w:r w:rsidR="00996329" w:rsidRPr="00D370BD">
        <w:rPr>
          <w:szCs w:val="22"/>
        </w:rPr>
        <w:t xml:space="preserve"> </w:t>
      </w:r>
      <w:r w:rsidR="00996329" w:rsidRPr="00D370BD">
        <w:rPr>
          <w:szCs w:val="22"/>
        </w:rPr>
        <w:t>필요한</w:t>
      </w:r>
      <w:r w:rsidR="00996329" w:rsidRPr="00D370BD">
        <w:rPr>
          <w:szCs w:val="22"/>
        </w:rPr>
        <w:t xml:space="preserve"> </w:t>
      </w:r>
      <w:r w:rsidR="00996329" w:rsidRPr="00D370BD">
        <w:rPr>
          <w:szCs w:val="22"/>
        </w:rPr>
        <w:t>물품</w:t>
      </w:r>
      <w:r w:rsidR="00996329" w:rsidRPr="00D370BD">
        <w:rPr>
          <w:szCs w:val="22"/>
        </w:rPr>
        <w:t xml:space="preserve"> </w:t>
      </w:r>
      <w:r w:rsidR="00996329" w:rsidRPr="00D370BD">
        <w:rPr>
          <w:szCs w:val="22"/>
        </w:rPr>
        <w:t>또는</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일체</w:t>
      </w:r>
      <w:r w:rsidR="00996329" w:rsidRPr="00D370BD">
        <w:rPr>
          <w:szCs w:val="22"/>
        </w:rPr>
        <w:t>;</w:t>
      </w:r>
    </w:p>
    <w:p w14:paraId="06BC4AB8" w14:textId="77777777" w:rsidR="00B86E1A" w:rsidRPr="00380FB2" w:rsidRDefault="00B86E1A" w:rsidP="00990170">
      <w:pPr>
        <w:widowControl/>
        <w:wordWrap/>
        <w:autoSpaceDE/>
        <w:autoSpaceDN/>
        <w:spacing w:line="240" w:lineRule="auto"/>
        <w:rPr>
          <w:bCs w:val="0"/>
          <w:szCs w:val="22"/>
        </w:rPr>
      </w:pPr>
      <w:r w:rsidRPr="00380FB2">
        <w:rPr>
          <w:bCs w:val="0"/>
          <w:szCs w:val="22"/>
        </w:rPr>
        <w:br w:type="page"/>
      </w:r>
    </w:p>
    <w:p w14:paraId="008B2627" w14:textId="77777777" w:rsidR="00516186" w:rsidRPr="00380FB2" w:rsidRDefault="00E2629B" w:rsidP="00BF5C9E">
      <w:pPr>
        <w:pStyle w:val="1"/>
      </w:pPr>
      <w:r w:rsidRPr="00380FB2">
        <w:lastRenderedPageBreak/>
        <w:t>별첨</w:t>
      </w:r>
      <w:r w:rsidRPr="00380FB2">
        <w:t xml:space="preserve"> </w:t>
      </w:r>
      <w:r w:rsidR="00B06D2D" w:rsidRPr="00380FB2">
        <w:t>4</w:t>
      </w:r>
    </w:p>
    <w:p w14:paraId="75434735" w14:textId="77777777" w:rsidR="00516186" w:rsidRPr="00380FB2" w:rsidRDefault="00516186" w:rsidP="00516186">
      <w:pPr>
        <w:topLinePunct/>
        <w:rPr>
          <w:szCs w:val="22"/>
        </w:rPr>
      </w:pPr>
    </w:p>
    <w:p w14:paraId="310FC06E" w14:textId="77777777" w:rsidR="00516186" w:rsidRPr="00380FB2" w:rsidRDefault="00516186" w:rsidP="00516186">
      <w:pPr>
        <w:topLinePunct/>
        <w:jc w:val="center"/>
        <w:rPr>
          <w:b/>
          <w:szCs w:val="22"/>
          <w:u w:val="single"/>
        </w:rPr>
      </w:pPr>
      <w:r w:rsidRPr="00380FB2">
        <w:rPr>
          <w:b/>
          <w:szCs w:val="22"/>
          <w:u w:val="single"/>
        </w:rPr>
        <w:t>매수인</w:t>
      </w:r>
      <w:r w:rsidRPr="00380FB2">
        <w:rPr>
          <w:b/>
          <w:szCs w:val="22"/>
          <w:u w:val="single"/>
        </w:rPr>
        <w:t xml:space="preserve"> </w:t>
      </w:r>
      <w:r w:rsidRPr="00380FB2">
        <w:rPr>
          <w:b/>
          <w:szCs w:val="22"/>
          <w:u w:val="single"/>
        </w:rPr>
        <w:t>거래종결서류</w:t>
      </w:r>
    </w:p>
    <w:p w14:paraId="44560ADC" w14:textId="77777777" w:rsidR="00516186" w:rsidRPr="00380FB2" w:rsidRDefault="00516186" w:rsidP="007008A0">
      <w:pPr>
        <w:snapToGrid w:val="0"/>
        <w:rPr>
          <w:szCs w:val="22"/>
        </w:rPr>
      </w:pPr>
    </w:p>
    <w:p w14:paraId="33EB7E07" w14:textId="35295B2B" w:rsidR="00585445" w:rsidRDefault="00516186" w:rsidP="00AF5E56">
      <w:pPr>
        <w:numPr>
          <w:ilvl w:val="0"/>
          <w:numId w:val="11"/>
        </w:numPr>
        <w:tabs>
          <w:tab w:val="clear" w:pos="1160"/>
          <w:tab w:val="num" w:pos="490"/>
        </w:tabs>
        <w:snapToGrid w:val="0"/>
        <w:ind w:left="490" w:hanging="490"/>
        <w:rPr>
          <w:szCs w:val="22"/>
        </w:rPr>
      </w:pPr>
      <w:r w:rsidRPr="00380FB2">
        <w:rPr>
          <w:szCs w:val="22"/>
        </w:rPr>
        <w:t>매수인의</w:t>
      </w:r>
      <w:r w:rsidRPr="00380FB2">
        <w:rPr>
          <w:szCs w:val="22"/>
        </w:rPr>
        <w:t xml:space="preserve"> </w:t>
      </w:r>
      <w:r w:rsidR="00BF6973" w:rsidRPr="00380FB2">
        <w:rPr>
          <w:szCs w:val="22"/>
        </w:rPr>
        <w:t>등기사항전부증명서</w:t>
      </w:r>
      <w:r w:rsidR="00F4229B">
        <w:rPr>
          <w:rFonts w:hint="eastAsia"/>
          <w:szCs w:val="22"/>
        </w:rPr>
        <w:t xml:space="preserve"> </w:t>
      </w:r>
      <w:r w:rsidR="00F4229B">
        <w:rPr>
          <w:rFonts w:hint="eastAsia"/>
          <w:szCs w:val="22"/>
        </w:rPr>
        <w:t>및</w:t>
      </w:r>
      <w:r w:rsidRPr="00380FB2">
        <w:rPr>
          <w:szCs w:val="22"/>
        </w:rPr>
        <w:t xml:space="preserve"> </w:t>
      </w:r>
      <w:r w:rsidRPr="00380FB2">
        <w:rPr>
          <w:szCs w:val="22"/>
        </w:rPr>
        <w:t>법인인감증명서</w:t>
      </w:r>
      <w:r w:rsidRPr="00380FB2">
        <w:rPr>
          <w:szCs w:val="22"/>
        </w:rPr>
        <w:t xml:space="preserve">; </w:t>
      </w:r>
    </w:p>
    <w:p w14:paraId="5E4E6748" w14:textId="77777777" w:rsidR="00F4229B" w:rsidRDefault="00F4229B" w:rsidP="007008A0">
      <w:pPr>
        <w:snapToGrid w:val="0"/>
        <w:ind w:left="490"/>
        <w:rPr>
          <w:szCs w:val="22"/>
        </w:rPr>
      </w:pPr>
    </w:p>
    <w:p w14:paraId="7B6734D6" w14:textId="092FC23A" w:rsidR="00830872" w:rsidRDefault="00F4229B" w:rsidP="00AF5E56">
      <w:pPr>
        <w:numPr>
          <w:ilvl w:val="0"/>
          <w:numId w:val="11"/>
        </w:numPr>
        <w:tabs>
          <w:tab w:val="clear" w:pos="1160"/>
          <w:tab w:val="num" w:pos="490"/>
        </w:tabs>
        <w:snapToGrid w:val="0"/>
        <w:ind w:left="490" w:hanging="490"/>
        <w:rPr>
          <w:szCs w:val="22"/>
        </w:rPr>
      </w:pPr>
      <w:r>
        <w:rPr>
          <w:rFonts w:hint="eastAsia"/>
          <w:szCs w:val="22"/>
        </w:rPr>
        <w:t>매수인</w:t>
      </w:r>
      <w:r w:rsidR="006B3D08">
        <w:rPr>
          <w:rFonts w:hint="eastAsia"/>
          <w:szCs w:val="22"/>
        </w:rPr>
        <w:t>의</w:t>
      </w:r>
      <w:r w:rsidR="006B3D08">
        <w:rPr>
          <w:rFonts w:hint="eastAsia"/>
          <w:szCs w:val="22"/>
        </w:rPr>
        <w:t xml:space="preserve"> </w:t>
      </w:r>
      <w:r w:rsidR="006B3D08">
        <w:rPr>
          <w:rFonts w:hint="eastAsia"/>
          <w:szCs w:val="22"/>
        </w:rPr>
        <w:t>정관</w:t>
      </w:r>
      <w:r w:rsidR="006B3D08">
        <w:rPr>
          <w:rFonts w:hint="eastAsia"/>
          <w:szCs w:val="22"/>
        </w:rPr>
        <w:t xml:space="preserve"> </w:t>
      </w:r>
      <w:r w:rsidR="006B3D08">
        <w:rPr>
          <w:rFonts w:hint="eastAsia"/>
          <w:szCs w:val="22"/>
        </w:rPr>
        <w:t>사본</w:t>
      </w:r>
    </w:p>
    <w:p w14:paraId="794FFC18" w14:textId="77777777" w:rsidR="00F4229B" w:rsidRDefault="00F4229B" w:rsidP="007008A0">
      <w:pPr>
        <w:snapToGrid w:val="0"/>
        <w:ind w:left="490"/>
        <w:rPr>
          <w:szCs w:val="22"/>
        </w:rPr>
      </w:pPr>
    </w:p>
    <w:p w14:paraId="27AB3986" w14:textId="086FEF9C" w:rsidR="00124BD1" w:rsidRPr="00124BD1" w:rsidRDefault="00F4229B" w:rsidP="00AF5E56">
      <w:pPr>
        <w:numPr>
          <w:ilvl w:val="0"/>
          <w:numId w:val="11"/>
        </w:numPr>
        <w:tabs>
          <w:tab w:val="clear" w:pos="11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매수인의</w:t>
      </w:r>
      <w:r>
        <w:rPr>
          <w:rFonts w:hint="eastAsia"/>
          <w:szCs w:val="22"/>
        </w:rPr>
        <w:t xml:space="preserve"> </w:t>
      </w:r>
      <w:r>
        <w:rPr>
          <w:rFonts w:hint="eastAsia"/>
          <w:szCs w:val="22"/>
        </w:rPr>
        <w:t>이사회</w:t>
      </w:r>
      <w:r>
        <w:rPr>
          <w:rFonts w:hint="eastAsia"/>
          <w:szCs w:val="22"/>
        </w:rPr>
        <w:t xml:space="preserve"> </w:t>
      </w:r>
      <w:r>
        <w:rPr>
          <w:rFonts w:hint="eastAsia"/>
          <w:szCs w:val="22"/>
        </w:rPr>
        <w:t>및</w:t>
      </w:r>
      <w:r>
        <w:rPr>
          <w:rFonts w:hint="eastAsia"/>
          <w:szCs w:val="22"/>
        </w:rPr>
        <w:t xml:space="preserve"> </w:t>
      </w:r>
      <w:r>
        <w:rPr>
          <w:rFonts w:hint="eastAsia"/>
          <w:szCs w:val="22"/>
        </w:rPr>
        <w:t>주주총회</w:t>
      </w:r>
      <w:r>
        <w:rPr>
          <w:rFonts w:hint="eastAsia"/>
          <w:szCs w:val="22"/>
        </w:rPr>
        <w:t xml:space="preserve"> </w:t>
      </w:r>
      <w:r>
        <w:rPr>
          <w:rFonts w:hint="eastAsia"/>
          <w:szCs w:val="22"/>
        </w:rPr>
        <w:t>결의가</w:t>
      </w:r>
      <w:r>
        <w:rPr>
          <w:rFonts w:hint="eastAsia"/>
          <w:szCs w:val="22"/>
        </w:rPr>
        <w:t xml:space="preserve"> </w:t>
      </w:r>
      <w:r>
        <w:rPr>
          <w:rFonts w:hint="eastAsia"/>
          <w:szCs w:val="22"/>
        </w:rPr>
        <w:t>완료되었음을</w:t>
      </w:r>
      <w:r>
        <w:rPr>
          <w:rFonts w:hint="eastAsia"/>
          <w:szCs w:val="22"/>
        </w:rPr>
        <w:t xml:space="preserve"> </w:t>
      </w:r>
      <w:r>
        <w:rPr>
          <w:rFonts w:hint="eastAsia"/>
          <w:szCs w:val="22"/>
        </w:rPr>
        <w:t>증빙하는</w:t>
      </w:r>
      <w:r>
        <w:rPr>
          <w:rFonts w:hint="eastAsia"/>
          <w:szCs w:val="22"/>
        </w:rPr>
        <w:t xml:space="preserve"> </w:t>
      </w:r>
      <w:r>
        <w:rPr>
          <w:rFonts w:hint="eastAsia"/>
          <w:szCs w:val="22"/>
        </w:rPr>
        <w:t>서류</w:t>
      </w:r>
      <w:r>
        <w:rPr>
          <w:rFonts w:hint="eastAsia"/>
          <w:szCs w:val="22"/>
        </w:rPr>
        <w:t>(</w:t>
      </w:r>
      <w:r>
        <w:rPr>
          <w:rFonts w:hint="eastAsia"/>
          <w:szCs w:val="22"/>
        </w:rPr>
        <w:t>의사록</w:t>
      </w:r>
      <w:r>
        <w:rPr>
          <w:rFonts w:hint="eastAsia"/>
          <w:szCs w:val="22"/>
        </w:rPr>
        <w:t xml:space="preserve">) </w:t>
      </w:r>
      <w:r>
        <w:rPr>
          <w:rFonts w:hint="eastAsia"/>
          <w:szCs w:val="22"/>
        </w:rPr>
        <w:t>사본</w:t>
      </w:r>
      <w:r w:rsidR="00124BD1" w:rsidRPr="00124BD1">
        <w:rPr>
          <w:szCs w:val="22"/>
        </w:rPr>
        <w:t>;</w:t>
      </w:r>
    </w:p>
    <w:p w14:paraId="110EDB61" w14:textId="77777777" w:rsidR="00F4229B" w:rsidRPr="00F4229B" w:rsidRDefault="00F4229B" w:rsidP="007008A0">
      <w:pPr>
        <w:tabs>
          <w:tab w:val="num" w:pos="490"/>
        </w:tabs>
        <w:snapToGrid w:val="0"/>
        <w:ind w:left="490"/>
        <w:rPr>
          <w:szCs w:val="22"/>
        </w:rPr>
      </w:pPr>
    </w:p>
    <w:p w14:paraId="1F551301" w14:textId="49691880" w:rsidR="00516186" w:rsidRPr="00380FB2" w:rsidRDefault="00516186" w:rsidP="00AF5E56">
      <w:pPr>
        <w:numPr>
          <w:ilvl w:val="0"/>
          <w:numId w:val="11"/>
        </w:numPr>
        <w:tabs>
          <w:tab w:val="clear" w:pos="1160"/>
          <w:tab w:val="num" w:pos="490"/>
        </w:tabs>
        <w:snapToGrid w:val="0"/>
        <w:ind w:left="490" w:hanging="490"/>
        <w:rPr>
          <w:szCs w:val="22"/>
        </w:rPr>
      </w:pPr>
      <w:r w:rsidRPr="00380FB2">
        <w:rPr>
          <w:szCs w:val="22"/>
        </w:rPr>
        <w:t>거래종결을</w:t>
      </w:r>
      <w:r w:rsidRPr="00380FB2">
        <w:rPr>
          <w:szCs w:val="22"/>
        </w:rPr>
        <w:t xml:space="preserve"> </w:t>
      </w:r>
      <w:r w:rsidRPr="00380FB2">
        <w:rPr>
          <w:szCs w:val="22"/>
        </w:rPr>
        <w:t>위해</w:t>
      </w:r>
      <w:r w:rsidRPr="00380FB2">
        <w:rPr>
          <w:szCs w:val="22"/>
        </w:rPr>
        <w:t xml:space="preserve"> </w:t>
      </w:r>
      <w:r w:rsidR="004560CB">
        <w:rPr>
          <w:rFonts w:hint="eastAsia"/>
          <w:szCs w:val="22"/>
        </w:rPr>
        <w:t>합리적으로</w:t>
      </w:r>
      <w:r w:rsidR="004560CB">
        <w:rPr>
          <w:rFonts w:hint="eastAsia"/>
          <w:szCs w:val="22"/>
        </w:rPr>
        <w:t xml:space="preserve"> </w:t>
      </w:r>
      <w:r w:rsidR="004560CB">
        <w:rPr>
          <w:rFonts w:hint="eastAsia"/>
          <w:szCs w:val="22"/>
        </w:rPr>
        <w:t>필요한</w:t>
      </w:r>
      <w:r w:rsidR="004560CB">
        <w:rPr>
          <w:rFonts w:hint="eastAsia"/>
          <w:szCs w:val="22"/>
        </w:rPr>
        <w:t xml:space="preserve"> </w:t>
      </w:r>
      <w:r w:rsidR="004560CB">
        <w:rPr>
          <w:rFonts w:hint="eastAsia"/>
          <w:szCs w:val="22"/>
        </w:rPr>
        <w:t>항목으로서</w:t>
      </w:r>
      <w:r w:rsidR="004560CB">
        <w:rPr>
          <w:rFonts w:hint="eastAsia"/>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매수인이</w:t>
      </w:r>
      <w:r w:rsidRPr="00380FB2">
        <w:rPr>
          <w:szCs w:val="22"/>
        </w:rPr>
        <w:t xml:space="preserve"> </w:t>
      </w:r>
      <w:r w:rsidRPr="00380FB2">
        <w:rPr>
          <w:szCs w:val="22"/>
        </w:rPr>
        <w:t>매도인에게</w:t>
      </w:r>
      <w:r w:rsidRPr="00380FB2">
        <w:rPr>
          <w:szCs w:val="22"/>
        </w:rPr>
        <w:t xml:space="preserve"> </w:t>
      </w:r>
      <w:r w:rsidRPr="00380FB2">
        <w:rPr>
          <w:szCs w:val="22"/>
        </w:rPr>
        <w:t>제공해야</w:t>
      </w:r>
      <w:r w:rsidRPr="00380FB2">
        <w:rPr>
          <w:szCs w:val="22"/>
        </w:rPr>
        <w:t xml:space="preserve"> </w:t>
      </w:r>
      <w:r w:rsidRPr="00380FB2">
        <w:rPr>
          <w:szCs w:val="22"/>
        </w:rPr>
        <w:t>하는</w:t>
      </w:r>
      <w:r w:rsidRPr="00380FB2">
        <w:rPr>
          <w:szCs w:val="22"/>
        </w:rPr>
        <w:t xml:space="preserve"> </w:t>
      </w:r>
      <w:r w:rsidRPr="00380FB2">
        <w:rPr>
          <w:szCs w:val="22"/>
        </w:rPr>
        <w:t>일체의</w:t>
      </w:r>
      <w:r w:rsidRPr="00380FB2">
        <w:rPr>
          <w:szCs w:val="22"/>
        </w:rPr>
        <w:t xml:space="preserve"> </w:t>
      </w:r>
      <w:r w:rsidRPr="00380FB2">
        <w:rPr>
          <w:szCs w:val="22"/>
        </w:rPr>
        <w:t>서류</w:t>
      </w:r>
      <w:r w:rsidRPr="00380FB2">
        <w:rPr>
          <w:szCs w:val="22"/>
        </w:rPr>
        <w:t xml:space="preserve"> </w:t>
      </w:r>
    </w:p>
    <w:p w14:paraId="33E5F35F" w14:textId="77777777" w:rsidR="00847C89" w:rsidRDefault="00847C89" w:rsidP="007008A0">
      <w:pPr>
        <w:snapToGrid w:val="0"/>
        <w:rPr>
          <w:rFonts w:eastAsia="바탕체"/>
        </w:rPr>
      </w:pPr>
    </w:p>
    <w:p w14:paraId="6925E655" w14:textId="77777777" w:rsidR="00847C89" w:rsidRDefault="00847C89">
      <w:pPr>
        <w:widowControl/>
        <w:wordWrap/>
        <w:autoSpaceDE/>
        <w:autoSpaceDN/>
        <w:spacing w:line="240" w:lineRule="auto"/>
        <w:jc w:val="left"/>
        <w:rPr>
          <w:rFonts w:eastAsia="바탕체"/>
        </w:rPr>
      </w:pPr>
      <w:r>
        <w:rPr>
          <w:rFonts w:eastAsia="바탕체"/>
        </w:rPr>
        <w:br w:type="page"/>
      </w:r>
    </w:p>
    <w:p w14:paraId="7D1508CE" w14:textId="2F1B0E8C" w:rsidR="00847C89" w:rsidRPr="00380FB2" w:rsidRDefault="00847C89" w:rsidP="00BF5C9E">
      <w:pPr>
        <w:pStyle w:val="1"/>
      </w:pPr>
      <w:r w:rsidRPr="00380FB2">
        <w:lastRenderedPageBreak/>
        <w:t>별첨</w:t>
      </w:r>
      <w:r w:rsidRPr="00380FB2">
        <w:t xml:space="preserve"> </w:t>
      </w:r>
      <w:r>
        <w:t>5</w:t>
      </w:r>
    </w:p>
    <w:p w14:paraId="2AFFBEDF" w14:textId="77777777" w:rsidR="00847C89" w:rsidRPr="00380FB2" w:rsidRDefault="00847C89" w:rsidP="00847C89">
      <w:pPr>
        <w:topLinePunct/>
        <w:rPr>
          <w:szCs w:val="22"/>
        </w:rPr>
      </w:pPr>
    </w:p>
    <w:p w14:paraId="304A4A8D" w14:textId="09D231D4" w:rsidR="00847C89" w:rsidRPr="00380FB2" w:rsidRDefault="00E04478" w:rsidP="00847C89">
      <w:pPr>
        <w:topLinePunct/>
        <w:jc w:val="center"/>
        <w:rPr>
          <w:b/>
          <w:szCs w:val="22"/>
          <w:u w:val="single"/>
        </w:rPr>
      </w:pPr>
      <w:r>
        <w:rPr>
          <w:rFonts w:hint="eastAsia"/>
          <w:b/>
          <w:szCs w:val="22"/>
          <w:u w:val="single"/>
        </w:rPr>
        <w:t>허용된</w:t>
      </w:r>
      <w:r w:rsidR="00847C89">
        <w:rPr>
          <w:rFonts w:hint="eastAsia"/>
          <w:b/>
          <w:szCs w:val="22"/>
          <w:u w:val="single"/>
        </w:rPr>
        <w:t xml:space="preserve"> </w:t>
      </w:r>
      <w:r w:rsidR="00847C89">
        <w:rPr>
          <w:rFonts w:hint="eastAsia"/>
          <w:b/>
          <w:szCs w:val="22"/>
          <w:u w:val="single"/>
        </w:rPr>
        <w:t>부담</w:t>
      </w:r>
      <w:r w:rsidR="00847C89">
        <w:rPr>
          <w:rFonts w:hint="eastAsia"/>
          <w:b/>
          <w:szCs w:val="22"/>
          <w:u w:val="single"/>
        </w:rPr>
        <w:t xml:space="preserve"> </w:t>
      </w:r>
      <w:r w:rsidR="00847C89">
        <w:rPr>
          <w:rFonts w:hint="eastAsia"/>
          <w:b/>
          <w:szCs w:val="22"/>
          <w:u w:val="single"/>
        </w:rPr>
        <w:t>목록</w:t>
      </w:r>
    </w:p>
    <w:p w14:paraId="7EA7F246" w14:textId="77777777" w:rsidR="008E2F73" w:rsidRDefault="008E2F73" w:rsidP="00847C89">
      <w:pPr>
        <w:topLinePunct/>
        <w:adjustRightInd w:val="0"/>
        <w:jc w:val="left"/>
        <w:rPr>
          <w:szCs w:val="22"/>
        </w:rPr>
      </w:pPr>
    </w:p>
    <w:p w14:paraId="16E058F7" w14:textId="22B46CCB" w:rsidR="000C4711" w:rsidRDefault="000C4711" w:rsidP="00847C89">
      <w:pPr>
        <w:topLinePunct/>
        <w:adjustRightInd w:val="0"/>
        <w:jc w:val="left"/>
        <w:rPr>
          <w:szCs w:val="22"/>
        </w:rPr>
      </w:pPr>
      <w:r w:rsidRPr="000C4711">
        <w:rPr>
          <w:szCs w:val="22"/>
        </w:rPr>
        <w:t>해당사항</w:t>
      </w:r>
      <w:r w:rsidRPr="000C4711">
        <w:rPr>
          <w:szCs w:val="22"/>
        </w:rPr>
        <w:t xml:space="preserve"> </w:t>
      </w:r>
      <w:r w:rsidRPr="000C4711">
        <w:rPr>
          <w:szCs w:val="22"/>
        </w:rPr>
        <w:t>없음</w:t>
      </w:r>
    </w:p>
    <w:p w14:paraId="53C41922" w14:textId="77777777" w:rsidR="007A7500" w:rsidRDefault="007A7500" w:rsidP="00847C89">
      <w:pPr>
        <w:topLinePunct/>
        <w:adjustRightInd w:val="0"/>
        <w:jc w:val="left"/>
        <w:rPr>
          <w:szCs w:val="22"/>
        </w:rPr>
      </w:pPr>
    </w:p>
    <w:p w14:paraId="4C08DEF3" w14:textId="0B5DDE35" w:rsidR="007A7500" w:rsidRPr="007A7500" w:rsidRDefault="007A7500">
      <w:pPr>
        <w:widowControl/>
        <w:wordWrap/>
        <w:autoSpaceDE/>
        <w:autoSpaceDN/>
        <w:spacing w:line="240" w:lineRule="auto"/>
        <w:jc w:val="left"/>
        <w:rPr>
          <w:szCs w:val="22"/>
        </w:rPr>
      </w:pPr>
      <w:r w:rsidRPr="007A7500">
        <w:rPr>
          <w:szCs w:val="22"/>
        </w:rPr>
        <w:br w:type="page"/>
      </w:r>
    </w:p>
    <w:p w14:paraId="26200F68" w14:textId="56F482B3" w:rsidR="007A7500" w:rsidRPr="00380FB2" w:rsidRDefault="007A7500" w:rsidP="007A7500">
      <w:pPr>
        <w:pStyle w:val="1"/>
      </w:pPr>
      <w:r w:rsidRPr="00380FB2">
        <w:lastRenderedPageBreak/>
        <w:t>별첨</w:t>
      </w:r>
      <w:r w:rsidRPr="00380FB2">
        <w:t xml:space="preserve"> </w:t>
      </w:r>
      <w:r>
        <w:rPr>
          <w:rFonts w:hint="eastAsia"/>
        </w:rPr>
        <w:t>6</w:t>
      </w:r>
    </w:p>
    <w:p w14:paraId="36FBC21A" w14:textId="77777777" w:rsidR="007A7500" w:rsidRPr="00380FB2" w:rsidRDefault="007A7500" w:rsidP="007A7500">
      <w:pPr>
        <w:topLinePunct/>
        <w:rPr>
          <w:szCs w:val="22"/>
        </w:rPr>
      </w:pPr>
    </w:p>
    <w:p w14:paraId="7352378F" w14:textId="731480AE" w:rsidR="007A7500" w:rsidRPr="00380FB2" w:rsidRDefault="00E02847" w:rsidP="007A7500">
      <w:pPr>
        <w:topLinePunct/>
        <w:jc w:val="center"/>
        <w:rPr>
          <w:b/>
          <w:szCs w:val="22"/>
          <w:u w:val="single"/>
        </w:rPr>
      </w:pPr>
      <w:r>
        <w:rPr>
          <w:rFonts w:hint="eastAsia"/>
          <w:b/>
          <w:szCs w:val="22"/>
          <w:u w:val="single"/>
        </w:rPr>
        <w:t>임대차</w:t>
      </w:r>
      <w:r>
        <w:rPr>
          <w:rFonts w:hint="eastAsia"/>
          <w:b/>
          <w:szCs w:val="22"/>
          <w:u w:val="single"/>
        </w:rPr>
        <w:t xml:space="preserve"> </w:t>
      </w:r>
      <w:r w:rsidR="007A7500">
        <w:rPr>
          <w:rFonts w:hint="eastAsia"/>
          <w:b/>
          <w:szCs w:val="22"/>
          <w:u w:val="single"/>
        </w:rPr>
        <w:t>계약</w:t>
      </w:r>
      <w:r w:rsidR="007A7500">
        <w:rPr>
          <w:rFonts w:hint="eastAsia"/>
          <w:b/>
          <w:szCs w:val="22"/>
          <w:u w:val="single"/>
        </w:rPr>
        <w:t xml:space="preserve"> </w:t>
      </w:r>
      <w:r w:rsidR="007A7500">
        <w:rPr>
          <w:rFonts w:hint="eastAsia"/>
          <w:b/>
          <w:szCs w:val="22"/>
          <w:u w:val="single"/>
        </w:rPr>
        <w:t>목록</w:t>
      </w:r>
    </w:p>
    <w:p w14:paraId="342A5A2B" w14:textId="77777777" w:rsidR="007A7500" w:rsidRDefault="007A7500" w:rsidP="007A7500">
      <w:pPr>
        <w:topLinePunct/>
        <w:rPr>
          <w:szCs w:val="22"/>
        </w:rPr>
      </w:pPr>
    </w:p>
    <w:p w14:paraId="7DBA232A" w14:textId="374014FD" w:rsidR="00D370BD" w:rsidRDefault="00D370BD" w:rsidP="00D370BD">
      <w:pPr>
        <w:tabs>
          <w:tab w:val="left" w:pos="680"/>
        </w:tabs>
        <w:spacing w:after="140"/>
        <w:ind w:left="680" w:hanging="680"/>
      </w:pPr>
      <w:del w:id="167" w:author="BKL" w:date="2026-10-07T18:53:00Z" w16du:dateUtc="2026-10-07T09:53:00Z">
        <w:r w:rsidRPr="00F10F70" w:rsidDel="00F10F70">
          <w:rPr>
            <w:rFonts w:hint="eastAsia"/>
            <w:highlight w:val="cyan"/>
          </w:rPr>
          <w:delText xml:space="preserve">[Note to </w:delText>
        </w:r>
        <w:r w:rsidRPr="00F10F70" w:rsidDel="00F10F70">
          <w:rPr>
            <w:rFonts w:hint="eastAsia"/>
            <w:highlight w:val="cyan"/>
          </w:rPr>
          <w:delText>매도인</w:delText>
        </w:r>
        <w:r w:rsidRPr="00F10F70" w:rsidDel="00F10F70">
          <w:rPr>
            <w:rFonts w:hint="eastAsia"/>
            <w:highlight w:val="cyan"/>
          </w:rPr>
          <w:delText xml:space="preserve">: </w:delText>
        </w:r>
        <w:r w:rsidRPr="00F10F70" w:rsidDel="00F10F70">
          <w:rPr>
            <w:rFonts w:hint="eastAsia"/>
            <w:highlight w:val="cyan"/>
          </w:rPr>
          <w:delText>아래</w:delText>
        </w:r>
        <w:r w:rsidRPr="00F10F70" w:rsidDel="00F10F70">
          <w:rPr>
            <w:rFonts w:hint="eastAsia"/>
            <w:highlight w:val="cyan"/>
          </w:rPr>
          <w:delText xml:space="preserve"> </w:delText>
        </w:r>
        <w:r w:rsidRPr="00F10F70" w:rsidDel="00F10F70">
          <w:rPr>
            <w:rFonts w:hint="eastAsia"/>
            <w:highlight w:val="cyan"/>
          </w:rPr>
          <w:delText>임대차계약</w:delText>
        </w:r>
        <w:r w:rsidRPr="00F10F70" w:rsidDel="00F10F70">
          <w:rPr>
            <w:rFonts w:hint="eastAsia"/>
            <w:highlight w:val="cyan"/>
          </w:rPr>
          <w:delText xml:space="preserve"> </w:delText>
        </w:r>
        <w:r w:rsidRPr="00F10F70" w:rsidDel="00F10F70">
          <w:rPr>
            <w:rFonts w:hint="eastAsia"/>
            <w:highlight w:val="cyan"/>
          </w:rPr>
          <w:delText>목록이</w:delText>
        </w:r>
        <w:r w:rsidRPr="00F10F70" w:rsidDel="00F10F70">
          <w:rPr>
            <w:rFonts w:hint="eastAsia"/>
            <w:highlight w:val="cyan"/>
          </w:rPr>
          <w:delText xml:space="preserve"> </w:delText>
        </w:r>
        <w:r w:rsidRPr="00F10F70" w:rsidDel="00F10F70">
          <w:rPr>
            <w:rFonts w:hint="eastAsia"/>
            <w:highlight w:val="cyan"/>
          </w:rPr>
          <w:delText>정확한지</w:delText>
        </w:r>
        <w:r w:rsidRPr="00F10F70" w:rsidDel="00F10F70">
          <w:rPr>
            <w:rFonts w:hint="eastAsia"/>
            <w:highlight w:val="cyan"/>
          </w:rPr>
          <w:delText xml:space="preserve"> </w:delText>
        </w:r>
        <w:r w:rsidRPr="00F10F70" w:rsidDel="00F10F70">
          <w:rPr>
            <w:rFonts w:hint="eastAsia"/>
            <w:highlight w:val="cyan"/>
          </w:rPr>
          <w:delText>확인</w:delText>
        </w:r>
        <w:r w:rsidRPr="00F10F70" w:rsidDel="00F10F70">
          <w:rPr>
            <w:rFonts w:hint="eastAsia"/>
            <w:highlight w:val="cyan"/>
          </w:rPr>
          <w:delText xml:space="preserve"> </w:delText>
        </w:r>
        <w:r w:rsidRPr="00F10F70" w:rsidDel="00F10F70">
          <w:rPr>
            <w:rFonts w:hint="eastAsia"/>
            <w:highlight w:val="cyan"/>
          </w:rPr>
          <w:delText>부탁드립니다</w:delText>
        </w:r>
        <w:r w:rsidRPr="00F10F70" w:rsidDel="00F10F70">
          <w:rPr>
            <w:rFonts w:hint="eastAsia"/>
            <w:highlight w:val="cyan"/>
          </w:rPr>
          <w:delText>.]</w:delText>
        </w:r>
      </w:del>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62"/>
        <w:gridCol w:w="1418"/>
        <w:gridCol w:w="1559"/>
        <w:gridCol w:w="2410"/>
        <w:gridCol w:w="1701"/>
        <w:gridCol w:w="1350"/>
      </w:tblGrid>
      <w:tr w:rsidR="00D370BD" w:rsidRPr="004E231D" w14:paraId="74E0631D" w14:textId="77777777" w:rsidTr="004E231D">
        <w:tc>
          <w:tcPr>
            <w:tcW w:w="562" w:type="dxa"/>
            <w:shd w:val="clear" w:color="auto" w:fill="F2F2F2"/>
            <w:vAlign w:val="center"/>
          </w:tcPr>
          <w:p w14:paraId="68E3FFC3" w14:textId="77777777" w:rsidR="00D370BD" w:rsidRPr="004E231D" w:rsidRDefault="00D370BD" w:rsidP="004E231D">
            <w:pPr>
              <w:tabs>
                <w:tab w:val="left" w:pos="680"/>
              </w:tabs>
              <w:jc w:val="center"/>
              <w:rPr>
                <w:sz w:val="20"/>
                <w:szCs w:val="20"/>
              </w:rPr>
            </w:pPr>
            <w:r w:rsidRPr="004E231D">
              <w:rPr>
                <w:b/>
                <w:sz w:val="20"/>
                <w:szCs w:val="20"/>
              </w:rPr>
              <w:t>순번</w:t>
            </w:r>
          </w:p>
        </w:tc>
        <w:tc>
          <w:tcPr>
            <w:tcW w:w="1418" w:type="dxa"/>
            <w:shd w:val="clear" w:color="auto" w:fill="F2F2F2"/>
            <w:vAlign w:val="center"/>
          </w:tcPr>
          <w:p w14:paraId="0DD7BF46" w14:textId="77777777" w:rsidR="00D370BD" w:rsidRPr="004E231D" w:rsidRDefault="00D370BD" w:rsidP="004E231D">
            <w:pPr>
              <w:tabs>
                <w:tab w:val="left" w:pos="680"/>
              </w:tabs>
              <w:jc w:val="center"/>
              <w:rPr>
                <w:sz w:val="20"/>
                <w:szCs w:val="20"/>
              </w:rPr>
            </w:pPr>
            <w:r w:rsidRPr="004E231D">
              <w:rPr>
                <w:b/>
                <w:sz w:val="20"/>
                <w:szCs w:val="20"/>
              </w:rPr>
              <w:t>임차인</w:t>
            </w:r>
          </w:p>
        </w:tc>
        <w:tc>
          <w:tcPr>
            <w:tcW w:w="1559" w:type="dxa"/>
            <w:shd w:val="clear" w:color="auto" w:fill="F2F2F2"/>
            <w:vAlign w:val="center"/>
          </w:tcPr>
          <w:p w14:paraId="28D19555" w14:textId="6A3C2660" w:rsidR="00D370BD" w:rsidRPr="004E231D" w:rsidRDefault="00D370BD" w:rsidP="004E231D">
            <w:pPr>
              <w:tabs>
                <w:tab w:val="left" w:pos="680"/>
              </w:tabs>
              <w:jc w:val="center"/>
              <w:rPr>
                <w:sz w:val="20"/>
                <w:szCs w:val="20"/>
              </w:rPr>
            </w:pPr>
            <w:r w:rsidRPr="004E231D">
              <w:rPr>
                <w:b/>
                <w:sz w:val="20"/>
                <w:szCs w:val="20"/>
              </w:rPr>
              <w:t>임대차목적물</w:t>
            </w:r>
          </w:p>
        </w:tc>
        <w:tc>
          <w:tcPr>
            <w:tcW w:w="2410" w:type="dxa"/>
            <w:shd w:val="clear" w:color="auto" w:fill="F2F2F2"/>
            <w:vAlign w:val="center"/>
          </w:tcPr>
          <w:p w14:paraId="0B5A9A80" w14:textId="77777777" w:rsidR="00D370BD" w:rsidRPr="004E231D" w:rsidRDefault="00D370BD" w:rsidP="004E231D">
            <w:pPr>
              <w:tabs>
                <w:tab w:val="left" w:pos="680"/>
              </w:tabs>
              <w:jc w:val="center"/>
              <w:rPr>
                <w:sz w:val="20"/>
                <w:szCs w:val="20"/>
              </w:rPr>
            </w:pPr>
            <w:r w:rsidRPr="004E231D">
              <w:rPr>
                <w:b/>
                <w:sz w:val="20"/>
                <w:szCs w:val="20"/>
              </w:rPr>
              <w:t>임대차기간</w:t>
            </w:r>
          </w:p>
        </w:tc>
        <w:tc>
          <w:tcPr>
            <w:tcW w:w="1701" w:type="dxa"/>
            <w:shd w:val="clear" w:color="auto" w:fill="F2F2F2"/>
            <w:vAlign w:val="center"/>
          </w:tcPr>
          <w:p w14:paraId="388FFE56" w14:textId="77777777" w:rsidR="00157924" w:rsidRDefault="00D370BD" w:rsidP="004E231D">
            <w:pPr>
              <w:tabs>
                <w:tab w:val="left" w:pos="680"/>
              </w:tabs>
              <w:jc w:val="center"/>
              <w:rPr>
                <w:b/>
                <w:sz w:val="20"/>
                <w:szCs w:val="20"/>
              </w:rPr>
            </w:pPr>
            <w:r w:rsidRPr="004E231D">
              <w:rPr>
                <w:b/>
                <w:sz w:val="20"/>
                <w:szCs w:val="20"/>
              </w:rPr>
              <w:t>임대차보증금</w:t>
            </w:r>
          </w:p>
          <w:p w14:paraId="2DE5D1F4" w14:textId="36E6351A" w:rsidR="00D370BD" w:rsidRPr="004E231D" w:rsidRDefault="00D370BD" w:rsidP="004E231D">
            <w:pPr>
              <w:tabs>
                <w:tab w:val="left" w:pos="680"/>
              </w:tabs>
              <w:jc w:val="center"/>
              <w:rPr>
                <w:sz w:val="20"/>
                <w:szCs w:val="20"/>
              </w:rPr>
            </w:pPr>
            <w:r w:rsidRPr="004E231D">
              <w:rPr>
                <w:b/>
                <w:sz w:val="20"/>
                <w:szCs w:val="20"/>
              </w:rPr>
              <w:t>(</w:t>
            </w:r>
            <w:r w:rsidRPr="004E231D">
              <w:rPr>
                <w:b/>
                <w:sz w:val="20"/>
                <w:szCs w:val="20"/>
              </w:rPr>
              <w:t>원</w:t>
            </w:r>
            <w:r w:rsidRPr="004E231D">
              <w:rPr>
                <w:b/>
                <w:sz w:val="20"/>
                <w:szCs w:val="20"/>
              </w:rPr>
              <w:t>)</w:t>
            </w:r>
          </w:p>
        </w:tc>
        <w:tc>
          <w:tcPr>
            <w:tcW w:w="1350" w:type="dxa"/>
            <w:shd w:val="clear" w:color="auto" w:fill="F2F2F2"/>
            <w:vAlign w:val="center"/>
          </w:tcPr>
          <w:p w14:paraId="64B452FB" w14:textId="044DAD9B" w:rsidR="00D370BD" w:rsidRPr="004E231D" w:rsidRDefault="00556F3B" w:rsidP="004E231D">
            <w:pPr>
              <w:tabs>
                <w:tab w:val="left" w:pos="680"/>
              </w:tabs>
              <w:jc w:val="center"/>
              <w:rPr>
                <w:sz w:val="20"/>
                <w:szCs w:val="20"/>
              </w:rPr>
            </w:pPr>
            <w:r w:rsidRPr="004E231D">
              <w:rPr>
                <w:rFonts w:hint="eastAsia"/>
                <w:b/>
                <w:sz w:val="20"/>
                <w:szCs w:val="20"/>
              </w:rPr>
              <w:t>월</w:t>
            </w:r>
            <w:r w:rsidRPr="004E231D">
              <w:rPr>
                <w:rFonts w:hint="eastAsia"/>
                <w:b/>
                <w:sz w:val="20"/>
                <w:szCs w:val="20"/>
              </w:rPr>
              <w:t xml:space="preserve"> </w:t>
            </w:r>
            <w:r w:rsidRPr="004E231D">
              <w:rPr>
                <w:rFonts w:hint="eastAsia"/>
                <w:b/>
                <w:sz w:val="20"/>
                <w:szCs w:val="20"/>
              </w:rPr>
              <w:t>임대료</w:t>
            </w:r>
            <w:r w:rsidRPr="004E231D">
              <w:rPr>
                <w:rFonts w:hint="eastAsia"/>
                <w:b/>
                <w:sz w:val="20"/>
                <w:szCs w:val="20"/>
              </w:rPr>
              <w:t>(</w:t>
            </w:r>
            <w:r w:rsidRPr="004E231D">
              <w:rPr>
                <w:rFonts w:hint="eastAsia"/>
                <w:b/>
                <w:sz w:val="20"/>
                <w:szCs w:val="20"/>
              </w:rPr>
              <w:t>원</w:t>
            </w:r>
            <w:r w:rsidRPr="004E231D">
              <w:rPr>
                <w:rFonts w:hint="eastAsia"/>
                <w:b/>
                <w:sz w:val="20"/>
                <w:szCs w:val="20"/>
              </w:rPr>
              <w:t>)</w:t>
            </w:r>
          </w:p>
        </w:tc>
      </w:tr>
      <w:tr w:rsidR="00D370BD" w:rsidRPr="004E231D" w14:paraId="4EA8F7D1" w14:textId="77777777" w:rsidTr="004E231D">
        <w:tc>
          <w:tcPr>
            <w:tcW w:w="562" w:type="dxa"/>
          </w:tcPr>
          <w:p w14:paraId="5F473A02" w14:textId="77777777" w:rsidR="00D370BD" w:rsidRPr="004E231D" w:rsidRDefault="00D370BD" w:rsidP="00556F3B">
            <w:pPr>
              <w:tabs>
                <w:tab w:val="left" w:pos="680"/>
              </w:tabs>
              <w:jc w:val="center"/>
              <w:rPr>
                <w:sz w:val="20"/>
                <w:szCs w:val="20"/>
              </w:rPr>
            </w:pPr>
            <w:r w:rsidRPr="004E231D">
              <w:rPr>
                <w:sz w:val="20"/>
                <w:szCs w:val="20"/>
              </w:rPr>
              <w:t>1</w:t>
            </w:r>
          </w:p>
        </w:tc>
        <w:tc>
          <w:tcPr>
            <w:tcW w:w="1418" w:type="dxa"/>
          </w:tcPr>
          <w:p w14:paraId="4A893CE9" w14:textId="0EA79A79" w:rsidR="00D370BD" w:rsidRPr="004E231D" w:rsidRDefault="00D370BD" w:rsidP="00556F3B">
            <w:pPr>
              <w:tabs>
                <w:tab w:val="left" w:pos="680"/>
              </w:tabs>
              <w:jc w:val="center"/>
              <w:rPr>
                <w:sz w:val="20"/>
                <w:szCs w:val="20"/>
              </w:rPr>
            </w:pPr>
            <w:r w:rsidRPr="004E231D">
              <w:rPr>
                <w:sz w:val="20"/>
                <w:szCs w:val="20"/>
              </w:rPr>
              <w:t>쿠팡</w:t>
            </w:r>
            <w:r w:rsidR="00556F3B" w:rsidRPr="004E231D">
              <w:rPr>
                <w:rFonts w:hint="eastAsia"/>
                <w:sz w:val="20"/>
                <w:szCs w:val="20"/>
              </w:rPr>
              <w:t>㈜</w:t>
            </w:r>
          </w:p>
        </w:tc>
        <w:tc>
          <w:tcPr>
            <w:tcW w:w="1559" w:type="dxa"/>
          </w:tcPr>
          <w:p w14:paraId="0DF29CDA" w14:textId="14016693" w:rsidR="00D370BD"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5</w:t>
            </w:r>
            <w:r w:rsidRPr="004E231D">
              <w:rPr>
                <w:sz w:val="20"/>
                <w:szCs w:val="20"/>
              </w:rPr>
              <w:t>층</w:t>
            </w:r>
            <w:r w:rsidRPr="004E231D">
              <w:rPr>
                <w:sz w:val="20"/>
                <w:szCs w:val="20"/>
              </w:rPr>
              <w:t>~7</w:t>
            </w:r>
            <w:r w:rsidRPr="004E231D">
              <w:rPr>
                <w:sz w:val="20"/>
                <w:szCs w:val="20"/>
              </w:rPr>
              <w:t>층</w:t>
            </w:r>
          </w:p>
        </w:tc>
        <w:tc>
          <w:tcPr>
            <w:tcW w:w="2410" w:type="dxa"/>
          </w:tcPr>
          <w:p w14:paraId="2F780162" w14:textId="77777777" w:rsidR="00D370BD" w:rsidRPr="004E231D" w:rsidRDefault="00D370BD" w:rsidP="004E231D">
            <w:pPr>
              <w:tabs>
                <w:tab w:val="left" w:pos="680"/>
              </w:tabs>
              <w:jc w:val="center"/>
              <w:rPr>
                <w:sz w:val="20"/>
                <w:szCs w:val="20"/>
              </w:rPr>
            </w:pPr>
            <w:r w:rsidRPr="004E231D">
              <w:rPr>
                <w:sz w:val="20"/>
                <w:szCs w:val="20"/>
              </w:rPr>
              <w:t>2024. 2. 1. ~ 2034. 4. 30.</w:t>
            </w:r>
          </w:p>
        </w:tc>
        <w:tc>
          <w:tcPr>
            <w:tcW w:w="1701" w:type="dxa"/>
          </w:tcPr>
          <w:p w14:paraId="29D9CA32" w14:textId="77777777" w:rsidR="00D370BD" w:rsidRPr="004E231D" w:rsidRDefault="00D370BD" w:rsidP="00057043">
            <w:pPr>
              <w:tabs>
                <w:tab w:val="left" w:pos="680"/>
              </w:tabs>
              <w:jc w:val="right"/>
              <w:rPr>
                <w:sz w:val="20"/>
                <w:szCs w:val="20"/>
              </w:rPr>
            </w:pPr>
            <w:r w:rsidRPr="004E231D">
              <w:rPr>
                <w:sz w:val="20"/>
                <w:szCs w:val="20"/>
              </w:rPr>
              <w:t>2,132,586,000</w:t>
            </w:r>
          </w:p>
        </w:tc>
        <w:tc>
          <w:tcPr>
            <w:tcW w:w="1350" w:type="dxa"/>
          </w:tcPr>
          <w:p w14:paraId="232E9F7B" w14:textId="2F57D7ED" w:rsidR="00D370BD" w:rsidRPr="004E231D" w:rsidRDefault="00157924" w:rsidP="00157924">
            <w:pPr>
              <w:tabs>
                <w:tab w:val="left" w:pos="680"/>
              </w:tabs>
              <w:jc w:val="right"/>
              <w:rPr>
                <w:sz w:val="20"/>
                <w:szCs w:val="20"/>
              </w:rPr>
            </w:pPr>
            <w:r>
              <w:rPr>
                <w:rFonts w:hint="eastAsia"/>
                <w:sz w:val="20"/>
                <w:szCs w:val="20"/>
              </w:rPr>
              <w:t>373,424,695</w:t>
            </w:r>
          </w:p>
        </w:tc>
      </w:tr>
      <w:tr w:rsidR="00D370BD" w:rsidRPr="004E231D" w14:paraId="1441D2A0" w14:textId="77777777" w:rsidTr="004E231D">
        <w:tc>
          <w:tcPr>
            <w:tcW w:w="562" w:type="dxa"/>
          </w:tcPr>
          <w:p w14:paraId="4337E75D" w14:textId="77777777" w:rsidR="00D370BD" w:rsidRPr="004E231D" w:rsidRDefault="00D370BD" w:rsidP="00556F3B">
            <w:pPr>
              <w:tabs>
                <w:tab w:val="left" w:pos="680"/>
              </w:tabs>
              <w:jc w:val="center"/>
              <w:rPr>
                <w:sz w:val="20"/>
                <w:szCs w:val="20"/>
              </w:rPr>
            </w:pPr>
            <w:r w:rsidRPr="004E231D">
              <w:rPr>
                <w:sz w:val="20"/>
                <w:szCs w:val="20"/>
              </w:rPr>
              <w:t>2</w:t>
            </w:r>
          </w:p>
        </w:tc>
        <w:tc>
          <w:tcPr>
            <w:tcW w:w="1418" w:type="dxa"/>
          </w:tcPr>
          <w:p w14:paraId="52B3BDD7" w14:textId="4E614B62" w:rsidR="00D370BD"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7D237026" w14:textId="22C83AF7" w:rsidR="00556F3B"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4</w:t>
            </w:r>
            <w:r w:rsidRPr="004E231D">
              <w:rPr>
                <w:sz w:val="20"/>
                <w:szCs w:val="20"/>
              </w:rPr>
              <w:t>층</w:t>
            </w:r>
            <w:r w:rsidR="004E231D" w:rsidRPr="004E231D">
              <w:rPr>
                <w:rFonts w:hint="eastAsia"/>
                <w:sz w:val="20"/>
                <w:szCs w:val="20"/>
              </w:rPr>
              <w:t xml:space="preserve"> </w:t>
            </w:r>
            <w:r w:rsidR="004E231D" w:rsidRPr="004E231D">
              <w:rPr>
                <w:rFonts w:hint="eastAsia"/>
                <w:sz w:val="20"/>
                <w:szCs w:val="20"/>
              </w:rPr>
              <w:t>전부</w:t>
            </w:r>
            <w:r w:rsidR="00556F3B" w:rsidRPr="004E231D">
              <w:rPr>
                <w:rFonts w:hint="eastAsia"/>
                <w:sz w:val="20"/>
                <w:szCs w:val="20"/>
              </w:rPr>
              <w:t>,</w:t>
            </w:r>
          </w:p>
          <w:p w14:paraId="5486BFE4" w14:textId="695A3F71" w:rsidR="00D370BD" w:rsidRPr="004E231D" w:rsidRDefault="00556F3B" w:rsidP="00556F3B">
            <w:pPr>
              <w:tabs>
                <w:tab w:val="left" w:pos="680"/>
              </w:tabs>
              <w:jc w:val="center"/>
              <w:rPr>
                <w:sz w:val="20"/>
                <w:szCs w:val="20"/>
              </w:rPr>
            </w:pPr>
            <w:r w:rsidRPr="004E231D">
              <w:rPr>
                <w:rFonts w:hint="eastAsia"/>
                <w:sz w:val="20"/>
                <w:szCs w:val="20"/>
              </w:rPr>
              <w:t>지상</w:t>
            </w:r>
            <w:r w:rsidR="00D370BD" w:rsidRPr="004E231D">
              <w:rPr>
                <w:sz w:val="20"/>
                <w:szCs w:val="20"/>
              </w:rPr>
              <w:t xml:space="preserve"> 8</w:t>
            </w:r>
            <w:r w:rsidR="00D370BD" w:rsidRPr="004E231D">
              <w:rPr>
                <w:sz w:val="20"/>
                <w:szCs w:val="20"/>
              </w:rPr>
              <w:t>층</w:t>
            </w:r>
            <w:r w:rsidR="00D370BD" w:rsidRPr="004E231D">
              <w:rPr>
                <w:sz w:val="20"/>
                <w:szCs w:val="20"/>
              </w:rPr>
              <w:t xml:space="preserve"> </w:t>
            </w:r>
            <w:r w:rsidR="00D370BD" w:rsidRPr="004E231D">
              <w:rPr>
                <w:sz w:val="20"/>
                <w:szCs w:val="20"/>
              </w:rPr>
              <w:t>일부</w:t>
            </w:r>
          </w:p>
        </w:tc>
        <w:tc>
          <w:tcPr>
            <w:tcW w:w="2410" w:type="dxa"/>
          </w:tcPr>
          <w:p w14:paraId="507C5F0D" w14:textId="77777777" w:rsidR="00D370BD" w:rsidRPr="004E231D" w:rsidRDefault="00D370BD" w:rsidP="004E231D">
            <w:pPr>
              <w:tabs>
                <w:tab w:val="left" w:pos="680"/>
              </w:tabs>
              <w:jc w:val="center"/>
              <w:rPr>
                <w:sz w:val="20"/>
                <w:szCs w:val="20"/>
              </w:rPr>
            </w:pPr>
            <w:r w:rsidRPr="004E231D">
              <w:rPr>
                <w:sz w:val="20"/>
                <w:szCs w:val="20"/>
              </w:rPr>
              <w:t>2024. 5. 1. ~ 2034. 4. 30.</w:t>
            </w:r>
          </w:p>
        </w:tc>
        <w:tc>
          <w:tcPr>
            <w:tcW w:w="1701" w:type="dxa"/>
          </w:tcPr>
          <w:p w14:paraId="4E574BAA" w14:textId="77777777" w:rsidR="00D370BD" w:rsidRPr="004E231D" w:rsidRDefault="00D370BD" w:rsidP="00057043">
            <w:pPr>
              <w:tabs>
                <w:tab w:val="left" w:pos="680"/>
              </w:tabs>
              <w:jc w:val="right"/>
              <w:rPr>
                <w:sz w:val="20"/>
                <w:szCs w:val="20"/>
              </w:rPr>
            </w:pPr>
            <w:r w:rsidRPr="004E231D">
              <w:rPr>
                <w:sz w:val="20"/>
                <w:szCs w:val="20"/>
              </w:rPr>
              <w:t>832,222,008</w:t>
            </w:r>
          </w:p>
        </w:tc>
        <w:tc>
          <w:tcPr>
            <w:tcW w:w="1350" w:type="dxa"/>
          </w:tcPr>
          <w:p w14:paraId="05FE9FB7" w14:textId="01E9EF19" w:rsidR="00D370BD" w:rsidRPr="004E231D" w:rsidRDefault="00157924" w:rsidP="00157924">
            <w:pPr>
              <w:tabs>
                <w:tab w:val="left" w:pos="680"/>
              </w:tabs>
              <w:jc w:val="right"/>
              <w:rPr>
                <w:sz w:val="20"/>
                <w:szCs w:val="20"/>
              </w:rPr>
            </w:pPr>
            <w:r>
              <w:rPr>
                <w:rFonts w:hint="eastAsia"/>
                <w:sz w:val="20"/>
                <w:szCs w:val="20"/>
              </w:rPr>
              <w:t>145,725,542</w:t>
            </w:r>
          </w:p>
        </w:tc>
      </w:tr>
      <w:tr w:rsidR="00D135B6" w:rsidRPr="004E231D" w14:paraId="12CE8F29" w14:textId="77777777" w:rsidTr="004E231D">
        <w:tc>
          <w:tcPr>
            <w:tcW w:w="562" w:type="dxa"/>
            <w:vMerge w:val="restart"/>
          </w:tcPr>
          <w:p w14:paraId="3C39FEDF" w14:textId="3D5D7182" w:rsidR="00D135B6" w:rsidRPr="004E231D" w:rsidRDefault="00D135B6" w:rsidP="00D135B6">
            <w:pPr>
              <w:tabs>
                <w:tab w:val="left" w:pos="680"/>
              </w:tabs>
              <w:jc w:val="center"/>
              <w:rPr>
                <w:sz w:val="20"/>
                <w:szCs w:val="20"/>
              </w:rPr>
            </w:pPr>
            <w:r w:rsidRPr="004E231D">
              <w:rPr>
                <w:sz w:val="20"/>
                <w:szCs w:val="20"/>
              </w:rPr>
              <w:t>3</w:t>
            </w:r>
          </w:p>
        </w:tc>
        <w:tc>
          <w:tcPr>
            <w:tcW w:w="1418" w:type="dxa"/>
            <w:vMerge w:val="restart"/>
          </w:tcPr>
          <w:p w14:paraId="17F37413" w14:textId="5785DF65" w:rsidR="00D135B6" w:rsidRPr="004E231D" w:rsidRDefault="00D135B6" w:rsidP="00D135B6">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71B8C62E" w14:textId="1909D9A6" w:rsidR="00D135B6" w:rsidRPr="004E231D" w:rsidRDefault="00D135B6" w:rsidP="00556F3B">
            <w:pPr>
              <w:tabs>
                <w:tab w:val="left" w:pos="680"/>
              </w:tabs>
              <w:jc w:val="center"/>
              <w:rPr>
                <w:sz w:val="20"/>
                <w:szCs w:val="20"/>
              </w:rPr>
            </w:pPr>
            <w:r w:rsidRPr="004E231D">
              <w:rPr>
                <w:sz w:val="20"/>
                <w:szCs w:val="20"/>
              </w:rPr>
              <w:t>지상</w:t>
            </w:r>
            <w:r w:rsidRPr="004E231D">
              <w:rPr>
                <w:sz w:val="20"/>
                <w:szCs w:val="20"/>
              </w:rPr>
              <w:t xml:space="preserve"> 2</w:t>
            </w:r>
            <w:r w:rsidRPr="004E231D">
              <w:rPr>
                <w:sz w:val="20"/>
                <w:szCs w:val="20"/>
              </w:rPr>
              <w:t>층</w:t>
            </w:r>
          </w:p>
        </w:tc>
        <w:tc>
          <w:tcPr>
            <w:tcW w:w="2410" w:type="dxa"/>
          </w:tcPr>
          <w:p w14:paraId="5897C546" w14:textId="77777777" w:rsidR="00D135B6" w:rsidRPr="004E231D" w:rsidRDefault="00D135B6" w:rsidP="004E231D">
            <w:pPr>
              <w:tabs>
                <w:tab w:val="left" w:pos="680"/>
              </w:tabs>
              <w:jc w:val="center"/>
              <w:rPr>
                <w:sz w:val="20"/>
                <w:szCs w:val="20"/>
              </w:rPr>
            </w:pPr>
            <w:r w:rsidRPr="004E231D">
              <w:rPr>
                <w:sz w:val="20"/>
                <w:szCs w:val="20"/>
              </w:rPr>
              <w:t>2025. 1. 1. ~ 2034. 4. 30.</w:t>
            </w:r>
          </w:p>
        </w:tc>
        <w:tc>
          <w:tcPr>
            <w:tcW w:w="1701" w:type="dxa"/>
          </w:tcPr>
          <w:p w14:paraId="5178044B" w14:textId="77777777" w:rsidR="00D135B6" w:rsidRPr="004E231D" w:rsidRDefault="00D135B6" w:rsidP="00556F3B">
            <w:pPr>
              <w:tabs>
                <w:tab w:val="left" w:pos="680"/>
              </w:tabs>
              <w:jc w:val="right"/>
              <w:rPr>
                <w:sz w:val="20"/>
                <w:szCs w:val="20"/>
              </w:rPr>
            </w:pPr>
            <w:r w:rsidRPr="004E231D">
              <w:rPr>
                <w:sz w:val="20"/>
                <w:szCs w:val="20"/>
              </w:rPr>
              <w:t>786,801,600</w:t>
            </w:r>
          </w:p>
        </w:tc>
        <w:tc>
          <w:tcPr>
            <w:tcW w:w="1350" w:type="dxa"/>
          </w:tcPr>
          <w:p w14:paraId="04498060" w14:textId="4279BA90" w:rsidR="00D135B6" w:rsidRPr="004E231D" w:rsidRDefault="00D135B6" w:rsidP="00157924">
            <w:pPr>
              <w:tabs>
                <w:tab w:val="left" w:pos="680"/>
              </w:tabs>
              <w:jc w:val="right"/>
              <w:rPr>
                <w:sz w:val="20"/>
                <w:szCs w:val="20"/>
              </w:rPr>
            </w:pPr>
            <w:r>
              <w:rPr>
                <w:rFonts w:hint="eastAsia"/>
                <w:sz w:val="20"/>
                <w:szCs w:val="20"/>
              </w:rPr>
              <w:t>134,411,940</w:t>
            </w:r>
          </w:p>
        </w:tc>
      </w:tr>
      <w:tr w:rsidR="00D135B6" w:rsidRPr="004E231D" w14:paraId="18207E5A" w14:textId="77777777" w:rsidTr="004E231D">
        <w:tc>
          <w:tcPr>
            <w:tcW w:w="562" w:type="dxa"/>
            <w:vMerge/>
          </w:tcPr>
          <w:p w14:paraId="1956D8C9" w14:textId="75400B57" w:rsidR="00D135B6" w:rsidRPr="004E231D" w:rsidRDefault="00D135B6" w:rsidP="00556F3B">
            <w:pPr>
              <w:tabs>
                <w:tab w:val="left" w:pos="680"/>
              </w:tabs>
              <w:jc w:val="center"/>
              <w:rPr>
                <w:sz w:val="20"/>
                <w:szCs w:val="20"/>
              </w:rPr>
            </w:pPr>
          </w:p>
        </w:tc>
        <w:tc>
          <w:tcPr>
            <w:tcW w:w="1418" w:type="dxa"/>
            <w:vMerge/>
          </w:tcPr>
          <w:p w14:paraId="33C75609" w14:textId="58F1D37C" w:rsidR="00D135B6" w:rsidRPr="004E231D" w:rsidRDefault="00D135B6" w:rsidP="00556F3B">
            <w:pPr>
              <w:tabs>
                <w:tab w:val="left" w:pos="680"/>
              </w:tabs>
              <w:jc w:val="center"/>
              <w:rPr>
                <w:sz w:val="20"/>
                <w:szCs w:val="20"/>
              </w:rPr>
            </w:pPr>
          </w:p>
        </w:tc>
        <w:tc>
          <w:tcPr>
            <w:tcW w:w="1559" w:type="dxa"/>
          </w:tcPr>
          <w:p w14:paraId="013C67E6" w14:textId="7DE7B683" w:rsidR="00D135B6" w:rsidRPr="004E231D" w:rsidRDefault="00D135B6" w:rsidP="00556F3B">
            <w:pPr>
              <w:tabs>
                <w:tab w:val="left" w:pos="680"/>
              </w:tabs>
              <w:jc w:val="center"/>
              <w:rPr>
                <w:sz w:val="20"/>
                <w:szCs w:val="20"/>
              </w:rPr>
            </w:pPr>
            <w:r w:rsidRPr="004E231D">
              <w:rPr>
                <w:sz w:val="20"/>
                <w:szCs w:val="20"/>
              </w:rPr>
              <w:t>지하</w:t>
            </w:r>
            <w:r w:rsidRPr="004E231D">
              <w:rPr>
                <w:sz w:val="20"/>
                <w:szCs w:val="20"/>
              </w:rPr>
              <w:t xml:space="preserve"> 1</w:t>
            </w:r>
            <w:r w:rsidRPr="004E231D">
              <w:rPr>
                <w:sz w:val="20"/>
                <w:szCs w:val="20"/>
              </w:rPr>
              <w:t>층</w:t>
            </w:r>
          </w:p>
        </w:tc>
        <w:tc>
          <w:tcPr>
            <w:tcW w:w="2410" w:type="dxa"/>
          </w:tcPr>
          <w:p w14:paraId="056A80C1" w14:textId="77777777" w:rsidR="00D135B6" w:rsidRPr="004E231D" w:rsidRDefault="00D135B6" w:rsidP="004E231D">
            <w:pPr>
              <w:tabs>
                <w:tab w:val="left" w:pos="680"/>
              </w:tabs>
              <w:jc w:val="center"/>
              <w:rPr>
                <w:sz w:val="20"/>
                <w:szCs w:val="20"/>
              </w:rPr>
            </w:pPr>
            <w:r w:rsidRPr="004E231D">
              <w:rPr>
                <w:sz w:val="20"/>
                <w:szCs w:val="20"/>
              </w:rPr>
              <w:t>2025. 4. 1. ~ 2034. 4. 30.</w:t>
            </w:r>
          </w:p>
        </w:tc>
        <w:tc>
          <w:tcPr>
            <w:tcW w:w="1701" w:type="dxa"/>
          </w:tcPr>
          <w:p w14:paraId="61DA274E" w14:textId="77777777" w:rsidR="00D135B6" w:rsidRPr="004E231D" w:rsidRDefault="00D135B6" w:rsidP="00556F3B">
            <w:pPr>
              <w:tabs>
                <w:tab w:val="left" w:pos="680"/>
              </w:tabs>
              <w:jc w:val="right"/>
              <w:rPr>
                <w:sz w:val="20"/>
                <w:szCs w:val="20"/>
              </w:rPr>
            </w:pPr>
            <w:r w:rsidRPr="004E231D">
              <w:rPr>
                <w:sz w:val="20"/>
                <w:szCs w:val="20"/>
              </w:rPr>
              <w:t>988,315,200</w:t>
            </w:r>
          </w:p>
        </w:tc>
        <w:tc>
          <w:tcPr>
            <w:tcW w:w="1350" w:type="dxa"/>
          </w:tcPr>
          <w:p w14:paraId="0922D3B5" w14:textId="1D48FE4D" w:rsidR="00D135B6" w:rsidRPr="004E231D" w:rsidRDefault="00D135B6" w:rsidP="00157924">
            <w:pPr>
              <w:tabs>
                <w:tab w:val="left" w:pos="680"/>
              </w:tabs>
              <w:jc w:val="right"/>
              <w:rPr>
                <w:sz w:val="20"/>
                <w:szCs w:val="20"/>
              </w:rPr>
            </w:pPr>
            <w:r>
              <w:rPr>
                <w:rFonts w:hint="eastAsia"/>
                <w:sz w:val="20"/>
                <w:szCs w:val="20"/>
              </w:rPr>
              <w:t>168,837,180</w:t>
            </w:r>
          </w:p>
        </w:tc>
      </w:tr>
      <w:tr w:rsidR="00556F3B" w:rsidRPr="004E231D" w14:paraId="0B309005" w14:textId="77777777" w:rsidTr="004E231D">
        <w:tc>
          <w:tcPr>
            <w:tcW w:w="562" w:type="dxa"/>
          </w:tcPr>
          <w:p w14:paraId="319C13FE" w14:textId="5D496AB0" w:rsidR="00556F3B" w:rsidRPr="004E231D" w:rsidRDefault="00D135B6" w:rsidP="00556F3B">
            <w:pPr>
              <w:tabs>
                <w:tab w:val="left" w:pos="680"/>
              </w:tabs>
              <w:jc w:val="center"/>
              <w:rPr>
                <w:sz w:val="20"/>
                <w:szCs w:val="20"/>
              </w:rPr>
            </w:pPr>
            <w:r>
              <w:rPr>
                <w:rFonts w:hint="eastAsia"/>
                <w:sz w:val="20"/>
                <w:szCs w:val="20"/>
              </w:rPr>
              <w:t>4</w:t>
            </w:r>
          </w:p>
        </w:tc>
        <w:tc>
          <w:tcPr>
            <w:tcW w:w="1418" w:type="dxa"/>
          </w:tcPr>
          <w:p w14:paraId="4BB7D42F" w14:textId="3E91F37E" w:rsidR="00556F3B"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6653F1E7" w14:textId="3D0247FB" w:rsidR="00556F3B" w:rsidRPr="004E231D" w:rsidRDefault="00556F3B" w:rsidP="00556F3B">
            <w:pPr>
              <w:tabs>
                <w:tab w:val="left" w:pos="680"/>
              </w:tabs>
              <w:jc w:val="center"/>
              <w:rPr>
                <w:sz w:val="20"/>
                <w:szCs w:val="20"/>
              </w:rPr>
            </w:pPr>
            <w:r w:rsidRPr="004E231D">
              <w:rPr>
                <w:sz w:val="20"/>
                <w:szCs w:val="20"/>
              </w:rPr>
              <w:t>지하</w:t>
            </w:r>
            <w:r w:rsidRPr="004E231D">
              <w:rPr>
                <w:sz w:val="20"/>
                <w:szCs w:val="20"/>
              </w:rPr>
              <w:t xml:space="preserve"> 2</w:t>
            </w:r>
            <w:r w:rsidRPr="004E231D">
              <w:rPr>
                <w:sz w:val="20"/>
                <w:szCs w:val="20"/>
              </w:rPr>
              <w:t>층</w:t>
            </w:r>
          </w:p>
        </w:tc>
        <w:tc>
          <w:tcPr>
            <w:tcW w:w="2410" w:type="dxa"/>
          </w:tcPr>
          <w:p w14:paraId="3D741B29" w14:textId="77777777" w:rsidR="00556F3B" w:rsidRPr="004E231D" w:rsidRDefault="00556F3B" w:rsidP="004E231D">
            <w:pPr>
              <w:tabs>
                <w:tab w:val="left" w:pos="680"/>
              </w:tabs>
              <w:jc w:val="center"/>
              <w:rPr>
                <w:sz w:val="20"/>
                <w:szCs w:val="20"/>
              </w:rPr>
            </w:pPr>
            <w:r w:rsidRPr="004E231D">
              <w:rPr>
                <w:sz w:val="20"/>
                <w:szCs w:val="20"/>
              </w:rPr>
              <w:t>2025. 12. 1. ~ 2034. 4. 30.</w:t>
            </w:r>
          </w:p>
        </w:tc>
        <w:tc>
          <w:tcPr>
            <w:tcW w:w="1701" w:type="dxa"/>
          </w:tcPr>
          <w:p w14:paraId="2A42D17B" w14:textId="77777777" w:rsidR="00556F3B" w:rsidRPr="004E231D" w:rsidRDefault="00556F3B" w:rsidP="00556F3B">
            <w:pPr>
              <w:tabs>
                <w:tab w:val="left" w:pos="680"/>
              </w:tabs>
              <w:jc w:val="right"/>
              <w:rPr>
                <w:sz w:val="20"/>
                <w:szCs w:val="20"/>
              </w:rPr>
            </w:pPr>
            <w:r w:rsidRPr="004E231D">
              <w:rPr>
                <w:sz w:val="20"/>
                <w:szCs w:val="20"/>
              </w:rPr>
              <w:t>982,155,600</w:t>
            </w:r>
          </w:p>
        </w:tc>
        <w:tc>
          <w:tcPr>
            <w:tcW w:w="1350" w:type="dxa"/>
          </w:tcPr>
          <w:p w14:paraId="606B3080" w14:textId="458A6A4E" w:rsidR="00556F3B" w:rsidRPr="004E231D" w:rsidRDefault="00D135B6" w:rsidP="00157924">
            <w:pPr>
              <w:tabs>
                <w:tab w:val="left" w:pos="680"/>
              </w:tabs>
              <w:jc w:val="right"/>
              <w:rPr>
                <w:sz w:val="20"/>
                <w:szCs w:val="20"/>
              </w:rPr>
            </w:pPr>
            <w:r>
              <w:rPr>
                <w:rFonts w:hint="eastAsia"/>
                <w:sz w:val="20"/>
                <w:szCs w:val="20"/>
              </w:rPr>
              <w:t>163,692,600</w:t>
            </w:r>
          </w:p>
        </w:tc>
      </w:tr>
      <w:tr w:rsidR="00556F3B" w:rsidRPr="004E231D" w14:paraId="3A5755AD" w14:textId="77777777" w:rsidTr="004E231D">
        <w:tc>
          <w:tcPr>
            <w:tcW w:w="562" w:type="dxa"/>
          </w:tcPr>
          <w:p w14:paraId="6111CA69" w14:textId="667A3778" w:rsidR="00556F3B" w:rsidRPr="004E231D" w:rsidRDefault="00D135B6" w:rsidP="00556F3B">
            <w:pPr>
              <w:tabs>
                <w:tab w:val="left" w:pos="680"/>
              </w:tabs>
              <w:jc w:val="center"/>
              <w:rPr>
                <w:sz w:val="20"/>
                <w:szCs w:val="20"/>
              </w:rPr>
            </w:pPr>
            <w:r>
              <w:rPr>
                <w:rFonts w:hint="eastAsia"/>
                <w:sz w:val="20"/>
                <w:szCs w:val="20"/>
              </w:rPr>
              <w:t>5</w:t>
            </w:r>
          </w:p>
        </w:tc>
        <w:tc>
          <w:tcPr>
            <w:tcW w:w="1418" w:type="dxa"/>
          </w:tcPr>
          <w:p w14:paraId="028EF9A3" w14:textId="52311F6C" w:rsidR="00556F3B"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420B8D60" w14:textId="233881FF" w:rsidR="00556F3B" w:rsidRPr="004E231D" w:rsidRDefault="00556F3B" w:rsidP="00556F3B">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503B6754" w14:textId="77777777" w:rsidR="00556F3B" w:rsidRPr="004E231D" w:rsidRDefault="00556F3B" w:rsidP="004E231D">
            <w:pPr>
              <w:tabs>
                <w:tab w:val="left" w:pos="680"/>
              </w:tabs>
              <w:jc w:val="center"/>
              <w:rPr>
                <w:sz w:val="20"/>
                <w:szCs w:val="20"/>
              </w:rPr>
            </w:pPr>
            <w:r w:rsidRPr="004E231D">
              <w:rPr>
                <w:sz w:val="20"/>
                <w:szCs w:val="20"/>
              </w:rPr>
              <w:t>2026. 8. 18. ~ 2034. 4. 30.</w:t>
            </w:r>
          </w:p>
        </w:tc>
        <w:tc>
          <w:tcPr>
            <w:tcW w:w="1701" w:type="dxa"/>
          </w:tcPr>
          <w:p w14:paraId="11F7EEFD" w14:textId="77777777" w:rsidR="00556F3B" w:rsidRPr="004E231D" w:rsidRDefault="00556F3B" w:rsidP="00556F3B">
            <w:pPr>
              <w:tabs>
                <w:tab w:val="left" w:pos="680"/>
              </w:tabs>
              <w:jc w:val="right"/>
              <w:rPr>
                <w:sz w:val="20"/>
                <w:szCs w:val="20"/>
              </w:rPr>
            </w:pPr>
            <w:r w:rsidRPr="004E231D">
              <w:rPr>
                <w:sz w:val="20"/>
                <w:szCs w:val="20"/>
              </w:rPr>
              <w:t>32,620,110</w:t>
            </w:r>
          </w:p>
        </w:tc>
        <w:tc>
          <w:tcPr>
            <w:tcW w:w="1350" w:type="dxa"/>
          </w:tcPr>
          <w:p w14:paraId="6F9821D8" w14:textId="5F80D306" w:rsidR="00556F3B" w:rsidRPr="004E231D" w:rsidRDefault="00D135B6" w:rsidP="00157924">
            <w:pPr>
              <w:tabs>
                <w:tab w:val="left" w:pos="680"/>
              </w:tabs>
              <w:jc w:val="right"/>
              <w:rPr>
                <w:sz w:val="20"/>
                <w:szCs w:val="20"/>
              </w:rPr>
            </w:pPr>
            <w:r>
              <w:rPr>
                <w:rFonts w:hint="eastAsia"/>
                <w:sz w:val="20"/>
                <w:szCs w:val="20"/>
              </w:rPr>
              <w:t>5,436,685</w:t>
            </w:r>
          </w:p>
        </w:tc>
      </w:tr>
      <w:tr w:rsidR="006D0D15" w:rsidRPr="004E231D" w14:paraId="694ED80D" w14:textId="77777777" w:rsidTr="004E231D">
        <w:tc>
          <w:tcPr>
            <w:tcW w:w="562" w:type="dxa"/>
          </w:tcPr>
          <w:p w14:paraId="582808B4" w14:textId="61BCEBAB" w:rsidR="006D0D15" w:rsidRDefault="006D0D15" w:rsidP="006D0D15">
            <w:pPr>
              <w:tabs>
                <w:tab w:val="left" w:pos="680"/>
              </w:tabs>
              <w:jc w:val="center"/>
              <w:rPr>
                <w:sz w:val="20"/>
                <w:szCs w:val="20"/>
              </w:rPr>
            </w:pPr>
            <w:r>
              <w:rPr>
                <w:rFonts w:hint="eastAsia"/>
                <w:sz w:val="20"/>
                <w:szCs w:val="20"/>
              </w:rPr>
              <w:t>6</w:t>
            </w:r>
          </w:p>
        </w:tc>
        <w:tc>
          <w:tcPr>
            <w:tcW w:w="1418" w:type="dxa"/>
          </w:tcPr>
          <w:p w14:paraId="12E2D083" w14:textId="0E2A8AA8"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농심</w:t>
            </w:r>
          </w:p>
        </w:tc>
        <w:tc>
          <w:tcPr>
            <w:tcW w:w="1559" w:type="dxa"/>
          </w:tcPr>
          <w:p w14:paraId="2265F361" w14:textId="111618E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3</w:t>
            </w:r>
            <w:r w:rsidRPr="004E231D">
              <w:rPr>
                <w:sz w:val="20"/>
                <w:szCs w:val="20"/>
              </w:rPr>
              <w:t>층</w:t>
            </w:r>
          </w:p>
        </w:tc>
        <w:tc>
          <w:tcPr>
            <w:tcW w:w="2410" w:type="dxa"/>
          </w:tcPr>
          <w:p w14:paraId="3C369626" w14:textId="17C6803C" w:rsidR="006D0D15" w:rsidRPr="004E231D" w:rsidRDefault="006D0D15" w:rsidP="006D0D15">
            <w:pPr>
              <w:tabs>
                <w:tab w:val="left" w:pos="680"/>
              </w:tabs>
              <w:jc w:val="center"/>
              <w:rPr>
                <w:sz w:val="20"/>
                <w:szCs w:val="20"/>
              </w:rPr>
            </w:pPr>
            <w:r w:rsidRPr="004E231D">
              <w:rPr>
                <w:sz w:val="20"/>
                <w:szCs w:val="20"/>
              </w:rPr>
              <w:t>2024. 7. 30. ~ 2029. 7. 29.</w:t>
            </w:r>
          </w:p>
        </w:tc>
        <w:tc>
          <w:tcPr>
            <w:tcW w:w="1701" w:type="dxa"/>
          </w:tcPr>
          <w:p w14:paraId="152AF557" w14:textId="35322C41" w:rsidR="006D0D15" w:rsidRPr="004E231D" w:rsidRDefault="006D0D15" w:rsidP="006D0D15">
            <w:pPr>
              <w:tabs>
                <w:tab w:val="left" w:pos="680"/>
              </w:tabs>
              <w:jc w:val="right"/>
              <w:rPr>
                <w:sz w:val="20"/>
                <w:szCs w:val="20"/>
              </w:rPr>
            </w:pPr>
            <w:r w:rsidRPr="004E231D">
              <w:rPr>
                <w:sz w:val="20"/>
                <w:szCs w:val="20"/>
              </w:rPr>
              <w:t>642,552,000</w:t>
            </w:r>
          </w:p>
        </w:tc>
        <w:tc>
          <w:tcPr>
            <w:tcW w:w="1350" w:type="dxa"/>
          </w:tcPr>
          <w:p w14:paraId="2C12D3A9" w14:textId="60D884C4" w:rsidR="006D0D15" w:rsidRDefault="006D0D15" w:rsidP="006D0D15">
            <w:pPr>
              <w:tabs>
                <w:tab w:val="left" w:pos="680"/>
              </w:tabs>
              <w:jc w:val="right"/>
              <w:rPr>
                <w:sz w:val="20"/>
                <w:szCs w:val="20"/>
              </w:rPr>
            </w:pPr>
            <w:r>
              <w:rPr>
                <w:rFonts w:hint="eastAsia"/>
                <w:sz w:val="20"/>
                <w:szCs w:val="20"/>
              </w:rPr>
              <w:t>107,092,000</w:t>
            </w:r>
          </w:p>
        </w:tc>
      </w:tr>
      <w:tr w:rsidR="006D0D15" w:rsidRPr="004E231D" w14:paraId="4D8CE590" w14:textId="77777777" w:rsidTr="004E231D">
        <w:tc>
          <w:tcPr>
            <w:tcW w:w="562" w:type="dxa"/>
          </w:tcPr>
          <w:p w14:paraId="44FF2427" w14:textId="27A9F728" w:rsidR="006D0D15" w:rsidRDefault="006D0D15" w:rsidP="006D0D15">
            <w:pPr>
              <w:tabs>
                <w:tab w:val="left" w:pos="680"/>
              </w:tabs>
              <w:jc w:val="center"/>
              <w:rPr>
                <w:sz w:val="20"/>
                <w:szCs w:val="20"/>
              </w:rPr>
            </w:pPr>
            <w:r>
              <w:rPr>
                <w:rFonts w:hint="eastAsia"/>
                <w:sz w:val="20"/>
                <w:szCs w:val="20"/>
              </w:rPr>
              <w:t>7</w:t>
            </w:r>
          </w:p>
        </w:tc>
        <w:tc>
          <w:tcPr>
            <w:tcW w:w="1418" w:type="dxa"/>
          </w:tcPr>
          <w:p w14:paraId="0B1AC2F0" w14:textId="5F6091C8" w:rsidR="006D0D15" w:rsidRPr="004E231D" w:rsidRDefault="006D0D15" w:rsidP="006D0D15">
            <w:pPr>
              <w:tabs>
                <w:tab w:val="left" w:pos="680"/>
              </w:tabs>
              <w:jc w:val="center"/>
              <w:rPr>
                <w:sz w:val="20"/>
                <w:szCs w:val="20"/>
              </w:rPr>
            </w:pPr>
            <w:r w:rsidRPr="004E231D">
              <w:rPr>
                <w:sz w:val="20"/>
                <w:szCs w:val="20"/>
              </w:rPr>
              <w:t>용마로지스</w:t>
            </w:r>
            <w:r w:rsidRPr="004E231D">
              <w:rPr>
                <w:rFonts w:hint="eastAsia"/>
                <w:sz w:val="20"/>
                <w:szCs w:val="20"/>
              </w:rPr>
              <w:t>㈜</w:t>
            </w:r>
          </w:p>
        </w:tc>
        <w:tc>
          <w:tcPr>
            <w:tcW w:w="1559" w:type="dxa"/>
          </w:tcPr>
          <w:p w14:paraId="1CB531B4" w14:textId="16C5A20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6E4088ED" w14:textId="36E62131" w:rsidR="006D0D15" w:rsidRPr="004E231D" w:rsidRDefault="006D0D15" w:rsidP="006D0D15">
            <w:pPr>
              <w:tabs>
                <w:tab w:val="left" w:pos="680"/>
              </w:tabs>
              <w:jc w:val="center"/>
              <w:rPr>
                <w:sz w:val="20"/>
                <w:szCs w:val="20"/>
              </w:rPr>
            </w:pPr>
            <w:r w:rsidRPr="004E231D">
              <w:rPr>
                <w:sz w:val="20"/>
                <w:szCs w:val="20"/>
              </w:rPr>
              <w:t>2024. 11. 16. ~ 2030. 1. 31.</w:t>
            </w:r>
          </w:p>
        </w:tc>
        <w:tc>
          <w:tcPr>
            <w:tcW w:w="1701" w:type="dxa"/>
          </w:tcPr>
          <w:p w14:paraId="3CD1D154" w14:textId="35941A2F" w:rsidR="006D0D15" w:rsidRPr="004E231D" w:rsidRDefault="006D0D15" w:rsidP="006D0D15">
            <w:pPr>
              <w:tabs>
                <w:tab w:val="left" w:pos="680"/>
              </w:tabs>
              <w:jc w:val="right"/>
              <w:rPr>
                <w:sz w:val="20"/>
                <w:szCs w:val="20"/>
              </w:rPr>
            </w:pPr>
            <w:r w:rsidRPr="004E231D">
              <w:rPr>
                <w:sz w:val="20"/>
                <w:szCs w:val="20"/>
              </w:rPr>
              <w:t>308,178,000</w:t>
            </w:r>
          </w:p>
        </w:tc>
        <w:tc>
          <w:tcPr>
            <w:tcW w:w="1350" w:type="dxa"/>
          </w:tcPr>
          <w:p w14:paraId="58584647" w14:textId="0DBD5E8F" w:rsidR="006D0D15" w:rsidRDefault="006D0D15" w:rsidP="006D0D15">
            <w:pPr>
              <w:tabs>
                <w:tab w:val="left" w:pos="680"/>
              </w:tabs>
              <w:jc w:val="right"/>
              <w:rPr>
                <w:sz w:val="20"/>
                <w:szCs w:val="20"/>
              </w:rPr>
            </w:pPr>
            <w:r>
              <w:rPr>
                <w:rFonts w:hint="eastAsia"/>
                <w:sz w:val="20"/>
                <w:szCs w:val="20"/>
              </w:rPr>
              <w:t>52,647,075</w:t>
            </w:r>
          </w:p>
        </w:tc>
      </w:tr>
      <w:tr w:rsidR="006D0D15" w:rsidRPr="004E231D" w14:paraId="03DFCD07" w14:textId="77777777" w:rsidTr="004E231D">
        <w:tc>
          <w:tcPr>
            <w:tcW w:w="562" w:type="dxa"/>
          </w:tcPr>
          <w:p w14:paraId="437EB194" w14:textId="2AFF8F4B" w:rsidR="006D0D15" w:rsidRPr="004E231D" w:rsidRDefault="006D0D15" w:rsidP="006D0D15">
            <w:pPr>
              <w:tabs>
                <w:tab w:val="left" w:pos="680"/>
              </w:tabs>
              <w:jc w:val="center"/>
              <w:rPr>
                <w:sz w:val="20"/>
                <w:szCs w:val="20"/>
              </w:rPr>
            </w:pPr>
            <w:r>
              <w:rPr>
                <w:rFonts w:hint="eastAsia"/>
                <w:sz w:val="20"/>
                <w:szCs w:val="20"/>
              </w:rPr>
              <w:t>8</w:t>
            </w:r>
          </w:p>
        </w:tc>
        <w:tc>
          <w:tcPr>
            <w:tcW w:w="1418" w:type="dxa"/>
          </w:tcPr>
          <w:p w14:paraId="6E6F4B89" w14:textId="386AC59A"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키즈밀</w:t>
            </w:r>
          </w:p>
        </w:tc>
        <w:tc>
          <w:tcPr>
            <w:tcW w:w="1559" w:type="dxa"/>
          </w:tcPr>
          <w:p w14:paraId="3EB1BFA1" w14:textId="165396DD"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44115CE1" w14:textId="77777777" w:rsidR="006D0D15" w:rsidRPr="004E231D" w:rsidRDefault="006D0D15" w:rsidP="006D0D15">
            <w:pPr>
              <w:tabs>
                <w:tab w:val="left" w:pos="680"/>
              </w:tabs>
              <w:jc w:val="center"/>
              <w:rPr>
                <w:sz w:val="20"/>
                <w:szCs w:val="20"/>
              </w:rPr>
            </w:pPr>
            <w:r w:rsidRPr="004E231D">
              <w:rPr>
                <w:sz w:val="20"/>
                <w:szCs w:val="20"/>
              </w:rPr>
              <w:t>2025. 1. 1. ~ 2029. 12. 31.</w:t>
            </w:r>
          </w:p>
        </w:tc>
        <w:tc>
          <w:tcPr>
            <w:tcW w:w="1701" w:type="dxa"/>
          </w:tcPr>
          <w:p w14:paraId="6924F1F6" w14:textId="77777777" w:rsidR="006D0D15" w:rsidRPr="004E231D" w:rsidRDefault="006D0D15" w:rsidP="006D0D15">
            <w:pPr>
              <w:tabs>
                <w:tab w:val="left" w:pos="680"/>
              </w:tabs>
              <w:jc w:val="right"/>
              <w:rPr>
                <w:sz w:val="20"/>
                <w:szCs w:val="20"/>
              </w:rPr>
            </w:pPr>
            <w:r w:rsidRPr="004E231D">
              <w:rPr>
                <w:sz w:val="20"/>
                <w:szCs w:val="20"/>
              </w:rPr>
              <w:t>100,000,000</w:t>
            </w:r>
          </w:p>
        </w:tc>
        <w:tc>
          <w:tcPr>
            <w:tcW w:w="1350" w:type="dxa"/>
          </w:tcPr>
          <w:p w14:paraId="49635C7C" w14:textId="6EDF6107" w:rsidR="006D0D15" w:rsidRPr="004E231D" w:rsidRDefault="006D0D15" w:rsidP="006D0D15">
            <w:pPr>
              <w:tabs>
                <w:tab w:val="left" w:pos="680"/>
              </w:tabs>
              <w:jc w:val="right"/>
              <w:rPr>
                <w:sz w:val="20"/>
                <w:szCs w:val="20"/>
              </w:rPr>
            </w:pPr>
            <w:r>
              <w:rPr>
                <w:rFonts w:hint="eastAsia"/>
                <w:sz w:val="20"/>
                <w:szCs w:val="20"/>
              </w:rPr>
              <w:t>19,654,862</w:t>
            </w:r>
          </w:p>
        </w:tc>
      </w:tr>
      <w:tr w:rsidR="006D0D15" w:rsidRPr="004E231D" w14:paraId="0A230991" w14:textId="77777777" w:rsidTr="004E231D">
        <w:tc>
          <w:tcPr>
            <w:tcW w:w="562" w:type="dxa"/>
          </w:tcPr>
          <w:p w14:paraId="5759397D" w14:textId="29290BE3" w:rsidR="006D0D15" w:rsidRPr="004E231D" w:rsidRDefault="006D0D15" w:rsidP="006D0D15">
            <w:pPr>
              <w:tabs>
                <w:tab w:val="left" w:pos="680"/>
              </w:tabs>
              <w:jc w:val="center"/>
              <w:rPr>
                <w:sz w:val="20"/>
                <w:szCs w:val="20"/>
              </w:rPr>
            </w:pPr>
            <w:r>
              <w:rPr>
                <w:rFonts w:hint="eastAsia"/>
                <w:sz w:val="20"/>
                <w:szCs w:val="20"/>
              </w:rPr>
              <w:t>9</w:t>
            </w:r>
          </w:p>
        </w:tc>
        <w:tc>
          <w:tcPr>
            <w:tcW w:w="1418" w:type="dxa"/>
          </w:tcPr>
          <w:p w14:paraId="14FF4934" w14:textId="24CECFFB"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키즈밀</w:t>
            </w:r>
          </w:p>
        </w:tc>
        <w:tc>
          <w:tcPr>
            <w:tcW w:w="1559" w:type="dxa"/>
          </w:tcPr>
          <w:p w14:paraId="10466A02" w14:textId="6AFA7765" w:rsidR="006D0D15" w:rsidRDefault="006D0D15" w:rsidP="006D0D15">
            <w:pPr>
              <w:tabs>
                <w:tab w:val="left" w:pos="680"/>
              </w:tabs>
              <w:jc w:val="center"/>
              <w:rPr>
                <w:sz w:val="20"/>
                <w:szCs w:val="20"/>
              </w:rPr>
            </w:pPr>
            <w:r>
              <w:rPr>
                <w:rFonts w:hint="eastAsia"/>
                <w:sz w:val="20"/>
                <w:szCs w:val="20"/>
              </w:rPr>
              <w:t>지상</w:t>
            </w:r>
            <w:r>
              <w:rPr>
                <w:rFonts w:hint="eastAsia"/>
                <w:sz w:val="20"/>
                <w:szCs w:val="20"/>
              </w:rPr>
              <w:t xml:space="preserve"> 8</w:t>
            </w:r>
            <w:r>
              <w:rPr>
                <w:rFonts w:hint="eastAsia"/>
                <w:sz w:val="20"/>
                <w:szCs w:val="20"/>
              </w:rPr>
              <w:t>층</w:t>
            </w:r>
          </w:p>
          <w:p w14:paraId="20A80CBC" w14:textId="62D49434" w:rsidR="006D0D15" w:rsidRPr="004E231D" w:rsidRDefault="006D0D15" w:rsidP="006D0D15">
            <w:pPr>
              <w:tabs>
                <w:tab w:val="left" w:pos="680"/>
              </w:tabs>
              <w:jc w:val="center"/>
              <w:rPr>
                <w:sz w:val="20"/>
                <w:szCs w:val="20"/>
              </w:rPr>
            </w:pPr>
            <w:r>
              <w:rPr>
                <w:rFonts w:hint="eastAsia"/>
                <w:sz w:val="20"/>
                <w:szCs w:val="20"/>
              </w:rPr>
              <w:t>주차장</w:t>
            </w:r>
            <w:r>
              <w:rPr>
                <w:rFonts w:hint="eastAsia"/>
                <w:sz w:val="20"/>
                <w:szCs w:val="20"/>
              </w:rPr>
              <w:t xml:space="preserve"> </w:t>
            </w:r>
            <w:r>
              <w:rPr>
                <w:rFonts w:hint="eastAsia"/>
                <w:sz w:val="20"/>
                <w:szCs w:val="20"/>
              </w:rPr>
              <w:t>일부</w:t>
            </w:r>
          </w:p>
        </w:tc>
        <w:tc>
          <w:tcPr>
            <w:tcW w:w="2410" w:type="dxa"/>
          </w:tcPr>
          <w:p w14:paraId="69FD4EA7" w14:textId="634A7CC7" w:rsidR="006D0D15" w:rsidRPr="004E231D" w:rsidRDefault="006D0D15" w:rsidP="006D0D15">
            <w:pPr>
              <w:tabs>
                <w:tab w:val="left" w:pos="680"/>
              </w:tabs>
              <w:jc w:val="center"/>
              <w:rPr>
                <w:sz w:val="20"/>
                <w:szCs w:val="20"/>
              </w:rPr>
            </w:pPr>
            <w:r>
              <w:rPr>
                <w:rFonts w:hint="eastAsia"/>
                <w:sz w:val="20"/>
                <w:szCs w:val="20"/>
              </w:rPr>
              <w:t>2025. 7. 1. ~ 2029. 12. 31.</w:t>
            </w:r>
          </w:p>
        </w:tc>
        <w:tc>
          <w:tcPr>
            <w:tcW w:w="1701" w:type="dxa"/>
          </w:tcPr>
          <w:p w14:paraId="35BF4C03" w14:textId="4C0D1ABC" w:rsidR="006D0D15" w:rsidRPr="004E231D" w:rsidRDefault="006D0D15" w:rsidP="006D0D15">
            <w:pPr>
              <w:tabs>
                <w:tab w:val="left" w:pos="680"/>
              </w:tabs>
              <w:jc w:val="center"/>
              <w:rPr>
                <w:sz w:val="20"/>
                <w:szCs w:val="20"/>
              </w:rPr>
            </w:pPr>
            <w:r>
              <w:rPr>
                <w:rFonts w:hint="eastAsia"/>
                <w:sz w:val="20"/>
                <w:szCs w:val="20"/>
              </w:rPr>
              <w:t>-</w:t>
            </w:r>
          </w:p>
        </w:tc>
        <w:tc>
          <w:tcPr>
            <w:tcW w:w="1350" w:type="dxa"/>
          </w:tcPr>
          <w:p w14:paraId="06D3E5C9" w14:textId="03617642" w:rsidR="006D0D15" w:rsidRPr="004E231D" w:rsidRDefault="006D0D15" w:rsidP="006D0D15">
            <w:pPr>
              <w:tabs>
                <w:tab w:val="left" w:pos="680"/>
              </w:tabs>
              <w:jc w:val="right"/>
              <w:rPr>
                <w:sz w:val="20"/>
                <w:szCs w:val="20"/>
              </w:rPr>
            </w:pPr>
            <w:r>
              <w:rPr>
                <w:rFonts w:hint="eastAsia"/>
                <w:sz w:val="20"/>
                <w:szCs w:val="20"/>
              </w:rPr>
              <w:t>200,000</w:t>
            </w:r>
            <w:r>
              <w:rPr>
                <w:sz w:val="20"/>
                <w:szCs w:val="20"/>
              </w:rPr>
              <w:br/>
            </w:r>
            <w:r>
              <w:rPr>
                <w:rFonts w:hint="eastAsia"/>
                <w:sz w:val="20"/>
                <w:szCs w:val="20"/>
              </w:rPr>
              <w:t>(</w:t>
            </w:r>
            <w:r>
              <w:rPr>
                <w:rFonts w:hint="eastAsia"/>
                <w:sz w:val="20"/>
                <w:szCs w:val="20"/>
              </w:rPr>
              <w:t>사용료</w:t>
            </w:r>
            <w:r>
              <w:rPr>
                <w:rFonts w:hint="eastAsia"/>
                <w:sz w:val="20"/>
                <w:szCs w:val="20"/>
              </w:rPr>
              <w:t>)</w:t>
            </w:r>
          </w:p>
        </w:tc>
      </w:tr>
      <w:tr w:rsidR="006D0D15" w:rsidRPr="004E231D" w14:paraId="2D089560" w14:textId="77777777" w:rsidTr="004E231D">
        <w:tc>
          <w:tcPr>
            <w:tcW w:w="562" w:type="dxa"/>
          </w:tcPr>
          <w:p w14:paraId="1F217D9C" w14:textId="26B9BC90" w:rsidR="006D0D15" w:rsidRDefault="006D0D15" w:rsidP="006D0D15">
            <w:pPr>
              <w:tabs>
                <w:tab w:val="left" w:pos="680"/>
              </w:tabs>
              <w:jc w:val="center"/>
              <w:rPr>
                <w:sz w:val="20"/>
                <w:szCs w:val="20"/>
              </w:rPr>
            </w:pPr>
            <w:r>
              <w:rPr>
                <w:rFonts w:hint="eastAsia"/>
                <w:sz w:val="20"/>
                <w:szCs w:val="20"/>
              </w:rPr>
              <w:t>10</w:t>
            </w:r>
          </w:p>
        </w:tc>
        <w:tc>
          <w:tcPr>
            <w:tcW w:w="1418" w:type="dxa"/>
          </w:tcPr>
          <w:p w14:paraId="62DC969F" w14:textId="4C840A9D"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지오영</w:t>
            </w:r>
          </w:p>
        </w:tc>
        <w:tc>
          <w:tcPr>
            <w:tcW w:w="1559" w:type="dxa"/>
          </w:tcPr>
          <w:p w14:paraId="438B4081" w14:textId="0097F444"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50368089" w14:textId="60829644" w:rsidR="006D0D15" w:rsidRPr="004E231D" w:rsidRDefault="006D0D15" w:rsidP="006D0D15">
            <w:pPr>
              <w:tabs>
                <w:tab w:val="left" w:pos="680"/>
              </w:tabs>
              <w:jc w:val="center"/>
              <w:rPr>
                <w:sz w:val="20"/>
                <w:szCs w:val="20"/>
              </w:rPr>
            </w:pPr>
            <w:r w:rsidRPr="004E231D">
              <w:rPr>
                <w:sz w:val="20"/>
                <w:szCs w:val="20"/>
              </w:rPr>
              <w:t>2025. 2. 1. ~ 2035. 1. 31.</w:t>
            </w:r>
          </w:p>
        </w:tc>
        <w:tc>
          <w:tcPr>
            <w:tcW w:w="1701" w:type="dxa"/>
          </w:tcPr>
          <w:p w14:paraId="55EDE248" w14:textId="0CCB8613" w:rsidR="006D0D15" w:rsidRPr="004E231D" w:rsidRDefault="006D0D15" w:rsidP="006D0D15">
            <w:pPr>
              <w:tabs>
                <w:tab w:val="left" w:pos="680"/>
              </w:tabs>
              <w:jc w:val="right"/>
              <w:rPr>
                <w:sz w:val="20"/>
                <w:szCs w:val="20"/>
              </w:rPr>
            </w:pPr>
            <w:r w:rsidRPr="004E231D">
              <w:rPr>
                <w:sz w:val="20"/>
                <w:szCs w:val="20"/>
              </w:rPr>
              <w:t>393,456,789</w:t>
            </w:r>
          </w:p>
        </w:tc>
        <w:tc>
          <w:tcPr>
            <w:tcW w:w="1350" w:type="dxa"/>
          </w:tcPr>
          <w:p w14:paraId="220ECE2F" w14:textId="320CB376" w:rsidR="006D0D15" w:rsidRDefault="006D0D15" w:rsidP="006D0D15">
            <w:pPr>
              <w:tabs>
                <w:tab w:val="left" w:pos="680"/>
              </w:tabs>
              <w:jc w:val="right"/>
              <w:rPr>
                <w:sz w:val="20"/>
                <w:szCs w:val="20"/>
              </w:rPr>
            </w:pPr>
            <w:r>
              <w:rPr>
                <w:rFonts w:hint="eastAsia"/>
                <w:sz w:val="20"/>
                <w:szCs w:val="20"/>
              </w:rPr>
              <w:t>67,</w:t>
            </w:r>
            <w:r w:rsidR="00D726ED">
              <w:rPr>
                <w:rFonts w:hint="eastAsia"/>
                <w:sz w:val="20"/>
                <w:szCs w:val="20"/>
              </w:rPr>
              <w:t>215</w:t>
            </w:r>
            <w:r>
              <w:rPr>
                <w:rFonts w:hint="eastAsia"/>
                <w:sz w:val="20"/>
                <w:szCs w:val="20"/>
              </w:rPr>
              <w:t>,535</w:t>
            </w:r>
          </w:p>
        </w:tc>
      </w:tr>
      <w:tr w:rsidR="006D0D15" w:rsidRPr="004E231D" w14:paraId="636C30DD" w14:textId="77777777" w:rsidTr="004E231D">
        <w:tc>
          <w:tcPr>
            <w:tcW w:w="562" w:type="dxa"/>
          </w:tcPr>
          <w:p w14:paraId="3FEA44BC" w14:textId="3E83A386" w:rsidR="006D0D15" w:rsidRPr="004E231D" w:rsidRDefault="006D0D15" w:rsidP="006D0D15">
            <w:pPr>
              <w:tabs>
                <w:tab w:val="left" w:pos="680"/>
              </w:tabs>
              <w:jc w:val="center"/>
              <w:rPr>
                <w:sz w:val="20"/>
                <w:szCs w:val="20"/>
              </w:rPr>
            </w:pPr>
            <w:r>
              <w:rPr>
                <w:rFonts w:hint="eastAsia"/>
                <w:sz w:val="20"/>
                <w:szCs w:val="20"/>
              </w:rPr>
              <w:t>11</w:t>
            </w:r>
          </w:p>
        </w:tc>
        <w:tc>
          <w:tcPr>
            <w:tcW w:w="1418" w:type="dxa"/>
          </w:tcPr>
          <w:p w14:paraId="195BBC16" w14:textId="3B0AEB77" w:rsidR="006D0D15" w:rsidRPr="004E231D" w:rsidRDefault="006D0D15" w:rsidP="006D0D15">
            <w:pPr>
              <w:tabs>
                <w:tab w:val="left" w:pos="680"/>
              </w:tabs>
              <w:jc w:val="center"/>
              <w:rPr>
                <w:sz w:val="20"/>
                <w:szCs w:val="20"/>
              </w:rPr>
            </w:pPr>
            <w:r w:rsidRPr="004E231D">
              <w:rPr>
                <w:sz w:val="20"/>
                <w:szCs w:val="20"/>
              </w:rPr>
              <w:t>아이팜</w:t>
            </w:r>
            <w:r w:rsidRPr="004E231D">
              <w:rPr>
                <w:rFonts w:hint="eastAsia"/>
                <w:sz w:val="20"/>
                <w:szCs w:val="20"/>
              </w:rPr>
              <w:t>㈜</w:t>
            </w:r>
          </w:p>
        </w:tc>
        <w:tc>
          <w:tcPr>
            <w:tcW w:w="1559" w:type="dxa"/>
          </w:tcPr>
          <w:p w14:paraId="6F4B5F06" w14:textId="6093367F"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39894A83" w14:textId="77777777" w:rsidR="006D0D15" w:rsidRPr="004E231D" w:rsidRDefault="006D0D15" w:rsidP="006D0D15">
            <w:pPr>
              <w:tabs>
                <w:tab w:val="left" w:pos="680"/>
              </w:tabs>
              <w:jc w:val="center"/>
              <w:rPr>
                <w:sz w:val="20"/>
                <w:szCs w:val="20"/>
              </w:rPr>
            </w:pPr>
            <w:r w:rsidRPr="004E231D">
              <w:rPr>
                <w:sz w:val="20"/>
                <w:szCs w:val="20"/>
              </w:rPr>
              <w:t>2025. 5. 1. ~ 2030. 4. 30.</w:t>
            </w:r>
          </w:p>
        </w:tc>
        <w:tc>
          <w:tcPr>
            <w:tcW w:w="1701" w:type="dxa"/>
          </w:tcPr>
          <w:p w14:paraId="62FC5BA1" w14:textId="77777777" w:rsidR="006D0D15" w:rsidRPr="004E231D" w:rsidRDefault="006D0D15" w:rsidP="006D0D15">
            <w:pPr>
              <w:tabs>
                <w:tab w:val="left" w:pos="680"/>
              </w:tabs>
              <w:jc w:val="right"/>
              <w:rPr>
                <w:sz w:val="20"/>
                <w:szCs w:val="20"/>
              </w:rPr>
            </w:pPr>
            <w:r w:rsidRPr="004E231D">
              <w:rPr>
                <w:sz w:val="20"/>
                <w:szCs w:val="20"/>
              </w:rPr>
              <w:t>6,224,400</w:t>
            </w:r>
          </w:p>
        </w:tc>
        <w:tc>
          <w:tcPr>
            <w:tcW w:w="1350" w:type="dxa"/>
          </w:tcPr>
          <w:p w14:paraId="065419BE" w14:textId="7ADEB3CA" w:rsidR="006D0D15" w:rsidRPr="004E231D" w:rsidRDefault="006D0D15" w:rsidP="006D0D15">
            <w:pPr>
              <w:tabs>
                <w:tab w:val="left" w:pos="680"/>
              </w:tabs>
              <w:jc w:val="right"/>
              <w:rPr>
                <w:sz w:val="20"/>
                <w:szCs w:val="20"/>
              </w:rPr>
            </w:pPr>
            <w:r>
              <w:rPr>
                <w:rFonts w:hint="eastAsia"/>
                <w:sz w:val="20"/>
                <w:szCs w:val="20"/>
              </w:rPr>
              <w:t>1,063,335</w:t>
            </w:r>
          </w:p>
        </w:tc>
      </w:tr>
    </w:tbl>
    <w:p w14:paraId="54FC2365" w14:textId="77777777" w:rsidR="00D370BD" w:rsidRDefault="00D370BD" w:rsidP="00D370BD">
      <w:pPr>
        <w:tabs>
          <w:tab w:val="left" w:pos="680"/>
        </w:tabs>
      </w:pPr>
    </w:p>
    <w:p w14:paraId="2B224722" w14:textId="77777777" w:rsidR="007A7500" w:rsidRPr="00380FB2" w:rsidRDefault="007A7500" w:rsidP="00847C89">
      <w:pPr>
        <w:topLinePunct/>
        <w:adjustRightInd w:val="0"/>
        <w:jc w:val="left"/>
        <w:rPr>
          <w:szCs w:val="22"/>
        </w:rPr>
      </w:pPr>
    </w:p>
    <w:p w14:paraId="4A678B36" w14:textId="057FA9DF" w:rsidR="00D370BD" w:rsidRDefault="00D370BD">
      <w:pPr>
        <w:widowControl/>
        <w:wordWrap/>
        <w:autoSpaceDE/>
        <w:autoSpaceDN/>
        <w:spacing w:line="240" w:lineRule="auto"/>
        <w:jc w:val="left"/>
        <w:rPr>
          <w:rFonts w:eastAsia="바탕체"/>
        </w:rPr>
      </w:pPr>
      <w:r>
        <w:rPr>
          <w:rFonts w:eastAsia="바탕체"/>
        </w:rPr>
        <w:br w:type="page"/>
      </w:r>
    </w:p>
    <w:p w14:paraId="5007C5ED" w14:textId="45CEDF6D" w:rsidR="00D370BD" w:rsidRPr="00380FB2" w:rsidRDefault="00D370BD" w:rsidP="00D370BD">
      <w:pPr>
        <w:pStyle w:val="1"/>
      </w:pPr>
      <w:r w:rsidRPr="00380FB2">
        <w:lastRenderedPageBreak/>
        <w:t>별첨</w:t>
      </w:r>
      <w:r w:rsidRPr="00380FB2">
        <w:t xml:space="preserve"> </w:t>
      </w:r>
      <w:r>
        <w:rPr>
          <w:rFonts w:hint="eastAsia"/>
        </w:rPr>
        <w:t>7</w:t>
      </w:r>
      <w:r w:rsidR="000C4711">
        <w:rPr>
          <w:rFonts w:hint="eastAsia"/>
        </w:rPr>
        <w:t>.A</w:t>
      </w:r>
    </w:p>
    <w:p w14:paraId="5540EC3D" w14:textId="77777777" w:rsidR="00D370BD" w:rsidRPr="00380FB2" w:rsidRDefault="00D370BD" w:rsidP="00D370BD">
      <w:pPr>
        <w:topLinePunct/>
        <w:rPr>
          <w:szCs w:val="22"/>
        </w:rPr>
      </w:pPr>
    </w:p>
    <w:p w14:paraId="36B3C384" w14:textId="2600A027" w:rsidR="00D370BD" w:rsidRPr="000C4711" w:rsidRDefault="00D370BD"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38302B28" w14:textId="77777777" w:rsidR="000C4711" w:rsidRDefault="000C4711" w:rsidP="000C4711">
      <w:pPr>
        <w:spacing w:after="60" w:line="360" w:lineRule="exact"/>
        <w:rPr>
          <w:sz w:val="20"/>
        </w:rPr>
      </w:pPr>
    </w:p>
    <w:p w14:paraId="2AF472E0" w14:textId="72102064" w:rsidR="000C4711" w:rsidRPr="000970C8" w:rsidRDefault="000C4711" w:rsidP="000C4711">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쿠팡</w:t>
      </w:r>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EE7D0F1" w14:textId="59BAB6DC" w:rsidR="000C4711" w:rsidRPr="000970C8" w:rsidRDefault="000C4711" w:rsidP="000C4711">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E479807" w14:textId="77777777" w:rsidR="000C4711" w:rsidRPr="000970C8" w:rsidRDefault="000C4711"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872CB9B" w14:textId="77777777" w:rsidR="00CD295F" w:rsidRDefault="00CD295F" w:rsidP="000C4711">
      <w:pPr>
        <w:pStyle w:val="s0"/>
        <w:wordWrap w:val="0"/>
        <w:adjustRightInd/>
        <w:spacing w:after="60" w:line="360" w:lineRule="exact"/>
        <w:jc w:val="both"/>
        <w:rPr>
          <w:rFonts w:ascii="Times New Roman" w:cs="Times New Roman"/>
          <w:b/>
          <w:bCs/>
          <w:sz w:val="20"/>
          <w:szCs w:val="20"/>
        </w:rPr>
      </w:pPr>
    </w:p>
    <w:p w14:paraId="3B9FFC5D" w14:textId="1BA3DD70" w:rsidR="000C4711" w:rsidRPr="009C203A" w:rsidRDefault="000C4711" w:rsidP="000C4711">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3A161FE" w14:textId="77777777" w:rsidR="000C4711" w:rsidRPr="000970C8" w:rsidRDefault="000C4711" w:rsidP="000C4711">
      <w:pPr>
        <w:spacing w:after="60" w:line="360" w:lineRule="exact"/>
        <w:rPr>
          <w:sz w:val="20"/>
        </w:rPr>
      </w:pPr>
    </w:p>
    <w:p w14:paraId="6138F775" w14:textId="2C4D7675" w:rsidR="000C4711" w:rsidRDefault="000C4711" w:rsidP="00AF5E56">
      <w:pPr>
        <w:numPr>
          <w:ilvl w:val="0"/>
          <w:numId w:val="24"/>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토지</w:t>
      </w:r>
      <w:r>
        <w:rPr>
          <w:sz w:val="20"/>
        </w:rPr>
        <w:t>”</w:t>
      </w:r>
      <w:r>
        <w:rPr>
          <w:rFonts w:hint="eastAsia"/>
          <w:sz w:val="20"/>
        </w:rPr>
        <w:t>)</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이라</w:t>
      </w:r>
      <w:r>
        <w:rPr>
          <w:rFonts w:hint="eastAsia"/>
          <w:sz w:val="20"/>
        </w:rPr>
        <w:t xml:space="preserve"> </w:t>
      </w:r>
      <w:r>
        <w:rPr>
          <w:rFonts w:hint="eastAsia"/>
          <w:sz w:val="20"/>
        </w:rPr>
        <w:t>하며</w:t>
      </w:r>
      <w:r>
        <w:rPr>
          <w:rFonts w:hint="eastAsia"/>
          <w:sz w:val="20"/>
        </w:rPr>
        <w:t xml:space="preserve">, </w:t>
      </w:r>
      <w:r>
        <w:rPr>
          <w:rFonts w:hint="eastAsia"/>
          <w:sz w:val="20"/>
        </w:rPr>
        <w:t>본건</w:t>
      </w:r>
      <w:r>
        <w:rPr>
          <w:rFonts w:hint="eastAsia"/>
          <w:sz w:val="20"/>
        </w:rPr>
        <w:t xml:space="preserve"> </w:t>
      </w:r>
      <w:r>
        <w:rPr>
          <w:rFonts w:hint="eastAsia"/>
          <w:sz w:val="20"/>
        </w:rPr>
        <w:t>토지와</w:t>
      </w:r>
      <w:r>
        <w:rPr>
          <w:rFonts w:hint="eastAsia"/>
          <w:sz w:val="20"/>
        </w:rPr>
        <w:t xml:space="preserve"> </w:t>
      </w:r>
      <w:r>
        <w:rPr>
          <w:rFonts w:hint="eastAsia"/>
          <w:sz w:val="20"/>
        </w:rPr>
        <w:t>총칭하여</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부동산</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sz w:val="20"/>
        </w:rPr>
        <w:t>임대차계약</w:t>
      </w:r>
      <w:r>
        <w:rPr>
          <w:rFonts w:hint="eastAsia"/>
          <w:sz w:val="20"/>
        </w:rPr>
        <w:t>{2024</w:t>
      </w:r>
      <w:r>
        <w:rPr>
          <w:rFonts w:hint="eastAsia"/>
          <w:sz w:val="20"/>
        </w:rPr>
        <w:t>년</w:t>
      </w:r>
      <w:r>
        <w:rPr>
          <w:rFonts w:hint="eastAsia"/>
          <w:sz w:val="20"/>
        </w:rPr>
        <w:t xml:space="preserve"> 2</w:t>
      </w:r>
      <w:r>
        <w:rPr>
          <w:rFonts w:hint="eastAsia"/>
          <w:sz w:val="20"/>
        </w:rPr>
        <w:t>월</w:t>
      </w:r>
      <w:r>
        <w:rPr>
          <w:rFonts w:hint="eastAsia"/>
          <w:sz w:val="20"/>
        </w:rPr>
        <w:t xml:space="preserve"> 5</w:t>
      </w:r>
      <w:r>
        <w:rPr>
          <w:rFonts w:hint="eastAsia"/>
          <w:sz w:val="20"/>
        </w:rPr>
        <w:t>일자</w:t>
      </w:r>
      <w:r w:rsidRPr="000970C8">
        <w:rPr>
          <w:sz w:val="20"/>
        </w:rPr>
        <w:t xml:space="preserve"> </w:t>
      </w:r>
      <w:r w:rsidRPr="000970C8">
        <w:rPr>
          <w:sz w:val="20"/>
        </w:rPr>
        <w:t>임대차계약</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최초</w:t>
      </w:r>
      <w:r w:rsidRPr="00EA0248">
        <w:rPr>
          <w:b/>
          <w:sz w:val="20"/>
        </w:rPr>
        <w:t xml:space="preserve"> </w:t>
      </w:r>
      <w:r w:rsidRPr="00EA0248">
        <w:rPr>
          <w:rFonts w:hint="eastAsia"/>
          <w:b/>
          <w:sz w:val="20"/>
        </w:rPr>
        <w:t>임대차계약</w:t>
      </w:r>
      <w:r>
        <w:rPr>
          <w:sz w:val="20"/>
        </w:rPr>
        <w:t>”</w:t>
      </w:r>
      <w:r>
        <w:rPr>
          <w:rFonts w:hint="eastAsia"/>
          <w:sz w:val="20"/>
        </w:rPr>
        <w:t xml:space="preserve">) </w:t>
      </w:r>
      <w:r>
        <w:rPr>
          <w:rFonts w:hint="eastAsia"/>
          <w:sz w:val="20"/>
        </w:rPr>
        <w:t>체결</w:t>
      </w:r>
      <w:r>
        <w:rPr>
          <w:rFonts w:hint="eastAsia"/>
          <w:sz w:val="20"/>
        </w:rPr>
        <w:t xml:space="preserve"> </w:t>
      </w:r>
      <w:r>
        <w:rPr>
          <w:rFonts w:hint="eastAsia"/>
          <w:sz w:val="20"/>
        </w:rPr>
        <w:t>이후</w:t>
      </w:r>
      <w:r>
        <w:rPr>
          <w:rFonts w:hint="eastAsia"/>
          <w:sz w:val="20"/>
        </w:rPr>
        <w:t xml:space="preserve"> 2024</w:t>
      </w:r>
      <w:r>
        <w:rPr>
          <w:rFonts w:hint="eastAsia"/>
          <w:sz w:val="20"/>
        </w:rPr>
        <w:t>년</w:t>
      </w:r>
      <w:r>
        <w:rPr>
          <w:rFonts w:hint="eastAsia"/>
          <w:sz w:val="20"/>
        </w:rPr>
        <w:t xml:space="preserve"> 3</w:t>
      </w:r>
      <w:r>
        <w:rPr>
          <w:rFonts w:hint="eastAsia"/>
          <w:sz w:val="20"/>
        </w:rPr>
        <w:t>월</w:t>
      </w:r>
      <w:r>
        <w:rPr>
          <w:rFonts w:hint="eastAsia"/>
          <w:sz w:val="20"/>
        </w:rPr>
        <w:t xml:space="preserve"> 28</w:t>
      </w:r>
      <w:r>
        <w:rPr>
          <w:rFonts w:hint="eastAsia"/>
          <w:sz w:val="20"/>
        </w:rPr>
        <w:t>일자</w:t>
      </w:r>
      <w:r>
        <w:rPr>
          <w:rFonts w:hint="eastAsia"/>
          <w:sz w:val="20"/>
        </w:rPr>
        <w:t xml:space="preserve"> </w:t>
      </w:r>
      <w:r>
        <w:rPr>
          <w:rFonts w:hint="eastAsia"/>
          <w:sz w:val="20"/>
        </w:rPr>
        <w:t>제</w:t>
      </w:r>
      <w:r>
        <w:rPr>
          <w:rFonts w:hint="eastAsia"/>
          <w:sz w:val="20"/>
        </w:rPr>
        <w:t>1</w:t>
      </w:r>
      <w:r>
        <w:rPr>
          <w:rFonts w:hint="eastAsia"/>
          <w:sz w:val="20"/>
        </w:rPr>
        <w:t>차</w:t>
      </w:r>
      <w:r>
        <w:rPr>
          <w:rFonts w:hint="eastAsia"/>
          <w:sz w:val="20"/>
        </w:rPr>
        <w:t xml:space="preserve"> </w:t>
      </w:r>
      <w:r>
        <w:rPr>
          <w:rFonts w:hint="eastAsia"/>
          <w:sz w:val="20"/>
        </w:rPr>
        <w:t>변경합의서</w:t>
      </w:r>
      <w:r>
        <w:rPr>
          <w:rFonts w:hint="eastAsia"/>
          <w:sz w:val="20"/>
        </w:rPr>
        <w:t>(</w:t>
      </w:r>
      <w:r>
        <w:rPr>
          <w:rFonts w:hint="eastAsia"/>
          <w:sz w:val="20"/>
        </w:rPr>
        <w:t>추가</w:t>
      </w:r>
      <w:r>
        <w:rPr>
          <w:rFonts w:hint="eastAsia"/>
          <w:sz w:val="20"/>
        </w:rPr>
        <w:t xml:space="preserve"> </w:t>
      </w:r>
      <w:r>
        <w:rPr>
          <w:rFonts w:hint="eastAsia"/>
          <w:sz w:val="20"/>
        </w:rPr>
        <w:t>임대차</w:t>
      </w:r>
      <w:r>
        <w:rPr>
          <w:rFonts w:hint="eastAsia"/>
          <w:sz w:val="20"/>
        </w:rPr>
        <w:t xml:space="preserve"> </w:t>
      </w:r>
      <w:r>
        <w:rPr>
          <w:rFonts w:hint="eastAsia"/>
          <w:sz w:val="20"/>
        </w:rPr>
        <w:t>계약서</w:t>
      </w:r>
      <w:r>
        <w:rPr>
          <w:rFonts w:hint="eastAsia"/>
          <w:sz w:val="20"/>
        </w:rPr>
        <w:t>), 2024</w:t>
      </w:r>
      <w:r>
        <w:rPr>
          <w:rFonts w:hint="eastAsia"/>
          <w:sz w:val="20"/>
        </w:rPr>
        <w:t>년</w:t>
      </w:r>
      <w:r>
        <w:rPr>
          <w:rFonts w:hint="eastAsia"/>
          <w:sz w:val="20"/>
        </w:rPr>
        <w:t xml:space="preserve"> 6</w:t>
      </w:r>
      <w:r>
        <w:rPr>
          <w:rFonts w:hint="eastAsia"/>
          <w:sz w:val="20"/>
        </w:rPr>
        <w:t>월</w:t>
      </w:r>
      <w:r>
        <w:rPr>
          <w:rFonts w:hint="eastAsia"/>
          <w:sz w:val="20"/>
        </w:rPr>
        <w:t xml:space="preserve"> 17</w:t>
      </w:r>
      <w:r>
        <w:rPr>
          <w:rFonts w:hint="eastAsia"/>
          <w:sz w:val="20"/>
        </w:rPr>
        <w:t>일자</w:t>
      </w:r>
      <w:r>
        <w:rPr>
          <w:rFonts w:hint="eastAsia"/>
          <w:sz w:val="20"/>
        </w:rPr>
        <w:t xml:space="preserve"> </w:t>
      </w:r>
      <w:r>
        <w:rPr>
          <w:rFonts w:hint="eastAsia"/>
          <w:sz w:val="20"/>
        </w:rPr>
        <w:t>제</w:t>
      </w:r>
      <w:r>
        <w:rPr>
          <w:rFonts w:hint="eastAsia"/>
          <w:sz w:val="20"/>
        </w:rPr>
        <w:t>2</w:t>
      </w:r>
      <w:r>
        <w:rPr>
          <w:rFonts w:hint="eastAsia"/>
          <w:sz w:val="20"/>
        </w:rPr>
        <w:t>차</w:t>
      </w:r>
      <w:r>
        <w:rPr>
          <w:rFonts w:hint="eastAsia"/>
          <w:sz w:val="20"/>
        </w:rPr>
        <w:t xml:space="preserve"> </w:t>
      </w:r>
      <w:r>
        <w:rPr>
          <w:rFonts w:hint="eastAsia"/>
          <w:sz w:val="20"/>
        </w:rPr>
        <w:t>계약</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2024</w:t>
      </w:r>
      <w:r>
        <w:rPr>
          <w:rFonts w:hint="eastAsia"/>
          <w:sz w:val="20"/>
        </w:rPr>
        <w:t>년</w:t>
      </w:r>
      <w:r>
        <w:rPr>
          <w:rFonts w:hint="eastAsia"/>
          <w:sz w:val="20"/>
        </w:rPr>
        <w:t xml:space="preserve"> 12</w:t>
      </w:r>
      <w:r>
        <w:rPr>
          <w:rFonts w:hint="eastAsia"/>
          <w:sz w:val="20"/>
        </w:rPr>
        <w:t>월</w:t>
      </w:r>
      <w:r>
        <w:rPr>
          <w:rFonts w:hint="eastAsia"/>
          <w:sz w:val="20"/>
        </w:rPr>
        <w:t xml:space="preserve"> </w:t>
      </w:r>
      <w:r w:rsidR="005923DD">
        <w:rPr>
          <w:rFonts w:hint="eastAsia"/>
          <w:sz w:val="20"/>
        </w:rPr>
        <w:t>23</w:t>
      </w:r>
      <w:r>
        <w:rPr>
          <w:rFonts w:hint="eastAsia"/>
          <w:sz w:val="20"/>
        </w:rPr>
        <w:t>일자</w:t>
      </w:r>
      <w:r>
        <w:rPr>
          <w:rFonts w:hint="eastAsia"/>
          <w:sz w:val="20"/>
        </w:rPr>
        <w:t xml:space="preserve"> </w:t>
      </w:r>
      <w:r>
        <w:rPr>
          <w:rFonts w:hint="eastAsia"/>
          <w:sz w:val="20"/>
        </w:rPr>
        <w:t>제</w:t>
      </w:r>
      <w:r>
        <w:rPr>
          <w:rFonts w:hint="eastAsia"/>
          <w:sz w:val="20"/>
        </w:rPr>
        <w:t>3</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2025</w:t>
      </w:r>
      <w:r>
        <w:rPr>
          <w:rFonts w:hint="eastAsia"/>
          <w:sz w:val="20"/>
        </w:rPr>
        <w:t>년</w:t>
      </w:r>
      <w:r>
        <w:rPr>
          <w:rFonts w:hint="eastAsia"/>
          <w:sz w:val="20"/>
        </w:rPr>
        <w:t xml:space="preserve"> 11</w:t>
      </w:r>
      <w:r>
        <w:rPr>
          <w:rFonts w:hint="eastAsia"/>
          <w:sz w:val="20"/>
        </w:rPr>
        <w:t>월</w:t>
      </w:r>
      <w:r>
        <w:rPr>
          <w:rFonts w:hint="eastAsia"/>
          <w:sz w:val="20"/>
        </w:rPr>
        <w:t xml:space="preserve"> 24</w:t>
      </w:r>
      <w:r>
        <w:rPr>
          <w:rFonts w:hint="eastAsia"/>
          <w:sz w:val="20"/>
        </w:rPr>
        <w:t>일자</w:t>
      </w:r>
      <w:r>
        <w:rPr>
          <w:rFonts w:hint="eastAsia"/>
          <w:sz w:val="20"/>
        </w:rPr>
        <w:t xml:space="preserve"> </w:t>
      </w:r>
      <w:r>
        <w:rPr>
          <w:rFonts w:hint="eastAsia"/>
          <w:sz w:val="20"/>
        </w:rPr>
        <w:t>제</w:t>
      </w:r>
      <w:r>
        <w:rPr>
          <w:rFonts w:hint="eastAsia"/>
          <w:sz w:val="20"/>
        </w:rPr>
        <w:t>4</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2026</w:t>
      </w:r>
      <w:r>
        <w:rPr>
          <w:rFonts w:hint="eastAsia"/>
          <w:sz w:val="20"/>
        </w:rPr>
        <w:t>년</w:t>
      </w:r>
      <w:r>
        <w:rPr>
          <w:rFonts w:hint="eastAsia"/>
          <w:sz w:val="20"/>
        </w:rPr>
        <w:t xml:space="preserve"> 8</w:t>
      </w:r>
      <w:r>
        <w:rPr>
          <w:rFonts w:hint="eastAsia"/>
          <w:sz w:val="20"/>
        </w:rPr>
        <w:t>월</w:t>
      </w:r>
      <w:r>
        <w:rPr>
          <w:rFonts w:hint="eastAsia"/>
          <w:sz w:val="20"/>
        </w:rPr>
        <w:t xml:space="preserve"> 14</w:t>
      </w:r>
      <w:r>
        <w:rPr>
          <w:rFonts w:hint="eastAsia"/>
          <w:sz w:val="20"/>
        </w:rPr>
        <w:t>일자</w:t>
      </w:r>
      <w:r>
        <w:rPr>
          <w:rFonts w:hint="eastAsia"/>
          <w:sz w:val="20"/>
        </w:rPr>
        <w:t xml:space="preserve"> </w:t>
      </w:r>
      <w:r>
        <w:rPr>
          <w:rFonts w:hint="eastAsia"/>
          <w:sz w:val="20"/>
        </w:rPr>
        <w:t>제</w:t>
      </w:r>
      <w:r>
        <w:rPr>
          <w:sz w:val="20"/>
        </w:rPr>
        <w:t>5</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xml:space="preserve"> </w:t>
      </w:r>
      <w:r>
        <w:rPr>
          <w:rFonts w:hint="eastAsia"/>
          <w:sz w:val="20"/>
        </w:rPr>
        <w:t>등을</w:t>
      </w:r>
      <w:r>
        <w:rPr>
          <w:rFonts w:hint="eastAsia"/>
          <w:sz w:val="20"/>
        </w:rPr>
        <w:t xml:space="preserve"> </w:t>
      </w:r>
      <w:r>
        <w:rPr>
          <w:rFonts w:hint="eastAsia"/>
          <w:sz w:val="20"/>
        </w:rPr>
        <w:t>통해</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Pr>
          <w:rFonts w:hint="eastAsia"/>
          <w:sz w:val="20"/>
        </w:rPr>
        <w:t>총칭하여</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17A2775" w14:textId="77777777" w:rsidR="000C4711" w:rsidRDefault="000C4711" w:rsidP="000C4711">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0C4711" w14:paraId="3CE6FDCF" w14:textId="77777777" w:rsidTr="0062492A">
        <w:trPr>
          <w:trHeight w:val="387"/>
        </w:trPr>
        <w:tc>
          <w:tcPr>
            <w:tcW w:w="2154" w:type="dxa"/>
            <w:shd w:val="clear" w:color="auto" w:fill="F2F2F2" w:themeFill="background1" w:themeFillShade="F2"/>
          </w:tcPr>
          <w:p w14:paraId="2648992F" w14:textId="77777777" w:rsidR="000C4711" w:rsidRPr="004C74A2" w:rsidRDefault="000C4711" w:rsidP="0062492A">
            <w:pPr>
              <w:spacing w:after="60" w:line="360" w:lineRule="exact"/>
              <w:rPr>
                <w:b/>
                <w:bCs w:val="0"/>
                <w:sz w:val="20"/>
              </w:rPr>
            </w:pPr>
            <w:r w:rsidRPr="004C74A2">
              <w:rPr>
                <w:rFonts w:hint="eastAsia"/>
                <w:b/>
                <w:sz w:val="20"/>
              </w:rPr>
              <w:t>임대차목적물</w:t>
            </w:r>
          </w:p>
        </w:tc>
        <w:tc>
          <w:tcPr>
            <w:tcW w:w="6494" w:type="dxa"/>
          </w:tcPr>
          <w:p w14:paraId="4A296635"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9,018.89</w:t>
            </w:r>
            <w:r w:rsidRPr="00FF0234">
              <w:rPr>
                <w:sz w:val="20"/>
              </w:rPr>
              <w:t>㎡</w:t>
            </w:r>
          </w:p>
          <w:p w14:paraId="3142D9B2" w14:textId="12045906"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9,075.45</w:t>
            </w:r>
            <w:r w:rsidRPr="00FF0234">
              <w:rPr>
                <w:sz w:val="20"/>
              </w:rPr>
              <w:t>㎡</w:t>
            </w:r>
          </w:p>
          <w:p w14:paraId="6CA63E5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40B307D8" w14:textId="7B47986C"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7,224.99</w:t>
            </w:r>
            <w:r w:rsidRPr="00FF0234">
              <w:rPr>
                <w:sz w:val="20"/>
              </w:rPr>
              <w:t>㎡</w:t>
            </w:r>
          </w:p>
          <w:p w14:paraId="2F40BAC4"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6149CE1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6</w:t>
            </w:r>
            <w:r>
              <w:rPr>
                <w:rFonts w:hint="eastAsia"/>
                <w:sz w:val="20"/>
              </w:rPr>
              <w:t>층</w:t>
            </w:r>
            <w:r>
              <w:rPr>
                <w:rFonts w:hint="eastAsia"/>
                <w:sz w:val="20"/>
              </w:rPr>
              <w:t xml:space="preserve"> </w:t>
            </w:r>
            <w:r>
              <w:rPr>
                <w:rFonts w:hint="eastAsia"/>
                <w:sz w:val="20"/>
              </w:rPr>
              <w:t>상온창고</w:t>
            </w:r>
            <w:r>
              <w:rPr>
                <w:rFonts w:hint="eastAsia"/>
                <w:sz w:val="20"/>
              </w:rPr>
              <w:t xml:space="preserve"> 7,232.62</w:t>
            </w:r>
            <w:r w:rsidRPr="00FF0234">
              <w:rPr>
                <w:sz w:val="20"/>
              </w:rPr>
              <w:t>㎡</w:t>
            </w:r>
          </w:p>
          <w:p w14:paraId="6775115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xml:space="preserve"> </w:t>
            </w:r>
            <w:r>
              <w:rPr>
                <w:rFonts w:hint="eastAsia"/>
                <w:sz w:val="20"/>
              </w:rPr>
              <w:t>상온창고</w:t>
            </w:r>
            <w:r>
              <w:rPr>
                <w:rFonts w:hint="eastAsia"/>
                <w:sz w:val="20"/>
              </w:rPr>
              <w:t xml:space="preserve"> 5,125.35</w:t>
            </w:r>
            <w:r w:rsidRPr="00FF0234">
              <w:rPr>
                <w:sz w:val="20"/>
              </w:rPr>
              <w:t>㎡</w:t>
            </w:r>
          </w:p>
          <w:p w14:paraId="11280D0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685.62</w:t>
            </w:r>
            <w:r w:rsidRPr="00FF0234">
              <w:rPr>
                <w:sz w:val="20"/>
              </w:rPr>
              <w:t>㎡</w:t>
            </w:r>
          </w:p>
          <w:p w14:paraId="4888A321" w14:textId="77777777" w:rsidR="000C4711" w:rsidRPr="000810A5"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469.21</w:t>
            </w:r>
            <w:r w:rsidRPr="00FF0234">
              <w:rPr>
                <w:sz w:val="20"/>
              </w:rPr>
              <w:t>㎡</w:t>
            </w:r>
            <w:r>
              <w:rPr>
                <w:rFonts w:hint="eastAsia"/>
                <w:sz w:val="20"/>
              </w:rPr>
              <w:t xml:space="preserve"> (</w:t>
            </w:r>
            <w:r>
              <w:rPr>
                <w:rFonts w:hint="eastAsia"/>
                <w:sz w:val="20"/>
              </w:rPr>
              <w:t>추가</w:t>
            </w:r>
            <w:r>
              <w:rPr>
                <w:rFonts w:hint="eastAsia"/>
                <w:sz w:val="20"/>
              </w:rPr>
              <w:t>)</w:t>
            </w:r>
          </w:p>
        </w:tc>
      </w:tr>
      <w:tr w:rsidR="000C4711" w14:paraId="68A8EC27" w14:textId="77777777" w:rsidTr="0062492A">
        <w:trPr>
          <w:trHeight w:val="387"/>
        </w:trPr>
        <w:tc>
          <w:tcPr>
            <w:tcW w:w="2154" w:type="dxa"/>
            <w:shd w:val="clear" w:color="auto" w:fill="F2F2F2" w:themeFill="background1" w:themeFillShade="F2"/>
          </w:tcPr>
          <w:p w14:paraId="04A3B95B" w14:textId="77777777" w:rsidR="000C4711" w:rsidRPr="004C74A2" w:rsidRDefault="000C4711" w:rsidP="0062492A">
            <w:pPr>
              <w:spacing w:after="60" w:line="360" w:lineRule="exact"/>
              <w:rPr>
                <w:b/>
                <w:bCs w:val="0"/>
                <w:sz w:val="20"/>
              </w:rPr>
            </w:pPr>
            <w:r w:rsidRPr="004C74A2">
              <w:rPr>
                <w:rFonts w:hint="eastAsia"/>
                <w:b/>
                <w:sz w:val="20"/>
              </w:rPr>
              <w:t>임대차보증금</w:t>
            </w:r>
          </w:p>
        </w:tc>
        <w:tc>
          <w:tcPr>
            <w:tcW w:w="6494" w:type="dxa"/>
          </w:tcPr>
          <w:p w14:paraId="180A92A8"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5,754,700,518</w:t>
            </w:r>
            <w:r>
              <w:rPr>
                <w:rFonts w:hint="eastAsia"/>
                <w:sz w:val="20"/>
              </w:rPr>
              <w:t>원</w:t>
            </w:r>
          </w:p>
        </w:tc>
      </w:tr>
      <w:tr w:rsidR="000C4711" w14:paraId="0264449B" w14:textId="77777777" w:rsidTr="0062492A">
        <w:trPr>
          <w:trHeight w:val="387"/>
        </w:trPr>
        <w:tc>
          <w:tcPr>
            <w:tcW w:w="2154" w:type="dxa"/>
            <w:shd w:val="clear" w:color="auto" w:fill="F2F2F2" w:themeFill="background1" w:themeFillShade="F2"/>
          </w:tcPr>
          <w:p w14:paraId="33788C0E"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tcPr>
          <w:p w14:paraId="32A1C08A"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991,528,640</w:t>
            </w:r>
            <w:r>
              <w:rPr>
                <w:rFonts w:hint="eastAsia"/>
                <w:sz w:val="20"/>
              </w:rPr>
              <w:t>]</w:t>
            </w:r>
            <w:r>
              <w:rPr>
                <w:rFonts w:hint="eastAsia"/>
                <w:sz w:val="20"/>
              </w:rPr>
              <w:t>원</w:t>
            </w:r>
          </w:p>
        </w:tc>
      </w:tr>
      <w:tr w:rsidR="000C4711" w14:paraId="242E2958" w14:textId="77777777" w:rsidTr="0062492A">
        <w:trPr>
          <w:trHeight w:val="414"/>
        </w:trPr>
        <w:tc>
          <w:tcPr>
            <w:tcW w:w="2154" w:type="dxa"/>
            <w:shd w:val="clear" w:color="auto" w:fill="F2F2F2" w:themeFill="background1" w:themeFillShade="F2"/>
          </w:tcPr>
          <w:p w14:paraId="5BA892F2"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tcPr>
          <w:p w14:paraId="6D1A474C"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49,820,750</w:t>
            </w:r>
            <w:r>
              <w:rPr>
                <w:rFonts w:hint="eastAsia"/>
                <w:sz w:val="20"/>
              </w:rPr>
              <w:t>]</w:t>
            </w:r>
            <w:r>
              <w:rPr>
                <w:rFonts w:hint="eastAsia"/>
                <w:sz w:val="20"/>
              </w:rPr>
              <w:t>원</w:t>
            </w:r>
          </w:p>
        </w:tc>
      </w:tr>
      <w:tr w:rsidR="000C4711" w14:paraId="58DD6564" w14:textId="77777777" w:rsidTr="0062492A">
        <w:trPr>
          <w:trHeight w:val="361"/>
        </w:trPr>
        <w:tc>
          <w:tcPr>
            <w:tcW w:w="2154" w:type="dxa"/>
            <w:shd w:val="clear" w:color="auto" w:fill="F2F2F2" w:themeFill="background1" w:themeFillShade="F2"/>
          </w:tcPr>
          <w:p w14:paraId="19F4DCD4" w14:textId="77777777" w:rsidR="000C4711" w:rsidRPr="004C74A2" w:rsidRDefault="000C4711" w:rsidP="0062492A">
            <w:pPr>
              <w:spacing w:after="60" w:line="360" w:lineRule="exact"/>
              <w:rPr>
                <w:b/>
                <w:bCs w:val="0"/>
                <w:sz w:val="20"/>
              </w:rPr>
            </w:pPr>
            <w:r w:rsidRPr="004C74A2">
              <w:rPr>
                <w:rFonts w:hint="eastAsia"/>
                <w:b/>
                <w:sz w:val="20"/>
              </w:rPr>
              <w:t>임대차기간</w:t>
            </w:r>
          </w:p>
        </w:tc>
        <w:tc>
          <w:tcPr>
            <w:tcW w:w="6494" w:type="dxa"/>
          </w:tcPr>
          <w:p w14:paraId="61C86BE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내지</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2024. 2. 1. ~ 2034. 4. 30.</w:t>
            </w:r>
          </w:p>
          <w:p w14:paraId="60E09AA4" w14:textId="77777777" w:rsidR="000C4711" w:rsidRDefault="000C4711" w:rsidP="0062492A">
            <w:pPr>
              <w:spacing w:after="60" w:line="360" w:lineRule="exact"/>
              <w:rPr>
                <w:sz w:val="20"/>
              </w:rPr>
            </w:pPr>
            <w:r>
              <w:rPr>
                <w:rFonts w:hint="eastAsia"/>
                <w:sz w:val="20"/>
              </w:rPr>
              <w:lastRenderedPageBreak/>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2024. 5. 1. ~ 2034. 4. 30.</w:t>
            </w:r>
          </w:p>
          <w:p w14:paraId="23996CF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2025. 1. 1. ~ 2034. 4. 30.</w:t>
            </w:r>
          </w:p>
          <w:p w14:paraId="4FF6A622"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2025. 12. 1. ~ 2034. 4. 30.</w:t>
            </w:r>
          </w:p>
          <w:p w14:paraId="4450551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추가</w:t>
            </w:r>
            <w:r>
              <w:rPr>
                <w:rFonts w:hint="eastAsia"/>
                <w:sz w:val="20"/>
              </w:rPr>
              <w:t>): 2026. 8. 18. ~ 2034. 4. 30.</w:t>
            </w:r>
          </w:p>
        </w:tc>
      </w:tr>
    </w:tbl>
    <w:p w14:paraId="408787D7" w14:textId="77777777" w:rsidR="000C4711" w:rsidRPr="000970C8" w:rsidRDefault="000C4711" w:rsidP="000C4711">
      <w:pPr>
        <w:spacing w:after="60" w:line="360" w:lineRule="exact"/>
        <w:rPr>
          <w:sz w:val="20"/>
        </w:rPr>
      </w:pPr>
    </w:p>
    <w:p w14:paraId="2A732D21" w14:textId="77777777"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1F9725A7" w14:textId="77777777" w:rsidR="000C4711" w:rsidRDefault="000C4711" w:rsidP="000C4711">
      <w:pPr>
        <w:spacing w:after="60" w:line="360" w:lineRule="exact"/>
        <w:ind w:left="400"/>
        <w:rPr>
          <w:sz w:val="20"/>
        </w:rPr>
      </w:pPr>
    </w:p>
    <w:p w14:paraId="048C4945" w14:textId="0B51A362"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w:t>
      </w:r>
      <w:r>
        <w:rPr>
          <w:rFonts w:hint="eastAsia"/>
          <w:sz w:val="20"/>
        </w:rPr>
        <w:t>(</w:t>
      </w:r>
      <w:r>
        <w:rPr>
          <w:rFonts w:hint="eastAsia"/>
          <w:sz w:val="20"/>
        </w:rPr>
        <w:t>기</w:t>
      </w:r>
      <w:r>
        <w:rPr>
          <w:rFonts w:hint="eastAsia"/>
          <w:sz w:val="20"/>
        </w:rPr>
        <w:t xml:space="preserve"> </w:t>
      </w:r>
      <w:r>
        <w:rPr>
          <w:rFonts w:hint="eastAsia"/>
          <w:sz w:val="20"/>
        </w:rPr>
        <w:t>발생한</w:t>
      </w:r>
      <w:r>
        <w:rPr>
          <w:rFonts w:hint="eastAsia"/>
          <w:sz w:val="20"/>
        </w:rPr>
        <w:t xml:space="preserve"> </w:t>
      </w:r>
      <w:r>
        <w:rPr>
          <w:rFonts w:hint="eastAsia"/>
          <w:sz w:val="20"/>
        </w:rPr>
        <w:t>계약위반책임</w:t>
      </w:r>
      <w:r>
        <w:rPr>
          <w:rFonts w:hint="eastAsia"/>
          <w:sz w:val="20"/>
        </w:rPr>
        <w:t xml:space="preserve">, </w:t>
      </w:r>
      <w:r>
        <w:rPr>
          <w:rFonts w:hint="eastAsia"/>
          <w:sz w:val="20"/>
        </w:rPr>
        <w:t>하자보수책임</w:t>
      </w:r>
      <w:r>
        <w:rPr>
          <w:rFonts w:hint="eastAsia"/>
          <w:sz w:val="20"/>
        </w:rPr>
        <w:t xml:space="preserve"> </w:t>
      </w:r>
      <w:r>
        <w:rPr>
          <w:rFonts w:hint="eastAsia"/>
          <w:sz w:val="20"/>
        </w:rPr>
        <w:t>및</w:t>
      </w:r>
      <w:r>
        <w:rPr>
          <w:rFonts w:hint="eastAsia"/>
          <w:sz w:val="20"/>
        </w:rPr>
        <w:t xml:space="preserve"> </w:t>
      </w:r>
      <w:r>
        <w:rPr>
          <w:rFonts w:hint="eastAsia"/>
          <w:sz w:val="20"/>
        </w:rPr>
        <w:t>기타</w:t>
      </w:r>
      <w:r>
        <w:rPr>
          <w:rFonts w:hint="eastAsia"/>
          <w:sz w:val="20"/>
        </w:rPr>
        <w:t xml:space="preserve"> </w:t>
      </w:r>
      <w:r>
        <w:rPr>
          <w:rFonts w:hint="eastAsia"/>
          <w:sz w:val="20"/>
        </w:rPr>
        <w:t>손해배상의무</w:t>
      </w:r>
      <w:r>
        <w:rPr>
          <w:rFonts w:hint="eastAsia"/>
          <w:sz w:val="20"/>
        </w:rPr>
        <w:t xml:space="preserve"> </w:t>
      </w:r>
      <w:r>
        <w:rPr>
          <w:rFonts w:hint="eastAsia"/>
          <w:sz w:val="20"/>
        </w:rPr>
        <w:t>포함</w:t>
      </w:r>
      <w:r>
        <w:rPr>
          <w:rFonts w:hint="eastAsia"/>
          <w:sz w:val="20"/>
        </w:rPr>
        <w:t>)</w:t>
      </w:r>
      <w:r w:rsidRPr="00E75A6D">
        <w:rPr>
          <w:sz w:val="20"/>
        </w:rPr>
        <w:t>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w:t>
      </w:r>
      <w:r w:rsidR="004A67F5" w:rsidRPr="004A67F5">
        <w:rPr>
          <w:sz w:val="20"/>
        </w:rPr>
        <w:t>거나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이전에</w:t>
      </w:r>
      <w:r w:rsidR="004A67F5" w:rsidRPr="004A67F5">
        <w:rPr>
          <w:sz w:val="20"/>
        </w:rPr>
        <w:t xml:space="preserve"> </w:t>
      </w:r>
      <w:r w:rsidR="004A67F5" w:rsidRPr="004A67F5">
        <w:rPr>
          <w:sz w:val="20"/>
        </w:rPr>
        <w:t>발생하였으나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이후에</w:t>
      </w:r>
      <w:r w:rsidR="004A67F5" w:rsidRPr="004A67F5">
        <w:rPr>
          <w:sz w:val="20"/>
        </w:rPr>
        <w:t xml:space="preserve"> </w:t>
      </w:r>
      <w:r w:rsidR="004A67F5" w:rsidRPr="004A67F5">
        <w:rPr>
          <w:sz w:val="20"/>
        </w:rPr>
        <w:t>확인된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w:t>
      </w:r>
    </w:p>
    <w:p w14:paraId="14E38821" w14:textId="77777777" w:rsidR="000C4711" w:rsidRDefault="000C4711" w:rsidP="00277C20">
      <w:pPr>
        <w:spacing w:after="60" w:line="360" w:lineRule="exact"/>
        <w:ind w:left="400"/>
        <w:rPr>
          <w:sz w:val="20"/>
        </w:rPr>
      </w:pPr>
    </w:p>
    <w:p w14:paraId="77EA05F8" w14:textId="5742F801" w:rsidR="000C4711" w:rsidRPr="00E90488"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최초</w:t>
      </w:r>
      <w:r>
        <w:rPr>
          <w:rFonts w:hint="eastAsia"/>
          <w:sz w:val="20"/>
        </w:rPr>
        <w:t xml:space="preserve"> </w:t>
      </w:r>
      <w:r>
        <w:rPr>
          <w:rFonts w:hint="eastAsia"/>
          <w:sz w:val="20"/>
        </w:rPr>
        <w:t>임대차계약상</w:t>
      </w:r>
      <w:r>
        <w:rPr>
          <w:rFonts w:hint="eastAsia"/>
          <w:sz w:val="20"/>
        </w:rPr>
        <w:t xml:space="preserve"> </w:t>
      </w:r>
      <w:r>
        <w:rPr>
          <w:rFonts w:hint="eastAsia"/>
          <w:sz w:val="20"/>
        </w:rPr>
        <w:t>임대차보증금</w:t>
      </w:r>
      <w:r>
        <w:rPr>
          <w:rFonts w:hint="eastAsia"/>
          <w:sz w:val="20"/>
        </w:rPr>
        <w:t xml:space="preserve"> </w:t>
      </w:r>
      <w:r>
        <w:rPr>
          <w:rFonts w:hint="eastAsia"/>
          <w:sz w:val="20"/>
        </w:rPr>
        <w:t>금</w:t>
      </w:r>
      <w:r>
        <w:rPr>
          <w:rFonts w:hint="eastAsia"/>
          <w:sz w:val="20"/>
        </w:rPr>
        <w:t xml:space="preserve"> </w:t>
      </w:r>
      <w:r>
        <w:rPr>
          <w:rFonts w:hint="eastAsia"/>
          <w:sz w:val="20"/>
        </w:rPr>
        <w:t>이십일억삼천이백오십팔만육천원</w:t>
      </w:r>
      <w:r>
        <w:rPr>
          <w:rFonts w:hint="eastAsia"/>
          <w:sz w:val="20"/>
        </w:rPr>
        <w:t>(</w:t>
      </w:r>
      <w:r w:rsidR="0062492A">
        <w:rPr>
          <w:rFonts w:ascii="바탕체" w:eastAsia="바탕체" w:hAnsi="바탕체" w:hint="eastAsia"/>
          <w:sz w:val="20"/>
        </w:rPr>
        <w:t>￦</w:t>
      </w:r>
      <w:r w:rsidRPr="004E5FFF">
        <w:rPr>
          <w:sz w:val="20"/>
        </w:rPr>
        <w:t>2,132,586,000</w:t>
      </w:r>
      <w:r>
        <w:rPr>
          <w:rFonts w:hint="eastAsia"/>
          <w:sz w:val="20"/>
        </w:rPr>
        <w:t>)</w:t>
      </w:r>
      <w:r>
        <w:rPr>
          <w:rFonts w:hint="eastAsia"/>
          <w:sz w:val="20"/>
        </w:rPr>
        <w:t>에</w:t>
      </w:r>
      <w:r>
        <w:rPr>
          <w:rFonts w:hint="eastAsia"/>
          <w:sz w:val="20"/>
        </w:rPr>
        <w:t xml:space="preserve"> </w:t>
      </w:r>
      <w:r>
        <w:rPr>
          <w:rFonts w:hint="eastAsia"/>
          <w:sz w:val="20"/>
        </w:rPr>
        <w:t>대한</w:t>
      </w:r>
      <w:r>
        <w:rPr>
          <w:rFonts w:hint="eastAsia"/>
          <w:sz w:val="20"/>
        </w:rPr>
        <w:t xml:space="preserve"> </w:t>
      </w:r>
      <w:r>
        <w:rPr>
          <w:rFonts w:hint="eastAsia"/>
          <w:sz w:val="20"/>
        </w:rPr>
        <w:t>매도인의</w:t>
      </w:r>
      <w:r>
        <w:rPr>
          <w:rFonts w:hint="eastAsia"/>
          <w:sz w:val="20"/>
        </w:rPr>
        <w:t xml:space="preserve"> </w:t>
      </w:r>
      <w:r>
        <w:rPr>
          <w:rFonts w:hint="eastAsia"/>
          <w:sz w:val="20"/>
        </w:rPr>
        <w:t>임대차보증금</w:t>
      </w:r>
      <w:r>
        <w:rPr>
          <w:rFonts w:hint="eastAsia"/>
          <w:sz w:val="20"/>
        </w:rPr>
        <w:t xml:space="preserve"> </w:t>
      </w:r>
      <w:r>
        <w:rPr>
          <w:rFonts w:hint="eastAsia"/>
          <w:sz w:val="20"/>
        </w:rPr>
        <w:t>반환의무를</w:t>
      </w:r>
      <w:r>
        <w:rPr>
          <w:rFonts w:hint="eastAsia"/>
          <w:sz w:val="20"/>
        </w:rPr>
        <w:t xml:space="preserve"> </w:t>
      </w:r>
      <w:r>
        <w:rPr>
          <w:rFonts w:hint="eastAsia"/>
          <w:sz w:val="20"/>
        </w:rPr>
        <w:t>담보하기</w:t>
      </w:r>
      <w:r>
        <w:rPr>
          <w:rFonts w:hint="eastAsia"/>
          <w:sz w:val="20"/>
        </w:rPr>
        <w:t xml:space="preserve"> </w:t>
      </w:r>
      <w:r>
        <w:rPr>
          <w:rFonts w:hint="eastAsia"/>
          <w:sz w:val="20"/>
        </w:rPr>
        <w:t>위하여</w:t>
      </w:r>
      <w:r>
        <w:rPr>
          <w:rFonts w:hint="eastAsia"/>
          <w:sz w:val="20"/>
        </w:rPr>
        <w:t xml:space="preserve"> </w:t>
      </w:r>
      <w:r>
        <w:rPr>
          <w:rFonts w:hint="eastAsia"/>
          <w:sz w:val="20"/>
        </w:rPr>
        <w:t>제공된</w:t>
      </w:r>
      <w:r>
        <w:rPr>
          <w:rFonts w:hint="eastAsia"/>
          <w:sz w:val="20"/>
        </w:rPr>
        <w:t xml:space="preserve"> </w:t>
      </w:r>
      <w:r>
        <w:rPr>
          <w:rFonts w:hint="eastAsia"/>
          <w:sz w:val="20"/>
        </w:rPr>
        <w:t>기존</w:t>
      </w:r>
      <w:r>
        <w:rPr>
          <w:rFonts w:hint="eastAsia"/>
          <w:sz w:val="20"/>
        </w:rPr>
        <w:t xml:space="preserve"> </w:t>
      </w:r>
      <w:r>
        <w:rPr>
          <w:rFonts w:hint="eastAsia"/>
          <w:sz w:val="20"/>
        </w:rPr>
        <w:t>담보신탁계약</w:t>
      </w:r>
      <w:r>
        <w:rPr>
          <w:rFonts w:hint="eastAsia"/>
          <w:sz w:val="20"/>
        </w:rPr>
        <w:t>{2020. 12. 24.</w:t>
      </w:r>
      <w:r>
        <w:rPr>
          <w:rFonts w:hint="eastAsia"/>
          <w:sz w:val="20"/>
        </w:rPr>
        <w:t>자</w:t>
      </w:r>
      <w:r>
        <w:rPr>
          <w:rFonts w:hint="eastAsia"/>
          <w:sz w:val="20"/>
        </w:rPr>
        <w:t xml:space="preserve"> </w:t>
      </w:r>
      <w:r>
        <w:rPr>
          <w:rFonts w:hint="eastAsia"/>
          <w:sz w:val="20"/>
        </w:rPr>
        <w:t>부동산담보신탁계약</w:t>
      </w:r>
      <w:r>
        <w:rPr>
          <w:rFonts w:hint="eastAsia"/>
          <w:sz w:val="20"/>
        </w:rPr>
        <w:t>,</w:t>
      </w:r>
      <w:r w:rsidRPr="00EA0248">
        <w:rPr>
          <w:b/>
          <w:sz w:val="20"/>
        </w:rPr>
        <w:t xml:space="preserve"> </w:t>
      </w:r>
      <w:r>
        <w:rPr>
          <w:rFonts w:hint="eastAsia"/>
          <w:sz w:val="20"/>
        </w:rPr>
        <w:t>2024. 5. 29.</w:t>
      </w:r>
      <w:r>
        <w:rPr>
          <w:rFonts w:hint="eastAsia"/>
          <w:sz w:val="20"/>
        </w:rPr>
        <w:t>자</w:t>
      </w:r>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 xml:space="preserve">), </w:t>
      </w:r>
      <w:r w:rsidRPr="00E90488">
        <w:rPr>
          <w:rFonts w:hint="eastAsia"/>
          <w:sz w:val="20"/>
        </w:rPr>
        <w:t>2023</w:t>
      </w:r>
      <w:r>
        <w:rPr>
          <w:rFonts w:hint="eastAsia"/>
          <w:sz w:val="20"/>
        </w:rPr>
        <w:t>.</w:t>
      </w:r>
      <w:r w:rsidRPr="00E90488">
        <w:rPr>
          <w:rFonts w:hint="eastAsia"/>
          <w:sz w:val="20"/>
        </w:rPr>
        <w:t xml:space="preserve"> 12</w:t>
      </w:r>
      <w:r>
        <w:rPr>
          <w:rFonts w:hint="eastAsia"/>
          <w:sz w:val="20"/>
        </w:rPr>
        <w:t>.</w:t>
      </w:r>
      <w:r w:rsidRPr="00E90488">
        <w:rPr>
          <w:rFonts w:hint="eastAsia"/>
          <w:sz w:val="20"/>
        </w:rPr>
        <w:t xml:space="preserve"> 14</w:t>
      </w:r>
      <w:r>
        <w:rPr>
          <w:rFonts w:hint="eastAsia"/>
          <w:sz w:val="20"/>
        </w:rPr>
        <w:t>.</w:t>
      </w:r>
      <w:r w:rsidRPr="00E90488">
        <w:rPr>
          <w:rFonts w:hint="eastAsia"/>
          <w:sz w:val="20"/>
        </w:rPr>
        <w:t>자</w:t>
      </w:r>
      <w:r w:rsidRPr="00E90488">
        <w:rPr>
          <w:rFonts w:hint="eastAsia"/>
          <w:sz w:val="20"/>
        </w:rPr>
        <w:t xml:space="preserve"> </w:t>
      </w:r>
      <w:r w:rsidRPr="00E90488">
        <w:rPr>
          <w:rFonts w:hint="eastAsia"/>
          <w:sz w:val="20"/>
        </w:rPr>
        <w:t>부동산담보신탁계약</w:t>
      </w:r>
      <w:r>
        <w:rPr>
          <w:rFonts w:hint="eastAsia"/>
          <w:sz w:val="20"/>
        </w:rPr>
        <w:t>, 2024. 5. 29.</w:t>
      </w:r>
      <w:r>
        <w:rPr>
          <w:rFonts w:hint="eastAsia"/>
          <w:sz w:val="20"/>
        </w:rPr>
        <w:t>자</w:t>
      </w:r>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w:t>
      </w:r>
      <w:r w:rsidRPr="00E90488">
        <w:rPr>
          <w:rFonts w:hint="eastAsia"/>
          <w:sz w:val="20"/>
        </w:rPr>
        <w:t xml:space="preserve"> </w:t>
      </w:r>
      <w:r w:rsidRPr="00E90488">
        <w:rPr>
          <w:rFonts w:hint="eastAsia"/>
          <w:sz w:val="20"/>
        </w:rPr>
        <w:t>및</w:t>
      </w:r>
      <w:r w:rsidRPr="00E90488">
        <w:rPr>
          <w:rFonts w:hint="eastAsia"/>
          <w:sz w:val="20"/>
        </w:rPr>
        <w:t xml:space="preserve"> </w:t>
      </w:r>
      <w:r>
        <w:rPr>
          <w:rFonts w:hint="eastAsia"/>
          <w:sz w:val="20"/>
        </w:rPr>
        <w:t>2026. 5. 28.</w:t>
      </w:r>
      <w:r>
        <w:rPr>
          <w:rFonts w:hint="eastAsia"/>
          <w:sz w:val="20"/>
        </w:rPr>
        <w:t>자</w:t>
      </w:r>
      <w:r>
        <w:rPr>
          <w:rFonts w:hint="eastAsia"/>
          <w:sz w:val="20"/>
        </w:rPr>
        <w:t xml:space="preserve"> </w:t>
      </w:r>
      <w:r>
        <w:rPr>
          <w:rFonts w:hint="eastAsia"/>
          <w:sz w:val="20"/>
        </w:rPr>
        <w:t>부동산담보신탁변경계약</w:t>
      </w:r>
      <w:r>
        <w:rPr>
          <w:rFonts w:hint="eastAsia"/>
          <w:sz w:val="20"/>
        </w:rPr>
        <w:t>(2</w:t>
      </w:r>
      <w:r>
        <w:rPr>
          <w:rFonts w:hint="eastAsia"/>
          <w:sz w:val="20"/>
        </w:rPr>
        <w:t>차</w:t>
      </w:r>
      <w:r>
        <w:rPr>
          <w:rFonts w:hint="eastAsia"/>
          <w:sz w:val="20"/>
        </w:rPr>
        <w:t>)</w:t>
      </w:r>
      <w:r>
        <w:rPr>
          <w:rFonts w:hint="eastAsia"/>
          <w:sz w:val="20"/>
        </w:rPr>
        <w:t>을</w:t>
      </w:r>
      <w:r>
        <w:rPr>
          <w:rFonts w:hint="eastAsia"/>
          <w:sz w:val="20"/>
        </w:rPr>
        <w:t xml:space="preserve"> </w:t>
      </w:r>
      <w:r>
        <w:rPr>
          <w:rFonts w:hint="eastAsia"/>
          <w:sz w:val="20"/>
        </w:rPr>
        <w:t>총칭함</w:t>
      </w:r>
      <w:r>
        <w:rPr>
          <w:rFonts w:hint="eastAsia"/>
          <w:sz w:val="20"/>
        </w:rPr>
        <w:t xml:space="preserve">. </w:t>
      </w:r>
      <w:r>
        <w:rPr>
          <w:rFonts w:hint="eastAsia"/>
          <w:sz w:val="20"/>
        </w:rPr>
        <w:t>이하</w:t>
      </w:r>
      <w:r>
        <w:rPr>
          <w:rFonts w:hint="eastAsia"/>
          <w:sz w:val="20"/>
        </w:rPr>
        <w:t xml:space="preserve"> </w:t>
      </w:r>
      <w:r>
        <w:rPr>
          <w:rFonts w:hint="eastAsia"/>
          <w:sz w:val="20"/>
        </w:rPr>
        <w:t>같음</w:t>
      </w:r>
      <w:r>
        <w:rPr>
          <w:rFonts w:hint="eastAsia"/>
          <w:sz w:val="20"/>
        </w:rPr>
        <w:t>}</w:t>
      </w:r>
      <w:r>
        <w:rPr>
          <w:rFonts w:hint="eastAsia"/>
          <w:sz w:val="20"/>
        </w:rPr>
        <w:t>에</w:t>
      </w:r>
      <w:r>
        <w:rPr>
          <w:rFonts w:hint="eastAsia"/>
          <w:sz w:val="20"/>
        </w:rPr>
        <w:t xml:space="preserve"> </w:t>
      </w:r>
      <w:r>
        <w:rPr>
          <w:rFonts w:hint="eastAsia"/>
          <w:sz w:val="20"/>
        </w:rPr>
        <w:t>따른</w:t>
      </w:r>
      <w:r w:rsidRPr="004C5711">
        <w:rPr>
          <w:rFonts w:hint="eastAsia"/>
          <w:sz w:val="20"/>
        </w:rPr>
        <w:t xml:space="preserve"> </w:t>
      </w:r>
      <w:r>
        <w:rPr>
          <w:rFonts w:hint="eastAsia"/>
          <w:sz w:val="20"/>
        </w:rPr>
        <w:t>임차인의</w:t>
      </w:r>
      <w:r>
        <w:rPr>
          <w:rFonts w:hint="eastAsia"/>
          <w:sz w:val="20"/>
        </w:rPr>
        <w:t xml:space="preserve"> 1</w:t>
      </w:r>
      <w:r>
        <w:rPr>
          <w:rFonts w:hint="eastAsia"/>
          <w:sz w:val="20"/>
        </w:rPr>
        <w:t>순위</w:t>
      </w:r>
      <w:r>
        <w:rPr>
          <w:rFonts w:hint="eastAsia"/>
          <w:sz w:val="20"/>
        </w:rPr>
        <w:t xml:space="preserve"> </w:t>
      </w:r>
      <w:r>
        <w:rPr>
          <w:rFonts w:hint="eastAsia"/>
          <w:sz w:val="20"/>
        </w:rPr>
        <w:t>우선수익권</w:t>
      </w:r>
      <w:r>
        <w:rPr>
          <w:rFonts w:hint="eastAsia"/>
          <w:sz w:val="20"/>
        </w:rPr>
        <w:t>{</w:t>
      </w:r>
      <w:r>
        <w:rPr>
          <w:rFonts w:hint="eastAsia"/>
          <w:sz w:val="20"/>
        </w:rPr>
        <w:t>우선수익권금액</w:t>
      </w:r>
      <w:r>
        <w:rPr>
          <w:rFonts w:hint="eastAsia"/>
          <w:sz w:val="20"/>
        </w:rPr>
        <w:t xml:space="preserve"> </w:t>
      </w:r>
      <w:r>
        <w:rPr>
          <w:rFonts w:hint="eastAsia"/>
          <w:sz w:val="20"/>
        </w:rPr>
        <w:t>금이십일억삼천이백오십팔만육천원</w:t>
      </w:r>
      <w:r>
        <w:rPr>
          <w:rFonts w:hint="eastAsia"/>
          <w:sz w:val="20"/>
        </w:rPr>
        <w:t>(</w:t>
      </w:r>
      <w:r w:rsidR="0062492A">
        <w:rPr>
          <w:rFonts w:ascii="바탕체" w:eastAsia="바탕체" w:hAnsi="바탕체" w:hint="eastAsia"/>
          <w:sz w:val="20"/>
        </w:rPr>
        <w:t>￦</w:t>
      </w:r>
      <w:r>
        <w:rPr>
          <w:rFonts w:hint="eastAsia"/>
          <w:sz w:val="20"/>
        </w:rPr>
        <w:t>2,132,586,000)}</w:t>
      </w:r>
      <w:r>
        <w:rPr>
          <w:rFonts w:hint="eastAsia"/>
          <w:sz w:val="20"/>
        </w:rPr>
        <w:t>이</w:t>
      </w:r>
      <w:r>
        <w:rPr>
          <w:rFonts w:hint="eastAsia"/>
          <w:sz w:val="20"/>
        </w:rPr>
        <w:t xml:space="preserve"> </w:t>
      </w:r>
      <w:r>
        <w:rPr>
          <w:rFonts w:hint="eastAsia"/>
          <w:sz w:val="20"/>
        </w:rPr>
        <w:t>기존</w:t>
      </w:r>
      <w:r>
        <w:rPr>
          <w:rFonts w:hint="eastAsia"/>
          <w:sz w:val="20"/>
        </w:rPr>
        <w:t xml:space="preserve"> </w:t>
      </w:r>
      <w:r>
        <w:rPr>
          <w:rFonts w:hint="eastAsia"/>
          <w:sz w:val="20"/>
        </w:rPr>
        <w:t>담보신탁계약의</w:t>
      </w:r>
      <w:r>
        <w:rPr>
          <w:rFonts w:hint="eastAsia"/>
          <w:sz w:val="20"/>
        </w:rPr>
        <w:t xml:space="preserve"> </w:t>
      </w:r>
      <w:r>
        <w:rPr>
          <w:rFonts w:hint="eastAsia"/>
          <w:sz w:val="20"/>
        </w:rPr>
        <w:t>해지에</w:t>
      </w:r>
      <w:r>
        <w:rPr>
          <w:rFonts w:hint="eastAsia"/>
          <w:sz w:val="20"/>
        </w:rPr>
        <w:t xml:space="preserve"> </w:t>
      </w:r>
      <w:r>
        <w:rPr>
          <w:rFonts w:hint="eastAsia"/>
          <w:sz w:val="20"/>
        </w:rPr>
        <w:t>따라</w:t>
      </w:r>
      <w:r>
        <w:rPr>
          <w:rFonts w:hint="eastAsia"/>
          <w:sz w:val="20"/>
        </w:rPr>
        <w:t xml:space="preserve"> </w:t>
      </w:r>
      <w:r>
        <w:rPr>
          <w:rFonts w:hint="eastAsia"/>
          <w:sz w:val="20"/>
        </w:rPr>
        <w:t>거래종결일에</w:t>
      </w:r>
      <w:r>
        <w:rPr>
          <w:rFonts w:hint="eastAsia"/>
          <w:sz w:val="20"/>
        </w:rPr>
        <w:t xml:space="preserve"> </w:t>
      </w:r>
      <w:r>
        <w:rPr>
          <w:rFonts w:hint="eastAsia"/>
          <w:sz w:val="20"/>
        </w:rPr>
        <w:t>소멸되고</w:t>
      </w:r>
      <w:r>
        <w:rPr>
          <w:rFonts w:hint="eastAsia"/>
          <w:sz w:val="20"/>
        </w:rPr>
        <w:t xml:space="preserve">, </w:t>
      </w:r>
      <w:r w:rsidRPr="00E90488">
        <w:rPr>
          <w:rFonts w:hint="eastAsia"/>
          <w:sz w:val="20"/>
        </w:rPr>
        <w:t>매수인이</w:t>
      </w:r>
      <w:r w:rsidRPr="00E90488">
        <w:rPr>
          <w:rFonts w:hint="eastAsia"/>
          <w:sz w:val="20"/>
        </w:rPr>
        <w:t xml:space="preserve"> </w:t>
      </w:r>
      <w:r w:rsidRPr="007D1F78">
        <w:rPr>
          <w:sz w:val="20"/>
        </w:rPr>
        <w:t>본건</w:t>
      </w:r>
      <w:r w:rsidRPr="007D1F78">
        <w:rPr>
          <w:sz w:val="20"/>
        </w:rPr>
        <w:t xml:space="preserve"> </w:t>
      </w:r>
      <w:r w:rsidRPr="007D1F78">
        <w:rPr>
          <w:sz w:val="20"/>
        </w:rPr>
        <w:t>부동산을</w:t>
      </w:r>
      <w:r w:rsidRPr="007D1F78">
        <w:rPr>
          <w:sz w:val="20"/>
        </w:rPr>
        <w:t xml:space="preserve"> </w:t>
      </w:r>
      <w:r w:rsidRPr="007D1F78">
        <w:rPr>
          <w:sz w:val="20"/>
        </w:rPr>
        <w:t>신탁부동산으로</w:t>
      </w:r>
      <w:r w:rsidRPr="007D1F78">
        <w:rPr>
          <w:sz w:val="20"/>
        </w:rPr>
        <w:t xml:space="preserve"> </w:t>
      </w:r>
      <w:r w:rsidRPr="007D1F78">
        <w:rPr>
          <w:sz w:val="20"/>
        </w:rPr>
        <w:t>하</w:t>
      </w:r>
      <w:r>
        <w:rPr>
          <w:rFonts w:hint="eastAsia"/>
          <w:sz w:val="20"/>
        </w:rPr>
        <w:t>는</w:t>
      </w:r>
      <w:r w:rsidRPr="007D1F78">
        <w:rPr>
          <w:sz w:val="20"/>
        </w:rPr>
        <w:t xml:space="preserve"> </w:t>
      </w:r>
      <w:r>
        <w:rPr>
          <w:rFonts w:hint="eastAsia"/>
          <w:sz w:val="20"/>
        </w:rPr>
        <w:t>신규</w:t>
      </w:r>
      <w:r w:rsidRPr="007D1F78">
        <w:rPr>
          <w:sz w:val="20"/>
        </w:rPr>
        <w:t xml:space="preserve"> </w:t>
      </w:r>
      <w:r w:rsidRPr="007D1F78">
        <w:rPr>
          <w:sz w:val="20"/>
        </w:rPr>
        <w:t>부동산담보신탁계약</w:t>
      </w:r>
      <w:r>
        <w:rPr>
          <w:rFonts w:hint="eastAsia"/>
          <w:sz w:val="20"/>
        </w:rPr>
        <w:t>을</w:t>
      </w:r>
      <w:r>
        <w:rPr>
          <w:rFonts w:hint="eastAsia"/>
          <w:sz w:val="20"/>
        </w:rPr>
        <w:t xml:space="preserve"> </w:t>
      </w:r>
      <w:r>
        <w:rPr>
          <w:rFonts w:hint="eastAsia"/>
          <w:sz w:val="20"/>
        </w:rPr>
        <w:t>체결하여</w:t>
      </w:r>
      <w:r>
        <w:rPr>
          <w:rFonts w:hint="eastAsia"/>
          <w:sz w:val="20"/>
        </w:rPr>
        <w:t xml:space="preserve"> </w:t>
      </w:r>
      <w:r w:rsidRPr="00E90488">
        <w:rPr>
          <w:rFonts w:hint="eastAsia"/>
          <w:sz w:val="20"/>
        </w:rPr>
        <w:t>거래종결일</w:t>
      </w:r>
      <w:r>
        <w:rPr>
          <w:rFonts w:hint="eastAsia"/>
          <w:sz w:val="20"/>
        </w:rPr>
        <w:t xml:space="preserve"> </w:t>
      </w:r>
      <w:r>
        <w:rPr>
          <w:rFonts w:hint="eastAsia"/>
          <w:sz w:val="20"/>
        </w:rPr>
        <w:t>당일에</w:t>
      </w:r>
      <w:r>
        <w:rPr>
          <w:rFonts w:hint="eastAsia"/>
          <w:sz w:val="20"/>
        </w:rPr>
        <w:t xml:space="preserve"> </w:t>
      </w:r>
      <w:r>
        <w:rPr>
          <w:rFonts w:hint="eastAsia"/>
          <w:sz w:val="20"/>
        </w:rPr>
        <w:t>동일한</w:t>
      </w:r>
      <w:r>
        <w:rPr>
          <w:rFonts w:hint="eastAsia"/>
          <w:sz w:val="20"/>
        </w:rPr>
        <w:t xml:space="preserve"> </w:t>
      </w:r>
      <w:r>
        <w:rPr>
          <w:rFonts w:hint="eastAsia"/>
          <w:sz w:val="20"/>
        </w:rPr>
        <w:t>우선수익권</w:t>
      </w:r>
      <w:r>
        <w:rPr>
          <w:rFonts w:hint="eastAsia"/>
          <w:sz w:val="20"/>
        </w:rPr>
        <w:t xml:space="preserve"> </w:t>
      </w:r>
      <w:r>
        <w:rPr>
          <w:rFonts w:hint="eastAsia"/>
          <w:sz w:val="20"/>
        </w:rPr>
        <w:t>금액을</w:t>
      </w:r>
      <w:r>
        <w:rPr>
          <w:rFonts w:hint="eastAsia"/>
          <w:sz w:val="20"/>
        </w:rPr>
        <w:t xml:space="preserve"> </w:t>
      </w:r>
      <w:r>
        <w:rPr>
          <w:rFonts w:hint="eastAsia"/>
          <w:sz w:val="20"/>
        </w:rPr>
        <w:t>한도로</w:t>
      </w:r>
      <w:r>
        <w:rPr>
          <w:rFonts w:hint="eastAsia"/>
          <w:sz w:val="20"/>
        </w:rPr>
        <w:t xml:space="preserve"> </w:t>
      </w:r>
      <w:r w:rsidRPr="0009148E">
        <w:rPr>
          <w:sz w:val="20"/>
        </w:rPr>
        <w:t>임차인</w:t>
      </w:r>
      <w:r w:rsidRPr="0009148E">
        <w:rPr>
          <w:sz w:val="20"/>
        </w:rPr>
        <w:t xml:space="preserve"> </w:t>
      </w:r>
      <w:r w:rsidRPr="0009148E">
        <w:rPr>
          <w:sz w:val="20"/>
        </w:rPr>
        <w:t>명의의</w:t>
      </w:r>
      <w:r w:rsidRPr="0009148E">
        <w:rPr>
          <w:sz w:val="20"/>
        </w:rPr>
        <w:t xml:space="preserve"> 1</w:t>
      </w:r>
      <w:r w:rsidRPr="0009148E">
        <w:rPr>
          <w:sz w:val="20"/>
        </w:rPr>
        <w:t>순위</w:t>
      </w:r>
      <w:r w:rsidRPr="0009148E">
        <w:rPr>
          <w:sz w:val="20"/>
        </w:rPr>
        <w:t xml:space="preserve"> </w:t>
      </w:r>
      <w:r w:rsidRPr="0009148E">
        <w:rPr>
          <w:sz w:val="20"/>
        </w:rPr>
        <w:t>우선수익권</w:t>
      </w:r>
      <w:r>
        <w:rPr>
          <w:rFonts w:hint="eastAsia"/>
          <w:sz w:val="20"/>
        </w:rPr>
        <w:t>을</w:t>
      </w:r>
      <w:r w:rsidRPr="0009148E">
        <w:rPr>
          <w:sz w:val="20"/>
        </w:rPr>
        <w:t xml:space="preserve"> </w:t>
      </w:r>
      <w:r>
        <w:rPr>
          <w:rFonts w:hint="eastAsia"/>
          <w:sz w:val="20"/>
        </w:rPr>
        <w:t>부여하는</w:t>
      </w:r>
      <w:r>
        <w:rPr>
          <w:rFonts w:hint="eastAsia"/>
          <w:sz w:val="20"/>
        </w:rPr>
        <w:t xml:space="preserve"> </w:t>
      </w:r>
      <w:r>
        <w:rPr>
          <w:rFonts w:hint="eastAsia"/>
          <w:sz w:val="20"/>
        </w:rPr>
        <w:t>것에</w:t>
      </w:r>
      <w:r w:rsidRPr="0009148E">
        <w:rPr>
          <w:sz w:val="20"/>
        </w:rPr>
        <w:t xml:space="preserve"> </w:t>
      </w:r>
      <w:r w:rsidRPr="0009148E">
        <w:rPr>
          <w:sz w:val="20"/>
        </w:rPr>
        <w:t>동의하며</w:t>
      </w:r>
      <w:r w:rsidRPr="0009148E">
        <w:rPr>
          <w:sz w:val="20"/>
        </w:rPr>
        <w:t>,</w:t>
      </w:r>
      <w:r w:rsidRPr="00E90488">
        <w:rPr>
          <w:rFonts w:hint="eastAsia"/>
          <w:sz w:val="20"/>
        </w:rPr>
        <w:t xml:space="preserve"> </w:t>
      </w:r>
      <w:r w:rsidRPr="00E90488">
        <w:rPr>
          <w:rFonts w:hint="eastAsia"/>
          <w:sz w:val="20"/>
        </w:rPr>
        <w:t>이에</w:t>
      </w:r>
      <w:r w:rsidRPr="00E90488">
        <w:rPr>
          <w:rFonts w:hint="eastAsia"/>
          <w:sz w:val="20"/>
        </w:rPr>
        <w:t xml:space="preserve"> </w:t>
      </w:r>
      <w:r w:rsidRPr="00E90488">
        <w:rPr>
          <w:rFonts w:hint="eastAsia"/>
          <w:sz w:val="20"/>
        </w:rPr>
        <w:t>필요한</w:t>
      </w:r>
      <w:r w:rsidRPr="00E90488">
        <w:rPr>
          <w:rFonts w:hint="eastAsia"/>
          <w:sz w:val="20"/>
        </w:rPr>
        <w:t xml:space="preserve"> </w:t>
      </w:r>
      <w:r w:rsidRPr="00E90488">
        <w:rPr>
          <w:rFonts w:hint="eastAsia"/>
          <w:sz w:val="20"/>
        </w:rPr>
        <w:t>절차</w:t>
      </w:r>
      <w:r>
        <w:rPr>
          <w:rFonts w:hint="eastAsia"/>
          <w:sz w:val="20"/>
        </w:rPr>
        <w:t>를</w:t>
      </w:r>
      <w:r>
        <w:rPr>
          <w:rFonts w:hint="eastAsia"/>
          <w:sz w:val="20"/>
        </w:rPr>
        <w:t xml:space="preserve"> </w:t>
      </w:r>
      <w:r>
        <w:rPr>
          <w:rFonts w:hint="eastAsia"/>
          <w:sz w:val="20"/>
        </w:rPr>
        <w:t>이행</w:t>
      </w:r>
      <w:r w:rsidRPr="00E90488">
        <w:rPr>
          <w:rFonts w:hint="eastAsia"/>
          <w:sz w:val="20"/>
        </w:rPr>
        <w:t>하겠습니다</w:t>
      </w:r>
      <w:r>
        <w:rPr>
          <w:rFonts w:hint="eastAsia"/>
          <w:sz w:val="20"/>
        </w:rPr>
        <w:t>.</w:t>
      </w:r>
    </w:p>
    <w:p w14:paraId="67F3ECD5" w14:textId="77777777" w:rsidR="000C4711" w:rsidRPr="0062492A" w:rsidRDefault="000C4711" w:rsidP="000C4711">
      <w:pPr>
        <w:rPr>
          <w:sz w:val="20"/>
        </w:rPr>
      </w:pPr>
    </w:p>
    <w:p w14:paraId="13D19D65" w14:textId="77777777" w:rsidR="000C4711" w:rsidRDefault="000C4711" w:rsidP="00AF5E56">
      <w:pPr>
        <w:numPr>
          <w:ilvl w:val="0"/>
          <w:numId w:val="24"/>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거래종결일</w:t>
      </w:r>
      <w:r>
        <w:rPr>
          <w:rFonts w:hint="eastAsia"/>
          <w:sz w:val="20"/>
        </w:rPr>
        <w:t xml:space="preserve"> </w:t>
      </w:r>
      <w:r>
        <w:rPr>
          <w:rFonts w:hint="eastAsia"/>
          <w:sz w:val="20"/>
        </w:rPr>
        <w:t>당일</w:t>
      </w:r>
      <w:r>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w:t>
      </w:r>
      <w:r>
        <w:rPr>
          <w:rFonts w:hint="eastAsia"/>
          <w:sz w:val="20"/>
        </w:rPr>
        <w:t>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62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993"/>
        <w:gridCol w:w="1417"/>
        <w:gridCol w:w="1418"/>
        <w:gridCol w:w="1417"/>
        <w:gridCol w:w="1418"/>
        <w:gridCol w:w="1249"/>
      </w:tblGrid>
      <w:tr w:rsidR="000C4711" w:rsidRPr="0062492A" w14:paraId="6F240F88" w14:textId="77777777" w:rsidTr="0062492A">
        <w:trPr>
          <w:trHeight w:val="577"/>
        </w:trPr>
        <w:tc>
          <w:tcPr>
            <w:tcW w:w="708" w:type="dxa"/>
            <w:tcBorders>
              <w:top w:val="single" w:sz="4" w:space="0" w:color="auto"/>
              <w:left w:val="single" w:sz="4" w:space="0" w:color="auto"/>
              <w:bottom w:val="single" w:sz="4" w:space="0" w:color="auto"/>
              <w:right w:val="single" w:sz="4" w:space="0" w:color="auto"/>
            </w:tcBorders>
            <w:shd w:val="clear" w:color="auto" w:fill="F2F2F2"/>
            <w:vAlign w:val="center"/>
          </w:tcPr>
          <w:p w14:paraId="6B8FE263" w14:textId="77777777" w:rsidR="000C4711" w:rsidRPr="0062492A" w:rsidRDefault="000C4711" w:rsidP="00663F91">
            <w:pPr>
              <w:jc w:val="center"/>
              <w:rPr>
                <w:b/>
                <w:sz w:val="18"/>
                <w:szCs w:val="14"/>
              </w:rPr>
            </w:pPr>
            <w:r w:rsidRPr="0062492A">
              <w:rPr>
                <w:rFonts w:hint="eastAsia"/>
                <w:b/>
                <w:sz w:val="18"/>
                <w:szCs w:val="14"/>
              </w:rPr>
              <w:t>구분</w:t>
            </w:r>
          </w:p>
        </w:tc>
        <w:tc>
          <w:tcPr>
            <w:tcW w:w="9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ECE0BC" w14:textId="77777777" w:rsidR="000C4711" w:rsidRPr="0062492A" w:rsidRDefault="000C4711" w:rsidP="00663F91">
            <w:pPr>
              <w:jc w:val="center"/>
              <w:rPr>
                <w:b/>
                <w:sz w:val="18"/>
                <w:szCs w:val="14"/>
              </w:rPr>
            </w:pPr>
            <w:r w:rsidRPr="0062492A">
              <w:rPr>
                <w:b/>
                <w:sz w:val="18"/>
                <w:szCs w:val="14"/>
              </w:rPr>
              <w:t>개설은행</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764E02" w14:textId="77777777" w:rsidR="000C4711" w:rsidRPr="0062492A" w:rsidRDefault="000C4711" w:rsidP="00663F91">
            <w:pPr>
              <w:jc w:val="center"/>
              <w:rPr>
                <w:b/>
                <w:sz w:val="18"/>
                <w:szCs w:val="14"/>
              </w:rPr>
            </w:pPr>
            <w:r w:rsidRPr="0062492A">
              <w:rPr>
                <w:b/>
                <w:sz w:val="18"/>
                <w:szCs w:val="14"/>
              </w:rPr>
              <w:t>예금주</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9B8807" w14:textId="77777777" w:rsidR="000C4711" w:rsidRPr="0062492A" w:rsidRDefault="000C4711" w:rsidP="00663F91">
            <w:pPr>
              <w:jc w:val="center"/>
              <w:rPr>
                <w:b/>
                <w:sz w:val="18"/>
                <w:szCs w:val="14"/>
              </w:rPr>
            </w:pPr>
            <w:r w:rsidRPr="0062492A">
              <w:rPr>
                <w:b/>
                <w:sz w:val="18"/>
                <w:szCs w:val="14"/>
              </w:rPr>
              <w:t>계좌번호</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4CF817" w14:textId="77777777" w:rsidR="0062492A" w:rsidRDefault="000C4711" w:rsidP="00663F91">
            <w:pPr>
              <w:jc w:val="center"/>
              <w:rPr>
                <w:b/>
                <w:sz w:val="18"/>
                <w:szCs w:val="14"/>
              </w:rPr>
            </w:pPr>
            <w:r w:rsidRPr="0062492A">
              <w:rPr>
                <w:rFonts w:hint="eastAsia"/>
                <w:b/>
                <w:sz w:val="18"/>
                <w:szCs w:val="14"/>
              </w:rPr>
              <w:t>피담보채무</w:t>
            </w:r>
          </w:p>
          <w:p w14:paraId="61BE648F" w14:textId="0EB17E75" w:rsidR="000C4711" w:rsidRPr="0062492A" w:rsidRDefault="000C4711" w:rsidP="00663F91">
            <w:pPr>
              <w:jc w:val="center"/>
              <w:rPr>
                <w:b/>
                <w:sz w:val="18"/>
                <w:szCs w:val="14"/>
              </w:rPr>
            </w:pPr>
            <w:r w:rsidRPr="0062492A">
              <w:rPr>
                <w:b/>
                <w:sz w:val="18"/>
                <w:szCs w:val="14"/>
              </w:rPr>
              <w:t>금액</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24B0FE" w14:textId="77777777" w:rsidR="000C4711" w:rsidRPr="0062492A" w:rsidRDefault="000C4711" w:rsidP="00663F91">
            <w:pPr>
              <w:jc w:val="center"/>
              <w:rPr>
                <w:b/>
                <w:sz w:val="18"/>
                <w:szCs w:val="14"/>
              </w:rPr>
            </w:pPr>
            <w:r w:rsidRPr="0062492A">
              <w:rPr>
                <w:b/>
                <w:sz w:val="18"/>
                <w:szCs w:val="14"/>
              </w:rPr>
              <w:t>질권설정금액</w:t>
            </w:r>
          </w:p>
        </w:tc>
        <w:tc>
          <w:tcPr>
            <w:tcW w:w="124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AA6E174" w14:textId="77777777" w:rsidR="000C4711" w:rsidRPr="0062492A" w:rsidRDefault="000C4711" w:rsidP="00663F91">
            <w:pPr>
              <w:jc w:val="center"/>
              <w:rPr>
                <w:b/>
                <w:sz w:val="18"/>
                <w:szCs w:val="14"/>
              </w:rPr>
            </w:pPr>
            <w:r w:rsidRPr="0062492A">
              <w:rPr>
                <w:b/>
                <w:sz w:val="18"/>
                <w:szCs w:val="14"/>
              </w:rPr>
              <w:t>만기일</w:t>
            </w:r>
          </w:p>
        </w:tc>
      </w:tr>
      <w:tr w:rsidR="000C4711" w:rsidRPr="0062492A" w14:paraId="2C796470"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5574BFED" w14:textId="77777777" w:rsidR="000C4711" w:rsidRPr="0062492A" w:rsidRDefault="000C4711" w:rsidP="00663F91">
            <w:pPr>
              <w:jc w:val="center"/>
              <w:rPr>
                <w:sz w:val="18"/>
                <w:szCs w:val="14"/>
              </w:rPr>
            </w:pPr>
            <w:r w:rsidRPr="0062492A">
              <w:rPr>
                <w:rFonts w:hint="eastAsia"/>
                <w:sz w:val="18"/>
                <w:szCs w:val="14"/>
              </w:rPr>
              <w:lastRenderedPageBreak/>
              <w:t>4</w:t>
            </w:r>
            <w:r w:rsidRPr="0062492A">
              <w:rPr>
                <w:sz w:val="18"/>
                <w:szCs w:val="14"/>
              </w:rPr>
              <w:t>F,8F</w:t>
            </w:r>
          </w:p>
        </w:tc>
        <w:tc>
          <w:tcPr>
            <w:tcW w:w="993" w:type="dxa"/>
            <w:tcBorders>
              <w:top w:val="single" w:sz="4" w:space="0" w:color="auto"/>
              <w:left w:val="single" w:sz="4" w:space="0" w:color="auto"/>
              <w:bottom w:val="single" w:sz="4" w:space="0" w:color="auto"/>
              <w:right w:val="single" w:sz="4" w:space="0" w:color="auto"/>
            </w:tcBorders>
            <w:vAlign w:val="center"/>
          </w:tcPr>
          <w:p w14:paraId="7AF3DA1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78035D67" w14:textId="77777777" w:rsidR="000C4711" w:rsidRPr="0062492A" w:rsidRDefault="000C4711" w:rsidP="00663F91">
            <w:pPr>
              <w:jc w:val="center"/>
              <w:rPr>
                <w:sz w:val="18"/>
                <w:szCs w:val="14"/>
              </w:rPr>
            </w:pPr>
            <w:r w:rsidRPr="0062492A">
              <w:rPr>
                <w:rFonts w:hint="eastAsia"/>
                <w:sz w:val="18"/>
                <w:szCs w:val="14"/>
              </w:rPr>
              <w:t>코크렙안양㈜</w:t>
            </w:r>
          </w:p>
          <w:p w14:paraId="342334BA" w14:textId="77777777" w:rsidR="000C4711" w:rsidRPr="0062492A" w:rsidRDefault="000C4711" w:rsidP="00663F91">
            <w:pPr>
              <w:jc w:val="center"/>
              <w:rPr>
                <w:sz w:val="18"/>
                <w:szCs w:val="14"/>
              </w:rPr>
            </w:pPr>
            <w:r w:rsidRPr="0062492A">
              <w:rPr>
                <w:rFonts w:hint="eastAsia"/>
                <w:sz w:val="18"/>
                <w:szCs w:val="14"/>
              </w:rPr>
              <w:t>김찬동</w:t>
            </w:r>
          </w:p>
        </w:tc>
        <w:tc>
          <w:tcPr>
            <w:tcW w:w="1418" w:type="dxa"/>
            <w:tcBorders>
              <w:top w:val="single" w:sz="4" w:space="0" w:color="auto"/>
              <w:left w:val="single" w:sz="4" w:space="0" w:color="auto"/>
              <w:bottom w:val="single" w:sz="4" w:space="0" w:color="auto"/>
              <w:right w:val="single" w:sz="4" w:space="0" w:color="auto"/>
            </w:tcBorders>
            <w:vAlign w:val="center"/>
          </w:tcPr>
          <w:p w14:paraId="45AA843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07-017-540443</w:t>
            </w:r>
          </w:p>
        </w:tc>
        <w:tc>
          <w:tcPr>
            <w:tcW w:w="1417" w:type="dxa"/>
            <w:tcBorders>
              <w:top w:val="single" w:sz="4" w:space="0" w:color="auto"/>
              <w:left w:val="single" w:sz="4" w:space="0" w:color="auto"/>
              <w:bottom w:val="single" w:sz="4" w:space="0" w:color="auto"/>
              <w:right w:val="single" w:sz="4" w:space="0" w:color="auto"/>
            </w:tcBorders>
            <w:vAlign w:val="center"/>
          </w:tcPr>
          <w:p w14:paraId="399FC245"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32,222,008</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40ECAE0D"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57,004,932</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2DE1285"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027-06-25</w:t>
            </w:r>
          </w:p>
        </w:tc>
      </w:tr>
      <w:tr w:rsidR="000C4711" w:rsidRPr="0062492A" w14:paraId="1C3F3C5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80EFAA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F</w:t>
            </w:r>
          </w:p>
        </w:tc>
        <w:tc>
          <w:tcPr>
            <w:tcW w:w="993" w:type="dxa"/>
            <w:tcBorders>
              <w:top w:val="single" w:sz="4" w:space="0" w:color="auto"/>
              <w:left w:val="single" w:sz="4" w:space="0" w:color="auto"/>
              <w:bottom w:val="single" w:sz="4" w:space="0" w:color="auto"/>
              <w:right w:val="single" w:sz="4" w:space="0" w:color="auto"/>
            </w:tcBorders>
            <w:vAlign w:val="center"/>
          </w:tcPr>
          <w:p w14:paraId="01B2839B"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386F87DB" w14:textId="77777777" w:rsidR="000C4711" w:rsidRPr="0062492A" w:rsidRDefault="000C4711" w:rsidP="00663F91">
            <w:pPr>
              <w:jc w:val="center"/>
              <w:rPr>
                <w:sz w:val="18"/>
                <w:szCs w:val="14"/>
              </w:rPr>
            </w:pPr>
            <w:r w:rsidRPr="0062492A">
              <w:rPr>
                <w:rFonts w:hint="eastAsia"/>
                <w:sz w:val="18"/>
                <w:szCs w:val="14"/>
              </w:rPr>
              <w:t>코크렙안양㈜</w:t>
            </w:r>
          </w:p>
          <w:p w14:paraId="29BBBF65"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22AA403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07-028-452139</w:t>
            </w:r>
          </w:p>
        </w:tc>
        <w:tc>
          <w:tcPr>
            <w:tcW w:w="1417" w:type="dxa"/>
            <w:tcBorders>
              <w:top w:val="single" w:sz="4" w:space="0" w:color="auto"/>
              <w:left w:val="single" w:sz="4" w:space="0" w:color="auto"/>
              <w:bottom w:val="single" w:sz="4" w:space="0" w:color="auto"/>
              <w:right w:val="single" w:sz="4" w:space="0" w:color="auto"/>
            </w:tcBorders>
            <w:vAlign w:val="center"/>
          </w:tcPr>
          <w:p w14:paraId="786E2C22" w14:textId="77777777" w:rsidR="000C4711" w:rsidRPr="0062492A" w:rsidRDefault="000C4711" w:rsidP="00663F91">
            <w:pPr>
              <w:jc w:val="center"/>
              <w:rPr>
                <w:sz w:val="18"/>
                <w:szCs w:val="14"/>
              </w:rPr>
            </w:pPr>
            <w:r w:rsidRPr="0062492A">
              <w:rPr>
                <w:rFonts w:hint="eastAsia"/>
                <w:sz w:val="18"/>
                <w:szCs w:val="14"/>
              </w:rPr>
              <w:t>7</w:t>
            </w:r>
            <w:r w:rsidRPr="0062492A">
              <w:rPr>
                <w:sz w:val="18"/>
                <w:szCs w:val="14"/>
              </w:rPr>
              <w:t>86,801,600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35A0105C"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08,553,257</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8A06493"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028-01-05</w:t>
            </w:r>
          </w:p>
        </w:tc>
      </w:tr>
      <w:tr w:rsidR="000C4711" w:rsidRPr="0062492A" w14:paraId="5553051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0FB70E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1F</w:t>
            </w:r>
          </w:p>
        </w:tc>
        <w:tc>
          <w:tcPr>
            <w:tcW w:w="993" w:type="dxa"/>
            <w:tcBorders>
              <w:top w:val="single" w:sz="4" w:space="0" w:color="auto"/>
              <w:left w:val="single" w:sz="4" w:space="0" w:color="auto"/>
              <w:bottom w:val="single" w:sz="4" w:space="0" w:color="auto"/>
              <w:right w:val="single" w:sz="4" w:space="0" w:color="auto"/>
            </w:tcBorders>
            <w:vAlign w:val="center"/>
          </w:tcPr>
          <w:p w14:paraId="09276C2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486D7913" w14:textId="77777777" w:rsidR="000C4711" w:rsidRPr="0062492A" w:rsidRDefault="000C4711" w:rsidP="00663F91">
            <w:pPr>
              <w:jc w:val="center"/>
              <w:rPr>
                <w:sz w:val="18"/>
                <w:szCs w:val="14"/>
              </w:rPr>
            </w:pPr>
            <w:r w:rsidRPr="0062492A">
              <w:rPr>
                <w:rFonts w:hint="eastAsia"/>
                <w:sz w:val="18"/>
                <w:szCs w:val="14"/>
              </w:rPr>
              <w:t>코크렙안양㈜</w:t>
            </w:r>
          </w:p>
          <w:p w14:paraId="2ACAA45F"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109B84"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07-013-200379</w:t>
            </w:r>
          </w:p>
        </w:tc>
        <w:tc>
          <w:tcPr>
            <w:tcW w:w="1417" w:type="dxa"/>
            <w:tcBorders>
              <w:top w:val="single" w:sz="4" w:space="0" w:color="auto"/>
              <w:left w:val="single" w:sz="4" w:space="0" w:color="auto"/>
              <w:bottom w:val="single" w:sz="4" w:space="0" w:color="auto"/>
              <w:right w:val="single" w:sz="4" w:space="0" w:color="auto"/>
            </w:tcBorders>
            <w:vAlign w:val="center"/>
          </w:tcPr>
          <w:p w14:paraId="072AE9FA"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145ED931"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5BED737"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027-04-01</w:t>
            </w:r>
          </w:p>
        </w:tc>
      </w:tr>
      <w:tr w:rsidR="000C4711" w:rsidRPr="0062492A" w14:paraId="4BE912D3"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6CF802D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2F</w:t>
            </w:r>
          </w:p>
        </w:tc>
        <w:tc>
          <w:tcPr>
            <w:tcW w:w="993" w:type="dxa"/>
            <w:tcBorders>
              <w:top w:val="single" w:sz="4" w:space="0" w:color="auto"/>
              <w:left w:val="single" w:sz="4" w:space="0" w:color="auto"/>
              <w:bottom w:val="single" w:sz="4" w:space="0" w:color="auto"/>
              <w:right w:val="single" w:sz="4" w:space="0" w:color="auto"/>
            </w:tcBorders>
            <w:vAlign w:val="center"/>
          </w:tcPr>
          <w:p w14:paraId="01922C75"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5FC02E16" w14:textId="77777777" w:rsidR="000C4711" w:rsidRPr="0062492A" w:rsidRDefault="000C4711" w:rsidP="00663F91">
            <w:pPr>
              <w:jc w:val="center"/>
              <w:rPr>
                <w:sz w:val="18"/>
                <w:szCs w:val="14"/>
              </w:rPr>
            </w:pPr>
            <w:r w:rsidRPr="0062492A">
              <w:rPr>
                <w:rFonts w:hint="eastAsia"/>
                <w:sz w:val="18"/>
                <w:szCs w:val="14"/>
              </w:rPr>
              <w:t>코크렙안양㈜</w:t>
            </w:r>
          </w:p>
          <w:p w14:paraId="6AB4FAE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C0B41D8"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07-025-964690</w:t>
            </w:r>
          </w:p>
        </w:tc>
        <w:tc>
          <w:tcPr>
            <w:tcW w:w="1417" w:type="dxa"/>
            <w:tcBorders>
              <w:top w:val="single" w:sz="4" w:space="0" w:color="auto"/>
              <w:left w:val="single" w:sz="4" w:space="0" w:color="auto"/>
              <w:bottom w:val="single" w:sz="4" w:space="0" w:color="auto"/>
              <w:right w:val="single" w:sz="4" w:space="0" w:color="auto"/>
            </w:tcBorders>
            <w:vAlign w:val="center"/>
          </w:tcPr>
          <w:p w14:paraId="16E9DCF4"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24CE3C2F"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6E78BC0"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027-12-01</w:t>
            </w:r>
          </w:p>
        </w:tc>
      </w:tr>
      <w:tr w:rsidR="000C4711" w:rsidRPr="0062492A" w14:paraId="577A558C"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7840CD5" w14:textId="77777777" w:rsidR="000C4711" w:rsidRPr="0062492A" w:rsidRDefault="000C4711" w:rsidP="00663F91">
            <w:pPr>
              <w:jc w:val="center"/>
              <w:rPr>
                <w:sz w:val="18"/>
                <w:szCs w:val="14"/>
              </w:rPr>
            </w:pPr>
            <w:r w:rsidRPr="0062492A">
              <w:rPr>
                <w:rFonts w:hint="eastAsia"/>
                <w:sz w:val="18"/>
                <w:szCs w:val="14"/>
              </w:rPr>
              <w:t>8F</w:t>
            </w:r>
          </w:p>
          <w:p w14:paraId="2FED1B9A" w14:textId="77777777" w:rsidR="000C4711" w:rsidRPr="0062492A" w:rsidRDefault="000C4711" w:rsidP="00663F91">
            <w:pPr>
              <w:jc w:val="center"/>
              <w:rPr>
                <w:sz w:val="18"/>
                <w:szCs w:val="14"/>
              </w:rPr>
            </w:pPr>
            <w:r w:rsidRPr="0062492A">
              <w:rPr>
                <w:sz w:val="18"/>
                <w:szCs w:val="14"/>
              </w:rPr>
              <w:t>(</w:t>
            </w:r>
            <w:r w:rsidRPr="0062492A">
              <w:rPr>
                <w:rFonts w:hint="eastAsia"/>
                <w:sz w:val="18"/>
                <w:szCs w:val="14"/>
              </w:rPr>
              <w:t>추가</w:t>
            </w:r>
            <w:r w:rsidRPr="0062492A">
              <w:rPr>
                <w:rFonts w:hint="eastAsia"/>
                <w:sz w:val="18"/>
                <w:szCs w:val="14"/>
              </w:rPr>
              <w:t>)</w:t>
            </w:r>
          </w:p>
        </w:tc>
        <w:tc>
          <w:tcPr>
            <w:tcW w:w="993" w:type="dxa"/>
            <w:tcBorders>
              <w:top w:val="single" w:sz="4" w:space="0" w:color="auto"/>
              <w:left w:val="single" w:sz="4" w:space="0" w:color="auto"/>
              <w:bottom w:val="single" w:sz="4" w:space="0" w:color="auto"/>
              <w:right w:val="single" w:sz="4" w:space="0" w:color="auto"/>
            </w:tcBorders>
            <w:vAlign w:val="center"/>
          </w:tcPr>
          <w:p w14:paraId="36489CB7"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1AB0F40C" w14:textId="77777777" w:rsidR="000C4711" w:rsidRPr="0062492A" w:rsidRDefault="000C4711" w:rsidP="00663F91">
            <w:pPr>
              <w:jc w:val="center"/>
              <w:rPr>
                <w:sz w:val="18"/>
                <w:szCs w:val="14"/>
              </w:rPr>
            </w:pPr>
            <w:r w:rsidRPr="0062492A">
              <w:rPr>
                <w:rFonts w:hint="eastAsia"/>
                <w:sz w:val="18"/>
                <w:szCs w:val="14"/>
              </w:rPr>
              <w:t>코크렙안양㈜</w:t>
            </w:r>
          </w:p>
          <w:p w14:paraId="118F227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2ADCBE"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07-038-680442</w:t>
            </w:r>
          </w:p>
        </w:tc>
        <w:tc>
          <w:tcPr>
            <w:tcW w:w="1417" w:type="dxa"/>
            <w:tcBorders>
              <w:top w:val="single" w:sz="4" w:space="0" w:color="auto"/>
              <w:left w:val="single" w:sz="4" w:space="0" w:color="auto"/>
              <w:bottom w:val="single" w:sz="4" w:space="0" w:color="auto"/>
              <w:right w:val="single" w:sz="4" w:space="0" w:color="auto"/>
            </w:tcBorders>
            <w:vAlign w:val="center"/>
          </w:tcPr>
          <w:p w14:paraId="76633BDD"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57FC7B21"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0C0C85E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028-08-18</w:t>
            </w:r>
          </w:p>
        </w:tc>
      </w:tr>
    </w:tbl>
    <w:p w14:paraId="0B30B926" w14:textId="77777777" w:rsidR="000C4711" w:rsidRDefault="000C4711" w:rsidP="000C4711">
      <w:pPr>
        <w:spacing w:after="60" w:line="360" w:lineRule="exact"/>
        <w:rPr>
          <w:sz w:val="20"/>
        </w:rPr>
      </w:pPr>
    </w:p>
    <w:p w14:paraId="673B9FC0" w14:textId="55F5A025" w:rsidR="000C4711" w:rsidRDefault="000C4711" w:rsidP="00AF5E56">
      <w:pPr>
        <w:pStyle w:val="ac"/>
        <w:numPr>
          <w:ilvl w:val="0"/>
          <w:numId w:val="24"/>
        </w:numPr>
        <w:adjustRightInd w:val="0"/>
        <w:spacing w:after="60" w:line="360" w:lineRule="exact"/>
        <w:ind w:leftChars="0"/>
        <w:contextualSpacing/>
        <w:rPr>
          <w:sz w:val="20"/>
        </w:rPr>
      </w:pP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본건</w:t>
      </w:r>
      <w:r>
        <w:rPr>
          <w:rFonts w:hint="eastAsia"/>
          <w:sz w:val="20"/>
        </w:rPr>
        <w:t xml:space="preserve"> </w:t>
      </w:r>
      <w:r>
        <w:rPr>
          <w:rFonts w:hint="eastAsia"/>
          <w:sz w:val="20"/>
        </w:rPr>
        <w:t>거래의</w:t>
      </w:r>
      <w:r>
        <w:rPr>
          <w:rFonts w:hint="eastAsia"/>
          <w:sz w:val="20"/>
        </w:rPr>
        <w:t xml:space="preserve"> </w:t>
      </w:r>
      <w:r w:rsidR="004A67F5">
        <w:rPr>
          <w:rFonts w:hint="eastAsia"/>
          <w:sz w:val="20"/>
        </w:rPr>
        <w:t>거래</w:t>
      </w:r>
      <w:r>
        <w:rPr>
          <w:rFonts w:hint="eastAsia"/>
          <w:sz w:val="20"/>
        </w:rPr>
        <w:t>종결을</w:t>
      </w:r>
      <w:r>
        <w:rPr>
          <w:rFonts w:hint="eastAsia"/>
          <w:sz w:val="20"/>
        </w:rPr>
        <w:t xml:space="preserve"> </w:t>
      </w:r>
      <w:r>
        <w:rPr>
          <w:rFonts w:hint="eastAsia"/>
          <w:sz w:val="20"/>
        </w:rPr>
        <w:t>조건으로</w:t>
      </w:r>
      <w:r>
        <w:rPr>
          <w:rFonts w:hint="eastAsia"/>
          <w:sz w:val="20"/>
        </w:rPr>
        <w:t xml:space="preserve"> </w:t>
      </w:r>
      <w:r>
        <w:rPr>
          <w:rFonts w:hint="eastAsia"/>
          <w:sz w:val="20"/>
        </w:rPr>
        <w:t>효력이</w:t>
      </w:r>
      <w:r>
        <w:rPr>
          <w:rFonts w:hint="eastAsia"/>
          <w:sz w:val="20"/>
        </w:rPr>
        <w:t xml:space="preserve"> </w:t>
      </w:r>
      <w:r>
        <w:rPr>
          <w:rFonts w:hint="eastAsia"/>
          <w:sz w:val="20"/>
        </w:rPr>
        <w:t>발생하며</w:t>
      </w:r>
      <w:r>
        <w:rPr>
          <w:rFonts w:hint="eastAsia"/>
          <w:sz w:val="20"/>
        </w:rPr>
        <w:t xml:space="preserve">, </w:t>
      </w:r>
      <w:r>
        <w:rPr>
          <w:rFonts w:hint="eastAsia"/>
          <w:sz w:val="20"/>
        </w:rPr>
        <w:t>거래종결이</w:t>
      </w:r>
      <w:r>
        <w:rPr>
          <w:rFonts w:hint="eastAsia"/>
          <w:sz w:val="20"/>
        </w:rPr>
        <w:t xml:space="preserve"> </w:t>
      </w:r>
      <w:r>
        <w:rPr>
          <w:rFonts w:hint="eastAsia"/>
          <w:sz w:val="20"/>
        </w:rPr>
        <w:t>이루어지지</w:t>
      </w:r>
      <w:r>
        <w:rPr>
          <w:rFonts w:hint="eastAsia"/>
          <w:sz w:val="20"/>
        </w:rPr>
        <w:t xml:space="preserve"> </w:t>
      </w:r>
      <w:r>
        <w:rPr>
          <w:rFonts w:hint="eastAsia"/>
          <w:sz w:val="20"/>
        </w:rPr>
        <w:t>아니하거나</w:t>
      </w:r>
      <w:r>
        <w:rPr>
          <w:rFonts w:hint="eastAsia"/>
          <w:sz w:val="20"/>
        </w:rPr>
        <w:t xml:space="preserve"> </w:t>
      </w:r>
      <w:r>
        <w:rPr>
          <w:rFonts w:hint="eastAsia"/>
          <w:sz w:val="20"/>
        </w:rPr>
        <w:t>해제</w:t>
      </w:r>
      <w:r>
        <w:rPr>
          <w:rFonts w:hint="eastAsia"/>
          <w:sz w:val="20"/>
        </w:rPr>
        <w:t>,</w:t>
      </w:r>
      <w:r w:rsidR="0062492A">
        <w:rPr>
          <w:rFonts w:hint="eastAsia"/>
          <w:sz w:val="20"/>
        </w:rPr>
        <w:t xml:space="preserve"> </w:t>
      </w:r>
      <w:r w:rsidR="005923DD">
        <w:rPr>
          <w:rFonts w:hint="eastAsia"/>
          <w:sz w:val="20"/>
        </w:rPr>
        <w:t>해지</w:t>
      </w:r>
      <w:r>
        <w:rPr>
          <w:rFonts w:hint="eastAsia"/>
          <w:sz w:val="20"/>
        </w:rPr>
        <w:t xml:space="preserve"> </w:t>
      </w:r>
      <w:r>
        <w:rPr>
          <w:rFonts w:hint="eastAsia"/>
          <w:sz w:val="20"/>
        </w:rPr>
        <w:t>기타</w:t>
      </w:r>
      <w:r>
        <w:rPr>
          <w:rFonts w:hint="eastAsia"/>
          <w:sz w:val="20"/>
        </w:rPr>
        <w:t xml:space="preserve"> </w:t>
      </w:r>
      <w:r>
        <w:rPr>
          <w:rFonts w:hint="eastAsia"/>
          <w:sz w:val="20"/>
        </w:rPr>
        <w:t>사유로</w:t>
      </w:r>
      <w:r>
        <w:rPr>
          <w:rFonts w:hint="eastAsia"/>
          <w:sz w:val="20"/>
        </w:rPr>
        <w:t xml:space="preserve"> </w:t>
      </w:r>
      <w:r>
        <w:rPr>
          <w:rFonts w:hint="eastAsia"/>
          <w:sz w:val="20"/>
        </w:rPr>
        <w:t>본건</w:t>
      </w:r>
      <w:r>
        <w:rPr>
          <w:rFonts w:hint="eastAsia"/>
          <w:sz w:val="20"/>
        </w:rPr>
        <w:t xml:space="preserve"> </w:t>
      </w:r>
      <w:r>
        <w:rPr>
          <w:rFonts w:hint="eastAsia"/>
          <w:sz w:val="20"/>
        </w:rPr>
        <w:t>거래가</w:t>
      </w:r>
      <w:r>
        <w:rPr>
          <w:rFonts w:hint="eastAsia"/>
          <w:sz w:val="20"/>
        </w:rPr>
        <w:t xml:space="preserve"> </w:t>
      </w:r>
      <w:r>
        <w:rPr>
          <w:rFonts w:hint="eastAsia"/>
          <w:sz w:val="20"/>
        </w:rPr>
        <w:t>종결되지</w:t>
      </w:r>
      <w:r>
        <w:rPr>
          <w:rFonts w:hint="eastAsia"/>
          <w:sz w:val="20"/>
        </w:rPr>
        <w:t xml:space="preserve"> </w:t>
      </w:r>
      <w:r>
        <w:rPr>
          <w:rFonts w:hint="eastAsia"/>
          <w:sz w:val="20"/>
        </w:rPr>
        <w:t>아니하는</w:t>
      </w:r>
      <w:r>
        <w:rPr>
          <w:rFonts w:hint="eastAsia"/>
          <w:sz w:val="20"/>
        </w:rPr>
        <w:t xml:space="preserve"> </w:t>
      </w:r>
      <w:r>
        <w:rPr>
          <w:rFonts w:hint="eastAsia"/>
          <w:sz w:val="20"/>
        </w:rPr>
        <w:t>경우</w:t>
      </w:r>
      <w:r>
        <w:rPr>
          <w:rFonts w:hint="eastAsia"/>
          <w:sz w:val="20"/>
        </w:rPr>
        <w:t xml:space="preserve"> </w:t>
      </w: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효력을</w:t>
      </w:r>
      <w:r>
        <w:rPr>
          <w:rFonts w:hint="eastAsia"/>
          <w:sz w:val="20"/>
        </w:rPr>
        <w:t xml:space="preserve"> </w:t>
      </w:r>
      <w:r>
        <w:rPr>
          <w:rFonts w:hint="eastAsia"/>
          <w:sz w:val="20"/>
        </w:rPr>
        <w:t>발생하지</w:t>
      </w:r>
      <w:r>
        <w:rPr>
          <w:rFonts w:hint="eastAsia"/>
          <w:sz w:val="20"/>
        </w:rPr>
        <w:t xml:space="preserve"> </w:t>
      </w:r>
      <w:r>
        <w:rPr>
          <w:rFonts w:hint="eastAsia"/>
          <w:sz w:val="20"/>
        </w:rPr>
        <w:t>아니하고</w:t>
      </w:r>
      <w:r>
        <w:rPr>
          <w:rFonts w:hint="eastAsia"/>
          <w:sz w:val="20"/>
        </w:rPr>
        <w:t xml:space="preserve">, </w:t>
      </w:r>
      <w:r>
        <w:rPr>
          <w:rFonts w:hint="eastAsia"/>
          <w:sz w:val="20"/>
        </w:rPr>
        <w:t>본건</w:t>
      </w:r>
      <w:r>
        <w:rPr>
          <w:rFonts w:hint="eastAsia"/>
          <w:sz w:val="20"/>
        </w:rPr>
        <w:t xml:space="preserve"> </w:t>
      </w:r>
      <w:r>
        <w:rPr>
          <w:rFonts w:hint="eastAsia"/>
          <w:sz w:val="20"/>
        </w:rPr>
        <w:t>임대차계약</w:t>
      </w:r>
      <w:r>
        <w:rPr>
          <w:rFonts w:hint="eastAsia"/>
          <w:sz w:val="20"/>
        </w:rPr>
        <w:t xml:space="preserve"> </w:t>
      </w:r>
      <w:r>
        <w:rPr>
          <w:rFonts w:hint="eastAsia"/>
          <w:sz w:val="20"/>
        </w:rPr>
        <w:t>및</w:t>
      </w:r>
      <w:r>
        <w:rPr>
          <w:rFonts w:hint="eastAsia"/>
          <w:sz w:val="20"/>
        </w:rPr>
        <w:t xml:space="preserve"> </w:t>
      </w:r>
      <w:r>
        <w:rPr>
          <w:rFonts w:hint="eastAsia"/>
          <w:sz w:val="20"/>
        </w:rPr>
        <w:t>이에</w:t>
      </w:r>
      <w:r>
        <w:rPr>
          <w:rFonts w:hint="eastAsia"/>
          <w:sz w:val="20"/>
        </w:rPr>
        <w:t xml:space="preserve"> </w:t>
      </w:r>
      <w:r>
        <w:rPr>
          <w:rFonts w:hint="eastAsia"/>
          <w:sz w:val="20"/>
        </w:rPr>
        <w:t>부수하는</w:t>
      </w:r>
      <w:r>
        <w:rPr>
          <w:rFonts w:hint="eastAsia"/>
          <w:sz w:val="20"/>
        </w:rPr>
        <w:t xml:space="preserve"> </w:t>
      </w:r>
      <w:r>
        <w:rPr>
          <w:rFonts w:hint="eastAsia"/>
          <w:sz w:val="20"/>
        </w:rPr>
        <w:t>기존</w:t>
      </w:r>
      <w:r>
        <w:rPr>
          <w:rFonts w:hint="eastAsia"/>
          <w:sz w:val="20"/>
        </w:rPr>
        <w:t xml:space="preserve"> </w:t>
      </w:r>
      <w:r>
        <w:rPr>
          <w:rFonts w:hint="eastAsia"/>
          <w:sz w:val="20"/>
        </w:rPr>
        <w:t>담보관계는</w:t>
      </w:r>
      <w:r>
        <w:rPr>
          <w:rFonts w:hint="eastAsia"/>
          <w:sz w:val="20"/>
        </w:rPr>
        <w:t xml:space="preserve"> </w:t>
      </w:r>
      <w:r>
        <w:rPr>
          <w:rFonts w:hint="eastAsia"/>
          <w:sz w:val="20"/>
        </w:rPr>
        <w:t>아무런</w:t>
      </w:r>
      <w:r>
        <w:rPr>
          <w:rFonts w:hint="eastAsia"/>
          <w:sz w:val="20"/>
        </w:rPr>
        <w:t xml:space="preserve"> </w:t>
      </w:r>
      <w:r>
        <w:rPr>
          <w:rFonts w:hint="eastAsia"/>
          <w:sz w:val="20"/>
        </w:rPr>
        <w:t>변경</w:t>
      </w:r>
      <w:r>
        <w:rPr>
          <w:rFonts w:hint="eastAsia"/>
          <w:sz w:val="20"/>
        </w:rPr>
        <w:t xml:space="preserve"> </w:t>
      </w:r>
      <w:r>
        <w:rPr>
          <w:rFonts w:hint="eastAsia"/>
          <w:sz w:val="20"/>
        </w:rPr>
        <w:t>없이</w:t>
      </w:r>
      <w:r>
        <w:rPr>
          <w:rFonts w:hint="eastAsia"/>
          <w:sz w:val="20"/>
        </w:rPr>
        <w:t xml:space="preserve"> </w:t>
      </w:r>
      <w:r>
        <w:rPr>
          <w:rFonts w:hint="eastAsia"/>
          <w:sz w:val="20"/>
        </w:rPr>
        <w:t>계속</w:t>
      </w:r>
      <w:r>
        <w:rPr>
          <w:rFonts w:hint="eastAsia"/>
          <w:sz w:val="20"/>
        </w:rPr>
        <w:t xml:space="preserve"> </w:t>
      </w:r>
      <w:r>
        <w:rPr>
          <w:rFonts w:hint="eastAsia"/>
          <w:sz w:val="20"/>
        </w:rPr>
        <w:t>유효하게</w:t>
      </w:r>
      <w:r>
        <w:rPr>
          <w:rFonts w:hint="eastAsia"/>
          <w:sz w:val="20"/>
        </w:rPr>
        <w:t xml:space="preserve"> </w:t>
      </w:r>
      <w:r>
        <w:rPr>
          <w:rFonts w:hint="eastAsia"/>
          <w:sz w:val="20"/>
        </w:rPr>
        <w:t>존속합니다</w:t>
      </w:r>
      <w:r>
        <w:rPr>
          <w:rFonts w:hint="eastAsia"/>
          <w:sz w:val="20"/>
        </w:rPr>
        <w:t xml:space="preserve">. </w:t>
      </w:r>
    </w:p>
    <w:p w14:paraId="756C6462" w14:textId="77777777" w:rsidR="000C4711" w:rsidRPr="0071581A" w:rsidRDefault="000C4711" w:rsidP="000C4711">
      <w:pPr>
        <w:pStyle w:val="ac"/>
        <w:spacing w:after="60" w:line="360" w:lineRule="exact"/>
        <w:ind w:left="880"/>
        <w:rPr>
          <w:sz w:val="20"/>
        </w:rPr>
      </w:pPr>
    </w:p>
    <w:p w14:paraId="5A54096C" w14:textId="77777777" w:rsidR="000C4711" w:rsidRPr="000970C8" w:rsidRDefault="000C4711" w:rsidP="000C4711">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64FA5DF5" w14:textId="77777777" w:rsidR="000C4711" w:rsidRPr="000970C8" w:rsidRDefault="000C4711" w:rsidP="000C4711">
      <w:pPr>
        <w:spacing w:after="60" w:line="360" w:lineRule="exact"/>
        <w:rPr>
          <w:sz w:val="20"/>
        </w:rPr>
      </w:pPr>
    </w:p>
    <w:p w14:paraId="73F36527" w14:textId="77777777" w:rsidR="000C4711" w:rsidRPr="000970C8" w:rsidRDefault="000C4711" w:rsidP="000C4711">
      <w:pPr>
        <w:spacing w:after="60" w:line="360" w:lineRule="exact"/>
        <w:rPr>
          <w:b/>
          <w:sz w:val="20"/>
          <w:u w:val="single"/>
          <w:lang w:val="ko-KR"/>
        </w:rPr>
      </w:pPr>
      <w:r w:rsidRPr="000970C8">
        <w:rPr>
          <w:b/>
          <w:sz w:val="20"/>
          <w:u w:val="single"/>
          <w:lang w:val="ko-KR"/>
        </w:rPr>
        <w:t>임차인</w:t>
      </w:r>
    </w:p>
    <w:p w14:paraId="5B7C919C" w14:textId="77777777" w:rsidR="000C4711" w:rsidRPr="000970C8" w:rsidRDefault="000C4711" w:rsidP="000C4711">
      <w:pPr>
        <w:spacing w:after="60" w:line="360" w:lineRule="exact"/>
        <w:rPr>
          <w:sz w:val="20"/>
        </w:rPr>
      </w:pPr>
      <w:r>
        <w:rPr>
          <w:rFonts w:hint="eastAsia"/>
          <w:sz w:val="20"/>
        </w:rPr>
        <w:t>쿠팡</w:t>
      </w:r>
      <w:r>
        <w:rPr>
          <w:rFonts w:hint="eastAsia"/>
          <w:sz w:val="20"/>
        </w:rPr>
        <w:t xml:space="preserve"> </w:t>
      </w:r>
      <w:r>
        <w:rPr>
          <w:rFonts w:hint="eastAsia"/>
          <w:sz w:val="20"/>
        </w:rPr>
        <w:t>주식회사</w:t>
      </w:r>
    </w:p>
    <w:p w14:paraId="54EB0508" w14:textId="77777777" w:rsidR="000C4711" w:rsidRPr="000970C8" w:rsidRDefault="000C4711" w:rsidP="000C4711">
      <w:pPr>
        <w:spacing w:after="60" w:line="360" w:lineRule="exact"/>
        <w:rPr>
          <w:sz w:val="20"/>
        </w:rPr>
      </w:pPr>
      <w:r w:rsidRPr="00557E26">
        <w:rPr>
          <w:sz w:val="20"/>
        </w:rPr>
        <w:t>서울특별시</w:t>
      </w:r>
      <w:r w:rsidRPr="00557E26">
        <w:rPr>
          <w:sz w:val="20"/>
        </w:rPr>
        <w:t xml:space="preserve"> </w:t>
      </w:r>
      <w:r w:rsidRPr="00557E26">
        <w:rPr>
          <w:sz w:val="20"/>
        </w:rPr>
        <w:t>광진구</w:t>
      </w:r>
      <w:r w:rsidRPr="00557E26">
        <w:rPr>
          <w:sz w:val="20"/>
        </w:rPr>
        <w:t xml:space="preserve"> </w:t>
      </w:r>
      <w:r w:rsidRPr="00557E26">
        <w:rPr>
          <w:sz w:val="20"/>
        </w:rPr>
        <w:t>아차산로</w:t>
      </w:r>
      <w:r w:rsidRPr="00557E26">
        <w:rPr>
          <w:sz w:val="20"/>
        </w:rPr>
        <w:t xml:space="preserve"> 412, 2</w:t>
      </w:r>
      <w:r w:rsidRPr="00557E26">
        <w:rPr>
          <w:sz w:val="20"/>
        </w:rPr>
        <w:t>층</w:t>
      </w:r>
      <w:r w:rsidRPr="00557E26">
        <w:rPr>
          <w:sz w:val="20"/>
        </w:rPr>
        <w:t>(</w:t>
      </w:r>
      <w:r w:rsidRPr="00557E26">
        <w:rPr>
          <w:sz w:val="20"/>
        </w:rPr>
        <w:t>자양동</w:t>
      </w:r>
      <w:r w:rsidRPr="00557E26">
        <w:rPr>
          <w:sz w:val="20"/>
        </w:rPr>
        <w:t>)</w:t>
      </w:r>
      <w:r w:rsidRPr="00557E26" w:rsidDel="00557E26">
        <w:rPr>
          <w:sz w:val="20"/>
        </w:rPr>
        <w:t xml:space="preserve"> </w:t>
      </w:r>
    </w:p>
    <w:p w14:paraId="572CEB4E" w14:textId="77777777" w:rsidR="000C4711" w:rsidRPr="000970C8" w:rsidRDefault="000C4711" w:rsidP="000C4711">
      <w:pPr>
        <w:spacing w:after="60" w:line="360" w:lineRule="exact"/>
        <w:rPr>
          <w:sz w:val="20"/>
        </w:rPr>
      </w:pPr>
      <w:r>
        <w:rPr>
          <w:rFonts w:hint="eastAsia"/>
          <w:sz w:val="20"/>
        </w:rPr>
        <w:t>대표이사</w:t>
      </w:r>
      <w:r>
        <w:rPr>
          <w:sz w:val="20"/>
        </w:rPr>
        <w:tab/>
      </w:r>
      <w:r w:rsidRPr="00557E26">
        <w:rPr>
          <w:sz w:val="20"/>
        </w:rPr>
        <w:t>미합중국인</w:t>
      </w:r>
      <w:r w:rsidRPr="00557E26">
        <w:rPr>
          <w:sz w:val="20"/>
        </w:rPr>
        <w:t xml:space="preserve"> </w:t>
      </w:r>
      <w:r w:rsidRPr="00557E26">
        <w:rPr>
          <w:sz w:val="20"/>
        </w:rPr>
        <w:t>로저스해롤드린</w:t>
      </w:r>
      <w:r w:rsidRPr="00557E26">
        <w:rPr>
          <w:sz w:val="20"/>
        </w:rPr>
        <w:t>(Rogers Harold Lynn)</w:t>
      </w:r>
      <w:r w:rsidRPr="00557E26" w:rsidDel="00557E26">
        <w:rPr>
          <w:sz w:val="20"/>
        </w:rPr>
        <w:t xml:space="preserve"> </w:t>
      </w:r>
      <w:r>
        <w:rPr>
          <w:sz w:val="20"/>
        </w:rPr>
        <w:tab/>
      </w:r>
      <w:r>
        <w:rPr>
          <w:sz w:val="20"/>
        </w:rPr>
        <w:tab/>
      </w:r>
      <w:r w:rsidRPr="000970C8">
        <w:rPr>
          <w:sz w:val="20"/>
        </w:rPr>
        <w:t>(</w:t>
      </w:r>
      <w:r w:rsidRPr="000970C8">
        <w:rPr>
          <w:sz w:val="20"/>
        </w:rPr>
        <w:t>인</w:t>
      </w:r>
      <w:r w:rsidRPr="000970C8">
        <w:rPr>
          <w:sz w:val="20"/>
        </w:rPr>
        <w:t>)</w:t>
      </w:r>
    </w:p>
    <w:p w14:paraId="714C02A6" w14:textId="77777777" w:rsidR="000C4711" w:rsidRPr="000970C8" w:rsidRDefault="000C4711" w:rsidP="000C4711">
      <w:pPr>
        <w:spacing w:after="60" w:line="360" w:lineRule="exact"/>
        <w:rPr>
          <w:bCs w:val="0"/>
          <w:sz w:val="20"/>
        </w:rPr>
      </w:pPr>
    </w:p>
    <w:p w14:paraId="0C0E890D" w14:textId="77777777" w:rsidR="000C4711" w:rsidRPr="000970C8" w:rsidRDefault="000C4711" w:rsidP="000C4711">
      <w:pPr>
        <w:spacing w:after="60" w:line="360" w:lineRule="exact"/>
        <w:rPr>
          <w:bCs w:val="0"/>
          <w:sz w:val="20"/>
        </w:rPr>
      </w:pPr>
    </w:p>
    <w:p w14:paraId="24AC7D2F" w14:textId="77777777" w:rsidR="000C4711" w:rsidRDefault="000C4711" w:rsidP="000C4711">
      <w:pPr>
        <w:spacing w:after="60" w:line="360" w:lineRule="exact"/>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r w:rsidRPr="00457429">
        <w:rPr>
          <w:rFonts w:hint="eastAsia"/>
        </w:rPr>
        <w:t xml:space="preserve"> </w:t>
      </w:r>
    </w:p>
    <w:p w14:paraId="084B362A" w14:textId="77777777" w:rsidR="000C4711" w:rsidRPr="000970C8" w:rsidRDefault="000C4711" w:rsidP="000C4711">
      <w:pPr>
        <w:spacing w:after="60" w:line="360" w:lineRule="exact"/>
        <w:rPr>
          <w:bCs w:val="0"/>
          <w:sz w:val="20"/>
        </w:rPr>
      </w:pPr>
      <w:r>
        <w:rPr>
          <w:sz w:val="20"/>
        </w:rPr>
        <w:tab/>
      </w:r>
      <w:r>
        <w:rPr>
          <w:rFonts w:hint="eastAsia"/>
          <w:sz w:val="20"/>
        </w:rPr>
        <w:t xml:space="preserve">2. </w:t>
      </w:r>
      <w:r>
        <w:rPr>
          <w:rFonts w:hint="eastAsia"/>
          <w:sz w:val="20"/>
        </w:rPr>
        <w:t>기존</w:t>
      </w:r>
      <w:r>
        <w:rPr>
          <w:rFonts w:hint="eastAsia"/>
          <w:sz w:val="20"/>
        </w:rPr>
        <w:t xml:space="preserve"> </w:t>
      </w:r>
      <w:r>
        <w:rPr>
          <w:rFonts w:hint="eastAsia"/>
          <w:sz w:val="20"/>
        </w:rPr>
        <w:t>담보신탁계약서</w:t>
      </w:r>
      <w:r>
        <w:rPr>
          <w:rFonts w:hint="eastAsia"/>
          <w:sz w:val="20"/>
        </w:rPr>
        <w:t xml:space="preserve"> </w:t>
      </w:r>
      <w:r>
        <w:rPr>
          <w:rFonts w:hint="eastAsia"/>
          <w:sz w:val="20"/>
        </w:rPr>
        <w:t>사본</w:t>
      </w:r>
      <w:r>
        <w:rPr>
          <w:rFonts w:hint="eastAsia"/>
          <w:sz w:val="20"/>
        </w:rPr>
        <w:t xml:space="preserve"> 1</w:t>
      </w:r>
      <w:r>
        <w:rPr>
          <w:rFonts w:hint="eastAsia"/>
          <w:sz w:val="20"/>
        </w:rPr>
        <w:t>부</w:t>
      </w:r>
    </w:p>
    <w:p w14:paraId="4869A4AD" w14:textId="77777777" w:rsidR="000C4711" w:rsidRPr="000970C8" w:rsidRDefault="000C4711" w:rsidP="0062492A">
      <w:pPr>
        <w:spacing w:after="60" w:line="360" w:lineRule="exact"/>
        <w:ind w:firstLine="660"/>
        <w:rPr>
          <w:bCs w:val="0"/>
          <w:sz w:val="20"/>
        </w:rPr>
      </w:pPr>
      <w:r>
        <w:rPr>
          <w:rFonts w:hint="eastAsia"/>
          <w:sz w:val="20"/>
        </w:rPr>
        <w:t>3</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17DF5C43" w14:textId="77777777" w:rsidR="000C4711" w:rsidRPr="0062492A" w:rsidRDefault="000C4711" w:rsidP="000C4711">
      <w:pPr>
        <w:spacing w:after="60" w:line="360" w:lineRule="exact"/>
        <w:rPr>
          <w:b/>
          <w:bCs w:val="0"/>
        </w:rPr>
      </w:pPr>
    </w:p>
    <w:p w14:paraId="6EE340E4" w14:textId="77777777" w:rsidR="000C4711" w:rsidRPr="0062492A" w:rsidRDefault="000C4711" w:rsidP="000C4711">
      <w:pPr>
        <w:widowControl/>
        <w:autoSpaceDE/>
        <w:autoSpaceDN/>
        <w:spacing w:after="160"/>
        <w:rPr>
          <w:b/>
          <w:bCs w:val="0"/>
        </w:rPr>
      </w:pPr>
      <w:r w:rsidRPr="0062492A">
        <w:rPr>
          <w:b/>
        </w:rPr>
        <w:br w:type="page"/>
      </w:r>
    </w:p>
    <w:p w14:paraId="1F3D60C5" w14:textId="66A45CA7" w:rsidR="000C4711" w:rsidRPr="00EA0248" w:rsidRDefault="006D0D15" w:rsidP="000C4711">
      <w:pPr>
        <w:spacing w:after="60" w:line="360" w:lineRule="exact"/>
        <w:rPr>
          <w:b/>
          <w:bCs w:val="0"/>
          <w:sz w:val="20"/>
        </w:rPr>
      </w:pPr>
      <w:r>
        <w:rPr>
          <w:rFonts w:hint="eastAsia"/>
          <w:b/>
          <w:sz w:val="20"/>
        </w:rPr>
        <w:lastRenderedPageBreak/>
        <w:t>[</w:t>
      </w:r>
      <w:r w:rsidR="000C4711" w:rsidRPr="000C4711">
        <w:rPr>
          <w:b/>
          <w:sz w:val="20"/>
        </w:rPr>
        <w:t>별첨</w:t>
      </w:r>
      <w:r w:rsidR="000C4711" w:rsidRPr="000C4711">
        <w:rPr>
          <w:b/>
          <w:sz w:val="20"/>
        </w:rPr>
        <w:t xml:space="preserve"> 7.A</w:t>
      </w:r>
      <w:r w:rsidR="000C4711">
        <w:rPr>
          <w:rFonts w:hint="eastAsia"/>
          <w:b/>
          <w:sz w:val="20"/>
        </w:rPr>
        <w:t>의</w:t>
      </w:r>
      <w:r w:rsidR="000C4711" w:rsidRPr="000C4711">
        <w:rPr>
          <w:b/>
          <w:sz w:val="20"/>
        </w:rPr>
        <w:t xml:space="preserve"> </w:t>
      </w:r>
      <w:r w:rsidR="000C4711" w:rsidRPr="00EA0248">
        <w:rPr>
          <w:rFonts w:hint="eastAsia"/>
          <w:b/>
          <w:sz w:val="20"/>
        </w:rPr>
        <w:t>첨부</w:t>
      </w:r>
      <w:r w:rsidR="000C4711" w:rsidRPr="00EA0248">
        <w:rPr>
          <w:b/>
          <w:sz w:val="20"/>
        </w:rPr>
        <w:t>1</w:t>
      </w:r>
      <w:r>
        <w:rPr>
          <w:rFonts w:hint="eastAsia"/>
          <w:b/>
          <w:sz w:val="20"/>
        </w:rPr>
        <w:t>]</w:t>
      </w:r>
      <w:r w:rsidR="000C4711" w:rsidRPr="00EA0248">
        <w:rPr>
          <w:b/>
          <w:sz w:val="20"/>
        </w:rPr>
        <w:t xml:space="preserve"> </w:t>
      </w:r>
      <w:r w:rsidR="000C4711" w:rsidRPr="00EA0248">
        <w:rPr>
          <w:rFonts w:hint="eastAsia"/>
          <w:b/>
          <w:sz w:val="20"/>
        </w:rPr>
        <w:t>본건</w:t>
      </w:r>
      <w:r w:rsidR="000C4711" w:rsidRPr="00EA0248">
        <w:rPr>
          <w:b/>
          <w:sz w:val="20"/>
        </w:rPr>
        <w:t xml:space="preserve"> </w:t>
      </w:r>
      <w:r w:rsidR="000C4711" w:rsidRPr="00EA0248">
        <w:rPr>
          <w:rFonts w:hint="eastAsia"/>
          <w:b/>
          <w:sz w:val="20"/>
        </w:rPr>
        <w:t>임대차계약서</w:t>
      </w:r>
    </w:p>
    <w:p w14:paraId="10B61573" w14:textId="77777777" w:rsidR="000C4711" w:rsidRPr="00EA0248" w:rsidRDefault="000C4711" w:rsidP="000C4711">
      <w:pPr>
        <w:spacing w:after="60" w:line="360" w:lineRule="exact"/>
        <w:rPr>
          <w:sz w:val="20"/>
        </w:rPr>
      </w:pPr>
    </w:p>
    <w:p w14:paraId="346192E0"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1E4C7AC3" w14:textId="77777777" w:rsidR="000C4711" w:rsidRPr="00EA0248" w:rsidRDefault="000C4711" w:rsidP="000C4711">
      <w:pPr>
        <w:spacing w:after="60" w:line="360" w:lineRule="exact"/>
        <w:rPr>
          <w:sz w:val="20"/>
        </w:rPr>
      </w:pPr>
    </w:p>
    <w:p w14:paraId="770E4714" w14:textId="77777777" w:rsidR="000C4711" w:rsidRPr="00EA0248" w:rsidRDefault="000C4711" w:rsidP="000C4711">
      <w:pPr>
        <w:widowControl/>
        <w:autoSpaceDE/>
        <w:autoSpaceDN/>
        <w:spacing w:after="160"/>
        <w:rPr>
          <w:sz w:val="20"/>
        </w:rPr>
      </w:pPr>
      <w:r w:rsidRPr="00EA0248">
        <w:rPr>
          <w:sz w:val="20"/>
        </w:rPr>
        <w:br w:type="page"/>
      </w:r>
    </w:p>
    <w:p w14:paraId="79C9CBF7" w14:textId="48B553E6" w:rsidR="000C4711" w:rsidRPr="00EA0248" w:rsidRDefault="006D0D15" w:rsidP="000C4711">
      <w:pPr>
        <w:spacing w:after="60" w:line="360" w:lineRule="exact"/>
        <w:rPr>
          <w:b/>
          <w:bCs w:val="0"/>
          <w:sz w:val="20"/>
        </w:rPr>
      </w:pPr>
      <w:r>
        <w:rPr>
          <w:rFonts w:hint="eastAsia"/>
          <w:b/>
          <w:sz w:val="20"/>
        </w:rPr>
        <w:lastRenderedPageBreak/>
        <w:t>[</w:t>
      </w:r>
      <w:r w:rsidRPr="000C4711">
        <w:rPr>
          <w:b/>
          <w:sz w:val="20"/>
        </w:rPr>
        <w:t>별첨</w:t>
      </w:r>
      <w:r w:rsidRPr="000C4711">
        <w:rPr>
          <w:b/>
          <w:sz w:val="20"/>
        </w:rPr>
        <w:t xml:space="preserve"> 7.A</w:t>
      </w:r>
      <w:r>
        <w:rPr>
          <w:rFonts w:hint="eastAsia"/>
          <w:b/>
          <w:sz w:val="20"/>
        </w:rPr>
        <w:t>의</w:t>
      </w:r>
      <w:r w:rsidRPr="00EA0248">
        <w:rPr>
          <w:rFonts w:hint="eastAsia"/>
          <w:b/>
          <w:sz w:val="20"/>
        </w:rPr>
        <w:t xml:space="preserve"> </w:t>
      </w:r>
      <w:r w:rsidR="000C4711" w:rsidRPr="00EA0248">
        <w:rPr>
          <w:rFonts w:hint="eastAsia"/>
          <w:b/>
          <w:sz w:val="20"/>
        </w:rPr>
        <w:t>첨부</w:t>
      </w:r>
      <w:r w:rsidR="000C4711" w:rsidRPr="00EA0248">
        <w:rPr>
          <w:b/>
          <w:sz w:val="20"/>
        </w:rPr>
        <w:t>2</w:t>
      </w:r>
      <w:r>
        <w:rPr>
          <w:rFonts w:hint="eastAsia"/>
          <w:b/>
          <w:sz w:val="20"/>
        </w:rPr>
        <w:t>]</w:t>
      </w:r>
      <w:r w:rsidR="000C4711" w:rsidRPr="00EA0248">
        <w:rPr>
          <w:b/>
          <w:sz w:val="20"/>
        </w:rPr>
        <w:t xml:space="preserve"> </w:t>
      </w:r>
      <w:r w:rsidR="000C4711" w:rsidRPr="00EA0248">
        <w:rPr>
          <w:rFonts w:hint="eastAsia"/>
          <w:b/>
          <w:sz w:val="20"/>
        </w:rPr>
        <w:t>기존</w:t>
      </w:r>
      <w:r w:rsidR="000C4711" w:rsidRPr="00EA0248">
        <w:rPr>
          <w:b/>
          <w:sz w:val="20"/>
        </w:rPr>
        <w:t xml:space="preserve"> </w:t>
      </w:r>
      <w:r w:rsidR="000C4711" w:rsidRPr="00EA0248">
        <w:rPr>
          <w:rFonts w:hint="eastAsia"/>
          <w:b/>
          <w:sz w:val="20"/>
        </w:rPr>
        <w:t>담보신탁계약서</w:t>
      </w:r>
    </w:p>
    <w:p w14:paraId="4DA2ACC1" w14:textId="77777777" w:rsidR="000C4711" w:rsidRPr="00EA0248" w:rsidRDefault="000C4711" w:rsidP="000C4711">
      <w:pPr>
        <w:spacing w:after="60" w:line="360" w:lineRule="exact"/>
        <w:rPr>
          <w:sz w:val="20"/>
        </w:rPr>
      </w:pPr>
    </w:p>
    <w:p w14:paraId="74CA42D9"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0E737DC4" w14:textId="77777777" w:rsidR="000C4711" w:rsidRPr="00EA0248" w:rsidRDefault="000C4711" w:rsidP="000C4711">
      <w:pPr>
        <w:spacing w:after="60" w:line="360" w:lineRule="exact"/>
        <w:rPr>
          <w:sz w:val="20"/>
        </w:rPr>
      </w:pPr>
    </w:p>
    <w:p w14:paraId="7FAC7049" w14:textId="77777777" w:rsidR="000C4711" w:rsidRPr="00EA0248" w:rsidRDefault="000C4711" w:rsidP="000C4711">
      <w:pPr>
        <w:spacing w:after="60" w:line="360" w:lineRule="exact"/>
        <w:rPr>
          <w:sz w:val="20"/>
        </w:rPr>
      </w:pPr>
    </w:p>
    <w:p w14:paraId="2EC472B0" w14:textId="0DE0FDEA" w:rsidR="00D370BD" w:rsidRPr="000C4711" w:rsidRDefault="00D370BD" w:rsidP="00D370BD">
      <w:pPr>
        <w:tabs>
          <w:tab w:val="left" w:pos="680"/>
        </w:tabs>
        <w:spacing w:after="60"/>
        <w:rPr>
          <w:szCs w:val="22"/>
        </w:rPr>
      </w:pPr>
    </w:p>
    <w:p w14:paraId="54509EA6" w14:textId="4E39D6E9" w:rsidR="009E005A" w:rsidRDefault="009E005A">
      <w:pPr>
        <w:widowControl/>
        <w:wordWrap/>
        <w:autoSpaceDE/>
        <w:autoSpaceDN/>
        <w:spacing w:line="240" w:lineRule="auto"/>
        <w:jc w:val="left"/>
        <w:rPr>
          <w:rFonts w:eastAsia="바탕체"/>
        </w:rPr>
      </w:pPr>
      <w:r>
        <w:rPr>
          <w:rFonts w:eastAsia="바탕체"/>
        </w:rPr>
        <w:br w:type="page"/>
      </w:r>
    </w:p>
    <w:p w14:paraId="2BCD2C4D" w14:textId="1D42B194" w:rsidR="000C4711" w:rsidRPr="00380FB2" w:rsidRDefault="000C4711" w:rsidP="000C4711">
      <w:pPr>
        <w:pStyle w:val="1"/>
      </w:pPr>
      <w:r w:rsidRPr="00380FB2">
        <w:lastRenderedPageBreak/>
        <w:t>별첨</w:t>
      </w:r>
      <w:r w:rsidRPr="00380FB2">
        <w:t xml:space="preserve"> </w:t>
      </w:r>
      <w:r>
        <w:rPr>
          <w:rFonts w:hint="eastAsia"/>
        </w:rPr>
        <w:t>7.B</w:t>
      </w:r>
    </w:p>
    <w:p w14:paraId="60862E84" w14:textId="77777777" w:rsidR="009E6497" w:rsidRPr="00380FB2" w:rsidRDefault="009E6497" w:rsidP="009E6497">
      <w:pPr>
        <w:topLinePunct/>
        <w:rPr>
          <w:szCs w:val="22"/>
        </w:rPr>
      </w:pPr>
    </w:p>
    <w:p w14:paraId="16B36F9F" w14:textId="77777777" w:rsidR="009E6497" w:rsidRDefault="009E6497"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CCDEF4A" w14:textId="77777777" w:rsidR="009E6497" w:rsidRDefault="009E6497" w:rsidP="009E6497">
      <w:pPr>
        <w:spacing w:after="60" w:line="360" w:lineRule="exact"/>
        <w:rPr>
          <w:sz w:val="20"/>
        </w:rPr>
      </w:pPr>
    </w:p>
    <w:p w14:paraId="0361E37F" w14:textId="2EE5A2EA"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농심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5D612B1E" w14:textId="63FB63EB"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73C00FA3" w14:textId="77777777" w:rsidR="009E6497"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5A5750B" w14:textId="77777777" w:rsidR="00CD295F" w:rsidRPr="00CD295F" w:rsidRDefault="00CD295F" w:rsidP="00CD295F">
      <w:pPr>
        <w:pStyle w:val="s0"/>
        <w:wordWrap w:val="0"/>
        <w:adjustRightInd/>
        <w:spacing w:after="60" w:line="360" w:lineRule="exact"/>
        <w:ind w:firstLine="660"/>
        <w:jc w:val="both"/>
        <w:rPr>
          <w:rFonts w:ascii="Times New Roman" w:cs="Times New Roman"/>
          <w:sz w:val="20"/>
          <w:szCs w:val="20"/>
        </w:rPr>
      </w:pPr>
    </w:p>
    <w:p w14:paraId="2A24D614" w14:textId="77777777"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2358C77" w14:textId="77777777" w:rsidR="009E6497" w:rsidRPr="000970C8" w:rsidRDefault="009E6497" w:rsidP="009E6497">
      <w:pPr>
        <w:spacing w:after="60" w:line="360" w:lineRule="exact"/>
        <w:rPr>
          <w:sz w:val="20"/>
        </w:rPr>
      </w:pPr>
    </w:p>
    <w:p w14:paraId="3B5A8AD8" w14:textId="77777777" w:rsidR="009E6497" w:rsidRDefault="009E6497" w:rsidP="00AF5E56">
      <w:pPr>
        <w:numPr>
          <w:ilvl w:val="0"/>
          <w:numId w:val="29"/>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5</w:t>
      </w:r>
      <w:r>
        <w:rPr>
          <w:rFonts w:hint="eastAsia"/>
          <w:sz w:val="20"/>
        </w:rPr>
        <w:t>월</w:t>
      </w:r>
      <w:r>
        <w:rPr>
          <w:rFonts w:hint="eastAsia"/>
          <w:sz w:val="20"/>
        </w:rPr>
        <w:t xml:space="preserve"> 14</w:t>
      </w:r>
      <w:r>
        <w:rPr>
          <w:rFonts w:hint="eastAsia"/>
          <w:sz w:val="20"/>
        </w:rPr>
        <w:t>일자</w:t>
      </w:r>
      <w:r w:rsidRPr="000970C8">
        <w:rPr>
          <w:sz w:val="20"/>
        </w:rPr>
        <w:t xml:space="preserve"> </w:t>
      </w:r>
      <w:r w:rsidRPr="000970C8">
        <w:rPr>
          <w:sz w:val="20"/>
        </w:rPr>
        <w:t>임대차계약</w:t>
      </w:r>
      <w:r w:rsidRPr="000970C8">
        <w:rPr>
          <w:sz w:val="20"/>
        </w:rPr>
        <w:t>(</w:t>
      </w:r>
      <w:r>
        <w:rPr>
          <w:rFonts w:hint="eastAsia"/>
          <w:sz w:val="20"/>
        </w:rPr>
        <w:t>2024</w:t>
      </w:r>
      <w:r>
        <w:rPr>
          <w:rFonts w:hint="eastAsia"/>
          <w:sz w:val="20"/>
        </w:rPr>
        <w:t>년</w:t>
      </w:r>
      <w:r>
        <w:rPr>
          <w:rFonts w:hint="eastAsia"/>
          <w:sz w:val="20"/>
        </w:rPr>
        <w:t xml:space="preserve"> 8</w:t>
      </w:r>
      <w:r>
        <w:rPr>
          <w:rFonts w:hint="eastAsia"/>
          <w:sz w:val="20"/>
        </w:rPr>
        <w:t>월</w:t>
      </w:r>
      <w:r>
        <w:rPr>
          <w:rFonts w:hint="eastAsia"/>
          <w:sz w:val="20"/>
        </w:rPr>
        <w:t xml:space="preserve"> 20</w:t>
      </w:r>
      <w:r>
        <w:rPr>
          <w:rFonts w:hint="eastAsia"/>
          <w:sz w:val="20"/>
        </w:rPr>
        <w:t>일자</w:t>
      </w:r>
      <w:r>
        <w:rPr>
          <w:rFonts w:hint="eastAsia"/>
          <w:sz w:val="20"/>
        </w:rPr>
        <w:t xml:space="preserve"> </w:t>
      </w:r>
      <w:r>
        <w:rPr>
          <w:rFonts w:hint="eastAsia"/>
          <w:sz w:val="20"/>
        </w:rPr>
        <w:t>임대차계약</w:t>
      </w:r>
      <w:r>
        <w:rPr>
          <w:rFonts w:hint="eastAsia"/>
          <w:sz w:val="20"/>
        </w:rPr>
        <w:t xml:space="preserve"> </w:t>
      </w:r>
      <w:r>
        <w:rPr>
          <w:rFonts w:hint="eastAsia"/>
          <w:sz w:val="20"/>
        </w:rPr>
        <w:t>변경합의서</w:t>
      </w:r>
      <w:r>
        <w:rPr>
          <w:rFonts w:hint="eastAsia"/>
          <w:sz w:val="20"/>
        </w:rPr>
        <w:t xml:space="preserve"> </w:t>
      </w:r>
      <w:r>
        <w:rPr>
          <w:rFonts w:hint="eastAsia"/>
          <w:sz w:val="20"/>
        </w:rPr>
        <w:t>등에</w:t>
      </w:r>
      <w:r>
        <w:rPr>
          <w:rFonts w:hint="eastAsia"/>
          <w:sz w:val="20"/>
        </w:rPr>
        <w:t xml:space="preserve"> </w:t>
      </w:r>
      <w:r>
        <w:rPr>
          <w:rFonts w:hint="eastAsia"/>
          <w:sz w:val="20"/>
        </w:rPr>
        <w:t>의하여</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B8D639A"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0A91904A" w14:textId="77777777" w:rsidTr="00663F91">
        <w:trPr>
          <w:trHeight w:val="387"/>
        </w:trPr>
        <w:tc>
          <w:tcPr>
            <w:tcW w:w="2154" w:type="dxa"/>
            <w:shd w:val="clear" w:color="auto" w:fill="F2F2F2" w:themeFill="background1" w:themeFillShade="F2"/>
            <w:vAlign w:val="center"/>
          </w:tcPr>
          <w:p w14:paraId="1A32CA56"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29891258"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3</w:t>
            </w:r>
            <w:r>
              <w:rPr>
                <w:rFonts w:hint="eastAsia"/>
                <w:sz w:val="20"/>
              </w:rPr>
              <w:t>층</w:t>
            </w:r>
            <w:r>
              <w:rPr>
                <w:rFonts w:hint="eastAsia"/>
                <w:sz w:val="20"/>
              </w:rPr>
              <w:t xml:space="preserve"> 2,185.56</w:t>
            </w:r>
            <w:r>
              <w:rPr>
                <w:rFonts w:hint="eastAsia"/>
                <w:sz w:val="20"/>
              </w:rPr>
              <w:t>평</w:t>
            </w:r>
          </w:p>
        </w:tc>
      </w:tr>
      <w:tr w:rsidR="009E6497" w14:paraId="33191D1D" w14:textId="77777777" w:rsidTr="00663F91">
        <w:trPr>
          <w:trHeight w:val="387"/>
        </w:trPr>
        <w:tc>
          <w:tcPr>
            <w:tcW w:w="2154" w:type="dxa"/>
            <w:shd w:val="clear" w:color="auto" w:fill="F2F2F2" w:themeFill="background1" w:themeFillShade="F2"/>
            <w:vAlign w:val="center"/>
          </w:tcPr>
          <w:p w14:paraId="0D5923F4"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2FC4FC8B" w14:textId="77777777" w:rsidR="009E6497" w:rsidRDefault="009E6497" w:rsidP="0062492A">
            <w:pPr>
              <w:spacing w:after="60" w:line="360" w:lineRule="exact"/>
              <w:rPr>
                <w:sz w:val="20"/>
              </w:rPr>
            </w:pPr>
            <w:r>
              <w:rPr>
                <w:rFonts w:hint="eastAsia"/>
                <w:sz w:val="20"/>
              </w:rPr>
              <w:t>금</w:t>
            </w:r>
            <w:r>
              <w:rPr>
                <w:rFonts w:hint="eastAsia"/>
                <w:sz w:val="20"/>
              </w:rPr>
              <w:t xml:space="preserve"> 642,552,000</w:t>
            </w:r>
            <w:r>
              <w:rPr>
                <w:rFonts w:hint="eastAsia"/>
                <w:sz w:val="20"/>
              </w:rPr>
              <w:t>원</w:t>
            </w:r>
          </w:p>
        </w:tc>
      </w:tr>
      <w:tr w:rsidR="009E6497" w14:paraId="21DE6034" w14:textId="77777777" w:rsidTr="00663F91">
        <w:trPr>
          <w:trHeight w:val="387"/>
        </w:trPr>
        <w:tc>
          <w:tcPr>
            <w:tcW w:w="2154" w:type="dxa"/>
            <w:shd w:val="clear" w:color="auto" w:fill="F2F2F2" w:themeFill="background1" w:themeFillShade="F2"/>
            <w:vAlign w:val="center"/>
          </w:tcPr>
          <w:p w14:paraId="657EB959"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4999870A" w14:textId="77777777" w:rsidR="009E6497" w:rsidRDefault="009E6497" w:rsidP="0062492A">
            <w:pPr>
              <w:spacing w:after="60" w:line="360" w:lineRule="exact"/>
              <w:rPr>
                <w:sz w:val="20"/>
              </w:rPr>
            </w:pPr>
            <w:r>
              <w:rPr>
                <w:rFonts w:hint="eastAsia"/>
                <w:sz w:val="20"/>
              </w:rPr>
              <w:t>금</w:t>
            </w:r>
            <w:r>
              <w:rPr>
                <w:rFonts w:hint="eastAsia"/>
                <w:sz w:val="20"/>
              </w:rPr>
              <w:t xml:space="preserve"> 107,092,000</w:t>
            </w:r>
            <w:r>
              <w:rPr>
                <w:rFonts w:hint="eastAsia"/>
                <w:sz w:val="20"/>
              </w:rPr>
              <w:t>원</w:t>
            </w:r>
          </w:p>
        </w:tc>
      </w:tr>
      <w:tr w:rsidR="009E6497" w14:paraId="7DC0DE67" w14:textId="77777777" w:rsidTr="00663F91">
        <w:trPr>
          <w:trHeight w:val="414"/>
        </w:trPr>
        <w:tc>
          <w:tcPr>
            <w:tcW w:w="2154" w:type="dxa"/>
            <w:shd w:val="clear" w:color="auto" w:fill="F2F2F2" w:themeFill="background1" w:themeFillShade="F2"/>
            <w:vAlign w:val="center"/>
          </w:tcPr>
          <w:p w14:paraId="6B1D6F00"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338311C" w14:textId="77777777" w:rsidR="009E6497" w:rsidRDefault="009E6497" w:rsidP="0062492A">
            <w:pPr>
              <w:spacing w:after="60" w:line="360" w:lineRule="exact"/>
              <w:rPr>
                <w:sz w:val="20"/>
              </w:rPr>
            </w:pPr>
            <w:r>
              <w:rPr>
                <w:rFonts w:hint="eastAsia"/>
                <w:sz w:val="20"/>
              </w:rPr>
              <w:t>금</w:t>
            </w:r>
            <w:r>
              <w:rPr>
                <w:rFonts w:hint="eastAsia"/>
                <w:sz w:val="20"/>
              </w:rPr>
              <w:t xml:space="preserve"> 6,556,000</w:t>
            </w:r>
            <w:r>
              <w:rPr>
                <w:rFonts w:hint="eastAsia"/>
                <w:sz w:val="20"/>
              </w:rPr>
              <w:t>원</w:t>
            </w:r>
          </w:p>
        </w:tc>
      </w:tr>
      <w:tr w:rsidR="009E6497" w14:paraId="63711F13" w14:textId="77777777" w:rsidTr="00663F91">
        <w:trPr>
          <w:trHeight w:val="361"/>
        </w:trPr>
        <w:tc>
          <w:tcPr>
            <w:tcW w:w="2154" w:type="dxa"/>
            <w:shd w:val="clear" w:color="auto" w:fill="F2F2F2" w:themeFill="background1" w:themeFillShade="F2"/>
            <w:vAlign w:val="center"/>
          </w:tcPr>
          <w:p w14:paraId="6B211073"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6E80EF81" w14:textId="77777777" w:rsidR="009E6497" w:rsidRDefault="009E6497" w:rsidP="0062492A">
            <w:pPr>
              <w:spacing w:after="60" w:line="360" w:lineRule="exact"/>
              <w:rPr>
                <w:sz w:val="20"/>
              </w:rPr>
            </w:pPr>
            <w:r>
              <w:rPr>
                <w:rFonts w:hint="eastAsia"/>
                <w:sz w:val="20"/>
              </w:rPr>
              <w:t>2024. 7. 30. ~ 2029. 7. 29.</w:t>
            </w:r>
          </w:p>
        </w:tc>
      </w:tr>
    </w:tbl>
    <w:p w14:paraId="05C1F572" w14:textId="77777777" w:rsidR="009E6497" w:rsidRPr="000970C8" w:rsidRDefault="009E6497" w:rsidP="009E6497">
      <w:pPr>
        <w:spacing w:after="60" w:line="360" w:lineRule="exact"/>
        <w:rPr>
          <w:sz w:val="20"/>
        </w:rPr>
      </w:pPr>
    </w:p>
    <w:p w14:paraId="7CF1CC36"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103717">
        <w:rPr>
          <w:rFonts w:hint="eastAsia"/>
          <w:b/>
          <w:sz w:val="20"/>
        </w:rPr>
        <w:t>본건</w:t>
      </w:r>
      <w:r w:rsidRPr="00103717">
        <w:rPr>
          <w:b/>
          <w:sz w:val="20"/>
        </w:rPr>
        <w:t xml:space="preserve"> </w:t>
      </w:r>
      <w:r w:rsidRPr="00103717">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63341D7D" w14:textId="77777777" w:rsidR="009E6497" w:rsidRDefault="009E6497" w:rsidP="009E6497">
      <w:pPr>
        <w:spacing w:after="60" w:line="360" w:lineRule="exact"/>
        <w:ind w:left="400"/>
        <w:rPr>
          <w:sz w:val="20"/>
        </w:rPr>
      </w:pPr>
    </w:p>
    <w:p w14:paraId="615C3793"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29CCE336" w14:textId="77777777" w:rsidR="009E6497" w:rsidRPr="00103717" w:rsidRDefault="009E6497" w:rsidP="009E6497">
      <w:pPr>
        <w:spacing w:after="60" w:line="360" w:lineRule="exact"/>
        <w:ind w:left="400"/>
        <w:rPr>
          <w:sz w:val="20"/>
        </w:rPr>
      </w:pPr>
    </w:p>
    <w:p w14:paraId="34355C2B" w14:textId="77777777" w:rsidR="009E6497" w:rsidRDefault="009E6497" w:rsidP="00AF5E56">
      <w:pPr>
        <w:numPr>
          <w:ilvl w:val="0"/>
          <w:numId w:val="29"/>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843"/>
        <w:gridCol w:w="1843"/>
        <w:gridCol w:w="1364"/>
      </w:tblGrid>
      <w:tr w:rsidR="009E6497" w:rsidRPr="00884592" w14:paraId="46448FFE"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1DB762" w14:textId="77777777" w:rsidR="009E6497" w:rsidRPr="00884592" w:rsidRDefault="009E6497" w:rsidP="00663F91">
            <w:pPr>
              <w:jc w:val="center"/>
              <w:rPr>
                <w:b/>
                <w:sz w:val="20"/>
                <w:szCs w:val="16"/>
              </w:rPr>
            </w:pPr>
            <w:r w:rsidRPr="00884592">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111BAB" w14:textId="77777777" w:rsidR="009E6497" w:rsidRPr="00884592" w:rsidRDefault="009E6497" w:rsidP="00663F91">
            <w:pPr>
              <w:jc w:val="center"/>
              <w:rPr>
                <w:b/>
                <w:sz w:val="20"/>
                <w:szCs w:val="16"/>
              </w:rPr>
            </w:pPr>
            <w:r w:rsidRPr="00884592">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5F4CB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0E9093" w14:textId="77777777" w:rsidR="009E6497" w:rsidRDefault="009E6497" w:rsidP="00663F91">
            <w:pPr>
              <w:jc w:val="center"/>
              <w:rPr>
                <w:b/>
                <w:sz w:val="20"/>
                <w:szCs w:val="16"/>
              </w:rPr>
            </w:pPr>
            <w:r>
              <w:rPr>
                <w:rFonts w:hint="eastAsia"/>
                <w:b/>
                <w:sz w:val="20"/>
                <w:szCs w:val="16"/>
              </w:rPr>
              <w:t>피담보채무</w:t>
            </w:r>
          </w:p>
          <w:p w14:paraId="2CCD228F"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B3828B" w14:textId="77777777" w:rsidR="009E6497" w:rsidRDefault="009E6497" w:rsidP="00663F91">
            <w:pPr>
              <w:jc w:val="center"/>
              <w:rPr>
                <w:b/>
                <w:sz w:val="20"/>
                <w:szCs w:val="16"/>
              </w:rPr>
            </w:pPr>
            <w:r w:rsidRPr="00884592">
              <w:rPr>
                <w:b/>
                <w:sz w:val="20"/>
                <w:szCs w:val="16"/>
              </w:rPr>
              <w:t>질권설정</w:t>
            </w:r>
          </w:p>
          <w:p w14:paraId="05A3E9FD" w14:textId="77777777" w:rsidR="009E6497" w:rsidRPr="00884592" w:rsidRDefault="009E6497" w:rsidP="00663F91">
            <w:pPr>
              <w:jc w:val="center"/>
              <w:rPr>
                <w:b/>
                <w:sz w:val="20"/>
                <w:szCs w:val="16"/>
              </w:rPr>
            </w:pPr>
            <w:r w:rsidRPr="00884592">
              <w:rPr>
                <w:b/>
                <w:sz w:val="20"/>
                <w:szCs w:val="16"/>
              </w:rPr>
              <w:t>금액</w:t>
            </w:r>
          </w:p>
        </w:tc>
        <w:tc>
          <w:tcPr>
            <w:tcW w:w="136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543A11"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58F08B2B"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F54D9D1" w14:textId="77777777" w:rsidR="009E6497" w:rsidRPr="00884592" w:rsidRDefault="009E6497"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0534F8E7" w14:textId="77777777" w:rsidR="009E6497" w:rsidRDefault="009E6497" w:rsidP="00663F91">
            <w:pPr>
              <w:jc w:val="center"/>
              <w:rPr>
                <w:sz w:val="20"/>
                <w:szCs w:val="16"/>
              </w:rPr>
            </w:pPr>
            <w:r>
              <w:rPr>
                <w:rFonts w:hint="eastAsia"/>
                <w:sz w:val="20"/>
                <w:szCs w:val="16"/>
              </w:rPr>
              <w:t>코크렙안양㈜</w:t>
            </w:r>
          </w:p>
          <w:p w14:paraId="5C3D5E74" w14:textId="77777777" w:rsidR="009E6497" w:rsidRPr="00884592" w:rsidRDefault="009E6497"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395D6C3F" w14:textId="77777777" w:rsidR="009E6497" w:rsidRPr="00884592" w:rsidRDefault="009E6497" w:rsidP="00663F91">
            <w:pPr>
              <w:jc w:val="center"/>
              <w:rPr>
                <w:sz w:val="20"/>
                <w:szCs w:val="16"/>
              </w:rPr>
            </w:pPr>
            <w:r>
              <w:rPr>
                <w:rFonts w:hint="eastAsia"/>
                <w:sz w:val="20"/>
                <w:szCs w:val="16"/>
              </w:rPr>
              <w:t>2</w:t>
            </w:r>
            <w:r>
              <w:rPr>
                <w:sz w:val="20"/>
                <w:szCs w:val="16"/>
              </w:rPr>
              <w:t>07-019-508190</w:t>
            </w:r>
          </w:p>
        </w:tc>
        <w:tc>
          <w:tcPr>
            <w:tcW w:w="1843" w:type="dxa"/>
            <w:tcBorders>
              <w:top w:val="single" w:sz="4" w:space="0" w:color="auto"/>
              <w:left w:val="single" w:sz="4" w:space="0" w:color="auto"/>
              <w:bottom w:val="single" w:sz="4" w:space="0" w:color="auto"/>
              <w:right w:val="single" w:sz="4" w:space="0" w:color="auto"/>
            </w:tcBorders>
            <w:vAlign w:val="center"/>
          </w:tcPr>
          <w:p w14:paraId="500E7A23" w14:textId="77777777" w:rsidR="009E6497" w:rsidRPr="00884592" w:rsidRDefault="009E6497" w:rsidP="00663F91">
            <w:pPr>
              <w:jc w:val="center"/>
              <w:rPr>
                <w:sz w:val="20"/>
                <w:szCs w:val="16"/>
              </w:rPr>
            </w:pPr>
            <w:r>
              <w:rPr>
                <w:rFonts w:hint="eastAsia"/>
                <w:sz w:val="20"/>
                <w:szCs w:val="16"/>
              </w:rPr>
              <w:t>6</w:t>
            </w:r>
            <w:r>
              <w:rPr>
                <w:sz w:val="20"/>
                <w:szCs w:val="16"/>
              </w:rPr>
              <w:t>42,552,000</w:t>
            </w:r>
            <w:r>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567074F8" w14:textId="77777777" w:rsidR="009E6497" w:rsidRPr="00884592" w:rsidRDefault="009E6497" w:rsidP="00663F91">
            <w:pPr>
              <w:jc w:val="center"/>
              <w:rPr>
                <w:sz w:val="20"/>
                <w:szCs w:val="16"/>
              </w:rPr>
            </w:pPr>
            <w:r>
              <w:rPr>
                <w:rFonts w:hint="eastAsia"/>
                <w:sz w:val="20"/>
                <w:szCs w:val="16"/>
              </w:rPr>
              <w:t>6</w:t>
            </w:r>
            <w:r>
              <w:rPr>
                <w:sz w:val="20"/>
                <w:szCs w:val="16"/>
              </w:rPr>
              <w:t>60,273,335</w:t>
            </w:r>
            <w:r>
              <w:rPr>
                <w:rFonts w:hint="eastAsia"/>
                <w:sz w:val="20"/>
                <w:szCs w:val="16"/>
              </w:rPr>
              <w:t>원</w:t>
            </w:r>
          </w:p>
        </w:tc>
        <w:tc>
          <w:tcPr>
            <w:tcW w:w="1364" w:type="dxa"/>
            <w:tcBorders>
              <w:top w:val="single" w:sz="4" w:space="0" w:color="auto"/>
              <w:left w:val="single" w:sz="4" w:space="0" w:color="auto"/>
              <w:bottom w:val="single" w:sz="4" w:space="0" w:color="auto"/>
              <w:right w:val="single" w:sz="4" w:space="0" w:color="auto"/>
            </w:tcBorders>
            <w:vAlign w:val="center"/>
          </w:tcPr>
          <w:p w14:paraId="33442948" w14:textId="77777777" w:rsidR="009E6497" w:rsidRPr="00884592" w:rsidRDefault="009E6497" w:rsidP="00663F91">
            <w:pPr>
              <w:jc w:val="center"/>
              <w:rPr>
                <w:sz w:val="20"/>
                <w:szCs w:val="16"/>
              </w:rPr>
            </w:pPr>
            <w:r>
              <w:rPr>
                <w:rFonts w:hint="eastAsia"/>
                <w:sz w:val="20"/>
                <w:szCs w:val="16"/>
              </w:rPr>
              <w:t>2</w:t>
            </w:r>
            <w:r>
              <w:rPr>
                <w:sz w:val="20"/>
                <w:szCs w:val="16"/>
              </w:rPr>
              <w:t>027-07-31</w:t>
            </w:r>
          </w:p>
        </w:tc>
      </w:tr>
    </w:tbl>
    <w:p w14:paraId="1F17CC8F" w14:textId="77777777" w:rsidR="009E6497" w:rsidRDefault="009E6497" w:rsidP="009E6497">
      <w:pPr>
        <w:spacing w:after="60" w:line="360" w:lineRule="exact"/>
        <w:rPr>
          <w:sz w:val="20"/>
        </w:rPr>
      </w:pPr>
    </w:p>
    <w:p w14:paraId="6F0F5EEA" w14:textId="77777777" w:rsidR="009E6497" w:rsidRPr="000970C8" w:rsidRDefault="009E6497" w:rsidP="009E6497">
      <w:pPr>
        <w:spacing w:after="60" w:line="360" w:lineRule="exact"/>
        <w:rPr>
          <w:sz w:val="20"/>
        </w:rPr>
      </w:pPr>
    </w:p>
    <w:p w14:paraId="3BB93676"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B6B25A8" w14:textId="77777777" w:rsidR="009E6497" w:rsidRPr="000970C8" w:rsidRDefault="009E6497" w:rsidP="009E6497">
      <w:pPr>
        <w:spacing w:after="60" w:line="360" w:lineRule="exact"/>
        <w:rPr>
          <w:sz w:val="20"/>
        </w:rPr>
      </w:pPr>
    </w:p>
    <w:p w14:paraId="6890813C"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ABAC785" w14:textId="77777777" w:rsidR="009E6497" w:rsidRPr="000970C8" w:rsidRDefault="009E6497" w:rsidP="009E6497">
      <w:pPr>
        <w:spacing w:after="60" w:line="360" w:lineRule="exact"/>
        <w:rPr>
          <w:sz w:val="20"/>
        </w:rPr>
      </w:pPr>
      <w:r>
        <w:rPr>
          <w:rFonts w:hint="eastAsia"/>
          <w:sz w:val="20"/>
        </w:rPr>
        <w:t>주식회사</w:t>
      </w:r>
      <w:r>
        <w:rPr>
          <w:rFonts w:hint="eastAsia"/>
          <w:sz w:val="20"/>
        </w:rPr>
        <w:t xml:space="preserve"> </w:t>
      </w:r>
      <w:r>
        <w:rPr>
          <w:rFonts w:hint="eastAsia"/>
          <w:sz w:val="20"/>
        </w:rPr>
        <w:t>농심</w:t>
      </w:r>
    </w:p>
    <w:p w14:paraId="3A85024C" w14:textId="77777777" w:rsidR="009E6497" w:rsidRPr="003A29A8" w:rsidRDefault="009E6497" w:rsidP="009E6497">
      <w:pPr>
        <w:spacing w:after="60" w:line="360" w:lineRule="exact"/>
        <w:rPr>
          <w:sz w:val="20"/>
        </w:rPr>
      </w:pPr>
      <w:r w:rsidRPr="003A29A8">
        <w:rPr>
          <w:sz w:val="20"/>
        </w:rPr>
        <w:t>서울특별시</w:t>
      </w:r>
      <w:r w:rsidRPr="003A29A8">
        <w:rPr>
          <w:sz w:val="20"/>
        </w:rPr>
        <w:t xml:space="preserve"> </w:t>
      </w:r>
      <w:r w:rsidRPr="003A29A8">
        <w:rPr>
          <w:sz w:val="20"/>
        </w:rPr>
        <w:t>동작구</w:t>
      </w:r>
      <w:r w:rsidRPr="003A29A8">
        <w:rPr>
          <w:sz w:val="20"/>
        </w:rPr>
        <w:t xml:space="preserve"> </w:t>
      </w:r>
      <w:r w:rsidRPr="003A29A8">
        <w:rPr>
          <w:sz w:val="20"/>
        </w:rPr>
        <w:t>여의대방로</w:t>
      </w:r>
      <w:r w:rsidRPr="003A29A8">
        <w:rPr>
          <w:sz w:val="20"/>
        </w:rPr>
        <w:t xml:space="preserve"> 112(</w:t>
      </w:r>
      <w:r w:rsidRPr="003A29A8">
        <w:rPr>
          <w:sz w:val="20"/>
        </w:rPr>
        <w:t>신대방동</w:t>
      </w:r>
      <w:r w:rsidRPr="003A29A8">
        <w:rPr>
          <w:sz w:val="20"/>
        </w:rPr>
        <w:t>)</w:t>
      </w:r>
      <w:r w:rsidRPr="003A29A8" w:rsidDel="00557E26">
        <w:rPr>
          <w:sz w:val="20"/>
        </w:rPr>
        <w:t xml:space="preserve"> </w:t>
      </w:r>
    </w:p>
    <w:p w14:paraId="1BB5F44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용</w:t>
      </w:r>
      <w:r>
        <w:rPr>
          <w:rFonts w:hint="eastAsia"/>
          <w:sz w:val="20"/>
        </w:rPr>
        <w:t xml:space="preserve"> </w:t>
      </w:r>
      <w:r>
        <w:rPr>
          <w:rFonts w:hint="eastAsia"/>
          <w:sz w:val="20"/>
        </w:rPr>
        <w:t>철</w:t>
      </w:r>
      <w:r>
        <w:rPr>
          <w:sz w:val="20"/>
        </w:rPr>
        <w:tab/>
      </w:r>
      <w:r>
        <w:rPr>
          <w:sz w:val="20"/>
        </w:rPr>
        <w:tab/>
      </w:r>
      <w:r w:rsidRPr="000970C8">
        <w:rPr>
          <w:sz w:val="20"/>
        </w:rPr>
        <w:t>(</w:t>
      </w:r>
      <w:r w:rsidRPr="000970C8">
        <w:rPr>
          <w:sz w:val="20"/>
        </w:rPr>
        <w:t>인</w:t>
      </w:r>
      <w:r w:rsidRPr="000970C8">
        <w:rPr>
          <w:sz w:val="20"/>
        </w:rPr>
        <w:t>)</w:t>
      </w:r>
    </w:p>
    <w:p w14:paraId="2E6A0DE2" w14:textId="77777777" w:rsidR="009E6497" w:rsidRPr="000970C8" w:rsidRDefault="009E6497" w:rsidP="009E6497">
      <w:pPr>
        <w:spacing w:after="60" w:line="360" w:lineRule="exact"/>
        <w:rPr>
          <w:bCs w:val="0"/>
          <w:sz w:val="20"/>
        </w:rPr>
      </w:pPr>
    </w:p>
    <w:p w14:paraId="35A35DC3" w14:textId="77777777" w:rsidR="009E6497" w:rsidRPr="000970C8" w:rsidRDefault="009E6497" w:rsidP="009E6497">
      <w:pPr>
        <w:spacing w:after="60" w:line="360" w:lineRule="exact"/>
        <w:rPr>
          <w:bCs w:val="0"/>
          <w:sz w:val="20"/>
        </w:rPr>
      </w:pPr>
    </w:p>
    <w:p w14:paraId="5750C054"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4FEF431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8ED8467" w14:textId="77777777" w:rsidR="009E6497" w:rsidRDefault="009E6497" w:rsidP="009E6497">
      <w:pPr>
        <w:widowControl/>
        <w:autoSpaceDE/>
        <w:autoSpaceDN/>
        <w:spacing w:after="160"/>
        <w:rPr>
          <w:b/>
          <w:bCs w:val="0"/>
        </w:rPr>
      </w:pPr>
      <w:r>
        <w:rPr>
          <w:b/>
        </w:rPr>
        <w:br w:type="page"/>
      </w:r>
    </w:p>
    <w:p w14:paraId="3AFD1BFD" w14:textId="1BDE1678" w:rsidR="009E6497" w:rsidRPr="00103717"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7.B</w:t>
      </w:r>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1B279812" w14:textId="77777777" w:rsidR="009E6497" w:rsidRPr="00103717" w:rsidRDefault="009E6497" w:rsidP="009E6497">
      <w:pPr>
        <w:spacing w:after="60" w:line="360" w:lineRule="exact"/>
        <w:rPr>
          <w:sz w:val="20"/>
        </w:rPr>
      </w:pPr>
    </w:p>
    <w:p w14:paraId="5901B83D" w14:textId="77777777" w:rsidR="009E6497" w:rsidRPr="00103717" w:rsidRDefault="009E6497" w:rsidP="009E6497">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3205E3DD" w14:textId="77777777" w:rsidR="009E6497" w:rsidRPr="00103717" w:rsidRDefault="009E6497" w:rsidP="009E6497">
      <w:pPr>
        <w:spacing w:after="60" w:line="360" w:lineRule="exact"/>
        <w:rPr>
          <w:sz w:val="20"/>
        </w:rPr>
      </w:pPr>
    </w:p>
    <w:p w14:paraId="270357C0" w14:textId="77777777" w:rsidR="009E6497" w:rsidRPr="00103717" w:rsidRDefault="009E6497" w:rsidP="009E6497">
      <w:pPr>
        <w:widowControl/>
        <w:autoSpaceDE/>
        <w:autoSpaceDN/>
        <w:spacing w:after="160"/>
        <w:rPr>
          <w:sz w:val="20"/>
        </w:rPr>
      </w:pPr>
    </w:p>
    <w:p w14:paraId="464A18A5" w14:textId="77777777" w:rsidR="009E6497" w:rsidRPr="00330EA1" w:rsidRDefault="009E6497" w:rsidP="00330EA1">
      <w:pPr>
        <w:widowControl/>
        <w:autoSpaceDE/>
        <w:autoSpaceDN/>
        <w:spacing w:after="160"/>
        <w:rPr>
          <w:sz w:val="20"/>
        </w:rPr>
      </w:pPr>
    </w:p>
    <w:p w14:paraId="23A05F1D" w14:textId="77777777" w:rsidR="009E6497" w:rsidRPr="00330EA1" w:rsidRDefault="009E6497" w:rsidP="00330EA1">
      <w:pPr>
        <w:widowControl/>
        <w:autoSpaceDE/>
        <w:autoSpaceDN/>
        <w:spacing w:after="160"/>
        <w:rPr>
          <w:sz w:val="20"/>
        </w:rPr>
      </w:pPr>
    </w:p>
    <w:p w14:paraId="5A6DA7F6"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2B2C57C5" w14:textId="4D931EDC"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C</w:t>
      </w:r>
    </w:p>
    <w:p w14:paraId="5F2FF3A9" w14:textId="77777777" w:rsidR="000C4711" w:rsidRPr="00380FB2" w:rsidRDefault="000C4711" w:rsidP="000C4711">
      <w:pPr>
        <w:topLinePunct/>
        <w:rPr>
          <w:szCs w:val="22"/>
        </w:rPr>
      </w:pPr>
    </w:p>
    <w:p w14:paraId="4DA38518" w14:textId="77777777" w:rsidR="000C4711" w:rsidRDefault="000C4711"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CA6149F" w14:textId="77777777" w:rsidR="006D0D15" w:rsidRDefault="006D0D15" w:rsidP="006D0D15">
      <w:pPr>
        <w:spacing w:after="60" w:line="360" w:lineRule="exact"/>
        <w:rPr>
          <w:sz w:val="20"/>
        </w:rPr>
      </w:pPr>
    </w:p>
    <w:p w14:paraId="7A71D846" w14:textId="639A7C64"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용마로지스</w:t>
      </w:r>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C82DE53" w14:textId="79417809"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439821BE" w14:textId="687E3BAE"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6F632F79"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3E535F26" w14:textId="5FE1AAD2"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1F760894" w14:textId="77777777" w:rsidR="006D0D15" w:rsidRPr="000970C8" w:rsidRDefault="006D0D15" w:rsidP="006D0D15">
      <w:pPr>
        <w:spacing w:after="60" w:line="360" w:lineRule="exact"/>
        <w:rPr>
          <w:sz w:val="20"/>
        </w:rPr>
      </w:pPr>
    </w:p>
    <w:p w14:paraId="0E33CC18" w14:textId="77777777" w:rsidR="006D0D15" w:rsidRDefault="006D0D15" w:rsidP="00AF5E56">
      <w:pPr>
        <w:numPr>
          <w:ilvl w:val="0"/>
          <w:numId w:val="26"/>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10</w:t>
      </w:r>
      <w:r>
        <w:rPr>
          <w:rFonts w:hint="eastAsia"/>
          <w:sz w:val="20"/>
        </w:rPr>
        <w:t>월</w:t>
      </w:r>
      <w:r>
        <w:rPr>
          <w:rFonts w:hint="eastAsia"/>
          <w:sz w:val="20"/>
        </w:rPr>
        <w:t xml:space="preserve"> 28</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74295C4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1366449" w14:textId="77777777" w:rsidTr="00663F91">
        <w:trPr>
          <w:trHeight w:val="387"/>
        </w:trPr>
        <w:tc>
          <w:tcPr>
            <w:tcW w:w="2154" w:type="dxa"/>
            <w:shd w:val="clear" w:color="auto" w:fill="F2F2F2" w:themeFill="background1" w:themeFillShade="F2"/>
            <w:vAlign w:val="center"/>
          </w:tcPr>
          <w:p w14:paraId="71C60C6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55D68197"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2,829.93</w:t>
            </w:r>
            <w:r w:rsidRPr="00FF0234">
              <w:rPr>
                <w:sz w:val="20"/>
              </w:rPr>
              <w:t>㎡</w:t>
            </w:r>
          </w:p>
        </w:tc>
      </w:tr>
      <w:tr w:rsidR="006D0D15" w14:paraId="3A8AA424" w14:textId="77777777" w:rsidTr="00663F91">
        <w:trPr>
          <w:trHeight w:val="387"/>
        </w:trPr>
        <w:tc>
          <w:tcPr>
            <w:tcW w:w="2154" w:type="dxa"/>
            <w:shd w:val="clear" w:color="auto" w:fill="F2F2F2" w:themeFill="background1" w:themeFillShade="F2"/>
            <w:vAlign w:val="center"/>
          </w:tcPr>
          <w:p w14:paraId="3EB2039C"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4E414F43" w14:textId="77777777" w:rsidR="006D0D15" w:rsidRDefault="006D0D15" w:rsidP="0062492A">
            <w:pPr>
              <w:spacing w:after="60" w:line="360" w:lineRule="exact"/>
              <w:rPr>
                <w:sz w:val="20"/>
              </w:rPr>
            </w:pPr>
            <w:r>
              <w:rPr>
                <w:rFonts w:hint="eastAsia"/>
                <w:sz w:val="20"/>
              </w:rPr>
              <w:t>금</w:t>
            </w:r>
            <w:r>
              <w:rPr>
                <w:rFonts w:hint="eastAsia"/>
                <w:sz w:val="20"/>
              </w:rPr>
              <w:t xml:space="preserve"> 308,178,000</w:t>
            </w:r>
            <w:r>
              <w:rPr>
                <w:rFonts w:hint="eastAsia"/>
                <w:sz w:val="20"/>
              </w:rPr>
              <w:t>원</w:t>
            </w:r>
          </w:p>
        </w:tc>
      </w:tr>
      <w:tr w:rsidR="006D0D15" w14:paraId="3E7A52BA" w14:textId="77777777" w:rsidTr="00663F91">
        <w:trPr>
          <w:trHeight w:val="387"/>
        </w:trPr>
        <w:tc>
          <w:tcPr>
            <w:tcW w:w="2154" w:type="dxa"/>
            <w:shd w:val="clear" w:color="auto" w:fill="F2F2F2" w:themeFill="background1" w:themeFillShade="F2"/>
            <w:vAlign w:val="center"/>
          </w:tcPr>
          <w:p w14:paraId="73C7DB02"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5529C513" w14:textId="77777777" w:rsidR="006D0D15" w:rsidRDefault="006D0D15" w:rsidP="0062492A">
            <w:pPr>
              <w:spacing w:after="60" w:line="360" w:lineRule="exact"/>
              <w:rPr>
                <w:sz w:val="20"/>
              </w:rPr>
            </w:pPr>
            <w:r>
              <w:rPr>
                <w:rFonts w:hint="eastAsia"/>
                <w:sz w:val="20"/>
              </w:rPr>
              <w:t>금</w:t>
            </w:r>
            <w:r>
              <w:rPr>
                <w:rFonts w:hint="eastAsia"/>
                <w:sz w:val="20"/>
              </w:rPr>
              <w:t xml:space="preserve"> 52,647,075</w:t>
            </w:r>
            <w:r>
              <w:rPr>
                <w:rFonts w:hint="eastAsia"/>
                <w:sz w:val="20"/>
              </w:rPr>
              <w:t>원</w:t>
            </w:r>
          </w:p>
        </w:tc>
      </w:tr>
      <w:tr w:rsidR="006D0D15" w14:paraId="64B5A6F0" w14:textId="77777777" w:rsidTr="00663F91">
        <w:trPr>
          <w:trHeight w:val="414"/>
        </w:trPr>
        <w:tc>
          <w:tcPr>
            <w:tcW w:w="2154" w:type="dxa"/>
            <w:shd w:val="clear" w:color="auto" w:fill="F2F2F2" w:themeFill="background1" w:themeFillShade="F2"/>
            <w:vAlign w:val="center"/>
          </w:tcPr>
          <w:p w14:paraId="75C487D4"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0F9BBD30" w14:textId="77777777" w:rsidR="006D0D15" w:rsidRDefault="006D0D15" w:rsidP="0062492A">
            <w:pPr>
              <w:spacing w:after="60" w:line="360" w:lineRule="exact"/>
              <w:rPr>
                <w:sz w:val="20"/>
              </w:rPr>
            </w:pPr>
            <w:r>
              <w:rPr>
                <w:rFonts w:hint="eastAsia"/>
                <w:sz w:val="20"/>
              </w:rPr>
              <w:t>금</w:t>
            </w:r>
            <w:r>
              <w:rPr>
                <w:rFonts w:hint="eastAsia"/>
                <w:sz w:val="20"/>
              </w:rPr>
              <w:t xml:space="preserve"> 2,632,354</w:t>
            </w:r>
            <w:r>
              <w:rPr>
                <w:rFonts w:hint="eastAsia"/>
                <w:sz w:val="20"/>
              </w:rPr>
              <w:t>원</w:t>
            </w:r>
          </w:p>
        </w:tc>
      </w:tr>
      <w:tr w:rsidR="006D0D15" w14:paraId="620674E5" w14:textId="77777777" w:rsidTr="00663F91">
        <w:trPr>
          <w:trHeight w:val="361"/>
        </w:trPr>
        <w:tc>
          <w:tcPr>
            <w:tcW w:w="2154" w:type="dxa"/>
            <w:shd w:val="clear" w:color="auto" w:fill="F2F2F2" w:themeFill="background1" w:themeFillShade="F2"/>
            <w:vAlign w:val="center"/>
          </w:tcPr>
          <w:p w14:paraId="27D2307D"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459AE315" w14:textId="77777777" w:rsidR="006D0D15" w:rsidRDefault="006D0D15" w:rsidP="0062492A">
            <w:pPr>
              <w:spacing w:after="60" w:line="360" w:lineRule="exact"/>
              <w:rPr>
                <w:sz w:val="20"/>
              </w:rPr>
            </w:pPr>
            <w:r>
              <w:rPr>
                <w:rFonts w:hint="eastAsia"/>
                <w:sz w:val="20"/>
              </w:rPr>
              <w:t>2024. 11. 16. ~ 2030. 1. 31.</w:t>
            </w:r>
          </w:p>
        </w:tc>
      </w:tr>
    </w:tbl>
    <w:p w14:paraId="2CBF4DFC" w14:textId="77777777" w:rsidR="006D0D15" w:rsidRPr="000970C8" w:rsidRDefault="006D0D15" w:rsidP="006D0D15">
      <w:pPr>
        <w:spacing w:after="60" w:line="360" w:lineRule="exact"/>
        <w:rPr>
          <w:sz w:val="20"/>
        </w:rPr>
      </w:pPr>
    </w:p>
    <w:p w14:paraId="421F7964"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9C6684">
        <w:rPr>
          <w:rFonts w:hint="eastAsia"/>
          <w:b/>
          <w:sz w:val="20"/>
        </w:rPr>
        <w:t>본건</w:t>
      </w:r>
      <w:r w:rsidRPr="009C6684">
        <w:rPr>
          <w:b/>
          <w:sz w:val="20"/>
        </w:rPr>
        <w:t xml:space="preserve"> </w:t>
      </w:r>
      <w:r w:rsidRPr="009C668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4C80B7AF" w14:textId="77777777" w:rsidR="006D0D15" w:rsidRDefault="006D0D15" w:rsidP="006D0D15">
      <w:pPr>
        <w:spacing w:after="60" w:line="360" w:lineRule="exact"/>
        <w:ind w:left="400"/>
        <w:rPr>
          <w:sz w:val="20"/>
        </w:rPr>
      </w:pPr>
    </w:p>
    <w:p w14:paraId="0113A3EC"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9844510" w14:textId="77777777" w:rsidR="006D0D15" w:rsidRPr="009C6684" w:rsidRDefault="006D0D15" w:rsidP="006D0D15">
      <w:pPr>
        <w:spacing w:after="60" w:line="360" w:lineRule="exact"/>
        <w:ind w:left="400"/>
        <w:rPr>
          <w:sz w:val="20"/>
        </w:rPr>
      </w:pPr>
    </w:p>
    <w:p w14:paraId="125A56BA" w14:textId="77777777" w:rsidR="006D0D15" w:rsidRDefault="006D0D15" w:rsidP="00AF5E56">
      <w:pPr>
        <w:numPr>
          <w:ilvl w:val="0"/>
          <w:numId w:val="26"/>
        </w:numPr>
        <w:spacing w:after="60" w:line="360" w:lineRule="exact"/>
        <w:ind w:left="400"/>
        <w:rPr>
          <w:sz w:val="20"/>
        </w:rPr>
      </w:pPr>
      <w:r>
        <w:rPr>
          <w:rFonts w:hint="eastAsia"/>
          <w:sz w:val="20"/>
        </w:rPr>
        <w:lastRenderedPageBreak/>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701"/>
        <w:gridCol w:w="1701"/>
        <w:gridCol w:w="1648"/>
      </w:tblGrid>
      <w:tr w:rsidR="006D0D15" w:rsidRPr="00E116F0" w14:paraId="441D160B"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BDC954" w14:textId="77777777" w:rsidR="006D0D15" w:rsidRPr="00E116F0" w:rsidRDefault="006D0D15" w:rsidP="00663F91">
            <w:pPr>
              <w:jc w:val="center"/>
              <w:rPr>
                <w:b/>
                <w:sz w:val="20"/>
                <w:szCs w:val="16"/>
              </w:rPr>
            </w:pPr>
            <w:r w:rsidRPr="00E116F0">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E1785A" w14:textId="77777777" w:rsidR="006D0D15" w:rsidRPr="00E116F0" w:rsidRDefault="006D0D15" w:rsidP="00663F91">
            <w:pPr>
              <w:jc w:val="center"/>
              <w:rPr>
                <w:b/>
                <w:sz w:val="20"/>
                <w:szCs w:val="16"/>
              </w:rPr>
            </w:pPr>
            <w:r w:rsidRPr="00E116F0">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D2F090" w14:textId="77777777" w:rsidR="006D0D15" w:rsidRPr="00E116F0" w:rsidRDefault="006D0D15" w:rsidP="00663F91">
            <w:pPr>
              <w:jc w:val="center"/>
              <w:rPr>
                <w:b/>
                <w:sz w:val="20"/>
                <w:szCs w:val="16"/>
              </w:rPr>
            </w:pPr>
            <w:r w:rsidRPr="00E116F0">
              <w:rPr>
                <w:b/>
                <w:sz w:val="20"/>
                <w:szCs w:val="16"/>
              </w:rPr>
              <w:t>계좌번호</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4636BF4" w14:textId="77777777" w:rsidR="006D0D15" w:rsidRPr="00E116F0" w:rsidRDefault="006D0D15" w:rsidP="00663F91">
            <w:pPr>
              <w:jc w:val="center"/>
              <w:rPr>
                <w:b/>
                <w:sz w:val="20"/>
                <w:szCs w:val="16"/>
              </w:rPr>
            </w:pPr>
            <w:r w:rsidRPr="00E116F0">
              <w:rPr>
                <w:rFonts w:hint="eastAsia"/>
                <w:b/>
                <w:sz w:val="20"/>
                <w:szCs w:val="16"/>
              </w:rPr>
              <w:t>피담보채무</w:t>
            </w:r>
          </w:p>
          <w:p w14:paraId="4531267E" w14:textId="77777777" w:rsidR="006D0D15" w:rsidRPr="00E116F0" w:rsidRDefault="006D0D15" w:rsidP="00663F91">
            <w:pPr>
              <w:jc w:val="center"/>
              <w:rPr>
                <w:b/>
                <w:sz w:val="20"/>
                <w:szCs w:val="16"/>
              </w:rPr>
            </w:pPr>
            <w:r w:rsidRPr="00E116F0">
              <w:rPr>
                <w:b/>
                <w:sz w:val="20"/>
                <w:szCs w:val="16"/>
              </w:rPr>
              <w:t>금액</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9E78C2" w14:textId="77777777" w:rsidR="006D0D15" w:rsidRPr="00E116F0" w:rsidRDefault="006D0D15" w:rsidP="00663F91">
            <w:pPr>
              <w:jc w:val="center"/>
              <w:rPr>
                <w:b/>
                <w:sz w:val="20"/>
                <w:szCs w:val="16"/>
              </w:rPr>
            </w:pPr>
            <w:r w:rsidRPr="00E116F0">
              <w:rPr>
                <w:b/>
                <w:sz w:val="20"/>
                <w:szCs w:val="16"/>
              </w:rPr>
              <w:t>질권설정</w:t>
            </w:r>
          </w:p>
          <w:p w14:paraId="1F8B5ACF" w14:textId="77777777" w:rsidR="006D0D15" w:rsidRPr="00E116F0" w:rsidRDefault="006D0D15" w:rsidP="00663F91">
            <w:pPr>
              <w:jc w:val="center"/>
              <w:rPr>
                <w:b/>
                <w:sz w:val="20"/>
                <w:szCs w:val="16"/>
              </w:rPr>
            </w:pPr>
            <w:r w:rsidRPr="00E116F0">
              <w:rPr>
                <w:b/>
                <w:sz w:val="20"/>
                <w:szCs w:val="16"/>
              </w:rPr>
              <w:t>금액</w:t>
            </w:r>
          </w:p>
        </w:tc>
        <w:tc>
          <w:tcPr>
            <w:tcW w:w="164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2770BF" w14:textId="77777777" w:rsidR="006D0D15" w:rsidRPr="00E116F0" w:rsidRDefault="006D0D15" w:rsidP="00663F91">
            <w:pPr>
              <w:jc w:val="center"/>
              <w:rPr>
                <w:b/>
                <w:sz w:val="20"/>
                <w:szCs w:val="16"/>
              </w:rPr>
            </w:pPr>
            <w:r w:rsidRPr="00E116F0">
              <w:rPr>
                <w:b/>
                <w:sz w:val="20"/>
                <w:szCs w:val="16"/>
              </w:rPr>
              <w:t>만기일</w:t>
            </w:r>
          </w:p>
        </w:tc>
      </w:tr>
      <w:tr w:rsidR="006D0D15" w:rsidRPr="00E116F0" w14:paraId="5D6ED5A8"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2AE388DA" w14:textId="77777777" w:rsidR="006D0D15" w:rsidRPr="00E116F0" w:rsidRDefault="006D0D15"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7605D966" w14:textId="77777777" w:rsidR="006D0D15" w:rsidRDefault="006D0D15" w:rsidP="00663F91">
            <w:pPr>
              <w:jc w:val="center"/>
              <w:rPr>
                <w:sz w:val="20"/>
                <w:szCs w:val="16"/>
              </w:rPr>
            </w:pPr>
            <w:r>
              <w:rPr>
                <w:rFonts w:hint="eastAsia"/>
                <w:sz w:val="20"/>
                <w:szCs w:val="16"/>
              </w:rPr>
              <w:t>코크렙안양㈜</w:t>
            </w:r>
          </w:p>
          <w:p w14:paraId="597225D3" w14:textId="77777777" w:rsidR="006D0D15" w:rsidRPr="00E116F0" w:rsidRDefault="006D0D15"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0B21EE97" w14:textId="77777777" w:rsidR="006D0D15" w:rsidRPr="00E116F0" w:rsidRDefault="006D0D15" w:rsidP="00663F91">
            <w:pPr>
              <w:jc w:val="center"/>
              <w:rPr>
                <w:sz w:val="20"/>
                <w:szCs w:val="16"/>
              </w:rPr>
            </w:pPr>
            <w:r>
              <w:rPr>
                <w:rFonts w:hint="eastAsia"/>
                <w:sz w:val="20"/>
                <w:szCs w:val="16"/>
              </w:rPr>
              <w:t>2</w:t>
            </w:r>
            <w:r>
              <w:rPr>
                <w:sz w:val="20"/>
                <w:szCs w:val="16"/>
              </w:rPr>
              <w:t>07-028-426258</w:t>
            </w:r>
          </w:p>
        </w:tc>
        <w:tc>
          <w:tcPr>
            <w:tcW w:w="1701" w:type="dxa"/>
            <w:tcBorders>
              <w:top w:val="single" w:sz="4" w:space="0" w:color="auto"/>
              <w:left w:val="single" w:sz="4" w:space="0" w:color="auto"/>
              <w:bottom w:val="single" w:sz="4" w:space="0" w:color="auto"/>
              <w:right w:val="single" w:sz="4" w:space="0" w:color="auto"/>
            </w:tcBorders>
            <w:vAlign w:val="center"/>
          </w:tcPr>
          <w:p w14:paraId="2FCACFA7" w14:textId="77777777" w:rsidR="006D0D15" w:rsidRPr="00E116F0" w:rsidRDefault="006D0D15" w:rsidP="00663F91">
            <w:pPr>
              <w:jc w:val="center"/>
              <w:rPr>
                <w:sz w:val="20"/>
                <w:szCs w:val="16"/>
              </w:rPr>
            </w:pPr>
            <w:r>
              <w:rPr>
                <w:rFonts w:hint="eastAsia"/>
                <w:sz w:val="20"/>
                <w:szCs w:val="16"/>
              </w:rPr>
              <w:t>3</w:t>
            </w:r>
            <w:r>
              <w:rPr>
                <w:sz w:val="20"/>
                <w:szCs w:val="16"/>
              </w:rPr>
              <w:t>08,178,000</w:t>
            </w:r>
            <w:r>
              <w:rPr>
                <w:rFonts w:hint="eastAsia"/>
                <w:sz w:val="20"/>
                <w:szCs w:val="16"/>
              </w:rPr>
              <w:t>원</w:t>
            </w:r>
          </w:p>
        </w:tc>
        <w:tc>
          <w:tcPr>
            <w:tcW w:w="1701" w:type="dxa"/>
            <w:tcBorders>
              <w:top w:val="single" w:sz="4" w:space="0" w:color="auto"/>
              <w:left w:val="single" w:sz="4" w:space="0" w:color="auto"/>
              <w:bottom w:val="single" w:sz="4" w:space="0" w:color="auto"/>
              <w:right w:val="single" w:sz="4" w:space="0" w:color="auto"/>
            </w:tcBorders>
            <w:vAlign w:val="center"/>
          </w:tcPr>
          <w:p w14:paraId="128D075F" w14:textId="77777777" w:rsidR="006D0D15" w:rsidRPr="00E116F0" w:rsidRDefault="006D0D15" w:rsidP="00663F91">
            <w:pPr>
              <w:jc w:val="center"/>
              <w:rPr>
                <w:sz w:val="20"/>
                <w:szCs w:val="16"/>
              </w:rPr>
            </w:pPr>
            <w:r>
              <w:rPr>
                <w:rFonts w:hint="eastAsia"/>
                <w:sz w:val="20"/>
                <w:szCs w:val="16"/>
              </w:rPr>
              <w:t>3</w:t>
            </w:r>
            <w:r>
              <w:rPr>
                <w:sz w:val="20"/>
                <w:szCs w:val="16"/>
              </w:rPr>
              <w:t>16,697,796</w:t>
            </w:r>
            <w:r>
              <w:rPr>
                <w:rFonts w:hint="eastAsia"/>
                <w:sz w:val="20"/>
                <w:szCs w:val="16"/>
              </w:rPr>
              <w:t>원</w:t>
            </w:r>
          </w:p>
        </w:tc>
        <w:tc>
          <w:tcPr>
            <w:tcW w:w="1648" w:type="dxa"/>
            <w:tcBorders>
              <w:top w:val="single" w:sz="4" w:space="0" w:color="auto"/>
              <w:left w:val="single" w:sz="4" w:space="0" w:color="auto"/>
              <w:bottom w:val="single" w:sz="4" w:space="0" w:color="auto"/>
              <w:right w:val="single" w:sz="4" w:space="0" w:color="auto"/>
            </w:tcBorders>
            <w:vAlign w:val="center"/>
          </w:tcPr>
          <w:p w14:paraId="476088D9" w14:textId="77777777" w:rsidR="006D0D15" w:rsidRPr="00E116F0" w:rsidRDefault="006D0D15" w:rsidP="00663F91">
            <w:pPr>
              <w:jc w:val="center"/>
              <w:rPr>
                <w:sz w:val="20"/>
                <w:szCs w:val="16"/>
              </w:rPr>
            </w:pPr>
            <w:r>
              <w:rPr>
                <w:rFonts w:hint="eastAsia"/>
                <w:sz w:val="20"/>
                <w:szCs w:val="16"/>
              </w:rPr>
              <w:t>2</w:t>
            </w:r>
            <w:r>
              <w:rPr>
                <w:sz w:val="20"/>
                <w:szCs w:val="16"/>
              </w:rPr>
              <w:t>028-01-05</w:t>
            </w:r>
          </w:p>
        </w:tc>
      </w:tr>
    </w:tbl>
    <w:p w14:paraId="00076C4C" w14:textId="77777777" w:rsidR="006D0D15" w:rsidRDefault="006D0D15" w:rsidP="006D0D15">
      <w:pPr>
        <w:spacing w:after="60" w:line="360" w:lineRule="exact"/>
        <w:rPr>
          <w:sz w:val="20"/>
        </w:rPr>
      </w:pPr>
    </w:p>
    <w:p w14:paraId="37D2400E" w14:textId="77777777" w:rsidR="006D0D15" w:rsidRPr="000970C8" w:rsidRDefault="006D0D15" w:rsidP="006D0D15">
      <w:pPr>
        <w:spacing w:after="60" w:line="360" w:lineRule="exact"/>
        <w:rPr>
          <w:sz w:val="20"/>
        </w:rPr>
      </w:pPr>
    </w:p>
    <w:p w14:paraId="17F02584"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72DC048E" w14:textId="77777777" w:rsidR="006D0D15" w:rsidRPr="000970C8" w:rsidRDefault="006D0D15" w:rsidP="006D0D15">
      <w:pPr>
        <w:spacing w:after="60" w:line="360" w:lineRule="exact"/>
        <w:rPr>
          <w:sz w:val="20"/>
        </w:rPr>
      </w:pPr>
    </w:p>
    <w:p w14:paraId="7DA79FFD"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22B19609" w14:textId="77777777" w:rsidR="006D0D15" w:rsidRPr="000970C8" w:rsidRDefault="006D0D15" w:rsidP="006D0D15">
      <w:pPr>
        <w:spacing w:after="60" w:line="360" w:lineRule="exact"/>
        <w:rPr>
          <w:sz w:val="20"/>
        </w:rPr>
      </w:pPr>
      <w:r>
        <w:rPr>
          <w:rFonts w:hint="eastAsia"/>
          <w:sz w:val="20"/>
        </w:rPr>
        <w:t>용마로지스</w:t>
      </w:r>
      <w:r>
        <w:rPr>
          <w:rFonts w:hint="eastAsia"/>
          <w:sz w:val="20"/>
        </w:rPr>
        <w:t xml:space="preserve"> </w:t>
      </w:r>
      <w:r>
        <w:rPr>
          <w:rFonts w:hint="eastAsia"/>
          <w:sz w:val="20"/>
        </w:rPr>
        <w:t>주식회사</w:t>
      </w:r>
    </w:p>
    <w:p w14:paraId="11D5AB1E" w14:textId="77777777" w:rsidR="006D0D15" w:rsidRPr="003A29A8" w:rsidRDefault="006D0D15" w:rsidP="006D0D15">
      <w:pPr>
        <w:spacing w:after="60" w:line="360" w:lineRule="exact"/>
        <w:rPr>
          <w:sz w:val="20"/>
        </w:rPr>
      </w:pPr>
      <w:r w:rsidRPr="00375C16">
        <w:rPr>
          <w:sz w:val="20"/>
        </w:rPr>
        <w:t>경기도</w:t>
      </w:r>
      <w:r w:rsidRPr="00375C16">
        <w:rPr>
          <w:sz w:val="20"/>
        </w:rPr>
        <w:t xml:space="preserve"> </w:t>
      </w:r>
      <w:r w:rsidRPr="00375C16">
        <w:rPr>
          <w:sz w:val="20"/>
        </w:rPr>
        <w:t>김포시</w:t>
      </w:r>
      <w:r w:rsidRPr="00375C16">
        <w:rPr>
          <w:sz w:val="20"/>
        </w:rPr>
        <w:t xml:space="preserve"> </w:t>
      </w:r>
      <w:r w:rsidRPr="00375C16">
        <w:rPr>
          <w:sz w:val="20"/>
        </w:rPr>
        <w:t>고촌읍</w:t>
      </w:r>
      <w:r w:rsidRPr="00375C16">
        <w:rPr>
          <w:sz w:val="20"/>
        </w:rPr>
        <w:t xml:space="preserve"> </w:t>
      </w:r>
      <w:r w:rsidRPr="00375C16">
        <w:rPr>
          <w:sz w:val="20"/>
        </w:rPr>
        <w:t>아라육로</w:t>
      </w:r>
      <w:r w:rsidRPr="00375C16">
        <w:rPr>
          <w:sz w:val="20"/>
        </w:rPr>
        <w:t xml:space="preserve"> 78, 2</w:t>
      </w:r>
      <w:r w:rsidRPr="00375C16">
        <w:rPr>
          <w:sz w:val="20"/>
        </w:rPr>
        <w:t>동</w:t>
      </w:r>
      <w:r w:rsidRPr="003A29A8" w:rsidDel="00557E26">
        <w:rPr>
          <w:sz w:val="20"/>
        </w:rPr>
        <w:t xml:space="preserve"> </w:t>
      </w:r>
    </w:p>
    <w:p w14:paraId="4D125B30"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황</w:t>
      </w:r>
      <w:r>
        <w:rPr>
          <w:rFonts w:hint="eastAsia"/>
          <w:sz w:val="20"/>
        </w:rPr>
        <w:t xml:space="preserve"> </w:t>
      </w:r>
      <w:r>
        <w:rPr>
          <w:rFonts w:hint="eastAsia"/>
          <w:sz w:val="20"/>
        </w:rPr>
        <w:t>병</w:t>
      </w:r>
      <w:r>
        <w:rPr>
          <w:rFonts w:hint="eastAsia"/>
          <w:sz w:val="20"/>
        </w:rPr>
        <w:t xml:space="preserve"> </w:t>
      </w:r>
      <w:r>
        <w:rPr>
          <w:rFonts w:hint="eastAsia"/>
          <w:sz w:val="20"/>
        </w:rPr>
        <w:t>운</w:t>
      </w:r>
      <w:r>
        <w:rPr>
          <w:sz w:val="20"/>
        </w:rPr>
        <w:tab/>
      </w:r>
      <w:r>
        <w:rPr>
          <w:sz w:val="20"/>
        </w:rPr>
        <w:tab/>
      </w:r>
      <w:r w:rsidRPr="000970C8">
        <w:rPr>
          <w:sz w:val="20"/>
        </w:rPr>
        <w:t>(</w:t>
      </w:r>
      <w:r w:rsidRPr="000970C8">
        <w:rPr>
          <w:sz w:val="20"/>
        </w:rPr>
        <w:t>인</w:t>
      </w:r>
      <w:r w:rsidRPr="000970C8">
        <w:rPr>
          <w:sz w:val="20"/>
        </w:rPr>
        <w:t>)</w:t>
      </w:r>
    </w:p>
    <w:p w14:paraId="5441309B" w14:textId="77777777" w:rsidR="006D0D15" w:rsidRPr="000970C8" w:rsidRDefault="006D0D15" w:rsidP="006D0D15">
      <w:pPr>
        <w:spacing w:after="60" w:line="360" w:lineRule="exact"/>
        <w:rPr>
          <w:bCs w:val="0"/>
          <w:sz w:val="20"/>
        </w:rPr>
      </w:pPr>
    </w:p>
    <w:p w14:paraId="63F280ED" w14:textId="77777777" w:rsidR="006D0D15" w:rsidRPr="000970C8" w:rsidRDefault="006D0D15" w:rsidP="006D0D15">
      <w:pPr>
        <w:spacing w:after="60" w:line="360" w:lineRule="exact"/>
        <w:rPr>
          <w:bCs w:val="0"/>
          <w:sz w:val="20"/>
        </w:rPr>
      </w:pPr>
    </w:p>
    <w:p w14:paraId="6948DD09"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2B54936A"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66A8079F" w14:textId="77777777" w:rsidR="006D0D15" w:rsidRDefault="006D0D15" w:rsidP="006D0D15">
      <w:pPr>
        <w:widowControl/>
        <w:autoSpaceDE/>
        <w:autoSpaceDN/>
        <w:spacing w:after="160"/>
        <w:rPr>
          <w:b/>
          <w:bCs w:val="0"/>
        </w:rPr>
      </w:pPr>
      <w:r>
        <w:rPr>
          <w:b/>
        </w:rPr>
        <w:br w:type="page"/>
      </w:r>
    </w:p>
    <w:p w14:paraId="57394EDA" w14:textId="2E57229F" w:rsidR="006D0D15" w:rsidRPr="009C6684"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7.C</w:t>
      </w:r>
      <w:r>
        <w:rPr>
          <w:rFonts w:hint="eastAsia"/>
          <w:b/>
          <w:sz w:val="20"/>
        </w:rPr>
        <w:t>의</w:t>
      </w:r>
      <w:r>
        <w:rPr>
          <w:rFonts w:hint="eastAsia"/>
          <w:b/>
          <w:sz w:val="20"/>
        </w:rPr>
        <w:t xml:space="preserve"> </w:t>
      </w:r>
      <w:r w:rsidRPr="009C6684">
        <w:rPr>
          <w:rFonts w:hint="eastAsia"/>
          <w:b/>
          <w:sz w:val="20"/>
        </w:rPr>
        <w:t>첨부</w:t>
      </w:r>
      <w:r w:rsidRPr="009C6684">
        <w:rPr>
          <w:b/>
          <w:sz w:val="20"/>
        </w:rPr>
        <w:t>1</w:t>
      </w:r>
      <w:r>
        <w:rPr>
          <w:rFonts w:hint="eastAsia"/>
          <w:b/>
          <w:sz w:val="20"/>
        </w:rPr>
        <w:t>]</w:t>
      </w:r>
      <w:r w:rsidRPr="009C6684">
        <w:rPr>
          <w:b/>
          <w:sz w:val="20"/>
        </w:rPr>
        <w:t xml:space="preserve"> </w:t>
      </w:r>
      <w:r w:rsidRPr="009C6684">
        <w:rPr>
          <w:rFonts w:hint="eastAsia"/>
          <w:b/>
          <w:sz w:val="20"/>
        </w:rPr>
        <w:t>본건</w:t>
      </w:r>
      <w:r w:rsidRPr="009C6684">
        <w:rPr>
          <w:b/>
          <w:sz w:val="20"/>
        </w:rPr>
        <w:t xml:space="preserve"> </w:t>
      </w:r>
      <w:r w:rsidRPr="009C6684">
        <w:rPr>
          <w:rFonts w:hint="eastAsia"/>
          <w:b/>
          <w:sz w:val="20"/>
        </w:rPr>
        <w:t>임대차계약서</w:t>
      </w:r>
    </w:p>
    <w:p w14:paraId="4C92F735" w14:textId="77777777" w:rsidR="006D0D15" w:rsidRPr="009C6684" w:rsidRDefault="006D0D15" w:rsidP="006D0D15">
      <w:pPr>
        <w:spacing w:after="60" w:line="360" w:lineRule="exact"/>
        <w:rPr>
          <w:sz w:val="20"/>
        </w:rPr>
      </w:pPr>
    </w:p>
    <w:p w14:paraId="3D228951" w14:textId="77777777" w:rsidR="006D0D15" w:rsidRPr="009C6684" w:rsidRDefault="006D0D15" w:rsidP="006D0D15">
      <w:pPr>
        <w:spacing w:after="60" w:line="360" w:lineRule="exact"/>
        <w:jc w:val="center"/>
        <w:rPr>
          <w:sz w:val="20"/>
        </w:rPr>
      </w:pPr>
      <w:r w:rsidRPr="009C6684">
        <w:rPr>
          <w:sz w:val="20"/>
        </w:rPr>
        <w:t>[</w:t>
      </w:r>
      <w:r w:rsidRPr="009C6684">
        <w:rPr>
          <w:rFonts w:hint="eastAsia"/>
          <w:sz w:val="20"/>
        </w:rPr>
        <w:t>다음</w:t>
      </w:r>
      <w:r w:rsidRPr="009C6684">
        <w:rPr>
          <w:sz w:val="20"/>
        </w:rPr>
        <w:t xml:space="preserve"> </w:t>
      </w:r>
      <w:r w:rsidRPr="009C6684">
        <w:rPr>
          <w:rFonts w:hint="eastAsia"/>
          <w:sz w:val="20"/>
        </w:rPr>
        <w:t>페이지에</w:t>
      </w:r>
      <w:r w:rsidRPr="009C6684">
        <w:rPr>
          <w:sz w:val="20"/>
        </w:rPr>
        <w:t xml:space="preserve"> </w:t>
      </w:r>
      <w:r w:rsidRPr="009C6684">
        <w:rPr>
          <w:rFonts w:hint="eastAsia"/>
          <w:sz w:val="20"/>
        </w:rPr>
        <w:t>별도</w:t>
      </w:r>
      <w:r w:rsidRPr="009C6684">
        <w:rPr>
          <w:sz w:val="20"/>
        </w:rPr>
        <w:t xml:space="preserve"> </w:t>
      </w:r>
      <w:r w:rsidRPr="009C6684">
        <w:rPr>
          <w:rFonts w:hint="eastAsia"/>
          <w:sz w:val="20"/>
        </w:rPr>
        <w:t>편철</w:t>
      </w:r>
      <w:r w:rsidRPr="009C6684">
        <w:rPr>
          <w:sz w:val="20"/>
        </w:rPr>
        <w:t>]</w:t>
      </w:r>
    </w:p>
    <w:p w14:paraId="70FAB2D4" w14:textId="77777777" w:rsidR="006D0D15" w:rsidRPr="009C6684" w:rsidRDefault="006D0D15" w:rsidP="006D0D15">
      <w:pPr>
        <w:spacing w:after="60" w:line="360" w:lineRule="exact"/>
        <w:rPr>
          <w:sz w:val="20"/>
        </w:rPr>
      </w:pPr>
    </w:p>
    <w:p w14:paraId="5CAB5704" w14:textId="77777777" w:rsidR="006D0D15" w:rsidRPr="009C6684" w:rsidRDefault="006D0D15" w:rsidP="006D0D15">
      <w:pPr>
        <w:widowControl/>
        <w:autoSpaceDE/>
        <w:autoSpaceDN/>
        <w:spacing w:after="160"/>
        <w:rPr>
          <w:sz w:val="20"/>
        </w:rPr>
      </w:pPr>
    </w:p>
    <w:p w14:paraId="7463FDED" w14:textId="77777777" w:rsidR="006D0D15" w:rsidRPr="006D0D15" w:rsidRDefault="006D0D15" w:rsidP="000C4711">
      <w:pPr>
        <w:pStyle w:val="ac"/>
        <w:topLinePunct/>
        <w:ind w:leftChars="0"/>
        <w:jc w:val="center"/>
        <w:rPr>
          <w:b/>
          <w:szCs w:val="22"/>
          <w:u w:val="single"/>
        </w:rPr>
      </w:pPr>
    </w:p>
    <w:p w14:paraId="2F220A4B" w14:textId="77777777" w:rsidR="006D0D15" w:rsidRPr="000C4711" w:rsidRDefault="006D0D15" w:rsidP="000C4711">
      <w:pPr>
        <w:pStyle w:val="ac"/>
        <w:topLinePunct/>
        <w:ind w:leftChars="0"/>
        <w:jc w:val="center"/>
        <w:rPr>
          <w:b/>
          <w:szCs w:val="22"/>
          <w:u w:val="single"/>
        </w:rPr>
      </w:pPr>
    </w:p>
    <w:p w14:paraId="1535B660" w14:textId="77777777" w:rsidR="000C4711" w:rsidRPr="000C4711" w:rsidRDefault="000C4711" w:rsidP="00330EA1">
      <w:pPr>
        <w:widowControl/>
        <w:autoSpaceDE/>
        <w:autoSpaceDN/>
        <w:spacing w:after="160"/>
      </w:pPr>
    </w:p>
    <w:p w14:paraId="48A22D62"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679B5005" w14:textId="29FB312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D</w:t>
      </w:r>
    </w:p>
    <w:p w14:paraId="71E26A99" w14:textId="77777777" w:rsidR="009E6497" w:rsidRPr="009E6497" w:rsidRDefault="009E6497" w:rsidP="009E6497">
      <w:pPr>
        <w:topLinePunct/>
        <w:rPr>
          <w:szCs w:val="22"/>
        </w:rPr>
      </w:pPr>
    </w:p>
    <w:p w14:paraId="162068E5" w14:textId="77777777" w:rsidR="009E6497" w:rsidRDefault="009E6497" w:rsidP="00277C20">
      <w:pPr>
        <w:pStyle w:val="ac"/>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464CFA9" w14:textId="77777777" w:rsidR="009E6497" w:rsidRDefault="009E6497" w:rsidP="009E6497">
      <w:pPr>
        <w:spacing w:after="60" w:line="360" w:lineRule="exact"/>
        <w:rPr>
          <w:sz w:val="20"/>
        </w:rPr>
      </w:pPr>
    </w:p>
    <w:p w14:paraId="5A7F889E" w14:textId="1FBC66D4"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키즈밀</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69A909E9" w14:textId="2D8A4A41"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EE1ACC"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DA8C494"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0D86ADD9" w14:textId="55AA3464"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2C817FB" w14:textId="77777777" w:rsidR="009E6497" w:rsidRPr="000970C8" w:rsidRDefault="009E6497" w:rsidP="009E6497">
      <w:pPr>
        <w:spacing w:after="60" w:line="360" w:lineRule="exact"/>
        <w:rPr>
          <w:sz w:val="20"/>
        </w:rPr>
      </w:pPr>
    </w:p>
    <w:p w14:paraId="514CA9DC" w14:textId="77777777" w:rsidR="009E6497" w:rsidRDefault="009E6497" w:rsidP="00AF5E56">
      <w:pPr>
        <w:numPr>
          <w:ilvl w:val="0"/>
          <w:numId w:val="25"/>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11</w:t>
      </w:r>
      <w:r>
        <w:rPr>
          <w:rFonts w:hint="eastAsia"/>
          <w:sz w:val="20"/>
        </w:rPr>
        <w:t>월</w:t>
      </w:r>
      <w:r>
        <w:rPr>
          <w:rFonts w:hint="eastAsia"/>
          <w:sz w:val="20"/>
        </w:rPr>
        <w:t xml:space="preserve"> 27</w:t>
      </w:r>
      <w:r>
        <w:rPr>
          <w:rFonts w:hint="eastAsia"/>
          <w:sz w:val="20"/>
        </w:rPr>
        <w:t>일자</w:t>
      </w:r>
      <w:r w:rsidRPr="000970C8">
        <w:rPr>
          <w:sz w:val="20"/>
        </w:rPr>
        <w:t xml:space="preserve"> </w:t>
      </w:r>
      <w:r w:rsidRPr="000970C8">
        <w:rPr>
          <w:sz w:val="20"/>
        </w:rPr>
        <w:t>임대차계약</w:t>
      </w:r>
      <w:r>
        <w:rPr>
          <w:rFonts w:hint="eastAsia"/>
          <w:sz w:val="20"/>
        </w:rPr>
        <w:t xml:space="preserve"> </w:t>
      </w:r>
      <w:r>
        <w:rPr>
          <w:rFonts w:hint="eastAsia"/>
          <w:sz w:val="20"/>
        </w:rPr>
        <w:t>및</w:t>
      </w:r>
      <w:r>
        <w:rPr>
          <w:rFonts w:hint="eastAsia"/>
          <w:sz w:val="20"/>
        </w:rPr>
        <w:t xml:space="preserve"> 2025</w:t>
      </w:r>
      <w:r>
        <w:rPr>
          <w:rFonts w:hint="eastAsia"/>
          <w:sz w:val="20"/>
        </w:rPr>
        <w:t>년</w:t>
      </w:r>
      <w:r>
        <w:rPr>
          <w:rFonts w:hint="eastAsia"/>
          <w:sz w:val="20"/>
        </w:rPr>
        <w:t xml:space="preserve"> 6</w:t>
      </w:r>
      <w:r>
        <w:rPr>
          <w:rFonts w:hint="eastAsia"/>
          <w:sz w:val="20"/>
        </w:rPr>
        <w:t>월</w:t>
      </w:r>
      <w:r>
        <w:rPr>
          <w:rFonts w:hint="eastAsia"/>
          <w:sz w:val="20"/>
        </w:rPr>
        <w:t xml:space="preserve"> </w:t>
      </w:r>
      <w:r>
        <w:rPr>
          <w:rFonts w:hint="eastAsia"/>
          <w:sz w:val="20"/>
        </w:rPr>
        <w:t>체결된</w:t>
      </w:r>
      <w:r>
        <w:rPr>
          <w:rFonts w:hint="eastAsia"/>
          <w:sz w:val="20"/>
        </w:rPr>
        <w:t xml:space="preserve"> </w:t>
      </w:r>
      <w:r>
        <w:rPr>
          <w:rFonts w:hint="eastAsia"/>
          <w:sz w:val="20"/>
        </w:rPr>
        <w:t>추가</w:t>
      </w:r>
      <w:r>
        <w:rPr>
          <w:rFonts w:hint="eastAsia"/>
          <w:sz w:val="20"/>
        </w:rPr>
        <w:t xml:space="preserve"> </w:t>
      </w:r>
      <w:r>
        <w:rPr>
          <w:rFonts w:hint="eastAsia"/>
          <w:sz w:val="20"/>
        </w:rPr>
        <w:t>합의서</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Pr>
          <w:rFonts w:hint="eastAsia"/>
          <w:sz w:val="20"/>
        </w:rPr>
        <w:t>와</w:t>
      </w:r>
      <w:r w:rsidRPr="000970C8">
        <w:rPr>
          <w:sz w:val="20"/>
        </w:rPr>
        <w:t xml:space="preserve"> </w:t>
      </w:r>
      <w:r w:rsidRPr="000970C8">
        <w:rPr>
          <w:sz w:val="20"/>
        </w:rPr>
        <w:t>관련됩니다</w:t>
      </w:r>
      <w:r w:rsidRPr="000970C8">
        <w:rPr>
          <w:sz w:val="20"/>
        </w:rPr>
        <w:t>.</w:t>
      </w:r>
    </w:p>
    <w:p w14:paraId="051D472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3032E51C" w14:textId="77777777" w:rsidTr="00663F91">
        <w:trPr>
          <w:trHeight w:val="387"/>
        </w:trPr>
        <w:tc>
          <w:tcPr>
            <w:tcW w:w="2154" w:type="dxa"/>
            <w:shd w:val="clear" w:color="auto" w:fill="F2F2F2" w:themeFill="background1" w:themeFillShade="F2"/>
            <w:vAlign w:val="center"/>
          </w:tcPr>
          <w:p w14:paraId="4F404331"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6F5E9154"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일부</w:t>
            </w:r>
            <w:r>
              <w:rPr>
                <w:rFonts w:hint="eastAsia"/>
                <w:sz w:val="20"/>
              </w:rPr>
              <w:t xml:space="preserve"> 1,584.75</w:t>
            </w:r>
            <w:r w:rsidRPr="00FF0234">
              <w:rPr>
                <w:sz w:val="20"/>
              </w:rPr>
              <w:t>㎡</w:t>
            </w:r>
          </w:p>
          <w:p w14:paraId="19FA3E40"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주차장</w:t>
            </w:r>
            <w:r>
              <w:rPr>
                <w:rFonts w:hint="eastAsia"/>
                <w:sz w:val="20"/>
              </w:rPr>
              <w:t xml:space="preserve"> </w:t>
            </w:r>
            <w:r>
              <w:rPr>
                <w:rFonts w:hint="eastAsia"/>
                <w:sz w:val="20"/>
              </w:rPr>
              <w:t>일부</w:t>
            </w:r>
            <w:r>
              <w:rPr>
                <w:rFonts w:hint="eastAsia"/>
                <w:sz w:val="20"/>
              </w:rPr>
              <w:t xml:space="preserve"> 16.92</w:t>
            </w:r>
            <w:r w:rsidRPr="00FF0234">
              <w:rPr>
                <w:sz w:val="20"/>
              </w:rPr>
              <w:t>㎡</w:t>
            </w:r>
          </w:p>
        </w:tc>
      </w:tr>
      <w:tr w:rsidR="009E6497" w14:paraId="3C9FD663" w14:textId="77777777" w:rsidTr="00663F91">
        <w:trPr>
          <w:trHeight w:val="387"/>
        </w:trPr>
        <w:tc>
          <w:tcPr>
            <w:tcW w:w="2154" w:type="dxa"/>
            <w:shd w:val="clear" w:color="auto" w:fill="F2F2F2" w:themeFill="background1" w:themeFillShade="F2"/>
            <w:vAlign w:val="center"/>
          </w:tcPr>
          <w:p w14:paraId="2B8C1E11"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96A432D" w14:textId="77777777" w:rsidR="009E6497" w:rsidRDefault="009E6497" w:rsidP="0062492A">
            <w:pPr>
              <w:spacing w:after="60" w:line="360" w:lineRule="exact"/>
              <w:rPr>
                <w:sz w:val="20"/>
              </w:rPr>
            </w:pPr>
            <w:r>
              <w:rPr>
                <w:rFonts w:hint="eastAsia"/>
                <w:sz w:val="20"/>
              </w:rPr>
              <w:t>금</w:t>
            </w:r>
            <w:r>
              <w:rPr>
                <w:rFonts w:hint="eastAsia"/>
                <w:sz w:val="20"/>
              </w:rPr>
              <w:t xml:space="preserve"> 100,000,000</w:t>
            </w:r>
            <w:r>
              <w:rPr>
                <w:rFonts w:hint="eastAsia"/>
                <w:sz w:val="20"/>
              </w:rPr>
              <w:t>원</w:t>
            </w:r>
          </w:p>
        </w:tc>
      </w:tr>
      <w:tr w:rsidR="009E6497" w14:paraId="642C6DBF" w14:textId="77777777" w:rsidTr="00663F91">
        <w:trPr>
          <w:trHeight w:val="387"/>
        </w:trPr>
        <w:tc>
          <w:tcPr>
            <w:tcW w:w="2154" w:type="dxa"/>
            <w:shd w:val="clear" w:color="auto" w:fill="F2F2F2" w:themeFill="background1" w:themeFillShade="F2"/>
            <w:vAlign w:val="center"/>
          </w:tcPr>
          <w:p w14:paraId="5AF060E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190EB46D" w14:textId="436985C6" w:rsidR="009E6497" w:rsidRDefault="009E6497" w:rsidP="0062492A">
            <w:pPr>
              <w:spacing w:after="60" w:line="360" w:lineRule="exact"/>
              <w:rPr>
                <w:sz w:val="20"/>
              </w:rPr>
            </w:pPr>
            <w:r>
              <w:rPr>
                <w:rFonts w:hint="eastAsia"/>
                <w:sz w:val="20"/>
              </w:rPr>
              <w:t>금</w:t>
            </w:r>
            <w:r>
              <w:rPr>
                <w:rFonts w:hint="eastAsia"/>
                <w:sz w:val="20"/>
              </w:rPr>
              <w:t xml:space="preserve"> 19,654,862</w:t>
            </w:r>
            <w:r>
              <w:rPr>
                <w:rFonts w:hint="eastAsia"/>
                <w:sz w:val="20"/>
              </w:rPr>
              <w:t>원</w:t>
            </w:r>
            <w:r w:rsidR="0062492A">
              <w:rPr>
                <w:rFonts w:hint="eastAsia"/>
                <w:sz w:val="20"/>
              </w:rPr>
              <w:t xml:space="preserve"> </w:t>
            </w:r>
            <w:r>
              <w:rPr>
                <w:rFonts w:hint="eastAsia"/>
                <w:sz w:val="20"/>
              </w:rPr>
              <w:t>(</w:t>
            </w:r>
            <w:r>
              <w:rPr>
                <w:rFonts w:hint="eastAsia"/>
                <w:sz w:val="20"/>
              </w:rPr>
              <w:t>주차장</w:t>
            </w:r>
            <w:r>
              <w:rPr>
                <w:rFonts w:hint="eastAsia"/>
                <w:sz w:val="20"/>
              </w:rPr>
              <w:t xml:space="preserve"> </w:t>
            </w:r>
            <w:r>
              <w:rPr>
                <w:rFonts w:hint="eastAsia"/>
                <w:sz w:val="20"/>
              </w:rPr>
              <w:t>사용료</w:t>
            </w:r>
            <w:r>
              <w:rPr>
                <w:rFonts w:hint="eastAsia"/>
                <w:sz w:val="20"/>
              </w:rPr>
              <w:t xml:space="preserve"> </w:t>
            </w:r>
            <w:r>
              <w:rPr>
                <w:rFonts w:hint="eastAsia"/>
                <w:sz w:val="20"/>
              </w:rPr>
              <w:t>금</w:t>
            </w:r>
            <w:r>
              <w:rPr>
                <w:rFonts w:hint="eastAsia"/>
                <w:sz w:val="20"/>
              </w:rPr>
              <w:t xml:space="preserve"> 200,000</w:t>
            </w:r>
            <w:r>
              <w:rPr>
                <w:rFonts w:hint="eastAsia"/>
                <w:sz w:val="20"/>
              </w:rPr>
              <w:t>원</w:t>
            </w:r>
            <w:r>
              <w:rPr>
                <w:rFonts w:hint="eastAsia"/>
                <w:sz w:val="20"/>
              </w:rPr>
              <w:t xml:space="preserve"> </w:t>
            </w:r>
            <w:r>
              <w:rPr>
                <w:rFonts w:hint="eastAsia"/>
                <w:sz w:val="20"/>
              </w:rPr>
              <w:t>별도</w:t>
            </w:r>
            <w:r>
              <w:rPr>
                <w:rFonts w:hint="eastAsia"/>
                <w:sz w:val="20"/>
              </w:rPr>
              <w:t>)</w:t>
            </w:r>
          </w:p>
        </w:tc>
      </w:tr>
      <w:tr w:rsidR="009E6497" w14:paraId="689A06CB" w14:textId="77777777" w:rsidTr="00663F91">
        <w:trPr>
          <w:trHeight w:val="414"/>
        </w:trPr>
        <w:tc>
          <w:tcPr>
            <w:tcW w:w="2154" w:type="dxa"/>
            <w:shd w:val="clear" w:color="auto" w:fill="F2F2F2" w:themeFill="background1" w:themeFillShade="F2"/>
            <w:vAlign w:val="center"/>
          </w:tcPr>
          <w:p w14:paraId="177B226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9E3F0CE" w14:textId="77777777" w:rsidR="009E6497" w:rsidRDefault="009E6497" w:rsidP="0062492A">
            <w:pPr>
              <w:spacing w:after="60" w:line="360" w:lineRule="exact"/>
              <w:rPr>
                <w:sz w:val="20"/>
              </w:rPr>
            </w:pPr>
            <w:r>
              <w:rPr>
                <w:rFonts w:hint="eastAsia"/>
                <w:sz w:val="20"/>
              </w:rPr>
              <w:t>금</w:t>
            </w:r>
            <w:r>
              <w:rPr>
                <w:rFonts w:hint="eastAsia"/>
                <w:sz w:val="20"/>
              </w:rPr>
              <w:t xml:space="preserve"> 1,474,115</w:t>
            </w:r>
            <w:r>
              <w:rPr>
                <w:rFonts w:hint="eastAsia"/>
                <w:sz w:val="20"/>
              </w:rPr>
              <w:t>원</w:t>
            </w:r>
          </w:p>
        </w:tc>
      </w:tr>
      <w:tr w:rsidR="009E6497" w14:paraId="7F4DF124" w14:textId="77777777" w:rsidTr="00663F91">
        <w:trPr>
          <w:trHeight w:val="361"/>
        </w:trPr>
        <w:tc>
          <w:tcPr>
            <w:tcW w:w="2154" w:type="dxa"/>
            <w:shd w:val="clear" w:color="auto" w:fill="F2F2F2" w:themeFill="background1" w:themeFillShade="F2"/>
            <w:vAlign w:val="center"/>
          </w:tcPr>
          <w:p w14:paraId="7803928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3C193DC1" w14:textId="77777777" w:rsidR="009E6497" w:rsidRDefault="009E6497" w:rsidP="0062492A">
            <w:pPr>
              <w:spacing w:after="60" w:line="360" w:lineRule="exact"/>
              <w:rPr>
                <w:sz w:val="20"/>
              </w:rPr>
            </w:pPr>
            <w:r>
              <w:rPr>
                <w:rFonts w:hint="eastAsia"/>
                <w:sz w:val="20"/>
              </w:rPr>
              <w:t>2025. 1. 1. ~ 2029. 12. 31.</w:t>
            </w:r>
          </w:p>
          <w:p w14:paraId="2F62E091" w14:textId="77777777" w:rsidR="009E6497" w:rsidRDefault="009E6497" w:rsidP="0062492A">
            <w:pPr>
              <w:spacing w:after="60" w:line="360" w:lineRule="exact"/>
              <w:rPr>
                <w:sz w:val="20"/>
              </w:rPr>
            </w:pPr>
            <w:r>
              <w:rPr>
                <w:rFonts w:hint="eastAsia"/>
                <w:sz w:val="20"/>
              </w:rPr>
              <w:t>(</w:t>
            </w:r>
            <w:r>
              <w:rPr>
                <w:rFonts w:hint="eastAsia"/>
                <w:sz w:val="20"/>
              </w:rPr>
              <w:t>주차장</w:t>
            </w:r>
            <w:r>
              <w:rPr>
                <w:rFonts w:hint="eastAsia"/>
                <w:sz w:val="20"/>
              </w:rPr>
              <w:t xml:space="preserve">: 2025. 7. 1. ~ </w:t>
            </w:r>
            <w:r>
              <w:rPr>
                <w:rFonts w:hint="eastAsia"/>
                <w:sz w:val="20"/>
              </w:rPr>
              <w:t>위</w:t>
            </w:r>
            <w:r>
              <w:rPr>
                <w:rFonts w:hint="eastAsia"/>
                <w:sz w:val="20"/>
              </w:rPr>
              <w:t xml:space="preserve"> </w:t>
            </w:r>
            <w:r>
              <w:rPr>
                <w:rFonts w:hint="eastAsia"/>
                <w:sz w:val="20"/>
              </w:rPr>
              <w:t>임대차기간</w:t>
            </w:r>
            <w:r>
              <w:rPr>
                <w:rFonts w:hint="eastAsia"/>
                <w:sz w:val="20"/>
              </w:rPr>
              <w:t xml:space="preserve"> </w:t>
            </w:r>
            <w:r>
              <w:rPr>
                <w:rFonts w:hint="eastAsia"/>
                <w:sz w:val="20"/>
              </w:rPr>
              <w:t>만료일까지</w:t>
            </w:r>
            <w:r>
              <w:rPr>
                <w:rFonts w:hint="eastAsia"/>
                <w:sz w:val="20"/>
              </w:rPr>
              <w:t>)</w:t>
            </w:r>
          </w:p>
        </w:tc>
      </w:tr>
    </w:tbl>
    <w:p w14:paraId="6C28E371" w14:textId="77777777" w:rsidR="009E6497" w:rsidRPr="000970C8" w:rsidRDefault="009E6497" w:rsidP="009E6497">
      <w:pPr>
        <w:spacing w:after="60" w:line="360" w:lineRule="exact"/>
        <w:rPr>
          <w:sz w:val="20"/>
        </w:rPr>
      </w:pPr>
    </w:p>
    <w:p w14:paraId="77AA5F82"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3F67A4">
        <w:rPr>
          <w:rFonts w:hint="eastAsia"/>
          <w:b/>
          <w:sz w:val="20"/>
        </w:rPr>
        <w:t>본건</w:t>
      </w:r>
      <w:r w:rsidRPr="003F67A4">
        <w:rPr>
          <w:b/>
          <w:sz w:val="20"/>
        </w:rPr>
        <w:t xml:space="preserve"> </w:t>
      </w:r>
      <w:r w:rsidRPr="003F67A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5E1EE8FF" w14:textId="77777777" w:rsidR="009E6497" w:rsidRDefault="009E6497" w:rsidP="009E6497">
      <w:pPr>
        <w:spacing w:after="60" w:line="360" w:lineRule="exact"/>
        <w:ind w:left="400"/>
        <w:rPr>
          <w:sz w:val="20"/>
        </w:rPr>
      </w:pPr>
    </w:p>
    <w:p w14:paraId="62DD78B1"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w:t>
      </w:r>
      <w:r w:rsidRPr="00E75A6D">
        <w:rPr>
          <w:sz w:val="20"/>
        </w:rPr>
        <w:lastRenderedPageBreak/>
        <w:t>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56C1A61" w14:textId="77777777" w:rsidR="009E6497" w:rsidRPr="003F67A4" w:rsidRDefault="009E6497" w:rsidP="009E6497">
      <w:pPr>
        <w:spacing w:after="60" w:line="360" w:lineRule="exact"/>
        <w:ind w:left="400"/>
        <w:rPr>
          <w:sz w:val="20"/>
        </w:rPr>
      </w:pPr>
    </w:p>
    <w:p w14:paraId="7F3CF3A5" w14:textId="77777777" w:rsidR="009E6497" w:rsidRDefault="009E6497" w:rsidP="00AF5E56">
      <w:pPr>
        <w:numPr>
          <w:ilvl w:val="0"/>
          <w:numId w:val="25"/>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59"/>
        <w:gridCol w:w="1276"/>
        <w:gridCol w:w="1843"/>
        <w:gridCol w:w="1843"/>
        <w:gridCol w:w="1222"/>
      </w:tblGrid>
      <w:tr w:rsidR="009E6497" w:rsidRPr="00884592" w14:paraId="149F7B55"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5BFD2C" w14:textId="77777777" w:rsidR="009E6497" w:rsidRPr="00884592" w:rsidRDefault="009E6497" w:rsidP="00663F91">
            <w:pPr>
              <w:jc w:val="center"/>
              <w:rPr>
                <w:b/>
                <w:sz w:val="20"/>
                <w:szCs w:val="16"/>
              </w:rPr>
            </w:pPr>
            <w:r w:rsidRPr="00884592">
              <w:rPr>
                <w:b/>
                <w:sz w:val="20"/>
                <w:szCs w:val="16"/>
              </w:rPr>
              <w:t>개설은행</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0C611E" w14:textId="77777777" w:rsidR="009E6497" w:rsidRPr="00884592" w:rsidRDefault="009E6497"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F6977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1D625B" w14:textId="77777777" w:rsidR="009E6497" w:rsidRDefault="009E6497" w:rsidP="00663F91">
            <w:pPr>
              <w:jc w:val="center"/>
              <w:rPr>
                <w:b/>
                <w:sz w:val="20"/>
                <w:szCs w:val="16"/>
              </w:rPr>
            </w:pPr>
            <w:r>
              <w:rPr>
                <w:rFonts w:hint="eastAsia"/>
                <w:b/>
                <w:sz w:val="20"/>
                <w:szCs w:val="16"/>
              </w:rPr>
              <w:t>피담보채무</w:t>
            </w:r>
          </w:p>
          <w:p w14:paraId="26532AC1"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9C04F4" w14:textId="77777777" w:rsidR="009E6497" w:rsidRDefault="009E6497" w:rsidP="00663F91">
            <w:pPr>
              <w:jc w:val="center"/>
              <w:rPr>
                <w:b/>
                <w:sz w:val="20"/>
                <w:szCs w:val="16"/>
              </w:rPr>
            </w:pPr>
            <w:r w:rsidRPr="00884592">
              <w:rPr>
                <w:b/>
                <w:sz w:val="20"/>
                <w:szCs w:val="16"/>
              </w:rPr>
              <w:t>질권설정</w:t>
            </w:r>
          </w:p>
          <w:p w14:paraId="7F76F27B" w14:textId="77777777" w:rsidR="009E6497" w:rsidRPr="00884592" w:rsidRDefault="009E6497" w:rsidP="00663F91">
            <w:pPr>
              <w:jc w:val="center"/>
              <w:rPr>
                <w:b/>
                <w:sz w:val="20"/>
                <w:szCs w:val="16"/>
              </w:rPr>
            </w:pPr>
            <w:r w:rsidRPr="00884592">
              <w:rPr>
                <w:b/>
                <w:sz w:val="20"/>
                <w:szCs w:val="16"/>
              </w:rPr>
              <w:t>금액</w:t>
            </w:r>
          </w:p>
        </w:tc>
        <w:tc>
          <w:tcPr>
            <w:tcW w:w="122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14163D4"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07CA9556"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54B3203" w14:textId="77777777" w:rsidR="009E6497" w:rsidRPr="00884592" w:rsidRDefault="009E6497" w:rsidP="00663F91">
            <w:pPr>
              <w:jc w:val="center"/>
              <w:rPr>
                <w:sz w:val="20"/>
                <w:szCs w:val="16"/>
              </w:rPr>
            </w:pPr>
            <w:r>
              <w:rPr>
                <w:rFonts w:hint="eastAsia"/>
                <w:sz w:val="20"/>
                <w:szCs w:val="16"/>
              </w:rPr>
              <w:t>신한은행</w:t>
            </w:r>
          </w:p>
        </w:tc>
        <w:tc>
          <w:tcPr>
            <w:tcW w:w="1559" w:type="dxa"/>
            <w:tcBorders>
              <w:top w:val="single" w:sz="4" w:space="0" w:color="auto"/>
              <w:left w:val="single" w:sz="4" w:space="0" w:color="auto"/>
              <w:bottom w:val="single" w:sz="4" w:space="0" w:color="auto"/>
              <w:right w:val="single" w:sz="4" w:space="0" w:color="auto"/>
            </w:tcBorders>
            <w:vAlign w:val="center"/>
          </w:tcPr>
          <w:p w14:paraId="70CA7787" w14:textId="77777777" w:rsidR="009E6497" w:rsidRDefault="009E6497" w:rsidP="00663F91">
            <w:pPr>
              <w:jc w:val="center"/>
              <w:rPr>
                <w:sz w:val="20"/>
                <w:szCs w:val="16"/>
              </w:rPr>
            </w:pPr>
            <w:r>
              <w:rPr>
                <w:rFonts w:hint="eastAsia"/>
                <w:sz w:val="20"/>
                <w:szCs w:val="16"/>
              </w:rPr>
              <w:t>코크렙안양㈜</w:t>
            </w:r>
          </w:p>
          <w:p w14:paraId="2258591A" w14:textId="77777777" w:rsidR="009E6497" w:rsidRPr="00884592" w:rsidRDefault="009E6497" w:rsidP="00663F91">
            <w:pPr>
              <w:jc w:val="center"/>
              <w:rPr>
                <w:sz w:val="20"/>
                <w:szCs w:val="16"/>
              </w:rPr>
            </w:pPr>
            <w:r>
              <w:rPr>
                <w:rFonts w:hint="eastAsia"/>
                <w:sz w:val="20"/>
                <w:szCs w:val="16"/>
              </w:rPr>
              <w:t>김찬동</w:t>
            </w:r>
          </w:p>
        </w:tc>
        <w:tc>
          <w:tcPr>
            <w:tcW w:w="1276" w:type="dxa"/>
            <w:tcBorders>
              <w:top w:val="single" w:sz="4" w:space="0" w:color="auto"/>
              <w:left w:val="single" w:sz="4" w:space="0" w:color="auto"/>
              <w:bottom w:val="single" w:sz="4" w:space="0" w:color="auto"/>
              <w:right w:val="single" w:sz="4" w:space="0" w:color="auto"/>
            </w:tcBorders>
            <w:vAlign w:val="center"/>
          </w:tcPr>
          <w:p w14:paraId="325EF304" w14:textId="77777777" w:rsidR="009E6497" w:rsidRPr="00884592" w:rsidRDefault="009E6497" w:rsidP="00663F91">
            <w:pPr>
              <w:jc w:val="center"/>
              <w:rPr>
                <w:sz w:val="20"/>
                <w:szCs w:val="16"/>
              </w:rPr>
            </w:pPr>
            <w:r>
              <w:rPr>
                <w:rFonts w:hint="eastAsia"/>
                <w:sz w:val="20"/>
                <w:szCs w:val="16"/>
              </w:rPr>
              <w:t>2</w:t>
            </w:r>
            <w:r>
              <w:rPr>
                <w:sz w:val="20"/>
                <w:szCs w:val="16"/>
              </w:rPr>
              <w:t>07-012-647150</w:t>
            </w:r>
          </w:p>
        </w:tc>
        <w:tc>
          <w:tcPr>
            <w:tcW w:w="1843" w:type="dxa"/>
            <w:tcBorders>
              <w:top w:val="single" w:sz="4" w:space="0" w:color="auto"/>
              <w:left w:val="single" w:sz="4" w:space="0" w:color="auto"/>
              <w:bottom w:val="single" w:sz="4" w:space="0" w:color="auto"/>
              <w:right w:val="single" w:sz="4" w:space="0" w:color="auto"/>
            </w:tcBorders>
            <w:vAlign w:val="center"/>
          </w:tcPr>
          <w:p w14:paraId="7F9DBF9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61CCB7B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222" w:type="dxa"/>
            <w:tcBorders>
              <w:top w:val="single" w:sz="4" w:space="0" w:color="auto"/>
              <w:left w:val="single" w:sz="4" w:space="0" w:color="auto"/>
              <w:bottom w:val="single" w:sz="4" w:space="0" w:color="auto"/>
              <w:right w:val="single" w:sz="4" w:space="0" w:color="auto"/>
            </w:tcBorders>
            <w:vAlign w:val="center"/>
          </w:tcPr>
          <w:p w14:paraId="05B18F14" w14:textId="77777777" w:rsidR="009E6497" w:rsidRPr="00884592" w:rsidRDefault="009E6497" w:rsidP="00663F91">
            <w:pPr>
              <w:jc w:val="center"/>
              <w:rPr>
                <w:sz w:val="20"/>
                <w:szCs w:val="16"/>
              </w:rPr>
            </w:pPr>
            <w:r>
              <w:rPr>
                <w:rFonts w:hint="eastAsia"/>
                <w:sz w:val="20"/>
                <w:szCs w:val="16"/>
              </w:rPr>
              <w:t>2</w:t>
            </w:r>
            <w:r>
              <w:rPr>
                <w:sz w:val="20"/>
                <w:szCs w:val="16"/>
              </w:rPr>
              <w:t>027-03-24</w:t>
            </w:r>
          </w:p>
        </w:tc>
      </w:tr>
    </w:tbl>
    <w:p w14:paraId="01CFB806" w14:textId="77777777" w:rsidR="009E6497" w:rsidRDefault="009E6497" w:rsidP="009E6497">
      <w:pPr>
        <w:spacing w:after="60" w:line="360" w:lineRule="exact"/>
        <w:rPr>
          <w:sz w:val="20"/>
        </w:rPr>
      </w:pPr>
    </w:p>
    <w:p w14:paraId="18D35F00" w14:textId="77777777" w:rsidR="009E6497" w:rsidRPr="000970C8" w:rsidRDefault="009E6497" w:rsidP="009E6497">
      <w:pPr>
        <w:spacing w:after="60" w:line="360" w:lineRule="exact"/>
        <w:rPr>
          <w:sz w:val="20"/>
        </w:rPr>
      </w:pPr>
    </w:p>
    <w:p w14:paraId="7FF04BE7"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09CEA02" w14:textId="77777777" w:rsidR="009E6497" w:rsidRPr="000970C8" w:rsidRDefault="009E6497" w:rsidP="009E6497">
      <w:pPr>
        <w:spacing w:after="60" w:line="360" w:lineRule="exact"/>
        <w:rPr>
          <w:sz w:val="20"/>
        </w:rPr>
      </w:pPr>
    </w:p>
    <w:p w14:paraId="5ECA29C3"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CB11248" w14:textId="77777777" w:rsidR="009E6497" w:rsidRDefault="009E6497" w:rsidP="009E6497">
      <w:pPr>
        <w:spacing w:after="60" w:line="360" w:lineRule="exact"/>
        <w:rPr>
          <w:sz w:val="20"/>
        </w:rPr>
      </w:pPr>
      <w:r w:rsidRPr="006F4A1B">
        <w:rPr>
          <w:sz w:val="20"/>
        </w:rPr>
        <w:t>주식회사</w:t>
      </w:r>
      <w:r w:rsidRPr="006F4A1B">
        <w:rPr>
          <w:sz w:val="20"/>
        </w:rPr>
        <w:t xml:space="preserve"> </w:t>
      </w:r>
      <w:r w:rsidRPr="006F4A1B">
        <w:rPr>
          <w:sz w:val="20"/>
        </w:rPr>
        <w:t>키즈밀</w:t>
      </w:r>
    </w:p>
    <w:p w14:paraId="001711FA" w14:textId="77777777" w:rsidR="009E6497" w:rsidRPr="003A29A8" w:rsidRDefault="009E6497" w:rsidP="009E6497">
      <w:pPr>
        <w:spacing w:after="60" w:line="360" w:lineRule="exact"/>
        <w:rPr>
          <w:sz w:val="20"/>
        </w:rPr>
      </w:pPr>
      <w:r w:rsidRPr="006F4A1B">
        <w:rPr>
          <w:rFonts w:hint="eastAsia"/>
          <w:sz w:val="20"/>
        </w:rPr>
        <w:t>경기도</w:t>
      </w:r>
      <w:r w:rsidRPr="006F4A1B">
        <w:rPr>
          <w:rFonts w:hint="eastAsia"/>
          <w:sz w:val="20"/>
        </w:rPr>
        <w:t xml:space="preserve"> </w:t>
      </w:r>
      <w:r w:rsidRPr="006F4A1B">
        <w:rPr>
          <w:rFonts w:hint="eastAsia"/>
          <w:sz w:val="20"/>
        </w:rPr>
        <w:t>안양시</w:t>
      </w:r>
      <w:r w:rsidRPr="006F4A1B">
        <w:rPr>
          <w:rFonts w:hint="eastAsia"/>
          <w:sz w:val="20"/>
        </w:rPr>
        <w:t xml:space="preserve"> </w:t>
      </w:r>
      <w:r w:rsidRPr="006F4A1B">
        <w:rPr>
          <w:rFonts w:hint="eastAsia"/>
          <w:sz w:val="20"/>
        </w:rPr>
        <w:t>동안구</w:t>
      </w:r>
      <w:r w:rsidRPr="006F4A1B">
        <w:rPr>
          <w:rFonts w:hint="eastAsia"/>
          <w:sz w:val="20"/>
        </w:rPr>
        <w:t xml:space="preserve"> </w:t>
      </w:r>
      <w:r w:rsidRPr="006F4A1B">
        <w:rPr>
          <w:rFonts w:hint="eastAsia"/>
          <w:sz w:val="20"/>
        </w:rPr>
        <w:t>흥안대로</w:t>
      </w:r>
      <w:r w:rsidRPr="006F4A1B">
        <w:rPr>
          <w:rFonts w:hint="eastAsia"/>
          <w:sz w:val="20"/>
        </w:rPr>
        <w:t>439</w:t>
      </w:r>
      <w:r w:rsidRPr="006F4A1B">
        <w:rPr>
          <w:rFonts w:hint="eastAsia"/>
          <w:sz w:val="20"/>
        </w:rPr>
        <w:t>번길</w:t>
      </w:r>
      <w:r w:rsidRPr="006F4A1B">
        <w:rPr>
          <w:rFonts w:hint="eastAsia"/>
          <w:sz w:val="20"/>
        </w:rPr>
        <w:t xml:space="preserve"> 30, 8</w:t>
      </w:r>
      <w:r w:rsidRPr="006F4A1B">
        <w:rPr>
          <w:rFonts w:hint="eastAsia"/>
          <w:sz w:val="20"/>
        </w:rPr>
        <w:t>층</w:t>
      </w:r>
      <w:r w:rsidRPr="006F4A1B">
        <w:rPr>
          <w:rFonts w:hint="eastAsia"/>
          <w:sz w:val="20"/>
        </w:rPr>
        <w:t xml:space="preserve"> 815</w:t>
      </w:r>
      <w:r w:rsidRPr="006F4A1B">
        <w:rPr>
          <w:rFonts w:hint="eastAsia"/>
          <w:sz w:val="20"/>
        </w:rPr>
        <w:t>호</w:t>
      </w:r>
      <w:r w:rsidRPr="006F4A1B">
        <w:rPr>
          <w:rFonts w:hint="eastAsia"/>
          <w:sz w:val="20"/>
        </w:rPr>
        <w:t>(</w:t>
      </w:r>
      <w:r w:rsidRPr="006F4A1B">
        <w:rPr>
          <w:rFonts w:hint="eastAsia"/>
          <w:sz w:val="20"/>
        </w:rPr>
        <w:t>관양동</w:t>
      </w:r>
      <w:r w:rsidRPr="006F4A1B">
        <w:rPr>
          <w:rFonts w:hint="eastAsia"/>
          <w:sz w:val="20"/>
        </w:rPr>
        <w:t xml:space="preserve">, </w:t>
      </w:r>
      <w:r w:rsidRPr="006F4A1B">
        <w:rPr>
          <w:rFonts w:hint="eastAsia"/>
          <w:sz w:val="20"/>
        </w:rPr>
        <w:t>안양물류센터</w:t>
      </w:r>
      <w:r w:rsidRPr="006F4A1B">
        <w:rPr>
          <w:rFonts w:hint="eastAsia"/>
          <w:sz w:val="20"/>
        </w:rPr>
        <w:t>)</w:t>
      </w:r>
    </w:p>
    <w:p w14:paraId="101951A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유</w:t>
      </w:r>
      <w:r>
        <w:rPr>
          <w:rFonts w:hint="eastAsia"/>
          <w:sz w:val="20"/>
        </w:rPr>
        <w:t xml:space="preserve"> </w:t>
      </w:r>
      <w:r>
        <w:rPr>
          <w:rFonts w:hint="eastAsia"/>
          <w:sz w:val="20"/>
        </w:rPr>
        <w:t>성</w:t>
      </w:r>
      <w:r>
        <w:rPr>
          <w:rFonts w:hint="eastAsia"/>
          <w:sz w:val="20"/>
        </w:rPr>
        <w:t xml:space="preserve"> </w:t>
      </w:r>
      <w:r>
        <w:rPr>
          <w:rFonts w:hint="eastAsia"/>
          <w:sz w:val="20"/>
        </w:rPr>
        <w:t>모</w:t>
      </w:r>
      <w:r>
        <w:rPr>
          <w:sz w:val="20"/>
        </w:rPr>
        <w:tab/>
      </w:r>
      <w:r>
        <w:rPr>
          <w:sz w:val="20"/>
        </w:rPr>
        <w:tab/>
      </w:r>
      <w:r w:rsidRPr="000970C8">
        <w:rPr>
          <w:sz w:val="20"/>
        </w:rPr>
        <w:t>(</w:t>
      </w:r>
      <w:r w:rsidRPr="000970C8">
        <w:rPr>
          <w:sz w:val="20"/>
        </w:rPr>
        <w:t>인</w:t>
      </w:r>
      <w:r w:rsidRPr="000970C8">
        <w:rPr>
          <w:sz w:val="20"/>
        </w:rPr>
        <w:t>)</w:t>
      </w:r>
    </w:p>
    <w:p w14:paraId="365F39FC" w14:textId="77777777" w:rsidR="009E6497" w:rsidRPr="000970C8" w:rsidRDefault="009E6497" w:rsidP="009E6497">
      <w:pPr>
        <w:spacing w:after="60" w:line="360" w:lineRule="exact"/>
        <w:rPr>
          <w:bCs w:val="0"/>
          <w:sz w:val="20"/>
        </w:rPr>
      </w:pPr>
    </w:p>
    <w:p w14:paraId="7E403B66" w14:textId="77777777" w:rsidR="009E6497" w:rsidRPr="000970C8" w:rsidRDefault="009E6497" w:rsidP="009E6497">
      <w:pPr>
        <w:spacing w:after="60" w:line="360" w:lineRule="exact"/>
        <w:rPr>
          <w:bCs w:val="0"/>
          <w:sz w:val="20"/>
        </w:rPr>
      </w:pPr>
    </w:p>
    <w:p w14:paraId="0133B14B"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372539D4"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A283A9B" w14:textId="77777777" w:rsidR="009E6497" w:rsidRDefault="009E6497" w:rsidP="009E6497">
      <w:pPr>
        <w:widowControl/>
        <w:autoSpaceDE/>
        <w:autoSpaceDN/>
        <w:spacing w:after="160"/>
        <w:rPr>
          <w:b/>
          <w:bCs w:val="0"/>
        </w:rPr>
      </w:pPr>
      <w:r>
        <w:rPr>
          <w:b/>
        </w:rPr>
        <w:br w:type="page"/>
      </w:r>
    </w:p>
    <w:p w14:paraId="645D2146" w14:textId="6D64170F" w:rsidR="009E6497" w:rsidRPr="003F67A4"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7.D</w:t>
      </w:r>
      <w:r>
        <w:rPr>
          <w:rFonts w:hint="eastAsia"/>
          <w:b/>
          <w:sz w:val="20"/>
        </w:rPr>
        <w:t>의</w:t>
      </w:r>
      <w:r>
        <w:rPr>
          <w:rFonts w:hint="eastAsia"/>
          <w:b/>
          <w:sz w:val="20"/>
        </w:rPr>
        <w:t xml:space="preserve"> </w:t>
      </w:r>
      <w:r w:rsidRPr="003F67A4">
        <w:rPr>
          <w:rFonts w:hint="eastAsia"/>
          <w:b/>
          <w:sz w:val="20"/>
        </w:rPr>
        <w:t>첨부</w:t>
      </w:r>
      <w:r w:rsidRPr="003F67A4">
        <w:rPr>
          <w:b/>
          <w:sz w:val="20"/>
        </w:rPr>
        <w:t>1</w:t>
      </w:r>
      <w:r>
        <w:rPr>
          <w:rFonts w:hint="eastAsia"/>
          <w:b/>
          <w:sz w:val="20"/>
        </w:rPr>
        <w:t>]</w:t>
      </w:r>
      <w:r w:rsidRPr="003F67A4">
        <w:rPr>
          <w:b/>
          <w:sz w:val="20"/>
        </w:rPr>
        <w:t xml:space="preserve"> </w:t>
      </w:r>
      <w:r w:rsidRPr="003F67A4">
        <w:rPr>
          <w:rFonts w:hint="eastAsia"/>
          <w:b/>
          <w:sz w:val="20"/>
        </w:rPr>
        <w:t>본건</w:t>
      </w:r>
      <w:r w:rsidRPr="003F67A4">
        <w:rPr>
          <w:b/>
          <w:sz w:val="20"/>
        </w:rPr>
        <w:t xml:space="preserve"> </w:t>
      </w:r>
      <w:r w:rsidRPr="003F67A4">
        <w:rPr>
          <w:rFonts w:hint="eastAsia"/>
          <w:b/>
          <w:sz w:val="20"/>
        </w:rPr>
        <w:t>임대차계약서</w:t>
      </w:r>
    </w:p>
    <w:p w14:paraId="63D279E1" w14:textId="77777777" w:rsidR="009E6497" w:rsidRPr="003F67A4" w:rsidRDefault="009E6497" w:rsidP="009E6497">
      <w:pPr>
        <w:spacing w:after="60" w:line="360" w:lineRule="exact"/>
        <w:rPr>
          <w:sz w:val="20"/>
        </w:rPr>
      </w:pPr>
    </w:p>
    <w:p w14:paraId="1C9AABD2" w14:textId="77777777" w:rsidR="009E6497" w:rsidRPr="003F67A4" w:rsidRDefault="009E6497" w:rsidP="009E6497">
      <w:pPr>
        <w:spacing w:after="60" w:line="360" w:lineRule="exact"/>
        <w:jc w:val="center"/>
        <w:rPr>
          <w:sz w:val="20"/>
        </w:rPr>
      </w:pPr>
      <w:r w:rsidRPr="003F67A4">
        <w:rPr>
          <w:sz w:val="20"/>
        </w:rPr>
        <w:t>[</w:t>
      </w:r>
      <w:r w:rsidRPr="003F67A4">
        <w:rPr>
          <w:rFonts w:hint="eastAsia"/>
          <w:sz w:val="20"/>
        </w:rPr>
        <w:t>다음</w:t>
      </w:r>
      <w:r w:rsidRPr="003F67A4">
        <w:rPr>
          <w:sz w:val="20"/>
        </w:rPr>
        <w:t xml:space="preserve"> </w:t>
      </w:r>
      <w:r w:rsidRPr="003F67A4">
        <w:rPr>
          <w:rFonts w:hint="eastAsia"/>
          <w:sz w:val="20"/>
        </w:rPr>
        <w:t>페이지에</w:t>
      </w:r>
      <w:r w:rsidRPr="003F67A4">
        <w:rPr>
          <w:sz w:val="20"/>
        </w:rPr>
        <w:t xml:space="preserve"> </w:t>
      </w:r>
      <w:r w:rsidRPr="003F67A4">
        <w:rPr>
          <w:rFonts w:hint="eastAsia"/>
          <w:sz w:val="20"/>
        </w:rPr>
        <w:t>별도</w:t>
      </w:r>
      <w:r w:rsidRPr="003F67A4">
        <w:rPr>
          <w:sz w:val="20"/>
        </w:rPr>
        <w:t xml:space="preserve"> </w:t>
      </w:r>
      <w:r w:rsidRPr="003F67A4">
        <w:rPr>
          <w:rFonts w:hint="eastAsia"/>
          <w:sz w:val="20"/>
        </w:rPr>
        <w:t>편철</w:t>
      </w:r>
      <w:r w:rsidRPr="003F67A4">
        <w:rPr>
          <w:sz w:val="20"/>
        </w:rPr>
        <w:t>]</w:t>
      </w:r>
    </w:p>
    <w:p w14:paraId="74BE4D29" w14:textId="77777777" w:rsidR="009E6497" w:rsidRPr="003F67A4" w:rsidRDefault="009E6497" w:rsidP="009E6497">
      <w:pPr>
        <w:spacing w:after="60" w:line="360" w:lineRule="exact"/>
        <w:rPr>
          <w:sz w:val="20"/>
        </w:rPr>
      </w:pPr>
    </w:p>
    <w:p w14:paraId="43A30EBD" w14:textId="77777777" w:rsidR="009E6497" w:rsidRPr="003F67A4" w:rsidRDefault="009E6497" w:rsidP="009E6497">
      <w:pPr>
        <w:widowControl/>
        <w:autoSpaceDE/>
        <w:autoSpaceDN/>
        <w:spacing w:after="160"/>
        <w:rPr>
          <w:sz w:val="20"/>
        </w:rPr>
      </w:pPr>
    </w:p>
    <w:p w14:paraId="6179316A" w14:textId="77777777" w:rsidR="009E6497" w:rsidRPr="006D0D15" w:rsidRDefault="009E6497" w:rsidP="009E6497">
      <w:pPr>
        <w:pStyle w:val="ac"/>
        <w:topLinePunct/>
        <w:ind w:leftChars="0"/>
        <w:jc w:val="center"/>
        <w:rPr>
          <w:b/>
          <w:szCs w:val="22"/>
          <w:u w:val="single"/>
        </w:rPr>
      </w:pPr>
    </w:p>
    <w:p w14:paraId="016997AA" w14:textId="77777777" w:rsidR="009E6497" w:rsidRDefault="009E6497" w:rsidP="009E6497">
      <w:pPr>
        <w:pStyle w:val="ac"/>
        <w:topLinePunct/>
        <w:ind w:leftChars="0"/>
        <w:jc w:val="center"/>
        <w:rPr>
          <w:b/>
          <w:szCs w:val="22"/>
          <w:u w:val="single"/>
        </w:rPr>
      </w:pPr>
    </w:p>
    <w:p w14:paraId="4AEBF44D" w14:textId="77777777" w:rsidR="009E6497" w:rsidRPr="000C4711" w:rsidRDefault="009E6497" w:rsidP="009E6497">
      <w:pPr>
        <w:pStyle w:val="ac"/>
        <w:topLinePunct/>
        <w:ind w:leftChars="0"/>
        <w:jc w:val="center"/>
        <w:rPr>
          <w:b/>
          <w:szCs w:val="22"/>
          <w:u w:val="single"/>
        </w:rPr>
      </w:pPr>
    </w:p>
    <w:p w14:paraId="590819DF" w14:textId="77777777" w:rsidR="009E6497" w:rsidRPr="000C4711" w:rsidRDefault="009E6497" w:rsidP="00330EA1">
      <w:pPr>
        <w:widowControl/>
        <w:autoSpaceDE/>
        <w:autoSpaceDN/>
        <w:spacing w:after="160"/>
      </w:pPr>
    </w:p>
    <w:p w14:paraId="26D55488"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3446E2BC" w14:textId="0576D495"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E</w:t>
      </w:r>
    </w:p>
    <w:p w14:paraId="1E751FEA" w14:textId="77777777" w:rsidR="000C4711" w:rsidRPr="00380FB2" w:rsidRDefault="000C4711" w:rsidP="000C4711">
      <w:pPr>
        <w:topLinePunct/>
        <w:rPr>
          <w:szCs w:val="22"/>
        </w:rPr>
      </w:pPr>
    </w:p>
    <w:p w14:paraId="0E5610C7" w14:textId="77777777" w:rsidR="000C4711" w:rsidRDefault="000C4711"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18D3F1A2" w14:textId="77777777" w:rsidR="006D0D15" w:rsidRDefault="006D0D15" w:rsidP="006D0D15">
      <w:pPr>
        <w:spacing w:after="60" w:line="360" w:lineRule="exact"/>
        <w:rPr>
          <w:sz w:val="20"/>
        </w:rPr>
      </w:pPr>
    </w:p>
    <w:p w14:paraId="15E98FF2" w14:textId="062622BD"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지오영</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C440451" w14:textId="22C80855"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8666342" w14:textId="2F3BA3C5"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127572F1"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2AFA878F" w14:textId="42AA185D"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82F55B5" w14:textId="77777777" w:rsidR="006D0D15" w:rsidRPr="000970C8" w:rsidRDefault="006D0D15" w:rsidP="006D0D15">
      <w:pPr>
        <w:spacing w:after="60" w:line="360" w:lineRule="exact"/>
        <w:rPr>
          <w:sz w:val="20"/>
        </w:rPr>
      </w:pPr>
    </w:p>
    <w:p w14:paraId="7AF7FC02" w14:textId="77777777" w:rsidR="006D0D15" w:rsidRDefault="006D0D15" w:rsidP="00AF5E56">
      <w:pPr>
        <w:numPr>
          <w:ilvl w:val="0"/>
          <w:numId w:val="28"/>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12</w:t>
      </w:r>
      <w:r>
        <w:rPr>
          <w:rFonts w:hint="eastAsia"/>
          <w:sz w:val="20"/>
        </w:rPr>
        <w:t>월</w:t>
      </w:r>
      <w:r>
        <w:rPr>
          <w:rFonts w:hint="eastAsia"/>
          <w:sz w:val="20"/>
        </w:rPr>
        <w:t xml:space="preserve"> 31</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68BD13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8D8235E" w14:textId="77777777" w:rsidTr="00663F91">
        <w:trPr>
          <w:trHeight w:val="387"/>
        </w:trPr>
        <w:tc>
          <w:tcPr>
            <w:tcW w:w="2154" w:type="dxa"/>
            <w:shd w:val="clear" w:color="auto" w:fill="F2F2F2" w:themeFill="background1" w:themeFillShade="F2"/>
            <w:vAlign w:val="center"/>
          </w:tcPr>
          <w:p w14:paraId="0CE5E17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6A06FB00"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3,613,01</w:t>
            </w:r>
            <w:r w:rsidRPr="00FF0234">
              <w:rPr>
                <w:sz w:val="20"/>
              </w:rPr>
              <w:t>㎡</w:t>
            </w:r>
          </w:p>
        </w:tc>
      </w:tr>
      <w:tr w:rsidR="006D0D15" w14:paraId="56094794" w14:textId="77777777" w:rsidTr="00663F91">
        <w:trPr>
          <w:trHeight w:val="387"/>
        </w:trPr>
        <w:tc>
          <w:tcPr>
            <w:tcW w:w="2154" w:type="dxa"/>
            <w:shd w:val="clear" w:color="auto" w:fill="F2F2F2" w:themeFill="background1" w:themeFillShade="F2"/>
            <w:vAlign w:val="center"/>
          </w:tcPr>
          <w:p w14:paraId="06D18400"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2EC1A5FB" w14:textId="77777777" w:rsidR="006D0D15" w:rsidRDefault="006D0D15" w:rsidP="0062492A">
            <w:pPr>
              <w:spacing w:after="60" w:line="360" w:lineRule="exact"/>
              <w:rPr>
                <w:sz w:val="20"/>
              </w:rPr>
            </w:pPr>
            <w:r>
              <w:rPr>
                <w:rFonts w:hint="eastAsia"/>
                <w:sz w:val="20"/>
              </w:rPr>
              <w:t>금</w:t>
            </w:r>
            <w:r>
              <w:rPr>
                <w:rFonts w:hint="eastAsia"/>
                <w:sz w:val="20"/>
              </w:rPr>
              <w:t xml:space="preserve"> 393,456,789</w:t>
            </w:r>
            <w:r>
              <w:rPr>
                <w:rFonts w:hint="eastAsia"/>
                <w:sz w:val="20"/>
              </w:rPr>
              <w:t>원</w:t>
            </w:r>
          </w:p>
        </w:tc>
      </w:tr>
      <w:tr w:rsidR="006D0D15" w14:paraId="4E7F4BEB" w14:textId="77777777" w:rsidTr="00663F91">
        <w:trPr>
          <w:trHeight w:val="387"/>
        </w:trPr>
        <w:tc>
          <w:tcPr>
            <w:tcW w:w="2154" w:type="dxa"/>
            <w:shd w:val="clear" w:color="auto" w:fill="F2F2F2" w:themeFill="background1" w:themeFillShade="F2"/>
            <w:vAlign w:val="center"/>
          </w:tcPr>
          <w:p w14:paraId="3D0BD7DA"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0A648CEE" w14:textId="77777777" w:rsidR="006D0D15" w:rsidRDefault="006D0D15" w:rsidP="0062492A">
            <w:pPr>
              <w:spacing w:after="60" w:line="360" w:lineRule="exact"/>
              <w:rPr>
                <w:sz w:val="20"/>
              </w:rPr>
            </w:pPr>
            <w:r>
              <w:rPr>
                <w:rFonts w:hint="eastAsia"/>
                <w:sz w:val="20"/>
              </w:rPr>
              <w:t>금</w:t>
            </w:r>
            <w:r>
              <w:rPr>
                <w:rFonts w:hint="eastAsia"/>
                <w:sz w:val="20"/>
              </w:rPr>
              <w:t xml:space="preserve"> 67,215,535</w:t>
            </w:r>
            <w:r>
              <w:rPr>
                <w:rFonts w:hint="eastAsia"/>
                <w:sz w:val="20"/>
              </w:rPr>
              <w:t>원</w:t>
            </w:r>
          </w:p>
        </w:tc>
      </w:tr>
      <w:tr w:rsidR="006D0D15" w14:paraId="5C480DF3" w14:textId="77777777" w:rsidTr="00663F91">
        <w:trPr>
          <w:trHeight w:val="414"/>
        </w:trPr>
        <w:tc>
          <w:tcPr>
            <w:tcW w:w="2154" w:type="dxa"/>
            <w:shd w:val="clear" w:color="auto" w:fill="F2F2F2" w:themeFill="background1" w:themeFillShade="F2"/>
            <w:vAlign w:val="center"/>
          </w:tcPr>
          <w:p w14:paraId="04905ED3"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31928012" w14:textId="77777777" w:rsidR="006D0D15" w:rsidRDefault="006D0D15" w:rsidP="0062492A">
            <w:pPr>
              <w:spacing w:after="60" w:line="360" w:lineRule="exact"/>
              <w:rPr>
                <w:sz w:val="20"/>
              </w:rPr>
            </w:pPr>
            <w:r>
              <w:rPr>
                <w:rFonts w:hint="eastAsia"/>
                <w:sz w:val="20"/>
              </w:rPr>
              <w:t>금</w:t>
            </w:r>
            <w:r>
              <w:rPr>
                <w:rFonts w:hint="eastAsia"/>
                <w:sz w:val="20"/>
              </w:rPr>
              <w:t xml:space="preserve"> 3,360,777</w:t>
            </w:r>
            <w:r>
              <w:rPr>
                <w:rFonts w:hint="eastAsia"/>
                <w:sz w:val="20"/>
              </w:rPr>
              <w:t>원</w:t>
            </w:r>
          </w:p>
        </w:tc>
      </w:tr>
      <w:tr w:rsidR="006D0D15" w14:paraId="7276D5C0" w14:textId="77777777" w:rsidTr="00663F91">
        <w:trPr>
          <w:trHeight w:val="361"/>
        </w:trPr>
        <w:tc>
          <w:tcPr>
            <w:tcW w:w="2154" w:type="dxa"/>
            <w:shd w:val="clear" w:color="auto" w:fill="F2F2F2" w:themeFill="background1" w:themeFillShade="F2"/>
            <w:vAlign w:val="center"/>
          </w:tcPr>
          <w:p w14:paraId="534C1432"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28AF91BD" w14:textId="77777777" w:rsidR="006D0D15" w:rsidRDefault="006D0D15" w:rsidP="0062492A">
            <w:pPr>
              <w:spacing w:after="60" w:line="360" w:lineRule="exact"/>
              <w:rPr>
                <w:sz w:val="20"/>
              </w:rPr>
            </w:pPr>
            <w:r>
              <w:rPr>
                <w:rFonts w:hint="eastAsia"/>
                <w:sz w:val="20"/>
              </w:rPr>
              <w:t>2025. 2. 1. ~ 2035. 1. 31.</w:t>
            </w:r>
          </w:p>
        </w:tc>
      </w:tr>
    </w:tbl>
    <w:p w14:paraId="53F31BA3" w14:textId="77777777" w:rsidR="006D0D15" w:rsidRPr="000970C8" w:rsidRDefault="006D0D15" w:rsidP="006D0D15">
      <w:pPr>
        <w:spacing w:after="60" w:line="360" w:lineRule="exact"/>
        <w:rPr>
          <w:sz w:val="20"/>
        </w:rPr>
      </w:pPr>
    </w:p>
    <w:p w14:paraId="307823D8"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67689">
        <w:rPr>
          <w:rFonts w:hint="eastAsia"/>
          <w:b/>
          <w:sz w:val="20"/>
        </w:rPr>
        <w:t>본건</w:t>
      </w:r>
      <w:r w:rsidRPr="00E67689">
        <w:rPr>
          <w:rFonts w:hint="eastAsia"/>
          <w:b/>
          <w:sz w:val="20"/>
        </w:rPr>
        <w:t xml:space="preserve"> </w:t>
      </w:r>
      <w:r w:rsidRPr="00E67689">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0C03D0F7" w14:textId="77777777" w:rsidR="006D0D15" w:rsidRDefault="006D0D15" w:rsidP="006D0D15">
      <w:pPr>
        <w:spacing w:after="60" w:line="360" w:lineRule="exact"/>
        <w:ind w:left="400"/>
        <w:rPr>
          <w:sz w:val="20"/>
        </w:rPr>
      </w:pPr>
    </w:p>
    <w:p w14:paraId="09744FC0"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4E243F2F" w14:textId="77777777" w:rsidR="006D0D15" w:rsidRPr="00F73633" w:rsidRDefault="006D0D15" w:rsidP="006D0D15">
      <w:pPr>
        <w:spacing w:after="60" w:line="360" w:lineRule="exact"/>
        <w:ind w:left="400"/>
        <w:rPr>
          <w:sz w:val="20"/>
        </w:rPr>
      </w:pPr>
    </w:p>
    <w:p w14:paraId="5F98BE05" w14:textId="77777777" w:rsidR="006D0D15" w:rsidRDefault="006D0D15" w:rsidP="00AF5E56">
      <w:pPr>
        <w:numPr>
          <w:ilvl w:val="0"/>
          <w:numId w:val="28"/>
        </w:numPr>
        <w:spacing w:after="60" w:line="360" w:lineRule="exact"/>
        <w:ind w:left="400"/>
        <w:rPr>
          <w:sz w:val="20"/>
        </w:rPr>
      </w:pPr>
      <w:r w:rsidRPr="00FD4A66">
        <w:rPr>
          <w:rFonts w:hint="eastAsia"/>
          <w:sz w:val="20"/>
        </w:rPr>
        <w:lastRenderedPageBreak/>
        <w:t>또한</w:t>
      </w:r>
      <w:r w:rsidRPr="00FD4A66">
        <w:rPr>
          <w:rFonts w:hint="eastAsia"/>
          <w:sz w:val="20"/>
        </w:rPr>
        <w:t xml:space="preserve">, </w:t>
      </w:r>
      <w:r w:rsidRPr="00FD4A66">
        <w:rPr>
          <w:rFonts w:hint="eastAsia"/>
          <w:sz w:val="20"/>
        </w:rPr>
        <w:t>임차인은</w:t>
      </w:r>
      <w:r w:rsidRPr="00FD4A66">
        <w:rPr>
          <w:rFonts w:hint="eastAsia"/>
          <w:sz w:val="20"/>
        </w:rPr>
        <w:t xml:space="preserve"> </w:t>
      </w:r>
      <w:r w:rsidRPr="00FD4A66">
        <w:rPr>
          <w:rFonts w:hint="eastAsia"/>
          <w:sz w:val="20"/>
        </w:rPr>
        <w:t>본건</w:t>
      </w:r>
      <w:r w:rsidRPr="00FD4A66">
        <w:rPr>
          <w:rFonts w:hint="eastAsia"/>
          <w:sz w:val="20"/>
        </w:rPr>
        <w:t xml:space="preserve"> </w:t>
      </w:r>
      <w:r w:rsidRPr="00FD4A66">
        <w:rPr>
          <w:rFonts w:hint="eastAsia"/>
          <w:sz w:val="20"/>
        </w:rPr>
        <w:t>임</w:t>
      </w:r>
      <w:r w:rsidRPr="00513D02">
        <w:rPr>
          <w:rFonts w:hint="eastAsia"/>
          <w:sz w:val="20"/>
        </w:rPr>
        <w:t>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276"/>
        <w:gridCol w:w="1843"/>
        <w:gridCol w:w="1842"/>
        <w:gridCol w:w="1081"/>
      </w:tblGrid>
      <w:tr w:rsidR="006D0D15" w:rsidRPr="00884592" w14:paraId="0845AF76"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BEBEC1" w14:textId="77777777" w:rsidR="006D0D15" w:rsidRPr="00884592" w:rsidRDefault="006D0D15" w:rsidP="00663F91">
            <w:pPr>
              <w:jc w:val="center"/>
              <w:rPr>
                <w:b/>
                <w:sz w:val="20"/>
                <w:szCs w:val="16"/>
              </w:rPr>
            </w:pPr>
            <w:r w:rsidRPr="00884592">
              <w:rPr>
                <w:b/>
                <w:sz w:val="20"/>
                <w:szCs w:val="16"/>
              </w:rPr>
              <w:t>개설은행</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A8AC09" w14:textId="77777777" w:rsidR="006D0D15" w:rsidRPr="00884592" w:rsidRDefault="006D0D15"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DC9869" w14:textId="77777777" w:rsidR="006D0D15" w:rsidRPr="00884592" w:rsidRDefault="006D0D15"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CFB509" w14:textId="77777777" w:rsidR="006D0D15" w:rsidRDefault="006D0D15" w:rsidP="00663F91">
            <w:pPr>
              <w:jc w:val="center"/>
              <w:rPr>
                <w:b/>
                <w:sz w:val="20"/>
                <w:szCs w:val="16"/>
              </w:rPr>
            </w:pPr>
            <w:r>
              <w:rPr>
                <w:rFonts w:hint="eastAsia"/>
                <w:b/>
                <w:sz w:val="20"/>
                <w:szCs w:val="16"/>
              </w:rPr>
              <w:t>피담보채무</w:t>
            </w:r>
          </w:p>
          <w:p w14:paraId="0A60D94A" w14:textId="77777777" w:rsidR="006D0D15" w:rsidRPr="00884592" w:rsidRDefault="006D0D15" w:rsidP="00663F91">
            <w:pPr>
              <w:jc w:val="center"/>
              <w:rPr>
                <w:b/>
                <w:sz w:val="20"/>
                <w:szCs w:val="16"/>
              </w:rPr>
            </w:pPr>
            <w:r w:rsidRPr="00884592">
              <w:rPr>
                <w:b/>
                <w:sz w:val="20"/>
                <w:szCs w:val="16"/>
              </w:rPr>
              <w:t>금액</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7C9625" w14:textId="77777777" w:rsidR="006D0D15" w:rsidRDefault="006D0D15" w:rsidP="00663F91">
            <w:pPr>
              <w:jc w:val="center"/>
              <w:rPr>
                <w:b/>
                <w:sz w:val="20"/>
                <w:szCs w:val="16"/>
              </w:rPr>
            </w:pPr>
            <w:r w:rsidRPr="00884592">
              <w:rPr>
                <w:b/>
                <w:sz w:val="20"/>
                <w:szCs w:val="16"/>
              </w:rPr>
              <w:t>질권설정</w:t>
            </w:r>
          </w:p>
          <w:p w14:paraId="0698CE01" w14:textId="77777777" w:rsidR="006D0D15" w:rsidRPr="00884592" w:rsidRDefault="006D0D15" w:rsidP="00663F91">
            <w:pPr>
              <w:jc w:val="center"/>
              <w:rPr>
                <w:b/>
                <w:sz w:val="20"/>
                <w:szCs w:val="16"/>
              </w:rPr>
            </w:pPr>
            <w:r w:rsidRPr="00884592">
              <w:rPr>
                <w:b/>
                <w:sz w:val="20"/>
                <w:szCs w:val="16"/>
              </w:rPr>
              <w:t>금액</w:t>
            </w:r>
          </w:p>
        </w:tc>
        <w:tc>
          <w:tcPr>
            <w:tcW w:w="10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F23B78F" w14:textId="77777777" w:rsidR="006D0D15" w:rsidRPr="00884592" w:rsidRDefault="006D0D15" w:rsidP="00663F91">
            <w:pPr>
              <w:jc w:val="center"/>
              <w:rPr>
                <w:b/>
                <w:sz w:val="20"/>
                <w:szCs w:val="16"/>
              </w:rPr>
            </w:pPr>
            <w:r w:rsidRPr="00884592">
              <w:rPr>
                <w:b/>
                <w:sz w:val="20"/>
                <w:szCs w:val="16"/>
              </w:rPr>
              <w:t>만기일</w:t>
            </w:r>
          </w:p>
        </w:tc>
      </w:tr>
      <w:tr w:rsidR="006D0D15" w:rsidRPr="00884592" w14:paraId="4A730BAE"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7468F26B" w14:textId="77777777" w:rsidR="006D0D15" w:rsidRPr="00884592" w:rsidRDefault="006D0D15" w:rsidP="00663F91">
            <w:pPr>
              <w:jc w:val="center"/>
              <w:rPr>
                <w:sz w:val="20"/>
                <w:szCs w:val="16"/>
              </w:rPr>
            </w:pPr>
            <w:r>
              <w:rPr>
                <w:rFonts w:hint="eastAsia"/>
                <w:sz w:val="20"/>
                <w:szCs w:val="16"/>
              </w:rPr>
              <w:t>신한은행</w:t>
            </w:r>
          </w:p>
        </w:tc>
        <w:tc>
          <w:tcPr>
            <w:tcW w:w="1701" w:type="dxa"/>
            <w:tcBorders>
              <w:top w:val="single" w:sz="4" w:space="0" w:color="auto"/>
              <w:left w:val="single" w:sz="4" w:space="0" w:color="auto"/>
              <w:bottom w:val="single" w:sz="4" w:space="0" w:color="auto"/>
              <w:right w:val="single" w:sz="4" w:space="0" w:color="auto"/>
            </w:tcBorders>
            <w:vAlign w:val="center"/>
          </w:tcPr>
          <w:p w14:paraId="7928E7AE" w14:textId="77777777" w:rsidR="006D0D15" w:rsidRDefault="006D0D15" w:rsidP="00663F91">
            <w:pPr>
              <w:jc w:val="center"/>
              <w:rPr>
                <w:sz w:val="20"/>
                <w:szCs w:val="16"/>
              </w:rPr>
            </w:pPr>
            <w:r>
              <w:rPr>
                <w:rFonts w:hint="eastAsia"/>
                <w:sz w:val="20"/>
                <w:szCs w:val="16"/>
              </w:rPr>
              <w:t>코크렙안양</w:t>
            </w:r>
            <w:r>
              <w:rPr>
                <w:rFonts w:hint="eastAsia"/>
                <w:sz w:val="20"/>
                <w:szCs w:val="16"/>
              </w:rPr>
              <w:t>(</w:t>
            </w:r>
            <w:r>
              <w:rPr>
                <w:rFonts w:hint="eastAsia"/>
                <w:sz w:val="20"/>
                <w:szCs w:val="16"/>
              </w:rPr>
              <w:t>주</w:t>
            </w:r>
            <w:r>
              <w:rPr>
                <w:rFonts w:hint="eastAsia"/>
                <w:sz w:val="20"/>
                <w:szCs w:val="16"/>
              </w:rPr>
              <w:t>)</w:t>
            </w:r>
          </w:p>
          <w:p w14:paraId="314D054F" w14:textId="77777777" w:rsidR="006D0D15" w:rsidRPr="00884592" w:rsidRDefault="006D0D15" w:rsidP="00663F91">
            <w:pPr>
              <w:jc w:val="center"/>
              <w:rPr>
                <w:sz w:val="20"/>
                <w:szCs w:val="16"/>
              </w:rPr>
            </w:pPr>
            <w:r>
              <w:rPr>
                <w:rFonts w:hint="eastAsia"/>
                <w:sz w:val="20"/>
                <w:szCs w:val="16"/>
              </w:rPr>
              <w:t>김찬동</w:t>
            </w:r>
          </w:p>
        </w:tc>
        <w:tc>
          <w:tcPr>
            <w:tcW w:w="1276" w:type="dxa"/>
            <w:tcBorders>
              <w:top w:val="single" w:sz="4" w:space="0" w:color="auto"/>
              <w:left w:val="single" w:sz="4" w:space="0" w:color="auto"/>
              <w:bottom w:val="single" w:sz="4" w:space="0" w:color="auto"/>
              <w:right w:val="single" w:sz="4" w:space="0" w:color="auto"/>
            </w:tcBorders>
            <w:vAlign w:val="center"/>
          </w:tcPr>
          <w:p w14:paraId="72D16E5B" w14:textId="77777777" w:rsidR="006D0D15" w:rsidRPr="00884592" w:rsidRDefault="006D0D15" w:rsidP="00663F91">
            <w:pPr>
              <w:jc w:val="center"/>
              <w:rPr>
                <w:sz w:val="20"/>
                <w:szCs w:val="16"/>
              </w:rPr>
            </w:pPr>
            <w:r>
              <w:rPr>
                <w:rFonts w:hint="eastAsia"/>
                <w:sz w:val="20"/>
                <w:szCs w:val="16"/>
              </w:rPr>
              <w:t>2</w:t>
            </w:r>
            <w:r>
              <w:rPr>
                <w:sz w:val="20"/>
                <w:szCs w:val="16"/>
              </w:rPr>
              <w:t>07-012-646478</w:t>
            </w:r>
          </w:p>
        </w:tc>
        <w:tc>
          <w:tcPr>
            <w:tcW w:w="1843" w:type="dxa"/>
            <w:tcBorders>
              <w:top w:val="single" w:sz="4" w:space="0" w:color="auto"/>
              <w:left w:val="single" w:sz="4" w:space="0" w:color="auto"/>
              <w:bottom w:val="single" w:sz="4" w:space="0" w:color="auto"/>
              <w:right w:val="single" w:sz="4" w:space="0" w:color="auto"/>
            </w:tcBorders>
            <w:vAlign w:val="center"/>
          </w:tcPr>
          <w:p w14:paraId="67837DE9"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842" w:type="dxa"/>
            <w:tcBorders>
              <w:top w:val="single" w:sz="4" w:space="0" w:color="auto"/>
              <w:left w:val="single" w:sz="4" w:space="0" w:color="auto"/>
              <w:bottom w:val="single" w:sz="4" w:space="0" w:color="auto"/>
              <w:right w:val="single" w:sz="4" w:space="0" w:color="auto"/>
            </w:tcBorders>
            <w:vAlign w:val="center"/>
          </w:tcPr>
          <w:p w14:paraId="3A82405E"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081" w:type="dxa"/>
            <w:tcBorders>
              <w:top w:val="single" w:sz="4" w:space="0" w:color="auto"/>
              <w:left w:val="single" w:sz="4" w:space="0" w:color="auto"/>
              <w:bottom w:val="single" w:sz="4" w:space="0" w:color="auto"/>
              <w:right w:val="single" w:sz="4" w:space="0" w:color="auto"/>
            </w:tcBorders>
            <w:vAlign w:val="center"/>
          </w:tcPr>
          <w:p w14:paraId="31EC1F21" w14:textId="77777777" w:rsidR="006D0D15" w:rsidRPr="00884592" w:rsidRDefault="006D0D15" w:rsidP="00663F91">
            <w:pPr>
              <w:jc w:val="center"/>
              <w:rPr>
                <w:sz w:val="20"/>
                <w:szCs w:val="16"/>
              </w:rPr>
            </w:pPr>
            <w:r>
              <w:rPr>
                <w:rFonts w:hint="eastAsia"/>
                <w:sz w:val="20"/>
                <w:szCs w:val="16"/>
              </w:rPr>
              <w:t>2</w:t>
            </w:r>
            <w:r>
              <w:rPr>
                <w:sz w:val="20"/>
                <w:szCs w:val="16"/>
              </w:rPr>
              <w:t>027-03-24</w:t>
            </w:r>
          </w:p>
        </w:tc>
      </w:tr>
    </w:tbl>
    <w:p w14:paraId="3A93F21F" w14:textId="77777777" w:rsidR="006D0D15" w:rsidRDefault="006D0D15" w:rsidP="006D0D15">
      <w:pPr>
        <w:spacing w:after="60" w:line="360" w:lineRule="exact"/>
        <w:rPr>
          <w:sz w:val="20"/>
        </w:rPr>
      </w:pPr>
    </w:p>
    <w:p w14:paraId="58BC55EB" w14:textId="77777777" w:rsidR="006D0D15" w:rsidRPr="000970C8" w:rsidRDefault="006D0D15" w:rsidP="006D0D15">
      <w:pPr>
        <w:spacing w:after="60" w:line="360" w:lineRule="exact"/>
        <w:rPr>
          <w:sz w:val="20"/>
        </w:rPr>
      </w:pPr>
    </w:p>
    <w:p w14:paraId="4C38FD39"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1576047" w14:textId="77777777" w:rsidR="006D0D15" w:rsidRPr="000970C8" w:rsidRDefault="006D0D15" w:rsidP="006D0D15">
      <w:pPr>
        <w:spacing w:after="60" w:line="360" w:lineRule="exact"/>
        <w:rPr>
          <w:sz w:val="20"/>
        </w:rPr>
      </w:pPr>
    </w:p>
    <w:p w14:paraId="50156533"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5FD83476" w14:textId="77777777" w:rsidR="006D0D15" w:rsidRPr="000970C8" w:rsidRDefault="006D0D15" w:rsidP="006D0D15">
      <w:pPr>
        <w:spacing w:after="60" w:line="360" w:lineRule="exact"/>
        <w:rPr>
          <w:sz w:val="20"/>
        </w:rPr>
      </w:pPr>
      <w:r>
        <w:rPr>
          <w:rFonts w:hint="eastAsia"/>
          <w:sz w:val="20"/>
        </w:rPr>
        <w:t>주식회사</w:t>
      </w:r>
      <w:r>
        <w:rPr>
          <w:rFonts w:hint="eastAsia"/>
          <w:sz w:val="20"/>
        </w:rPr>
        <w:t xml:space="preserve"> </w:t>
      </w:r>
      <w:r>
        <w:rPr>
          <w:rFonts w:hint="eastAsia"/>
          <w:sz w:val="20"/>
        </w:rPr>
        <w:t>지오영</w:t>
      </w:r>
    </w:p>
    <w:p w14:paraId="04617208" w14:textId="77777777" w:rsidR="006D0D15" w:rsidRPr="003A29A8" w:rsidRDefault="006D0D15" w:rsidP="006D0D15">
      <w:pPr>
        <w:spacing w:after="60" w:line="360" w:lineRule="exact"/>
        <w:rPr>
          <w:sz w:val="20"/>
        </w:rPr>
      </w:pPr>
      <w:r w:rsidRPr="00383D0D">
        <w:rPr>
          <w:sz w:val="20"/>
        </w:rPr>
        <w:t>서울특별시</w:t>
      </w:r>
      <w:r w:rsidRPr="00383D0D">
        <w:rPr>
          <w:sz w:val="20"/>
        </w:rPr>
        <w:t xml:space="preserve"> </w:t>
      </w:r>
      <w:r w:rsidRPr="00383D0D">
        <w:rPr>
          <w:sz w:val="20"/>
        </w:rPr>
        <w:t>서대문구</w:t>
      </w:r>
      <w:r w:rsidRPr="00383D0D">
        <w:rPr>
          <w:sz w:val="20"/>
        </w:rPr>
        <w:t xml:space="preserve"> </w:t>
      </w:r>
      <w:r w:rsidRPr="00383D0D">
        <w:rPr>
          <w:sz w:val="20"/>
        </w:rPr>
        <w:t>성산로</w:t>
      </w:r>
      <w:r w:rsidRPr="00383D0D">
        <w:rPr>
          <w:sz w:val="20"/>
        </w:rPr>
        <w:t xml:space="preserve"> 321(</w:t>
      </w:r>
      <w:r w:rsidRPr="00383D0D">
        <w:rPr>
          <w:sz w:val="20"/>
        </w:rPr>
        <w:t>연희동</w:t>
      </w:r>
      <w:r w:rsidRPr="00383D0D">
        <w:rPr>
          <w:sz w:val="20"/>
        </w:rPr>
        <w:t>)</w:t>
      </w:r>
      <w:r w:rsidRPr="00383D0D" w:rsidDel="00557E26">
        <w:rPr>
          <w:sz w:val="20"/>
        </w:rPr>
        <w:t xml:space="preserve"> </w:t>
      </w:r>
    </w:p>
    <w:p w14:paraId="2960443F"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선</w:t>
      </w:r>
      <w:r>
        <w:rPr>
          <w:rFonts w:hint="eastAsia"/>
          <w:sz w:val="20"/>
        </w:rPr>
        <w:t xml:space="preserve"> </w:t>
      </w:r>
      <w:r>
        <w:rPr>
          <w:rFonts w:hint="eastAsia"/>
          <w:sz w:val="20"/>
        </w:rPr>
        <w:t>혜</w:t>
      </w:r>
      <w:r>
        <w:rPr>
          <w:sz w:val="20"/>
        </w:rPr>
        <w:tab/>
      </w:r>
      <w:r>
        <w:rPr>
          <w:sz w:val="20"/>
        </w:rPr>
        <w:tab/>
      </w:r>
      <w:r w:rsidRPr="000970C8">
        <w:rPr>
          <w:sz w:val="20"/>
        </w:rPr>
        <w:t>(</w:t>
      </w:r>
      <w:r w:rsidRPr="000970C8">
        <w:rPr>
          <w:sz w:val="20"/>
        </w:rPr>
        <w:t>인</w:t>
      </w:r>
      <w:r w:rsidRPr="000970C8">
        <w:rPr>
          <w:sz w:val="20"/>
        </w:rPr>
        <w:t>)</w:t>
      </w:r>
    </w:p>
    <w:p w14:paraId="6D26E639" w14:textId="77777777" w:rsidR="006D0D15" w:rsidRPr="000970C8" w:rsidRDefault="006D0D15" w:rsidP="006D0D15">
      <w:pPr>
        <w:spacing w:after="60" w:line="360" w:lineRule="exact"/>
        <w:rPr>
          <w:bCs w:val="0"/>
          <w:sz w:val="20"/>
        </w:rPr>
      </w:pPr>
    </w:p>
    <w:p w14:paraId="085B0189" w14:textId="77777777" w:rsidR="006D0D15" w:rsidRPr="000970C8" w:rsidRDefault="006D0D15" w:rsidP="006D0D15">
      <w:pPr>
        <w:spacing w:after="60" w:line="360" w:lineRule="exact"/>
        <w:rPr>
          <w:bCs w:val="0"/>
          <w:sz w:val="20"/>
        </w:rPr>
      </w:pPr>
    </w:p>
    <w:p w14:paraId="26569CBE"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63C7F2CC"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08BA6AC8" w14:textId="77777777" w:rsidR="006D0D15" w:rsidRDefault="006D0D15" w:rsidP="006D0D15">
      <w:pPr>
        <w:widowControl/>
        <w:autoSpaceDE/>
        <w:autoSpaceDN/>
        <w:spacing w:after="160"/>
        <w:rPr>
          <w:b/>
          <w:bCs w:val="0"/>
        </w:rPr>
      </w:pPr>
      <w:r>
        <w:rPr>
          <w:b/>
        </w:rPr>
        <w:br w:type="page"/>
      </w:r>
    </w:p>
    <w:p w14:paraId="729F38FE" w14:textId="637256EC" w:rsidR="006D0D15" w:rsidRPr="00F73633"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7.E</w:t>
      </w:r>
      <w:r>
        <w:rPr>
          <w:rFonts w:hint="eastAsia"/>
          <w:b/>
          <w:sz w:val="20"/>
        </w:rPr>
        <w:t>의</w:t>
      </w:r>
      <w:r>
        <w:rPr>
          <w:rFonts w:hint="eastAsia"/>
          <w:b/>
          <w:sz w:val="20"/>
        </w:rPr>
        <w:t xml:space="preserve"> </w:t>
      </w:r>
      <w:r w:rsidRPr="00F73633">
        <w:rPr>
          <w:rFonts w:hint="eastAsia"/>
          <w:b/>
          <w:sz w:val="20"/>
        </w:rPr>
        <w:t>첨부</w:t>
      </w:r>
      <w:r w:rsidRPr="00F73633">
        <w:rPr>
          <w:b/>
          <w:sz w:val="20"/>
        </w:rPr>
        <w:t>1</w:t>
      </w:r>
      <w:r>
        <w:rPr>
          <w:rFonts w:hint="eastAsia"/>
          <w:b/>
          <w:sz w:val="20"/>
        </w:rPr>
        <w:t>]</w:t>
      </w:r>
      <w:r w:rsidRPr="00F73633">
        <w:rPr>
          <w:b/>
          <w:sz w:val="20"/>
        </w:rPr>
        <w:t xml:space="preserve"> </w:t>
      </w:r>
      <w:r w:rsidRPr="00F73633">
        <w:rPr>
          <w:rFonts w:hint="eastAsia"/>
          <w:b/>
          <w:sz w:val="20"/>
        </w:rPr>
        <w:t>본건</w:t>
      </w:r>
      <w:r w:rsidRPr="00F73633">
        <w:rPr>
          <w:b/>
          <w:sz w:val="20"/>
        </w:rPr>
        <w:t xml:space="preserve"> </w:t>
      </w:r>
      <w:r w:rsidRPr="00F73633">
        <w:rPr>
          <w:rFonts w:hint="eastAsia"/>
          <w:b/>
          <w:sz w:val="20"/>
        </w:rPr>
        <w:t>임대차계약서</w:t>
      </w:r>
    </w:p>
    <w:p w14:paraId="615A6D45" w14:textId="77777777" w:rsidR="006D0D15" w:rsidRPr="00E67689" w:rsidRDefault="006D0D15" w:rsidP="006D0D15">
      <w:pPr>
        <w:spacing w:after="60" w:line="360" w:lineRule="exact"/>
        <w:rPr>
          <w:sz w:val="20"/>
        </w:rPr>
      </w:pPr>
    </w:p>
    <w:p w14:paraId="651ED9CA" w14:textId="77777777" w:rsidR="006D0D15" w:rsidRPr="00E67689" w:rsidRDefault="006D0D15" w:rsidP="006D0D15">
      <w:pPr>
        <w:spacing w:after="60" w:line="360" w:lineRule="exact"/>
        <w:jc w:val="center"/>
        <w:rPr>
          <w:sz w:val="20"/>
        </w:rPr>
      </w:pPr>
      <w:r w:rsidRPr="00E67689">
        <w:rPr>
          <w:rFonts w:hint="eastAsia"/>
          <w:sz w:val="20"/>
        </w:rPr>
        <w:t>[</w:t>
      </w:r>
      <w:r w:rsidRPr="00E67689">
        <w:rPr>
          <w:rFonts w:hint="eastAsia"/>
          <w:sz w:val="20"/>
        </w:rPr>
        <w:t>다음</w:t>
      </w:r>
      <w:r w:rsidRPr="00E67689">
        <w:rPr>
          <w:rFonts w:hint="eastAsia"/>
          <w:sz w:val="20"/>
        </w:rPr>
        <w:t xml:space="preserve"> </w:t>
      </w:r>
      <w:r w:rsidRPr="00E67689">
        <w:rPr>
          <w:rFonts w:hint="eastAsia"/>
          <w:sz w:val="20"/>
        </w:rPr>
        <w:t>페이지에</w:t>
      </w:r>
      <w:r w:rsidRPr="00E67689">
        <w:rPr>
          <w:rFonts w:hint="eastAsia"/>
          <w:sz w:val="20"/>
        </w:rPr>
        <w:t xml:space="preserve"> </w:t>
      </w:r>
      <w:r w:rsidRPr="00E67689">
        <w:rPr>
          <w:rFonts w:hint="eastAsia"/>
          <w:sz w:val="20"/>
        </w:rPr>
        <w:t>별도</w:t>
      </w:r>
      <w:r w:rsidRPr="00E67689">
        <w:rPr>
          <w:rFonts w:hint="eastAsia"/>
          <w:sz w:val="20"/>
        </w:rPr>
        <w:t xml:space="preserve"> </w:t>
      </w:r>
      <w:r w:rsidRPr="00E67689">
        <w:rPr>
          <w:rFonts w:hint="eastAsia"/>
          <w:sz w:val="20"/>
        </w:rPr>
        <w:t>편철</w:t>
      </w:r>
      <w:r w:rsidRPr="00E67689">
        <w:rPr>
          <w:rFonts w:hint="eastAsia"/>
          <w:sz w:val="20"/>
        </w:rPr>
        <w:t>]</w:t>
      </w:r>
    </w:p>
    <w:p w14:paraId="6B95FF89" w14:textId="77777777" w:rsidR="006D0D15" w:rsidRPr="00E67689" w:rsidRDefault="006D0D15" w:rsidP="006D0D15">
      <w:pPr>
        <w:spacing w:after="60" w:line="360" w:lineRule="exact"/>
        <w:rPr>
          <w:sz w:val="20"/>
        </w:rPr>
      </w:pPr>
    </w:p>
    <w:p w14:paraId="74790CD9" w14:textId="77777777" w:rsidR="006D0D15" w:rsidRPr="00E67689" w:rsidRDefault="006D0D15" w:rsidP="006D0D15">
      <w:pPr>
        <w:widowControl/>
        <w:autoSpaceDE/>
        <w:autoSpaceDN/>
        <w:spacing w:after="160"/>
        <w:rPr>
          <w:sz w:val="20"/>
        </w:rPr>
      </w:pPr>
    </w:p>
    <w:p w14:paraId="6AA89EE0" w14:textId="77777777" w:rsidR="006D0D15" w:rsidRPr="006D0D15" w:rsidRDefault="006D0D15" w:rsidP="000C4711">
      <w:pPr>
        <w:pStyle w:val="ac"/>
        <w:topLinePunct/>
        <w:ind w:leftChars="0"/>
        <w:jc w:val="center"/>
        <w:rPr>
          <w:b/>
          <w:szCs w:val="22"/>
          <w:u w:val="single"/>
        </w:rPr>
      </w:pPr>
    </w:p>
    <w:p w14:paraId="16CE61AF" w14:textId="77777777" w:rsidR="000C4711" w:rsidRPr="000C4711" w:rsidRDefault="000C4711" w:rsidP="00330EA1">
      <w:pPr>
        <w:widowControl/>
        <w:autoSpaceDE/>
        <w:autoSpaceDN/>
        <w:spacing w:after="160"/>
      </w:pPr>
    </w:p>
    <w:p w14:paraId="068643AE"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393DE9B1" w14:textId="3AA0E49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F</w:t>
      </w:r>
    </w:p>
    <w:p w14:paraId="54CBA6B3" w14:textId="77777777" w:rsidR="009E6497" w:rsidRPr="009E6497" w:rsidRDefault="009E6497" w:rsidP="009E6497">
      <w:pPr>
        <w:topLinePunct/>
        <w:rPr>
          <w:szCs w:val="22"/>
        </w:rPr>
      </w:pPr>
    </w:p>
    <w:p w14:paraId="23C6F553" w14:textId="77777777" w:rsidR="009E6497" w:rsidRDefault="009E6497"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2BE31E4" w14:textId="77777777" w:rsidR="009E6497" w:rsidRDefault="009E6497" w:rsidP="009E6497">
      <w:pPr>
        <w:spacing w:after="60" w:line="360" w:lineRule="exact"/>
        <w:rPr>
          <w:sz w:val="20"/>
        </w:rPr>
      </w:pPr>
    </w:p>
    <w:p w14:paraId="758CCF44" w14:textId="088238E7"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아이팜</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5F862EF" w14:textId="0B233F0A"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F82ECA"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D51026A"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1027A532" w14:textId="3DC4ADEC"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5BF93046" w14:textId="77777777" w:rsidR="009E6497" w:rsidRPr="000970C8" w:rsidRDefault="009E6497" w:rsidP="009E6497">
      <w:pPr>
        <w:spacing w:after="60" w:line="360" w:lineRule="exact"/>
        <w:rPr>
          <w:sz w:val="20"/>
        </w:rPr>
      </w:pPr>
    </w:p>
    <w:p w14:paraId="01BDE7B7" w14:textId="77777777" w:rsidR="009E6497" w:rsidRDefault="009E6497" w:rsidP="00AF5E56">
      <w:pPr>
        <w:numPr>
          <w:ilvl w:val="0"/>
          <w:numId w:val="27"/>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2025</w:t>
      </w:r>
      <w:r>
        <w:rPr>
          <w:rFonts w:hint="eastAsia"/>
          <w:sz w:val="20"/>
        </w:rPr>
        <w:t>년</w:t>
      </w:r>
      <w:r>
        <w:rPr>
          <w:rFonts w:hint="eastAsia"/>
          <w:sz w:val="20"/>
        </w:rPr>
        <w:t xml:space="preserve"> 4</w:t>
      </w:r>
      <w:r>
        <w:rPr>
          <w:rFonts w:hint="eastAsia"/>
          <w:sz w:val="20"/>
        </w:rPr>
        <w:t>월</w:t>
      </w:r>
      <w:r>
        <w:rPr>
          <w:rFonts w:hint="eastAsia"/>
          <w:sz w:val="20"/>
        </w:rPr>
        <w:t xml:space="preserve"> 25</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D6F1BB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24125FFA" w14:textId="77777777" w:rsidTr="00663F91">
        <w:trPr>
          <w:trHeight w:val="387"/>
        </w:trPr>
        <w:tc>
          <w:tcPr>
            <w:tcW w:w="2154" w:type="dxa"/>
            <w:shd w:val="clear" w:color="auto" w:fill="F2F2F2" w:themeFill="background1" w:themeFillShade="F2"/>
            <w:vAlign w:val="center"/>
          </w:tcPr>
          <w:p w14:paraId="5A880DB5"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3082C6D3"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106</w:t>
            </w:r>
            <w:r>
              <w:rPr>
                <w:rFonts w:hint="eastAsia"/>
                <w:sz w:val="20"/>
              </w:rPr>
              <w:t>호</w:t>
            </w:r>
            <w:r>
              <w:rPr>
                <w:rFonts w:hint="eastAsia"/>
                <w:sz w:val="20"/>
              </w:rPr>
              <w:t xml:space="preserve"> 57.15</w:t>
            </w:r>
            <w:r w:rsidRPr="00FF0234">
              <w:rPr>
                <w:sz w:val="20"/>
              </w:rPr>
              <w:t>㎡</w:t>
            </w:r>
          </w:p>
        </w:tc>
      </w:tr>
      <w:tr w:rsidR="009E6497" w14:paraId="2D866A92" w14:textId="77777777" w:rsidTr="00663F91">
        <w:trPr>
          <w:trHeight w:val="387"/>
        </w:trPr>
        <w:tc>
          <w:tcPr>
            <w:tcW w:w="2154" w:type="dxa"/>
            <w:shd w:val="clear" w:color="auto" w:fill="F2F2F2" w:themeFill="background1" w:themeFillShade="F2"/>
            <w:vAlign w:val="center"/>
          </w:tcPr>
          <w:p w14:paraId="6FF8ACB2"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2060F51" w14:textId="77777777" w:rsidR="009E6497" w:rsidRDefault="009E6497" w:rsidP="0062492A">
            <w:pPr>
              <w:spacing w:after="60" w:line="360" w:lineRule="exact"/>
              <w:rPr>
                <w:sz w:val="20"/>
              </w:rPr>
            </w:pPr>
            <w:r>
              <w:rPr>
                <w:rFonts w:hint="eastAsia"/>
                <w:sz w:val="20"/>
              </w:rPr>
              <w:t>금</w:t>
            </w:r>
            <w:r>
              <w:rPr>
                <w:rFonts w:hint="eastAsia"/>
                <w:sz w:val="20"/>
              </w:rPr>
              <w:t xml:space="preserve"> 6,224,400</w:t>
            </w:r>
            <w:r>
              <w:rPr>
                <w:rFonts w:hint="eastAsia"/>
                <w:sz w:val="20"/>
              </w:rPr>
              <w:t>원</w:t>
            </w:r>
          </w:p>
        </w:tc>
      </w:tr>
      <w:tr w:rsidR="009E6497" w14:paraId="7EE6BD84" w14:textId="77777777" w:rsidTr="00663F91">
        <w:trPr>
          <w:trHeight w:val="387"/>
        </w:trPr>
        <w:tc>
          <w:tcPr>
            <w:tcW w:w="2154" w:type="dxa"/>
            <w:shd w:val="clear" w:color="auto" w:fill="F2F2F2" w:themeFill="background1" w:themeFillShade="F2"/>
            <w:vAlign w:val="center"/>
          </w:tcPr>
          <w:p w14:paraId="18B33C35"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2F197693" w14:textId="77777777" w:rsidR="009E6497" w:rsidRDefault="009E6497" w:rsidP="0062492A">
            <w:pPr>
              <w:spacing w:after="60" w:line="360" w:lineRule="exact"/>
              <w:rPr>
                <w:sz w:val="20"/>
              </w:rPr>
            </w:pPr>
            <w:r>
              <w:rPr>
                <w:rFonts w:hint="eastAsia"/>
                <w:sz w:val="20"/>
              </w:rPr>
              <w:t>금</w:t>
            </w:r>
            <w:r>
              <w:rPr>
                <w:rFonts w:hint="eastAsia"/>
                <w:sz w:val="20"/>
              </w:rPr>
              <w:t xml:space="preserve"> 1,063,335</w:t>
            </w:r>
            <w:r>
              <w:rPr>
                <w:rFonts w:hint="eastAsia"/>
                <w:sz w:val="20"/>
              </w:rPr>
              <w:t>원</w:t>
            </w:r>
          </w:p>
        </w:tc>
      </w:tr>
      <w:tr w:rsidR="009E6497" w14:paraId="52591318" w14:textId="77777777" w:rsidTr="00663F91">
        <w:trPr>
          <w:trHeight w:val="414"/>
        </w:trPr>
        <w:tc>
          <w:tcPr>
            <w:tcW w:w="2154" w:type="dxa"/>
            <w:shd w:val="clear" w:color="auto" w:fill="F2F2F2" w:themeFill="background1" w:themeFillShade="F2"/>
            <w:vAlign w:val="center"/>
          </w:tcPr>
          <w:p w14:paraId="7501622B"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511FF724" w14:textId="77777777" w:rsidR="009E6497" w:rsidRDefault="009E6497" w:rsidP="0062492A">
            <w:pPr>
              <w:spacing w:after="60" w:line="360" w:lineRule="exact"/>
              <w:rPr>
                <w:sz w:val="20"/>
              </w:rPr>
            </w:pPr>
            <w:r>
              <w:rPr>
                <w:rFonts w:hint="eastAsia"/>
                <w:sz w:val="20"/>
              </w:rPr>
              <w:t>금</w:t>
            </w:r>
            <w:r>
              <w:rPr>
                <w:rFonts w:hint="eastAsia"/>
                <w:sz w:val="20"/>
              </w:rPr>
              <w:t xml:space="preserve"> 53,167</w:t>
            </w:r>
            <w:r>
              <w:rPr>
                <w:rFonts w:hint="eastAsia"/>
                <w:sz w:val="20"/>
              </w:rPr>
              <w:t>원</w:t>
            </w:r>
          </w:p>
        </w:tc>
      </w:tr>
      <w:tr w:rsidR="009E6497" w14:paraId="4A03F952" w14:textId="77777777" w:rsidTr="00663F91">
        <w:trPr>
          <w:trHeight w:val="361"/>
        </w:trPr>
        <w:tc>
          <w:tcPr>
            <w:tcW w:w="2154" w:type="dxa"/>
            <w:shd w:val="clear" w:color="auto" w:fill="F2F2F2" w:themeFill="background1" w:themeFillShade="F2"/>
            <w:vAlign w:val="center"/>
          </w:tcPr>
          <w:p w14:paraId="3E3E529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77F340A5" w14:textId="77777777" w:rsidR="009E6497" w:rsidRDefault="009E6497" w:rsidP="0062492A">
            <w:pPr>
              <w:spacing w:after="60" w:line="360" w:lineRule="exact"/>
              <w:rPr>
                <w:sz w:val="20"/>
              </w:rPr>
            </w:pPr>
            <w:r>
              <w:rPr>
                <w:rFonts w:hint="eastAsia"/>
                <w:sz w:val="20"/>
              </w:rPr>
              <w:t>2025. 5. 1. ~ 2030. 4. 30.</w:t>
            </w:r>
          </w:p>
        </w:tc>
      </w:tr>
    </w:tbl>
    <w:p w14:paraId="1580908A" w14:textId="77777777" w:rsidR="009E6497" w:rsidRPr="000970C8" w:rsidRDefault="009E6497" w:rsidP="009E6497">
      <w:pPr>
        <w:spacing w:after="60" w:line="360" w:lineRule="exact"/>
        <w:rPr>
          <w:sz w:val="20"/>
        </w:rPr>
      </w:pPr>
    </w:p>
    <w:p w14:paraId="0035B822"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826D0D">
        <w:rPr>
          <w:rFonts w:hint="eastAsia"/>
          <w:b/>
          <w:sz w:val="20"/>
        </w:rPr>
        <w:t>본건</w:t>
      </w:r>
      <w:r w:rsidRPr="00826D0D">
        <w:rPr>
          <w:b/>
          <w:sz w:val="20"/>
        </w:rPr>
        <w:t xml:space="preserve"> </w:t>
      </w:r>
      <w:r w:rsidRPr="00826D0D">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27E59418" w14:textId="77777777" w:rsidR="009E6497" w:rsidRDefault="009E6497" w:rsidP="009E6497">
      <w:pPr>
        <w:spacing w:after="60" w:line="360" w:lineRule="exact"/>
        <w:ind w:left="400"/>
        <w:rPr>
          <w:sz w:val="20"/>
        </w:rPr>
      </w:pPr>
    </w:p>
    <w:p w14:paraId="2D6F28D9"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1C7EE3AD" w14:textId="77777777" w:rsidR="009E6497" w:rsidRPr="008772EC" w:rsidRDefault="009E6497" w:rsidP="009E6497">
      <w:pPr>
        <w:spacing w:after="60" w:line="360" w:lineRule="exact"/>
        <w:rPr>
          <w:sz w:val="20"/>
        </w:rPr>
      </w:pPr>
    </w:p>
    <w:p w14:paraId="4AF12B54" w14:textId="77777777" w:rsidR="009E6497" w:rsidRPr="000970C8" w:rsidRDefault="009E6497" w:rsidP="009E6497">
      <w:pPr>
        <w:spacing w:after="60" w:line="360" w:lineRule="exact"/>
        <w:jc w:val="center"/>
        <w:rPr>
          <w:bCs w:val="0"/>
          <w:sz w:val="20"/>
        </w:rPr>
      </w:pPr>
      <w:r w:rsidRPr="000970C8">
        <w:rPr>
          <w:sz w:val="20"/>
        </w:rPr>
        <w:lastRenderedPageBreak/>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21181A4C" w14:textId="77777777" w:rsidR="009E6497" w:rsidRPr="000970C8" w:rsidRDefault="009E6497" w:rsidP="009E6497">
      <w:pPr>
        <w:spacing w:after="60" w:line="360" w:lineRule="exact"/>
        <w:rPr>
          <w:sz w:val="20"/>
        </w:rPr>
      </w:pPr>
    </w:p>
    <w:p w14:paraId="34B594DA"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351C2E5C" w14:textId="77777777" w:rsidR="009E6497" w:rsidRPr="000970C8" w:rsidRDefault="009E6497" w:rsidP="009E6497">
      <w:pPr>
        <w:spacing w:after="60" w:line="360" w:lineRule="exact"/>
        <w:rPr>
          <w:sz w:val="20"/>
        </w:rPr>
      </w:pPr>
      <w:r>
        <w:rPr>
          <w:rFonts w:hint="eastAsia"/>
          <w:sz w:val="20"/>
        </w:rPr>
        <w:t>아이팜</w:t>
      </w:r>
      <w:r>
        <w:rPr>
          <w:rFonts w:hint="eastAsia"/>
          <w:sz w:val="20"/>
        </w:rPr>
        <w:t xml:space="preserve"> </w:t>
      </w:r>
      <w:r>
        <w:rPr>
          <w:rFonts w:hint="eastAsia"/>
          <w:sz w:val="20"/>
        </w:rPr>
        <w:t>주식회사</w:t>
      </w:r>
    </w:p>
    <w:p w14:paraId="0B400C05" w14:textId="77777777" w:rsidR="00277C20" w:rsidRDefault="009E6497" w:rsidP="009E6497">
      <w:pPr>
        <w:spacing w:after="60" w:line="360" w:lineRule="exact"/>
        <w:rPr>
          <w:sz w:val="20"/>
        </w:rPr>
      </w:pPr>
      <w:r>
        <w:rPr>
          <w:rFonts w:hint="eastAsia"/>
          <w:sz w:val="20"/>
        </w:rPr>
        <w:t>충청북도</w:t>
      </w:r>
      <w:r>
        <w:rPr>
          <w:rFonts w:hint="eastAsia"/>
          <w:sz w:val="20"/>
        </w:rPr>
        <w:t xml:space="preserve"> </w:t>
      </w:r>
      <w:r>
        <w:rPr>
          <w:rFonts w:hint="eastAsia"/>
          <w:sz w:val="20"/>
        </w:rPr>
        <w:t>충주시</w:t>
      </w:r>
      <w:r>
        <w:rPr>
          <w:rFonts w:hint="eastAsia"/>
          <w:sz w:val="20"/>
        </w:rPr>
        <w:t xml:space="preserve"> </w:t>
      </w:r>
      <w:r>
        <w:rPr>
          <w:rFonts w:hint="eastAsia"/>
          <w:sz w:val="20"/>
        </w:rPr>
        <w:t>연수로</w:t>
      </w:r>
      <w:r>
        <w:rPr>
          <w:rFonts w:hint="eastAsia"/>
          <w:sz w:val="20"/>
        </w:rPr>
        <w:t xml:space="preserve"> </w:t>
      </w:r>
      <w:r>
        <w:rPr>
          <w:sz w:val="20"/>
        </w:rPr>
        <w:t>2-1, 301</w:t>
      </w:r>
      <w:r>
        <w:rPr>
          <w:rFonts w:hint="eastAsia"/>
          <w:sz w:val="20"/>
        </w:rPr>
        <w:t>호</w:t>
      </w:r>
    </w:p>
    <w:p w14:paraId="152B5DFC" w14:textId="70E13876"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이</w:t>
      </w:r>
      <w:r>
        <w:rPr>
          <w:rFonts w:hint="eastAsia"/>
          <w:sz w:val="20"/>
        </w:rPr>
        <w:t xml:space="preserve"> </w:t>
      </w:r>
      <w:r>
        <w:rPr>
          <w:rFonts w:hint="eastAsia"/>
          <w:sz w:val="20"/>
        </w:rPr>
        <w:t>조</w:t>
      </w:r>
      <w:r>
        <w:rPr>
          <w:rFonts w:hint="eastAsia"/>
          <w:sz w:val="20"/>
        </w:rPr>
        <w:t xml:space="preserve"> </w:t>
      </w:r>
      <w:r>
        <w:rPr>
          <w:rFonts w:hint="eastAsia"/>
          <w:sz w:val="20"/>
        </w:rPr>
        <w:t>완</w:t>
      </w:r>
      <w:r>
        <w:rPr>
          <w:sz w:val="20"/>
        </w:rPr>
        <w:tab/>
      </w:r>
      <w:r>
        <w:rPr>
          <w:sz w:val="20"/>
        </w:rPr>
        <w:tab/>
      </w:r>
      <w:r w:rsidRPr="000970C8">
        <w:rPr>
          <w:sz w:val="20"/>
        </w:rPr>
        <w:t>(</w:t>
      </w:r>
      <w:r w:rsidRPr="000970C8">
        <w:rPr>
          <w:sz w:val="20"/>
        </w:rPr>
        <w:t>인</w:t>
      </w:r>
      <w:r w:rsidRPr="000970C8">
        <w:rPr>
          <w:sz w:val="20"/>
        </w:rPr>
        <w:t>)</w:t>
      </w:r>
    </w:p>
    <w:p w14:paraId="3BC148DD" w14:textId="77777777" w:rsidR="009E6497" w:rsidRPr="007B11FE" w:rsidRDefault="009E6497" w:rsidP="009E6497">
      <w:pPr>
        <w:spacing w:after="60" w:line="360" w:lineRule="exact"/>
        <w:rPr>
          <w:bCs w:val="0"/>
          <w:sz w:val="20"/>
        </w:rPr>
      </w:pPr>
    </w:p>
    <w:p w14:paraId="01152898" w14:textId="77777777" w:rsidR="009E6497" w:rsidRPr="000970C8" w:rsidRDefault="009E6497" w:rsidP="009E6497">
      <w:pPr>
        <w:spacing w:after="60" w:line="360" w:lineRule="exact"/>
        <w:rPr>
          <w:bCs w:val="0"/>
          <w:sz w:val="20"/>
        </w:rPr>
      </w:pPr>
    </w:p>
    <w:p w14:paraId="23C30EAF"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0D1723A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4BBF4EA4" w14:textId="77777777" w:rsidR="009E6497" w:rsidRDefault="009E6497" w:rsidP="009E6497">
      <w:pPr>
        <w:widowControl/>
        <w:autoSpaceDE/>
        <w:autoSpaceDN/>
        <w:spacing w:after="160"/>
        <w:rPr>
          <w:b/>
          <w:bCs w:val="0"/>
        </w:rPr>
      </w:pPr>
      <w:r>
        <w:rPr>
          <w:b/>
        </w:rPr>
        <w:br w:type="page"/>
      </w:r>
    </w:p>
    <w:p w14:paraId="285F7CAC" w14:textId="73FAA4FD" w:rsidR="006D0D15" w:rsidRPr="00103717"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7.F</w:t>
      </w:r>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723E9398" w14:textId="77777777" w:rsidR="006D0D15" w:rsidRPr="00103717" w:rsidRDefault="006D0D15" w:rsidP="006D0D15">
      <w:pPr>
        <w:spacing w:after="60" w:line="360" w:lineRule="exact"/>
        <w:rPr>
          <w:sz w:val="20"/>
        </w:rPr>
      </w:pPr>
    </w:p>
    <w:p w14:paraId="65B12880" w14:textId="77777777" w:rsidR="006D0D15" w:rsidRPr="00103717" w:rsidRDefault="006D0D15" w:rsidP="006D0D15">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586BA11F" w14:textId="77777777" w:rsidR="006D0D15" w:rsidRPr="00103717" w:rsidRDefault="006D0D15" w:rsidP="006D0D15">
      <w:pPr>
        <w:spacing w:after="60" w:line="360" w:lineRule="exact"/>
        <w:rPr>
          <w:sz w:val="20"/>
        </w:rPr>
      </w:pPr>
    </w:p>
    <w:p w14:paraId="34110E4F" w14:textId="77777777" w:rsidR="006D0D15" w:rsidRPr="00103717" w:rsidRDefault="006D0D15" w:rsidP="006D0D15">
      <w:pPr>
        <w:widowControl/>
        <w:autoSpaceDE/>
        <w:autoSpaceDN/>
        <w:spacing w:after="160"/>
        <w:rPr>
          <w:sz w:val="20"/>
        </w:rPr>
      </w:pPr>
    </w:p>
    <w:p w14:paraId="172DEB7B" w14:textId="77777777" w:rsidR="006D0D15" w:rsidRPr="006D0D15" w:rsidRDefault="006D0D15" w:rsidP="000C4711">
      <w:pPr>
        <w:pStyle w:val="ac"/>
        <w:topLinePunct/>
        <w:ind w:leftChars="0"/>
        <w:jc w:val="center"/>
        <w:rPr>
          <w:b/>
          <w:szCs w:val="22"/>
          <w:u w:val="single"/>
        </w:rPr>
      </w:pPr>
    </w:p>
    <w:p w14:paraId="205DCF6B" w14:textId="77777777" w:rsidR="000C4711" w:rsidRPr="000C4711" w:rsidRDefault="000C4711" w:rsidP="00330EA1">
      <w:pPr>
        <w:widowControl/>
        <w:autoSpaceDE/>
        <w:autoSpaceDN/>
        <w:spacing w:after="160"/>
      </w:pPr>
    </w:p>
    <w:p w14:paraId="49EAF544"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55E0A59A" w14:textId="541A88CA" w:rsidR="009E005A" w:rsidRPr="00380FB2" w:rsidRDefault="009E005A" w:rsidP="009E005A">
      <w:pPr>
        <w:pStyle w:val="1"/>
      </w:pPr>
      <w:r w:rsidRPr="00380FB2">
        <w:lastRenderedPageBreak/>
        <w:t>별첨</w:t>
      </w:r>
      <w:r w:rsidRPr="00380FB2">
        <w:t xml:space="preserve"> </w:t>
      </w:r>
      <w:r>
        <w:rPr>
          <w:rFonts w:hint="eastAsia"/>
        </w:rPr>
        <w:t>8</w:t>
      </w:r>
    </w:p>
    <w:p w14:paraId="263DE934" w14:textId="77777777" w:rsidR="009E005A" w:rsidRPr="00380FB2" w:rsidRDefault="009E005A" w:rsidP="009E005A">
      <w:pPr>
        <w:topLinePunct/>
        <w:rPr>
          <w:szCs w:val="22"/>
        </w:rPr>
      </w:pPr>
    </w:p>
    <w:p w14:paraId="302824B7" w14:textId="663AE7AD" w:rsidR="009E005A" w:rsidRPr="00380FB2" w:rsidRDefault="009E005A" w:rsidP="009E005A">
      <w:pPr>
        <w:topLinePunct/>
        <w:jc w:val="center"/>
        <w:rPr>
          <w:b/>
          <w:szCs w:val="22"/>
          <w:u w:val="single"/>
        </w:rPr>
      </w:pPr>
      <w:r>
        <w:rPr>
          <w:rFonts w:hint="eastAsia"/>
          <w:b/>
          <w:szCs w:val="22"/>
          <w:u w:val="single"/>
        </w:rPr>
        <w:t>하자보수청구권</w:t>
      </w:r>
      <w:r>
        <w:rPr>
          <w:rFonts w:hint="eastAsia"/>
          <w:b/>
          <w:szCs w:val="22"/>
          <w:u w:val="single"/>
        </w:rPr>
        <w:t xml:space="preserve"> </w:t>
      </w:r>
      <w:r>
        <w:rPr>
          <w:rFonts w:hint="eastAsia"/>
          <w:b/>
          <w:szCs w:val="22"/>
          <w:u w:val="single"/>
        </w:rPr>
        <w:t>등</w:t>
      </w:r>
      <w:r>
        <w:rPr>
          <w:rFonts w:hint="eastAsia"/>
          <w:b/>
          <w:szCs w:val="22"/>
          <w:u w:val="single"/>
        </w:rPr>
        <w:t xml:space="preserve"> </w:t>
      </w:r>
      <w:r>
        <w:rPr>
          <w:rFonts w:hint="eastAsia"/>
          <w:b/>
          <w:szCs w:val="22"/>
          <w:u w:val="single"/>
        </w:rPr>
        <w:t>목록</w:t>
      </w:r>
    </w:p>
    <w:p w14:paraId="506406F7" w14:textId="77777777" w:rsidR="009E005A" w:rsidRPr="009E005A" w:rsidRDefault="009E005A" w:rsidP="009E005A">
      <w:pPr>
        <w:tabs>
          <w:tab w:val="left" w:pos="680"/>
        </w:tabs>
        <w:spacing w:after="360"/>
        <w:jc w:val="center"/>
        <w:rPr>
          <w:szCs w:val="22"/>
        </w:rPr>
      </w:pPr>
    </w:p>
    <w:p w14:paraId="286C0BDF" w14:textId="77777777" w:rsidR="009E005A" w:rsidRPr="009E005A" w:rsidRDefault="009E005A" w:rsidP="009E005A">
      <w:pPr>
        <w:tabs>
          <w:tab w:val="left" w:pos="680"/>
        </w:tabs>
        <w:spacing w:after="140"/>
        <w:ind w:left="680" w:hanging="680"/>
        <w:rPr>
          <w:szCs w:val="22"/>
        </w:rPr>
      </w:pPr>
      <w:r w:rsidRPr="009E005A">
        <w:rPr>
          <w:szCs w:val="22"/>
        </w:rPr>
        <w:t>1.</w:t>
      </w:r>
      <w:r w:rsidRPr="009E005A">
        <w:rPr>
          <w:szCs w:val="22"/>
        </w:rPr>
        <w:tab/>
      </w:r>
      <w:r w:rsidRPr="009E005A">
        <w:rPr>
          <w:szCs w:val="22"/>
        </w:rPr>
        <w:t>하자보수청구권</w:t>
      </w:r>
    </w:p>
    <w:p w14:paraId="54103131" w14:textId="2F97B3D2" w:rsidR="009E005A" w:rsidRDefault="009E005A" w:rsidP="009E005A">
      <w:pPr>
        <w:tabs>
          <w:tab w:val="left" w:pos="680"/>
        </w:tabs>
        <w:spacing w:after="140"/>
        <w:ind w:left="680" w:hanging="680"/>
        <w:rPr>
          <w:szCs w:val="22"/>
        </w:rPr>
      </w:pPr>
      <w:r>
        <w:rPr>
          <w:szCs w:val="22"/>
        </w:rPr>
        <w:tab/>
      </w:r>
      <w:r w:rsidRPr="009E005A">
        <w:rPr>
          <w:szCs w:val="22"/>
        </w:rPr>
        <w:t>매도인이</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공사도급계약</w:t>
      </w:r>
      <w:r w:rsidRPr="009E005A">
        <w:rPr>
          <w:szCs w:val="22"/>
        </w:rPr>
        <w:t>(</w:t>
      </w:r>
      <w:r w:rsidRPr="009E005A">
        <w:rPr>
          <w:szCs w:val="22"/>
        </w:rPr>
        <w:t>안양물류센터</w:t>
      </w:r>
      <w:r w:rsidRPr="009E005A">
        <w:rPr>
          <w:szCs w:val="22"/>
        </w:rPr>
        <w:t xml:space="preserve"> </w:t>
      </w:r>
      <w:r w:rsidRPr="009E005A">
        <w:rPr>
          <w:szCs w:val="22"/>
        </w:rPr>
        <w:t>재건축사업</w:t>
      </w:r>
      <w:r w:rsidRPr="009E005A">
        <w:rPr>
          <w:szCs w:val="22"/>
        </w:rPr>
        <w:t xml:space="preserve"> </w:t>
      </w:r>
      <w:r w:rsidRPr="009E005A">
        <w:rPr>
          <w:szCs w:val="22"/>
        </w:rPr>
        <w:t>공사도급계약</w:t>
      </w:r>
      <w:r w:rsidRPr="009E005A">
        <w:rPr>
          <w:szCs w:val="22"/>
        </w:rPr>
        <w:t>, 1~3</w:t>
      </w:r>
      <w:r w:rsidRPr="009E005A">
        <w:rPr>
          <w:szCs w:val="22"/>
        </w:rPr>
        <w:t>층</w:t>
      </w:r>
      <w:r w:rsidRPr="009E005A">
        <w:rPr>
          <w:szCs w:val="22"/>
        </w:rPr>
        <w:t xml:space="preserve"> </w:t>
      </w:r>
      <w:r w:rsidRPr="009E005A">
        <w:rPr>
          <w:szCs w:val="22"/>
        </w:rPr>
        <w:t>대수선공사</w:t>
      </w:r>
      <w:r w:rsidRPr="009E005A">
        <w:rPr>
          <w:szCs w:val="22"/>
        </w:rPr>
        <w:t xml:space="preserve"> </w:t>
      </w:r>
      <w:r w:rsidRPr="009E005A">
        <w:rPr>
          <w:szCs w:val="22"/>
        </w:rPr>
        <w:t>도급계약</w:t>
      </w:r>
      <w:r w:rsidRPr="009E005A">
        <w:rPr>
          <w:szCs w:val="22"/>
        </w:rPr>
        <w:t xml:space="preserve">, </w:t>
      </w:r>
      <w:r w:rsidRPr="009E005A">
        <w:rPr>
          <w:szCs w:val="22"/>
        </w:rPr>
        <w:t>지하</w:t>
      </w:r>
      <w:r w:rsidRPr="009E005A">
        <w:rPr>
          <w:szCs w:val="22"/>
        </w:rPr>
        <w:t xml:space="preserve"> 1~2</w:t>
      </w:r>
      <w:r w:rsidRPr="009E005A">
        <w:rPr>
          <w:szCs w:val="22"/>
        </w:rPr>
        <w:t>층</w:t>
      </w:r>
      <w:r w:rsidRPr="009E005A">
        <w:rPr>
          <w:szCs w:val="22"/>
        </w:rPr>
        <w:t xml:space="preserve"> </w:t>
      </w:r>
      <w:r w:rsidRPr="009E005A">
        <w:rPr>
          <w:szCs w:val="22"/>
        </w:rPr>
        <w:t>상온전환공사</w:t>
      </w:r>
      <w:r w:rsidRPr="009E005A">
        <w:rPr>
          <w:szCs w:val="22"/>
        </w:rPr>
        <w:t xml:space="preserve"> </w:t>
      </w:r>
      <w:r w:rsidRPr="009E005A">
        <w:rPr>
          <w:szCs w:val="22"/>
        </w:rPr>
        <w:t>도급계약</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따라</w:t>
      </w:r>
      <w:r w:rsidRPr="009E005A">
        <w:rPr>
          <w:szCs w:val="22"/>
        </w:rPr>
        <w:t xml:space="preserve"> </w:t>
      </w:r>
      <w:r w:rsidRPr="009E005A">
        <w:rPr>
          <w:szCs w:val="22"/>
        </w:rPr>
        <w:t>수급인</w:t>
      </w:r>
      <w:r w:rsidRPr="009E005A">
        <w:rPr>
          <w:szCs w:val="22"/>
        </w:rPr>
        <w:t>(</w:t>
      </w:r>
      <w:r w:rsidRPr="009E005A">
        <w:rPr>
          <w:szCs w:val="22"/>
        </w:rPr>
        <w:t>디엘이앤씨</w:t>
      </w:r>
      <w:r w:rsidRPr="009E005A">
        <w:rPr>
          <w:szCs w:val="22"/>
        </w:rPr>
        <w:t xml:space="preserve"> </w:t>
      </w:r>
      <w:r w:rsidRPr="009E005A">
        <w:rPr>
          <w:szCs w:val="22"/>
        </w:rPr>
        <w:t>주식회사</w:t>
      </w:r>
      <w:r w:rsidRPr="009E005A">
        <w:rPr>
          <w:szCs w:val="22"/>
        </w:rPr>
        <w:t xml:space="preserve">, </w:t>
      </w:r>
      <w:r w:rsidRPr="009E005A">
        <w:rPr>
          <w:szCs w:val="22"/>
        </w:rPr>
        <w:t>디엘건설</w:t>
      </w:r>
      <w:r w:rsidRPr="009E005A">
        <w:rPr>
          <w:szCs w:val="22"/>
        </w:rPr>
        <w:t xml:space="preserve"> </w:t>
      </w:r>
      <w:r w:rsidRPr="009E005A">
        <w:rPr>
          <w:szCs w:val="22"/>
        </w:rPr>
        <w:t>주식회사</w:t>
      </w:r>
      <w:r w:rsidRPr="009E005A">
        <w:rPr>
          <w:szCs w:val="22"/>
        </w:rPr>
        <w:t xml:space="preserve">, </w:t>
      </w:r>
      <w:r w:rsidRPr="009E005A">
        <w:rPr>
          <w:szCs w:val="22"/>
        </w:rPr>
        <w:t>주식회사</w:t>
      </w:r>
      <w:r w:rsidRPr="009E005A">
        <w:rPr>
          <w:szCs w:val="22"/>
        </w:rPr>
        <w:t xml:space="preserve"> </w:t>
      </w:r>
      <w:r w:rsidRPr="009E005A">
        <w:rPr>
          <w:szCs w:val="22"/>
        </w:rPr>
        <w:t>지유건설</w:t>
      </w:r>
      <w:r w:rsidRPr="009E005A">
        <w:rPr>
          <w:szCs w:val="22"/>
        </w:rPr>
        <w:t>)</w:t>
      </w:r>
      <w:r w:rsidRPr="009E005A">
        <w:rPr>
          <w:szCs w:val="22"/>
        </w:rPr>
        <w:t>에</w:t>
      </w:r>
      <w:r w:rsidRPr="009E005A">
        <w:rPr>
          <w:szCs w:val="22"/>
        </w:rPr>
        <w:t xml:space="preserve"> </w:t>
      </w:r>
      <w:r w:rsidRPr="009E005A">
        <w:rPr>
          <w:szCs w:val="22"/>
        </w:rPr>
        <w:t>대하여</w:t>
      </w:r>
      <w:r w:rsidRPr="009E005A">
        <w:rPr>
          <w:szCs w:val="22"/>
        </w:rPr>
        <w:t xml:space="preserve"> </w:t>
      </w:r>
      <w:r w:rsidRPr="009E005A">
        <w:rPr>
          <w:szCs w:val="22"/>
        </w:rPr>
        <w:t>보유하는</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하자보수청구권</w:t>
      </w:r>
      <w:r w:rsidRPr="009E005A">
        <w:rPr>
          <w:szCs w:val="22"/>
        </w:rPr>
        <w:t xml:space="preserve">, </w:t>
      </w:r>
      <w:r w:rsidRPr="009E005A">
        <w:rPr>
          <w:szCs w:val="22"/>
        </w:rPr>
        <w:t>이에</w:t>
      </w:r>
      <w:r w:rsidRPr="009E005A">
        <w:rPr>
          <w:szCs w:val="22"/>
        </w:rPr>
        <w:t xml:space="preserve"> </w:t>
      </w:r>
      <w:r w:rsidRPr="009E005A">
        <w:rPr>
          <w:szCs w:val="22"/>
        </w:rPr>
        <w:t>갈음하는</w:t>
      </w:r>
      <w:r w:rsidRPr="009E005A">
        <w:rPr>
          <w:szCs w:val="22"/>
        </w:rPr>
        <w:t xml:space="preserve"> </w:t>
      </w:r>
      <w:r w:rsidRPr="009E005A">
        <w:rPr>
          <w:szCs w:val="22"/>
        </w:rPr>
        <w:t>손해배상청구권</w:t>
      </w:r>
      <w:r w:rsidRPr="009E005A">
        <w:rPr>
          <w:szCs w:val="22"/>
        </w:rPr>
        <w:t xml:space="preserve"> </w:t>
      </w:r>
      <w:r w:rsidRPr="009E005A">
        <w:rPr>
          <w:szCs w:val="22"/>
        </w:rPr>
        <w:t>등</w:t>
      </w:r>
      <w:r w:rsidRPr="009E005A">
        <w:rPr>
          <w:szCs w:val="22"/>
        </w:rPr>
        <w:t xml:space="preserve"> </w:t>
      </w:r>
      <w:r w:rsidRPr="009E005A">
        <w:rPr>
          <w:szCs w:val="22"/>
        </w:rPr>
        <w:t>매매목적물의</w:t>
      </w:r>
      <w:r w:rsidRPr="009E005A">
        <w:rPr>
          <w:szCs w:val="22"/>
        </w:rPr>
        <w:t xml:space="preserve"> </w:t>
      </w:r>
      <w:r w:rsidRPr="009E005A">
        <w:rPr>
          <w:szCs w:val="22"/>
        </w:rPr>
        <w:t>하자보수에</w:t>
      </w:r>
      <w:r w:rsidRPr="009E005A">
        <w:rPr>
          <w:szCs w:val="22"/>
        </w:rPr>
        <w:t xml:space="preserve"> </w:t>
      </w:r>
      <w:r w:rsidRPr="009E005A">
        <w:rPr>
          <w:szCs w:val="22"/>
        </w:rPr>
        <w:t>관한</w:t>
      </w:r>
      <w:r w:rsidRPr="009E005A">
        <w:rPr>
          <w:szCs w:val="22"/>
        </w:rPr>
        <w:t xml:space="preserve"> </w:t>
      </w:r>
      <w:r w:rsidRPr="009E005A">
        <w:rPr>
          <w:szCs w:val="22"/>
        </w:rPr>
        <w:t>일체의</w:t>
      </w:r>
      <w:r w:rsidRPr="009E005A">
        <w:rPr>
          <w:szCs w:val="22"/>
        </w:rPr>
        <w:t xml:space="preserve"> </w:t>
      </w:r>
      <w:r w:rsidRPr="009E005A">
        <w:rPr>
          <w:szCs w:val="22"/>
        </w:rPr>
        <w:t>권리</w:t>
      </w:r>
    </w:p>
    <w:p w14:paraId="7F795302" w14:textId="77777777" w:rsidR="009E005A" w:rsidRPr="009E005A" w:rsidRDefault="009E005A" w:rsidP="009E005A">
      <w:pPr>
        <w:tabs>
          <w:tab w:val="left" w:pos="680"/>
        </w:tabs>
        <w:spacing w:after="140"/>
        <w:ind w:left="680" w:hanging="680"/>
        <w:rPr>
          <w:szCs w:val="22"/>
        </w:rPr>
      </w:pPr>
    </w:p>
    <w:p w14:paraId="0C3C1413" w14:textId="77777777" w:rsidR="009E005A" w:rsidRPr="009E005A" w:rsidRDefault="009E005A" w:rsidP="009E005A">
      <w:pPr>
        <w:tabs>
          <w:tab w:val="left" w:pos="680"/>
        </w:tabs>
        <w:spacing w:after="140"/>
        <w:ind w:left="680" w:hanging="680"/>
        <w:rPr>
          <w:szCs w:val="22"/>
        </w:rPr>
      </w:pPr>
      <w:r w:rsidRPr="009E005A">
        <w:rPr>
          <w:szCs w:val="22"/>
        </w:rPr>
        <w:t>2.</w:t>
      </w:r>
      <w:r w:rsidRPr="009E005A">
        <w:rPr>
          <w:szCs w:val="22"/>
        </w:rPr>
        <w:tab/>
      </w:r>
      <w:r w:rsidRPr="009E005A">
        <w:rPr>
          <w:szCs w:val="22"/>
        </w:rPr>
        <w:t>하자보수보증서</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00"/>
        <w:gridCol w:w="1055"/>
        <w:gridCol w:w="1445"/>
        <w:gridCol w:w="1390"/>
        <w:gridCol w:w="3118"/>
        <w:gridCol w:w="1492"/>
      </w:tblGrid>
      <w:tr w:rsidR="009E005A" w14:paraId="5694B43C" w14:textId="77777777" w:rsidTr="00AD4829">
        <w:tc>
          <w:tcPr>
            <w:tcW w:w="500" w:type="dxa"/>
            <w:shd w:val="clear" w:color="auto" w:fill="F2F2F2"/>
            <w:vAlign w:val="center"/>
          </w:tcPr>
          <w:p w14:paraId="77DAC642" w14:textId="77777777" w:rsidR="009E005A" w:rsidRPr="009E005A" w:rsidRDefault="009E005A" w:rsidP="009E005A">
            <w:pPr>
              <w:tabs>
                <w:tab w:val="left" w:pos="680"/>
              </w:tabs>
              <w:jc w:val="center"/>
              <w:rPr>
                <w:sz w:val="20"/>
                <w:szCs w:val="20"/>
              </w:rPr>
            </w:pPr>
            <w:r w:rsidRPr="009E005A">
              <w:rPr>
                <w:b/>
                <w:sz w:val="20"/>
                <w:szCs w:val="20"/>
              </w:rPr>
              <w:t>순번</w:t>
            </w:r>
          </w:p>
        </w:tc>
        <w:tc>
          <w:tcPr>
            <w:tcW w:w="1055" w:type="dxa"/>
            <w:shd w:val="clear" w:color="auto" w:fill="F2F2F2"/>
            <w:vAlign w:val="center"/>
          </w:tcPr>
          <w:p w14:paraId="1EF4DC5F" w14:textId="77777777" w:rsidR="009E005A" w:rsidRPr="009E005A" w:rsidRDefault="009E005A" w:rsidP="009E005A">
            <w:pPr>
              <w:tabs>
                <w:tab w:val="left" w:pos="680"/>
              </w:tabs>
              <w:jc w:val="center"/>
              <w:rPr>
                <w:sz w:val="20"/>
                <w:szCs w:val="20"/>
              </w:rPr>
            </w:pPr>
            <w:r w:rsidRPr="009E005A">
              <w:rPr>
                <w:b/>
                <w:sz w:val="20"/>
                <w:szCs w:val="20"/>
              </w:rPr>
              <w:t>보증기관</w:t>
            </w:r>
          </w:p>
        </w:tc>
        <w:tc>
          <w:tcPr>
            <w:tcW w:w="1445" w:type="dxa"/>
            <w:shd w:val="clear" w:color="auto" w:fill="F2F2F2"/>
            <w:vAlign w:val="center"/>
          </w:tcPr>
          <w:p w14:paraId="32B6EEDF" w14:textId="77777777" w:rsidR="009E005A" w:rsidRPr="009E005A" w:rsidRDefault="009E005A" w:rsidP="009E005A">
            <w:pPr>
              <w:tabs>
                <w:tab w:val="left" w:pos="680"/>
              </w:tabs>
              <w:jc w:val="center"/>
              <w:rPr>
                <w:sz w:val="20"/>
                <w:szCs w:val="20"/>
              </w:rPr>
            </w:pPr>
            <w:r w:rsidRPr="009E005A">
              <w:rPr>
                <w:b/>
                <w:sz w:val="20"/>
                <w:szCs w:val="20"/>
              </w:rPr>
              <w:t>계약자</w:t>
            </w:r>
          </w:p>
        </w:tc>
        <w:tc>
          <w:tcPr>
            <w:tcW w:w="1390" w:type="dxa"/>
            <w:shd w:val="clear" w:color="auto" w:fill="F2F2F2"/>
            <w:vAlign w:val="center"/>
          </w:tcPr>
          <w:p w14:paraId="2EF6A9FE" w14:textId="77777777" w:rsidR="009E005A" w:rsidRPr="009E005A" w:rsidRDefault="009E005A" w:rsidP="009E005A">
            <w:pPr>
              <w:tabs>
                <w:tab w:val="left" w:pos="680"/>
              </w:tabs>
              <w:jc w:val="center"/>
              <w:rPr>
                <w:sz w:val="20"/>
                <w:szCs w:val="20"/>
              </w:rPr>
            </w:pPr>
            <w:r w:rsidRPr="009E005A">
              <w:rPr>
                <w:b/>
                <w:sz w:val="20"/>
                <w:szCs w:val="20"/>
              </w:rPr>
              <w:t>보증기간</w:t>
            </w:r>
          </w:p>
        </w:tc>
        <w:tc>
          <w:tcPr>
            <w:tcW w:w="3118" w:type="dxa"/>
            <w:shd w:val="clear" w:color="auto" w:fill="F2F2F2"/>
            <w:vAlign w:val="center"/>
          </w:tcPr>
          <w:p w14:paraId="47E44BF7" w14:textId="77777777" w:rsidR="009E005A" w:rsidRPr="009E005A" w:rsidRDefault="009E005A" w:rsidP="009E005A">
            <w:pPr>
              <w:tabs>
                <w:tab w:val="left" w:pos="680"/>
              </w:tabs>
              <w:jc w:val="center"/>
              <w:rPr>
                <w:sz w:val="20"/>
                <w:szCs w:val="20"/>
              </w:rPr>
            </w:pPr>
            <w:r w:rsidRPr="009E005A">
              <w:rPr>
                <w:b/>
                <w:sz w:val="20"/>
                <w:szCs w:val="20"/>
              </w:rPr>
              <w:t>주계약명</w:t>
            </w:r>
          </w:p>
        </w:tc>
        <w:tc>
          <w:tcPr>
            <w:tcW w:w="1492" w:type="dxa"/>
            <w:shd w:val="clear" w:color="auto" w:fill="F2F2F2"/>
            <w:vAlign w:val="center"/>
          </w:tcPr>
          <w:p w14:paraId="1C4322A4" w14:textId="77777777" w:rsidR="009E005A" w:rsidRPr="009E005A" w:rsidRDefault="009E005A" w:rsidP="009E005A">
            <w:pPr>
              <w:tabs>
                <w:tab w:val="left" w:pos="680"/>
              </w:tabs>
              <w:jc w:val="center"/>
              <w:rPr>
                <w:sz w:val="20"/>
                <w:szCs w:val="20"/>
              </w:rPr>
            </w:pPr>
            <w:r w:rsidRPr="009E005A">
              <w:rPr>
                <w:b/>
                <w:sz w:val="20"/>
                <w:szCs w:val="20"/>
              </w:rPr>
              <w:t>보증금액</w:t>
            </w:r>
            <w:r w:rsidRPr="009E005A">
              <w:rPr>
                <w:b/>
                <w:sz w:val="20"/>
                <w:szCs w:val="20"/>
              </w:rPr>
              <w:t>(</w:t>
            </w:r>
            <w:r w:rsidRPr="009E005A">
              <w:rPr>
                <w:b/>
                <w:sz w:val="20"/>
                <w:szCs w:val="20"/>
              </w:rPr>
              <w:t>원</w:t>
            </w:r>
            <w:r w:rsidRPr="009E005A">
              <w:rPr>
                <w:b/>
                <w:sz w:val="20"/>
                <w:szCs w:val="20"/>
              </w:rPr>
              <w:t>)</w:t>
            </w:r>
          </w:p>
        </w:tc>
      </w:tr>
      <w:tr w:rsidR="009E005A" w14:paraId="2681A1DF" w14:textId="77777777" w:rsidTr="00AD4829">
        <w:tc>
          <w:tcPr>
            <w:tcW w:w="500" w:type="dxa"/>
            <w:vAlign w:val="center"/>
          </w:tcPr>
          <w:p w14:paraId="21D346A7" w14:textId="77777777" w:rsidR="009E005A" w:rsidRPr="009E005A" w:rsidRDefault="009E005A" w:rsidP="009E005A">
            <w:pPr>
              <w:tabs>
                <w:tab w:val="left" w:pos="680"/>
              </w:tabs>
              <w:jc w:val="center"/>
              <w:rPr>
                <w:sz w:val="20"/>
                <w:szCs w:val="20"/>
              </w:rPr>
            </w:pPr>
            <w:r w:rsidRPr="009E005A">
              <w:rPr>
                <w:sz w:val="20"/>
                <w:szCs w:val="20"/>
              </w:rPr>
              <w:t>1</w:t>
            </w:r>
          </w:p>
        </w:tc>
        <w:tc>
          <w:tcPr>
            <w:tcW w:w="1055" w:type="dxa"/>
            <w:vAlign w:val="center"/>
          </w:tcPr>
          <w:p w14:paraId="414A3AE0"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vAlign w:val="center"/>
          </w:tcPr>
          <w:p w14:paraId="57C184C8"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vAlign w:val="center"/>
          </w:tcPr>
          <w:p w14:paraId="5AA5BE5D" w14:textId="77777777" w:rsidR="009E005A" w:rsidRDefault="009E005A" w:rsidP="005B4EB4">
            <w:pPr>
              <w:tabs>
                <w:tab w:val="left" w:pos="680"/>
              </w:tabs>
              <w:rPr>
                <w:sz w:val="20"/>
                <w:szCs w:val="20"/>
              </w:rPr>
            </w:pPr>
            <w:r w:rsidRPr="009E005A">
              <w:rPr>
                <w:sz w:val="20"/>
                <w:szCs w:val="20"/>
              </w:rPr>
              <w:t xml:space="preserve">2024. 1. 9. ~ </w:t>
            </w:r>
          </w:p>
          <w:p w14:paraId="360FCB97" w14:textId="5B580431" w:rsidR="009E005A" w:rsidRPr="009E005A" w:rsidRDefault="009E005A" w:rsidP="005B4EB4">
            <w:pPr>
              <w:tabs>
                <w:tab w:val="left" w:pos="680"/>
              </w:tabs>
              <w:rPr>
                <w:sz w:val="20"/>
                <w:szCs w:val="20"/>
              </w:rPr>
            </w:pPr>
            <w:r w:rsidRPr="009E005A">
              <w:rPr>
                <w:sz w:val="20"/>
                <w:szCs w:val="20"/>
              </w:rPr>
              <w:t>2029. 1. 8.</w:t>
            </w:r>
          </w:p>
        </w:tc>
        <w:tc>
          <w:tcPr>
            <w:tcW w:w="3118" w:type="dxa"/>
            <w:vAlign w:val="center"/>
          </w:tcPr>
          <w:p w14:paraId="17023F0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vAlign w:val="center"/>
          </w:tcPr>
          <w:p w14:paraId="4C384A27" w14:textId="77777777" w:rsidR="009E005A" w:rsidRPr="009E005A" w:rsidRDefault="009E005A" w:rsidP="009E005A">
            <w:pPr>
              <w:tabs>
                <w:tab w:val="left" w:pos="680"/>
              </w:tabs>
              <w:jc w:val="right"/>
              <w:rPr>
                <w:sz w:val="20"/>
                <w:szCs w:val="20"/>
              </w:rPr>
            </w:pPr>
            <w:r w:rsidRPr="009E005A">
              <w:rPr>
                <w:sz w:val="20"/>
                <w:szCs w:val="20"/>
              </w:rPr>
              <w:t>1,400,988,892</w:t>
            </w:r>
          </w:p>
        </w:tc>
      </w:tr>
      <w:tr w:rsidR="009E005A" w14:paraId="1091E659" w14:textId="77777777" w:rsidTr="00AD4829">
        <w:tc>
          <w:tcPr>
            <w:tcW w:w="500" w:type="dxa"/>
            <w:vAlign w:val="center"/>
          </w:tcPr>
          <w:p w14:paraId="562BAA79" w14:textId="77777777" w:rsidR="009E005A" w:rsidRPr="009E005A" w:rsidRDefault="009E005A" w:rsidP="009E005A">
            <w:pPr>
              <w:tabs>
                <w:tab w:val="left" w:pos="680"/>
              </w:tabs>
              <w:jc w:val="center"/>
              <w:rPr>
                <w:sz w:val="20"/>
                <w:szCs w:val="20"/>
              </w:rPr>
            </w:pPr>
            <w:r w:rsidRPr="009E005A">
              <w:rPr>
                <w:sz w:val="20"/>
                <w:szCs w:val="20"/>
              </w:rPr>
              <w:t>2</w:t>
            </w:r>
          </w:p>
        </w:tc>
        <w:tc>
          <w:tcPr>
            <w:tcW w:w="1055" w:type="dxa"/>
            <w:vAlign w:val="center"/>
          </w:tcPr>
          <w:p w14:paraId="6437C237"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vAlign w:val="center"/>
          </w:tcPr>
          <w:p w14:paraId="4A22A527"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vAlign w:val="center"/>
          </w:tcPr>
          <w:p w14:paraId="591311B8" w14:textId="77777777" w:rsidR="009E005A" w:rsidRDefault="009E005A" w:rsidP="005B4EB4">
            <w:pPr>
              <w:tabs>
                <w:tab w:val="left" w:pos="680"/>
              </w:tabs>
              <w:rPr>
                <w:sz w:val="20"/>
                <w:szCs w:val="20"/>
              </w:rPr>
            </w:pPr>
            <w:r w:rsidRPr="009E005A">
              <w:rPr>
                <w:sz w:val="20"/>
                <w:szCs w:val="20"/>
              </w:rPr>
              <w:t xml:space="preserve">2024. 1. 9. ~ </w:t>
            </w:r>
          </w:p>
          <w:p w14:paraId="2E269599" w14:textId="31886839" w:rsidR="009E005A" w:rsidRPr="009E005A" w:rsidRDefault="009E005A" w:rsidP="005B4EB4">
            <w:pPr>
              <w:tabs>
                <w:tab w:val="left" w:pos="680"/>
              </w:tabs>
              <w:rPr>
                <w:sz w:val="20"/>
                <w:szCs w:val="20"/>
              </w:rPr>
            </w:pPr>
            <w:r w:rsidRPr="009E005A">
              <w:rPr>
                <w:sz w:val="20"/>
                <w:szCs w:val="20"/>
              </w:rPr>
              <w:t>2027. 1. 8.</w:t>
            </w:r>
          </w:p>
        </w:tc>
        <w:tc>
          <w:tcPr>
            <w:tcW w:w="3118" w:type="dxa"/>
            <w:vAlign w:val="center"/>
          </w:tcPr>
          <w:p w14:paraId="1945CC8D"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초평탄</w:t>
            </w:r>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r w:rsidRPr="009E005A">
              <w:rPr>
                <w:sz w:val="20"/>
                <w:szCs w:val="20"/>
              </w:rPr>
              <w:t>외장재</w:t>
            </w:r>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vAlign w:val="center"/>
          </w:tcPr>
          <w:p w14:paraId="25C4F904" w14:textId="77777777" w:rsidR="009E005A" w:rsidRPr="009E005A" w:rsidRDefault="009E005A" w:rsidP="009E005A">
            <w:pPr>
              <w:tabs>
                <w:tab w:val="left" w:pos="680"/>
              </w:tabs>
              <w:jc w:val="right"/>
              <w:rPr>
                <w:sz w:val="20"/>
                <w:szCs w:val="20"/>
              </w:rPr>
            </w:pPr>
            <w:r w:rsidRPr="009E005A">
              <w:rPr>
                <w:sz w:val="20"/>
                <w:szCs w:val="20"/>
              </w:rPr>
              <w:t>513,616,226</w:t>
            </w:r>
          </w:p>
        </w:tc>
      </w:tr>
      <w:tr w:rsidR="0091137F" w14:paraId="1BD1A0DC" w14:textId="77777777" w:rsidTr="00A33B7F">
        <w:tc>
          <w:tcPr>
            <w:tcW w:w="500" w:type="dxa"/>
          </w:tcPr>
          <w:p w14:paraId="0B8FF82B" w14:textId="04DED41C" w:rsidR="0091137F" w:rsidRPr="009E005A" w:rsidRDefault="0091137F" w:rsidP="0091137F">
            <w:pPr>
              <w:tabs>
                <w:tab w:val="left" w:pos="680"/>
              </w:tabs>
              <w:jc w:val="center"/>
              <w:rPr>
                <w:sz w:val="20"/>
                <w:szCs w:val="20"/>
              </w:rPr>
            </w:pPr>
            <w:r>
              <w:rPr>
                <w:rFonts w:hint="eastAsia"/>
                <w:sz w:val="20"/>
                <w:szCs w:val="20"/>
              </w:rPr>
              <w:t>3</w:t>
            </w:r>
          </w:p>
        </w:tc>
        <w:tc>
          <w:tcPr>
            <w:tcW w:w="1055" w:type="dxa"/>
          </w:tcPr>
          <w:p w14:paraId="2D304557" w14:textId="737BF901" w:rsidR="0091137F" w:rsidRPr="009E005A" w:rsidRDefault="0091137F" w:rsidP="0091137F">
            <w:pPr>
              <w:tabs>
                <w:tab w:val="left" w:pos="680"/>
              </w:tabs>
              <w:rPr>
                <w:sz w:val="20"/>
                <w:szCs w:val="20"/>
              </w:rPr>
            </w:pPr>
            <w:r>
              <w:rPr>
                <w:rFonts w:hint="eastAsia"/>
                <w:sz w:val="20"/>
                <w:szCs w:val="20"/>
              </w:rPr>
              <w:t>건설공제조합</w:t>
            </w:r>
          </w:p>
        </w:tc>
        <w:tc>
          <w:tcPr>
            <w:tcW w:w="1445" w:type="dxa"/>
          </w:tcPr>
          <w:p w14:paraId="2FE0EB88" w14:textId="760C9C76" w:rsidR="0091137F" w:rsidRPr="009E005A" w:rsidRDefault="0091137F" w:rsidP="0091137F">
            <w:pPr>
              <w:tabs>
                <w:tab w:val="left" w:pos="680"/>
              </w:tabs>
              <w:jc w:val="center"/>
              <w:rPr>
                <w:sz w:val="20"/>
                <w:szCs w:val="20"/>
              </w:rPr>
            </w:pPr>
            <w:r w:rsidRPr="009E005A">
              <w:rPr>
                <w:sz w:val="20"/>
                <w:szCs w:val="20"/>
              </w:rPr>
              <w:t>디엘</w:t>
            </w:r>
            <w:r>
              <w:rPr>
                <w:rFonts w:hint="eastAsia"/>
                <w:sz w:val="20"/>
                <w:szCs w:val="20"/>
              </w:rPr>
              <w:t>이앤씨</w:t>
            </w:r>
            <w:r w:rsidRPr="009E005A">
              <w:rPr>
                <w:sz w:val="20"/>
                <w:szCs w:val="20"/>
              </w:rPr>
              <w:t>㈜</w:t>
            </w:r>
          </w:p>
        </w:tc>
        <w:tc>
          <w:tcPr>
            <w:tcW w:w="1390" w:type="dxa"/>
          </w:tcPr>
          <w:p w14:paraId="5CDB59DF" w14:textId="77777777" w:rsidR="0091137F" w:rsidRDefault="0091137F" w:rsidP="0091137F">
            <w:pPr>
              <w:tabs>
                <w:tab w:val="left" w:pos="680"/>
              </w:tabs>
              <w:rPr>
                <w:sz w:val="20"/>
                <w:szCs w:val="20"/>
              </w:rPr>
            </w:pPr>
            <w:r w:rsidRPr="009E005A">
              <w:rPr>
                <w:sz w:val="20"/>
                <w:szCs w:val="20"/>
              </w:rPr>
              <w:t xml:space="preserve">2024. 1. 9. ~ </w:t>
            </w:r>
          </w:p>
          <w:p w14:paraId="62B87A79" w14:textId="6613955A" w:rsidR="0091137F" w:rsidRPr="009E005A" w:rsidRDefault="0091137F" w:rsidP="0091137F">
            <w:pPr>
              <w:tabs>
                <w:tab w:val="left" w:pos="680"/>
              </w:tabs>
              <w:rPr>
                <w:sz w:val="20"/>
                <w:szCs w:val="20"/>
              </w:rPr>
            </w:pPr>
            <w:r w:rsidRPr="009E005A">
              <w:rPr>
                <w:sz w:val="20"/>
                <w:szCs w:val="20"/>
              </w:rPr>
              <w:t>2029. 1. 8.</w:t>
            </w:r>
          </w:p>
        </w:tc>
        <w:tc>
          <w:tcPr>
            <w:tcW w:w="3118" w:type="dxa"/>
          </w:tcPr>
          <w:p w14:paraId="5A3F6B64" w14:textId="185599A1" w:rsidR="0091137F" w:rsidRPr="009E005A" w:rsidRDefault="0091137F" w:rsidP="0091137F">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tcPr>
          <w:p w14:paraId="4E07C9B2" w14:textId="26F3799A" w:rsidR="0091137F" w:rsidRPr="009E005A" w:rsidRDefault="0091137F" w:rsidP="0091137F">
            <w:pPr>
              <w:tabs>
                <w:tab w:val="left" w:pos="680"/>
              </w:tabs>
              <w:jc w:val="right"/>
              <w:rPr>
                <w:sz w:val="20"/>
                <w:szCs w:val="20"/>
              </w:rPr>
            </w:pPr>
            <w:r>
              <w:rPr>
                <w:sz w:val="20"/>
                <w:szCs w:val="20"/>
              </w:rPr>
              <w:t>350</w:t>
            </w:r>
            <w:r w:rsidRPr="009E005A">
              <w:rPr>
                <w:sz w:val="20"/>
                <w:szCs w:val="20"/>
              </w:rPr>
              <w:t>,</w:t>
            </w:r>
            <w:r>
              <w:rPr>
                <w:sz w:val="20"/>
                <w:szCs w:val="20"/>
              </w:rPr>
              <w:t>247</w:t>
            </w:r>
            <w:r w:rsidRPr="009E005A">
              <w:rPr>
                <w:sz w:val="20"/>
                <w:szCs w:val="20"/>
              </w:rPr>
              <w:t>,</w:t>
            </w:r>
            <w:r>
              <w:rPr>
                <w:sz w:val="20"/>
                <w:szCs w:val="20"/>
              </w:rPr>
              <w:t>223</w:t>
            </w:r>
          </w:p>
        </w:tc>
      </w:tr>
      <w:tr w:rsidR="0091137F" w14:paraId="0D724655" w14:textId="77777777" w:rsidTr="00A33B7F">
        <w:tc>
          <w:tcPr>
            <w:tcW w:w="500" w:type="dxa"/>
          </w:tcPr>
          <w:p w14:paraId="30E83E62" w14:textId="658CC0B1" w:rsidR="0091137F" w:rsidRPr="009E005A" w:rsidRDefault="0091137F" w:rsidP="0091137F">
            <w:pPr>
              <w:tabs>
                <w:tab w:val="left" w:pos="680"/>
              </w:tabs>
              <w:jc w:val="center"/>
              <w:rPr>
                <w:sz w:val="20"/>
                <w:szCs w:val="20"/>
              </w:rPr>
            </w:pPr>
            <w:r>
              <w:rPr>
                <w:rFonts w:hint="eastAsia"/>
                <w:sz w:val="20"/>
                <w:szCs w:val="20"/>
              </w:rPr>
              <w:t>4</w:t>
            </w:r>
          </w:p>
        </w:tc>
        <w:tc>
          <w:tcPr>
            <w:tcW w:w="1055" w:type="dxa"/>
          </w:tcPr>
          <w:p w14:paraId="58ADF3A4" w14:textId="63C92588" w:rsidR="0091137F" w:rsidRPr="009E005A" w:rsidRDefault="0091137F" w:rsidP="0091137F">
            <w:pPr>
              <w:tabs>
                <w:tab w:val="left" w:pos="680"/>
              </w:tabs>
              <w:rPr>
                <w:sz w:val="20"/>
                <w:szCs w:val="20"/>
              </w:rPr>
            </w:pPr>
            <w:r w:rsidRPr="009E005A">
              <w:rPr>
                <w:sz w:val="20"/>
                <w:szCs w:val="20"/>
              </w:rPr>
              <w:t>건설공제조합</w:t>
            </w:r>
          </w:p>
        </w:tc>
        <w:tc>
          <w:tcPr>
            <w:tcW w:w="1445" w:type="dxa"/>
          </w:tcPr>
          <w:p w14:paraId="2468C3B4" w14:textId="36B1CD70" w:rsidR="0091137F" w:rsidRPr="009E005A" w:rsidRDefault="0091137F" w:rsidP="0091137F">
            <w:pPr>
              <w:tabs>
                <w:tab w:val="left" w:pos="680"/>
              </w:tabs>
              <w:jc w:val="center"/>
              <w:rPr>
                <w:sz w:val="20"/>
                <w:szCs w:val="20"/>
              </w:rPr>
            </w:pPr>
            <w:r w:rsidRPr="009E005A">
              <w:rPr>
                <w:sz w:val="20"/>
                <w:szCs w:val="20"/>
              </w:rPr>
              <w:t>디엘</w:t>
            </w:r>
            <w:r>
              <w:rPr>
                <w:rFonts w:hint="eastAsia"/>
                <w:sz w:val="20"/>
                <w:szCs w:val="20"/>
              </w:rPr>
              <w:t>이앤씨</w:t>
            </w:r>
            <w:r w:rsidRPr="009E005A">
              <w:rPr>
                <w:sz w:val="20"/>
                <w:szCs w:val="20"/>
              </w:rPr>
              <w:t>㈜</w:t>
            </w:r>
          </w:p>
        </w:tc>
        <w:tc>
          <w:tcPr>
            <w:tcW w:w="1390" w:type="dxa"/>
          </w:tcPr>
          <w:p w14:paraId="5E232544" w14:textId="77777777" w:rsidR="0091137F" w:rsidRDefault="0091137F" w:rsidP="0091137F">
            <w:pPr>
              <w:tabs>
                <w:tab w:val="left" w:pos="680"/>
              </w:tabs>
              <w:rPr>
                <w:sz w:val="20"/>
                <w:szCs w:val="20"/>
              </w:rPr>
            </w:pPr>
            <w:r w:rsidRPr="009E005A">
              <w:rPr>
                <w:sz w:val="20"/>
                <w:szCs w:val="20"/>
              </w:rPr>
              <w:t xml:space="preserve">2024. 1. 9. ~ </w:t>
            </w:r>
          </w:p>
          <w:p w14:paraId="6228A429" w14:textId="05598AE8" w:rsidR="0091137F" w:rsidRPr="009E005A" w:rsidRDefault="0091137F" w:rsidP="0091137F">
            <w:pPr>
              <w:tabs>
                <w:tab w:val="left" w:pos="680"/>
              </w:tabs>
              <w:rPr>
                <w:sz w:val="20"/>
                <w:szCs w:val="20"/>
              </w:rPr>
            </w:pPr>
            <w:r w:rsidRPr="009E005A">
              <w:rPr>
                <w:sz w:val="20"/>
                <w:szCs w:val="20"/>
              </w:rPr>
              <w:t>2027. 1. 8.</w:t>
            </w:r>
          </w:p>
        </w:tc>
        <w:tc>
          <w:tcPr>
            <w:tcW w:w="3118" w:type="dxa"/>
          </w:tcPr>
          <w:p w14:paraId="4C2E9595" w14:textId="57329AA8" w:rsidR="0091137F" w:rsidRPr="009E005A" w:rsidRDefault="0091137F" w:rsidP="0091137F">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초평탄</w:t>
            </w:r>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r w:rsidRPr="009E005A">
              <w:rPr>
                <w:sz w:val="20"/>
                <w:szCs w:val="20"/>
              </w:rPr>
              <w:t>외장재</w:t>
            </w:r>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tcPr>
          <w:p w14:paraId="322D430E" w14:textId="4B63F799" w:rsidR="0091137F" w:rsidRPr="009E005A" w:rsidRDefault="0091137F" w:rsidP="0091137F">
            <w:pPr>
              <w:tabs>
                <w:tab w:val="left" w:pos="680"/>
              </w:tabs>
              <w:jc w:val="right"/>
              <w:rPr>
                <w:sz w:val="20"/>
                <w:szCs w:val="20"/>
              </w:rPr>
            </w:pPr>
            <w:r>
              <w:rPr>
                <w:sz w:val="20"/>
                <w:szCs w:val="20"/>
              </w:rPr>
              <w:t>128</w:t>
            </w:r>
            <w:r w:rsidRPr="009E005A">
              <w:rPr>
                <w:sz w:val="20"/>
                <w:szCs w:val="20"/>
              </w:rPr>
              <w:t>,</w:t>
            </w:r>
            <w:r>
              <w:rPr>
                <w:sz w:val="20"/>
                <w:szCs w:val="20"/>
              </w:rPr>
              <w:t>404</w:t>
            </w:r>
            <w:r w:rsidRPr="009E005A">
              <w:rPr>
                <w:sz w:val="20"/>
                <w:szCs w:val="20"/>
              </w:rPr>
              <w:t>,</w:t>
            </w:r>
            <w:r>
              <w:rPr>
                <w:sz w:val="20"/>
                <w:szCs w:val="20"/>
              </w:rPr>
              <w:t>056</w:t>
            </w:r>
          </w:p>
        </w:tc>
      </w:tr>
      <w:tr w:rsidR="009E005A" w14:paraId="457FD0A2" w14:textId="77777777" w:rsidTr="00AD4829">
        <w:tc>
          <w:tcPr>
            <w:tcW w:w="500" w:type="dxa"/>
            <w:vAlign w:val="center"/>
          </w:tcPr>
          <w:p w14:paraId="483E9A48" w14:textId="36461B8F" w:rsidR="009E005A" w:rsidRPr="009E005A" w:rsidRDefault="009E005A" w:rsidP="009E005A">
            <w:pPr>
              <w:tabs>
                <w:tab w:val="left" w:pos="680"/>
              </w:tabs>
              <w:jc w:val="center"/>
              <w:rPr>
                <w:rFonts w:hint="eastAsia"/>
                <w:sz w:val="20"/>
                <w:szCs w:val="20"/>
              </w:rPr>
            </w:pPr>
            <w:del w:id="168" w:author="BKL" w:date="2026-10-07T18:47:00Z" w16du:dateUtc="2026-10-07T09:47:00Z">
              <w:r w:rsidRPr="009E005A" w:rsidDel="009F6AAC">
                <w:rPr>
                  <w:sz w:val="20"/>
                  <w:szCs w:val="20"/>
                </w:rPr>
                <w:delText>3</w:delText>
              </w:r>
            </w:del>
            <w:ins w:id="169" w:author="BKL" w:date="2026-10-07T18:47:00Z" w16du:dateUtc="2026-10-07T09:47:00Z">
              <w:r w:rsidR="009F6AAC">
                <w:rPr>
                  <w:rFonts w:hint="eastAsia"/>
                  <w:sz w:val="20"/>
                  <w:szCs w:val="20"/>
                </w:rPr>
                <w:t>5</w:t>
              </w:r>
            </w:ins>
          </w:p>
        </w:tc>
        <w:tc>
          <w:tcPr>
            <w:tcW w:w="1055" w:type="dxa"/>
            <w:vAlign w:val="center"/>
          </w:tcPr>
          <w:p w14:paraId="24B18D9B"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vAlign w:val="center"/>
          </w:tcPr>
          <w:p w14:paraId="4A9237CB"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vAlign w:val="center"/>
          </w:tcPr>
          <w:p w14:paraId="530515AE" w14:textId="77777777" w:rsidR="009E005A" w:rsidRDefault="009E005A" w:rsidP="005B4EB4">
            <w:pPr>
              <w:tabs>
                <w:tab w:val="left" w:pos="680"/>
              </w:tabs>
              <w:rPr>
                <w:sz w:val="20"/>
                <w:szCs w:val="20"/>
              </w:rPr>
            </w:pPr>
            <w:r w:rsidRPr="009E005A">
              <w:rPr>
                <w:sz w:val="20"/>
                <w:szCs w:val="20"/>
              </w:rPr>
              <w:t xml:space="preserve">2025. 4. 2. ~ </w:t>
            </w:r>
          </w:p>
          <w:p w14:paraId="66734155" w14:textId="600FA3A0" w:rsidR="009E005A" w:rsidRPr="009E005A" w:rsidRDefault="009E005A" w:rsidP="005B4EB4">
            <w:pPr>
              <w:tabs>
                <w:tab w:val="left" w:pos="680"/>
              </w:tabs>
              <w:rPr>
                <w:sz w:val="20"/>
                <w:szCs w:val="20"/>
              </w:rPr>
            </w:pPr>
            <w:r w:rsidRPr="009E005A">
              <w:rPr>
                <w:sz w:val="20"/>
                <w:szCs w:val="20"/>
              </w:rPr>
              <w:t>2028. 4. 1.</w:t>
            </w:r>
          </w:p>
        </w:tc>
        <w:tc>
          <w:tcPr>
            <w:tcW w:w="3118" w:type="dxa"/>
            <w:vAlign w:val="center"/>
          </w:tcPr>
          <w:p w14:paraId="6E9E4ADE"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1</w:t>
            </w:r>
            <w:r w:rsidRPr="009E005A">
              <w:rPr>
                <w:sz w:val="20"/>
                <w:szCs w:val="20"/>
              </w:rPr>
              <w:t>차</w:t>
            </w:r>
          </w:p>
        </w:tc>
        <w:tc>
          <w:tcPr>
            <w:tcW w:w="1492" w:type="dxa"/>
            <w:vAlign w:val="center"/>
          </w:tcPr>
          <w:p w14:paraId="49AB238E" w14:textId="77777777" w:rsidR="009E005A" w:rsidRPr="009E005A" w:rsidRDefault="009E005A" w:rsidP="009E005A">
            <w:pPr>
              <w:tabs>
                <w:tab w:val="left" w:pos="680"/>
              </w:tabs>
              <w:jc w:val="right"/>
              <w:rPr>
                <w:sz w:val="20"/>
                <w:szCs w:val="20"/>
              </w:rPr>
            </w:pPr>
            <w:r w:rsidRPr="009E005A">
              <w:rPr>
                <w:sz w:val="20"/>
                <w:szCs w:val="20"/>
              </w:rPr>
              <w:t>73,430,500</w:t>
            </w:r>
          </w:p>
        </w:tc>
      </w:tr>
      <w:tr w:rsidR="009E005A" w14:paraId="2E58516C" w14:textId="77777777" w:rsidTr="00AD4829">
        <w:tc>
          <w:tcPr>
            <w:tcW w:w="500" w:type="dxa"/>
            <w:vAlign w:val="center"/>
          </w:tcPr>
          <w:p w14:paraId="5373ACB8" w14:textId="27A41255" w:rsidR="009E005A" w:rsidRPr="009E005A" w:rsidRDefault="009E005A" w:rsidP="009E005A">
            <w:pPr>
              <w:tabs>
                <w:tab w:val="left" w:pos="680"/>
              </w:tabs>
              <w:jc w:val="center"/>
              <w:rPr>
                <w:rFonts w:hint="eastAsia"/>
                <w:sz w:val="20"/>
                <w:szCs w:val="20"/>
              </w:rPr>
            </w:pPr>
            <w:del w:id="170" w:author="BKL" w:date="2026-10-07T18:47:00Z" w16du:dateUtc="2026-10-07T09:47:00Z">
              <w:r w:rsidRPr="009E005A" w:rsidDel="009F6AAC">
                <w:rPr>
                  <w:sz w:val="20"/>
                  <w:szCs w:val="20"/>
                </w:rPr>
                <w:delText>4</w:delText>
              </w:r>
            </w:del>
            <w:ins w:id="171" w:author="BKL" w:date="2026-10-07T18:47:00Z" w16du:dateUtc="2026-10-07T09:47:00Z">
              <w:r w:rsidR="009F6AAC">
                <w:rPr>
                  <w:rFonts w:hint="eastAsia"/>
                  <w:sz w:val="20"/>
                  <w:szCs w:val="20"/>
                </w:rPr>
                <w:t>6</w:t>
              </w:r>
            </w:ins>
          </w:p>
        </w:tc>
        <w:tc>
          <w:tcPr>
            <w:tcW w:w="1055" w:type="dxa"/>
            <w:vAlign w:val="center"/>
          </w:tcPr>
          <w:p w14:paraId="17B5EED4"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vAlign w:val="center"/>
          </w:tcPr>
          <w:p w14:paraId="399808A4"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vAlign w:val="center"/>
          </w:tcPr>
          <w:p w14:paraId="5AA088A8" w14:textId="77777777" w:rsidR="009E005A" w:rsidRDefault="009E005A" w:rsidP="005B4EB4">
            <w:pPr>
              <w:tabs>
                <w:tab w:val="left" w:pos="680"/>
              </w:tabs>
              <w:rPr>
                <w:sz w:val="20"/>
                <w:szCs w:val="20"/>
              </w:rPr>
            </w:pPr>
            <w:r w:rsidRPr="009E005A">
              <w:rPr>
                <w:sz w:val="20"/>
                <w:szCs w:val="20"/>
              </w:rPr>
              <w:t xml:space="preserve">2025. 8. 13. ~ </w:t>
            </w:r>
          </w:p>
          <w:p w14:paraId="18905C50" w14:textId="5AF741B4" w:rsidR="009E005A" w:rsidRPr="009E005A" w:rsidRDefault="009E005A" w:rsidP="005B4EB4">
            <w:pPr>
              <w:tabs>
                <w:tab w:val="left" w:pos="680"/>
              </w:tabs>
              <w:rPr>
                <w:sz w:val="20"/>
                <w:szCs w:val="20"/>
              </w:rPr>
            </w:pPr>
            <w:r w:rsidRPr="009E005A">
              <w:rPr>
                <w:sz w:val="20"/>
                <w:szCs w:val="20"/>
              </w:rPr>
              <w:t>2028. 8. 12.</w:t>
            </w:r>
          </w:p>
        </w:tc>
        <w:tc>
          <w:tcPr>
            <w:tcW w:w="3118" w:type="dxa"/>
            <w:vAlign w:val="center"/>
          </w:tcPr>
          <w:p w14:paraId="75322FA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2</w:t>
            </w:r>
            <w:r w:rsidRPr="009E005A">
              <w:rPr>
                <w:sz w:val="20"/>
                <w:szCs w:val="20"/>
              </w:rPr>
              <w:t>차</w:t>
            </w:r>
          </w:p>
        </w:tc>
        <w:tc>
          <w:tcPr>
            <w:tcW w:w="1492" w:type="dxa"/>
            <w:vAlign w:val="center"/>
          </w:tcPr>
          <w:p w14:paraId="215AAAD4" w14:textId="77777777" w:rsidR="009E005A" w:rsidRPr="009E005A" w:rsidRDefault="009E005A" w:rsidP="009E005A">
            <w:pPr>
              <w:tabs>
                <w:tab w:val="left" w:pos="680"/>
              </w:tabs>
              <w:jc w:val="right"/>
              <w:rPr>
                <w:sz w:val="20"/>
                <w:szCs w:val="20"/>
              </w:rPr>
            </w:pPr>
            <w:r w:rsidRPr="009E005A">
              <w:rPr>
                <w:sz w:val="20"/>
                <w:szCs w:val="20"/>
              </w:rPr>
              <w:t>6,468,000</w:t>
            </w:r>
          </w:p>
        </w:tc>
      </w:tr>
    </w:tbl>
    <w:p w14:paraId="0D385DE0" w14:textId="66AC00B3" w:rsidR="009E005A" w:rsidDel="009F6AAC" w:rsidRDefault="009E005A" w:rsidP="009E005A">
      <w:pPr>
        <w:tabs>
          <w:tab w:val="left" w:pos="680"/>
        </w:tabs>
        <w:rPr>
          <w:del w:id="172" w:author="BKL" w:date="2026-10-07T18:48:00Z" w16du:dateUtc="2026-10-07T09:48:00Z"/>
        </w:rPr>
      </w:pPr>
    </w:p>
    <w:p w14:paraId="1BF67DEA" w14:textId="3E284B5C" w:rsidR="00AA78FB" w:rsidRDefault="00AA78FB">
      <w:pPr>
        <w:widowControl/>
        <w:wordWrap/>
        <w:autoSpaceDE/>
        <w:autoSpaceDN/>
        <w:spacing w:line="240" w:lineRule="auto"/>
        <w:jc w:val="left"/>
        <w:rPr>
          <w:rFonts w:eastAsia="바탕체"/>
        </w:rPr>
      </w:pPr>
      <w:r>
        <w:rPr>
          <w:rFonts w:eastAsia="바탕체"/>
        </w:rPr>
        <w:lastRenderedPageBreak/>
        <w:br w:type="page"/>
      </w:r>
    </w:p>
    <w:p w14:paraId="448F3507" w14:textId="57349369" w:rsidR="00AA78FB" w:rsidRPr="00BF6777" w:rsidRDefault="00AA78FB" w:rsidP="00AA78FB">
      <w:pPr>
        <w:pStyle w:val="1"/>
        <w:tabs>
          <w:tab w:val="left" w:pos="-720"/>
        </w:tabs>
        <w:suppressAutoHyphens/>
        <w:adjustRightInd w:val="0"/>
        <w:spacing w:after="160" w:line="400" w:lineRule="exact"/>
        <w:ind w:left="549" w:hanging="549"/>
      </w:pPr>
      <w:r w:rsidRPr="00BF6777">
        <w:rPr>
          <w:rFonts w:hint="eastAsia"/>
          <w:spacing w:val="-2"/>
        </w:rPr>
        <w:lastRenderedPageBreak/>
        <w:t>별첨</w:t>
      </w:r>
      <w:r w:rsidRPr="00BF6777">
        <w:rPr>
          <w:spacing w:val="-2"/>
        </w:rPr>
        <w:t xml:space="preserve"> </w:t>
      </w:r>
      <w:r>
        <w:rPr>
          <w:rFonts w:hint="eastAsia"/>
          <w:spacing w:val="-2"/>
        </w:rPr>
        <w:t>9</w:t>
      </w:r>
    </w:p>
    <w:p w14:paraId="44F2244F" w14:textId="77777777" w:rsidR="00AA78FB" w:rsidRPr="00AA78FB" w:rsidRDefault="00AA78FB" w:rsidP="00AA78FB">
      <w:pPr>
        <w:topLinePunct/>
        <w:jc w:val="center"/>
        <w:rPr>
          <w:b/>
          <w:sz w:val="20"/>
          <w:szCs w:val="20"/>
        </w:rPr>
      </w:pPr>
    </w:p>
    <w:p w14:paraId="1867D194" w14:textId="77777777" w:rsidR="00AA78FB" w:rsidRPr="00AA78FB" w:rsidRDefault="00AA78FB" w:rsidP="00AA78FB">
      <w:pPr>
        <w:topLinePunct/>
        <w:jc w:val="center"/>
        <w:rPr>
          <w:b/>
          <w:szCs w:val="22"/>
          <w:u w:val="single"/>
        </w:rPr>
      </w:pPr>
      <w:r w:rsidRPr="00AA78FB">
        <w:rPr>
          <w:b/>
          <w:szCs w:val="22"/>
          <w:u w:val="single"/>
        </w:rPr>
        <w:t>정산합의서</w:t>
      </w:r>
    </w:p>
    <w:p w14:paraId="61DFDD4D" w14:textId="77777777" w:rsidR="00AA78FB" w:rsidRPr="003E56AA" w:rsidRDefault="00AA78FB" w:rsidP="00AA78FB">
      <w:pPr>
        <w:jc w:val="center"/>
        <w:rPr>
          <w:bCs w:val="0"/>
          <w:szCs w:val="22"/>
        </w:rPr>
      </w:pPr>
    </w:p>
    <w:p w14:paraId="6439B833" w14:textId="5B750881" w:rsidR="00AA78FB" w:rsidRPr="003E56AA" w:rsidRDefault="00AA78FB" w:rsidP="00AA78FB">
      <w:pPr>
        <w:snapToGrid w:val="0"/>
        <w:spacing w:line="400" w:lineRule="exact"/>
        <w:rPr>
          <w:szCs w:val="22"/>
          <w:lang w:val="ko-KR"/>
        </w:rPr>
      </w:pPr>
      <w:r w:rsidRPr="003E56AA">
        <w:rPr>
          <w:rFonts w:hint="eastAsia"/>
          <w:szCs w:val="22"/>
        </w:rPr>
        <w:t>매도인</w:t>
      </w:r>
      <w:r w:rsidRPr="003E56AA">
        <w:rPr>
          <w:rFonts w:hint="eastAsia"/>
          <w:szCs w:val="22"/>
        </w:rPr>
        <w:t xml:space="preserve"> </w:t>
      </w:r>
      <w:r w:rsidRPr="003E56AA">
        <w:rPr>
          <w:rFonts w:hint="eastAsia"/>
          <w:szCs w:val="22"/>
        </w:rPr>
        <w:t>및</w:t>
      </w:r>
      <w:r w:rsidRPr="003E56AA">
        <w:rPr>
          <w:rFonts w:hint="eastAsia"/>
          <w:szCs w:val="22"/>
        </w:rPr>
        <w:t xml:space="preserve"> </w:t>
      </w:r>
      <w:r w:rsidRPr="003E56AA">
        <w:rPr>
          <w:rFonts w:hint="eastAsia"/>
          <w:szCs w:val="22"/>
        </w:rPr>
        <w:t>매수인은</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  ]</w:t>
      </w:r>
      <w:r w:rsidRPr="003E56AA">
        <w:rPr>
          <w:szCs w:val="22"/>
          <w:lang w:val="ko-KR"/>
        </w:rPr>
        <w:t>월</w:t>
      </w:r>
      <w:r w:rsidRPr="003E56AA">
        <w:rPr>
          <w:szCs w:val="22"/>
          <w:lang w:val="ko-KR"/>
        </w:rPr>
        <w:t xml:space="preserve"> [  ]</w:t>
      </w:r>
      <w:r w:rsidRPr="003E56AA">
        <w:rPr>
          <w:szCs w:val="22"/>
          <w:lang w:val="ko-KR"/>
        </w:rPr>
        <w:t>일자</w:t>
      </w:r>
      <w:r w:rsidRPr="003E56AA">
        <w:rPr>
          <w:szCs w:val="22"/>
          <w:lang w:val="ko-KR"/>
        </w:rPr>
        <w:t xml:space="preserve"> </w:t>
      </w:r>
      <w:r w:rsidRPr="003E56AA">
        <w:rPr>
          <w:szCs w:val="22"/>
          <w:lang w:val="ko-KR"/>
        </w:rPr>
        <w:t>부동산매매계약서</w:t>
      </w:r>
      <w:r w:rsidRPr="003E56AA">
        <w:rPr>
          <w:rFonts w:hint="eastAsia"/>
          <w:szCs w:val="22"/>
          <w:lang w:val="ko-KR"/>
        </w:rPr>
        <w:t>{</w:t>
      </w:r>
      <w:r w:rsidRPr="003E56AA">
        <w:rPr>
          <w:szCs w:val="22"/>
          <w:lang w:val="ko-KR"/>
        </w:rPr>
        <w:t>그</w:t>
      </w:r>
      <w:r w:rsidRPr="003E56AA">
        <w:rPr>
          <w:szCs w:val="22"/>
          <w:lang w:val="ko-KR"/>
        </w:rPr>
        <w:t xml:space="preserve"> </w:t>
      </w:r>
      <w:r w:rsidRPr="003E56AA">
        <w:rPr>
          <w:szCs w:val="22"/>
          <w:lang w:val="ko-KR"/>
        </w:rPr>
        <w:t>후</w:t>
      </w:r>
      <w:r w:rsidRPr="003E56AA">
        <w:rPr>
          <w:szCs w:val="22"/>
          <w:lang w:val="ko-KR"/>
        </w:rPr>
        <w:t xml:space="preserve"> </w:t>
      </w:r>
      <w:r w:rsidRPr="003E56AA">
        <w:rPr>
          <w:szCs w:val="22"/>
          <w:lang w:val="ko-KR"/>
        </w:rPr>
        <w:t>수정ㆍ변경ㆍ양도ㆍ승계된</w:t>
      </w:r>
      <w:r w:rsidRPr="003E56AA">
        <w:rPr>
          <w:szCs w:val="22"/>
          <w:lang w:val="ko-KR"/>
        </w:rPr>
        <w:t xml:space="preserve"> </w:t>
      </w:r>
      <w:r w:rsidRPr="003E56AA">
        <w:rPr>
          <w:szCs w:val="22"/>
          <w:lang w:val="ko-KR"/>
        </w:rPr>
        <w:t>것</w:t>
      </w:r>
      <w:r w:rsidRPr="003E56AA">
        <w:rPr>
          <w:szCs w:val="22"/>
          <w:lang w:val="ko-KR"/>
        </w:rPr>
        <w:t xml:space="preserve"> </w:t>
      </w:r>
      <w:r w:rsidRPr="003E56AA">
        <w:rPr>
          <w:szCs w:val="22"/>
          <w:lang w:val="ko-KR"/>
        </w:rPr>
        <w:t>포함함</w:t>
      </w:r>
      <w:r w:rsidRPr="003E56AA">
        <w:rPr>
          <w:szCs w:val="22"/>
          <w:lang w:val="ko-KR"/>
        </w:rPr>
        <w:t xml:space="preserve">, </w:t>
      </w:r>
      <w:r w:rsidRPr="003E56AA">
        <w:rPr>
          <w:szCs w:val="22"/>
          <w:lang w:val="ko-KR"/>
        </w:rPr>
        <w:t>이하</w:t>
      </w:r>
      <w:r w:rsidRPr="003E56AA">
        <w:rPr>
          <w:szCs w:val="22"/>
          <w:lang w:val="ko-KR"/>
        </w:rPr>
        <w:t xml:space="preserve"> “</w:t>
      </w:r>
      <w:r w:rsidRPr="003E56AA">
        <w:rPr>
          <w:b/>
          <w:szCs w:val="22"/>
          <w:lang w:val="ko-KR"/>
        </w:rPr>
        <w:t>본건</w:t>
      </w:r>
      <w:r w:rsidRPr="003E56AA">
        <w:rPr>
          <w:b/>
          <w:szCs w:val="22"/>
          <w:lang w:val="ko-KR"/>
        </w:rPr>
        <w:t xml:space="preserve"> </w:t>
      </w:r>
      <w:r w:rsidRPr="003E56AA">
        <w:rPr>
          <w:b/>
          <w:szCs w:val="22"/>
          <w:lang w:val="ko-KR"/>
        </w:rPr>
        <w:t>매매계약</w:t>
      </w:r>
      <w:r w:rsidRPr="003E56AA">
        <w:rPr>
          <w:b/>
          <w:szCs w:val="22"/>
          <w:lang w:val="ko-KR"/>
        </w:rPr>
        <w:t>(</w:t>
      </w:r>
      <w:r w:rsidRPr="003E56AA">
        <w:rPr>
          <w:b/>
          <w:szCs w:val="22"/>
          <w:lang w:val="ko-KR"/>
        </w:rPr>
        <w:t>서</w:t>
      </w:r>
      <w:r w:rsidRPr="003E56AA">
        <w:rPr>
          <w:b/>
          <w:szCs w:val="22"/>
          <w:lang w:val="ko-KR"/>
        </w:rPr>
        <w:t>)</w:t>
      </w:r>
      <w:r w:rsidRPr="003E56AA">
        <w:rPr>
          <w:szCs w:val="22"/>
          <w:lang w:val="ko-KR"/>
        </w:rPr>
        <w:t>”}</w:t>
      </w:r>
      <w:r w:rsidRPr="003E56AA">
        <w:rPr>
          <w:szCs w:val="22"/>
          <w:lang w:val="ko-KR"/>
        </w:rPr>
        <w:t>에</w:t>
      </w:r>
      <w:r w:rsidRPr="003E56AA">
        <w:rPr>
          <w:szCs w:val="22"/>
          <w:lang w:val="ko-KR"/>
        </w:rPr>
        <w:t xml:space="preserve"> </w:t>
      </w:r>
      <w:r w:rsidRPr="003E56AA">
        <w:rPr>
          <w:szCs w:val="22"/>
          <w:lang w:val="ko-KR"/>
        </w:rPr>
        <w:t>따른</w:t>
      </w:r>
      <w:r w:rsidRPr="003E56AA">
        <w:rPr>
          <w:szCs w:val="22"/>
          <w:lang w:val="ko-KR"/>
        </w:rPr>
        <w:t xml:space="preserve"> </w:t>
      </w:r>
      <w:r w:rsidRPr="003E56AA">
        <w:rPr>
          <w:szCs w:val="22"/>
          <w:lang w:val="ko-KR"/>
        </w:rPr>
        <w:t>거래를</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  ]</w:t>
      </w:r>
      <w:r w:rsidRPr="003E56AA">
        <w:rPr>
          <w:szCs w:val="22"/>
          <w:lang w:val="ko-KR"/>
        </w:rPr>
        <w:t>월</w:t>
      </w:r>
      <w:r w:rsidRPr="003E56AA">
        <w:rPr>
          <w:szCs w:val="22"/>
          <w:lang w:val="ko-KR"/>
        </w:rPr>
        <w:t xml:space="preserve"> [  ]</w:t>
      </w:r>
      <w:r w:rsidRPr="003E56AA">
        <w:rPr>
          <w:szCs w:val="22"/>
          <w:lang w:val="ko-KR"/>
        </w:rPr>
        <w:t>일</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거래종결일</w:t>
      </w:r>
      <w:r w:rsidRPr="003E56AA">
        <w:rPr>
          <w:szCs w:val="22"/>
          <w:lang w:val="ko-KR"/>
        </w:rPr>
        <w:t xml:space="preserve">”) </w:t>
      </w:r>
      <w:r w:rsidRPr="003E56AA">
        <w:rPr>
          <w:szCs w:val="22"/>
          <w:lang w:val="ko-KR"/>
        </w:rPr>
        <w:t>종결하는</w:t>
      </w:r>
      <w:r w:rsidRPr="003E56AA">
        <w:rPr>
          <w:szCs w:val="22"/>
          <w:lang w:val="ko-KR"/>
        </w:rPr>
        <w:t xml:space="preserve"> </w:t>
      </w:r>
      <w:r w:rsidRPr="003E56AA">
        <w:rPr>
          <w:szCs w:val="22"/>
          <w:lang w:val="ko-KR"/>
        </w:rPr>
        <w:t>것과</w:t>
      </w:r>
      <w:r w:rsidRPr="003E56AA">
        <w:rPr>
          <w:szCs w:val="22"/>
          <w:lang w:val="ko-KR"/>
        </w:rPr>
        <w:t xml:space="preserve"> </w:t>
      </w:r>
      <w:r w:rsidRPr="003E56AA">
        <w:rPr>
          <w:szCs w:val="22"/>
          <w:lang w:val="ko-KR"/>
        </w:rPr>
        <w:t>관련하여</w:t>
      </w:r>
      <w:r w:rsidRPr="003E56AA">
        <w:rPr>
          <w:szCs w:val="22"/>
          <w:lang w:val="ko-KR"/>
        </w:rPr>
        <w:t xml:space="preserve"> </w:t>
      </w:r>
      <w:r w:rsidRPr="003E56AA">
        <w:rPr>
          <w:szCs w:val="22"/>
          <w:lang w:val="ko-KR"/>
        </w:rPr>
        <w:t>기명날인</w:t>
      </w:r>
      <w:r w:rsidRPr="003E56AA">
        <w:rPr>
          <w:szCs w:val="22"/>
          <w:lang w:val="ko-KR"/>
        </w:rPr>
        <w:t xml:space="preserve"> </w:t>
      </w:r>
      <w:r w:rsidRPr="003E56AA">
        <w:rPr>
          <w:szCs w:val="22"/>
          <w:lang w:val="ko-KR"/>
        </w:rPr>
        <w:t>페이지에</w:t>
      </w:r>
      <w:r w:rsidRPr="003E56AA">
        <w:rPr>
          <w:szCs w:val="22"/>
          <w:lang w:val="ko-KR"/>
        </w:rPr>
        <w:t xml:space="preserve"> </w:t>
      </w:r>
      <w:r w:rsidRPr="003E56AA">
        <w:rPr>
          <w:szCs w:val="22"/>
          <w:lang w:val="ko-KR"/>
        </w:rPr>
        <w:t>기재된</w:t>
      </w:r>
      <w:r w:rsidRPr="003E56AA">
        <w:rPr>
          <w:szCs w:val="22"/>
          <w:lang w:val="ko-KR"/>
        </w:rPr>
        <w:t xml:space="preserve"> </w:t>
      </w:r>
      <w:r w:rsidRPr="003E56AA">
        <w:rPr>
          <w:szCs w:val="22"/>
          <w:lang w:val="ko-KR"/>
        </w:rPr>
        <w:t>당사자들은</w:t>
      </w:r>
      <w:r w:rsidRPr="003E56AA">
        <w:rPr>
          <w:szCs w:val="22"/>
          <w:lang w:val="ko-KR"/>
        </w:rPr>
        <w:t xml:space="preserve"> </w:t>
      </w:r>
      <w:r w:rsidRPr="003E56AA">
        <w:rPr>
          <w:szCs w:val="22"/>
          <w:lang w:val="ko-KR"/>
        </w:rPr>
        <w:t>다음과</w:t>
      </w:r>
      <w:r w:rsidRPr="003E56AA">
        <w:rPr>
          <w:szCs w:val="22"/>
          <w:lang w:val="ko-KR"/>
        </w:rPr>
        <w:t xml:space="preserve"> </w:t>
      </w:r>
      <w:r w:rsidRPr="003E56AA">
        <w:rPr>
          <w:szCs w:val="22"/>
          <w:lang w:val="ko-KR"/>
        </w:rPr>
        <w:t>같이</w:t>
      </w:r>
      <w:r w:rsidRPr="003E56AA">
        <w:rPr>
          <w:szCs w:val="22"/>
          <w:lang w:val="ko-KR"/>
        </w:rPr>
        <w:t xml:space="preserve"> </w:t>
      </w:r>
      <w:r w:rsidRPr="003E56AA">
        <w:rPr>
          <w:szCs w:val="22"/>
          <w:lang w:val="ko-KR"/>
        </w:rPr>
        <w:t>정산합의서</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본</w:t>
      </w:r>
      <w:r w:rsidRPr="003E56AA">
        <w:rPr>
          <w:b/>
          <w:szCs w:val="22"/>
          <w:lang w:val="ko-KR"/>
        </w:rPr>
        <w:t xml:space="preserve"> </w:t>
      </w:r>
      <w:r w:rsidRPr="003E56AA">
        <w:rPr>
          <w:b/>
          <w:szCs w:val="22"/>
          <w:lang w:val="ko-KR"/>
        </w:rPr>
        <w:t>합의서</w:t>
      </w:r>
      <w:r w:rsidRPr="003E56AA">
        <w:rPr>
          <w:szCs w:val="22"/>
          <w:lang w:val="ko-KR"/>
        </w:rPr>
        <w:t>”)</w:t>
      </w:r>
      <w:r w:rsidRPr="003E56AA">
        <w:rPr>
          <w:szCs w:val="22"/>
          <w:lang w:val="ko-KR"/>
        </w:rPr>
        <w:t>를</w:t>
      </w:r>
      <w:r w:rsidRPr="003E56AA">
        <w:rPr>
          <w:szCs w:val="22"/>
          <w:lang w:val="ko-KR"/>
        </w:rPr>
        <w:t xml:space="preserve"> </w:t>
      </w:r>
      <w:r w:rsidRPr="003E56AA">
        <w:rPr>
          <w:szCs w:val="22"/>
          <w:lang w:val="ko-KR"/>
        </w:rPr>
        <w:t>체결한다</w:t>
      </w:r>
      <w:r w:rsidRPr="003E56AA">
        <w:rPr>
          <w:szCs w:val="22"/>
          <w:lang w:val="ko-KR"/>
        </w:rPr>
        <w:t>.</w:t>
      </w:r>
    </w:p>
    <w:p w14:paraId="155C6594" w14:textId="77777777" w:rsidR="00AA78FB" w:rsidRPr="003E56AA" w:rsidRDefault="00AA78FB" w:rsidP="00AA78FB">
      <w:pPr>
        <w:spacing w:line="276" w:lineRule="auto"/>
        <w:rPr>
          <w:bCs w:val="0"/>
          <w:szCs w:val="22"/>
        </w:rPr>
      </w:pPr>
    </w:p>
    <w:p w14:paraId="14B1AB92" w14:textId="77777777" w:rsidR="00AA78FB" w:rsidRPr="003E56AA" w:rsidRDefault="00AA78FB" w:rsidP="00AA78FB">
      <w:pPr>
        <w:spacing w:line="276" w:lineRule="auto"/>
        <w:jc w:val="center"/>
        <w:rPr>
          <w:bCs w:val="0"/>
          <w:szCs w:val="22"/>
        </w:rPr>
      </w:pPr>
      <w:r w:rsidRPr="003E56AA">
        <w:rPr>
          <w:szCs w:val="22"/>
        </w:rPr>
        <w:t xml:space="preserve">- </w:t>
      </w:r>
      <w:r w:rsidRPr="003E56AA">
        <w:rPr>
          <w:szCs w:val="22"/>
        </w:rPr>
        <w:t>다</w:t>
      </w:r>
      <w:r w:rsidRPr="003E56AA">
        <w:rPr>
          <w:szCs w:val="22"/>
        </w:rPr>
        <w:tab/>
      </w:r>
      <w:r w:rsidRPr="003E56AA">
        <w:rPr>
          <w:szCs w:val="22"/>
        </w:rPr>
        <w:t>음</w:t>
      </w:r>
      <w:r w:rsidRPr="003E56AA">
        <w:rPr>
          <w:szCs w:val="22"/>
        </w:rPr>
        <w:t xml:space="preserve"> -</w:t>
      </w:r>
    </w:p>
    <w:p w14:paraId="7F0FBA7B" w14:textId="77777777" w:rsidR="00AA78FB" w:rsidRPr="003E56AA" w:rsidRDefault="00AA78FB" w:rsidP="00AA78FB">
      <w:pPr>
        <w:spacing w:line="276" w:lineRule="auto"/>
        <w:rPr>
          <w:bCs w:val="0"/>
          <w:szCs w:val="22"/>
        </w:rPr>
      </w:pPr>
    </w:p>
    <w:p w14:paraId="1971F49A"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1</w:t>
      </w:r>
      <w:r w:rsidRPr="003E56AA">
        <w:rPr>
          <w:b/>
          <w:szCs w:val="22"/>
        </w:rPr>
        <w:t>조</w:t>
      </w:r>
      <w:r w:rsidRPr="003E56AA">
        <w:rPr>
          <w:b/>
          <w:szCs w:val="22"/>
        </w:rPr>
        <w:tab/>
        <w:t>(</w:t>
      </w:r>
      <w:r w:rsidRPr="003E56AA">
        <w:rPr>
          <w:b/>
          <w:szCs w:val="22"/>
        </w:rPr>
        <w:t>정의</w:t>
      </w:r>
      <w:r w:rsidRPr="003E56AA">
        <w:rPr>
          <w:b/>
          <w:szCs w:val="22"/>
        </w:rPr>
        <w:t>)</w:t>
      </w:r>
    </w:p>
    <w:p w14:paraId="43C16B6C" w14:textId="77777777"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매매계약에서</w:t>
      </w:r>
      <w:r w:rsidRPr="003E56AA">
        <w:rPr>
          <w:szCs w:val="22"/>
        </w:rPr>
        <w:t xml:space="preserve"> </w:t>
      </w:r>
      <w:r w:rsidRPr="003E56AA">
        <w:rPr>
          <w:szCs w:val="22"/>
        </w:rPr>
        <w:t>정의된</w:t>
      </w:r>
      <w:r w:rsidRPr="003E56AA">
        <w:rPr>
          <w:szCs w:val="22"/>
        </w:rPr>
        <w:t xml:space="preserve"> </w:t>
      </w:r>
      <w:r w:rsidRPr="003E56AA">
        <w:rPr>
          <w:szCs w:val="22"/>
        </w:rPr>
        <w:t>용어는</w:t>
      </w:r>
      <w:r w:rsidRPr="003E56AA">
        <w:rPr>
          <w:szCs w:val="22"/>
        </w:rPr>
        <w:t xml:space="preserve">, </w:t>
      </w: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달리</w:t>
      </w:r>
      <w:r w:rsidRPr="003E56AA">
        <w:rPr>
          <w:szCs w:val="22"/>
        </w:rPr>
        <w:t xml:space="preserve"> </w:t>
      </w:r>
      <w:r w:rsidRPr="003E56AA">
        <w:rPr>
          <w:szCs w:val="22"/>
        </w:rPr>
        <w:t>정하거나</w:t>
      </w:r>
      <w:r w:rsidRPr="003E56AA">
        <w:rPr>
          <w:szCs w:val="22"/>
        </w:rPr>
        <w:t xml:space="preserve"> </w:t>
      </w:r>
      <w:r w:rsidRPr="003E56AA">
        <w:rPr>
          <w:szCs w:val="22"/>
        </w:rPr>
        <w:t>문맥이</w:t>
      </w:r>
      <w:r w:rsidRPr="003E56AA">
        <w:rPr>
          <w:szCs w:val="22"/>
        </w:rPr>
        <w:t xml:space="preserve"> </w:t>
      </w:r>
      <w:r w:rsidRPr="003E56AA">
        <w:rPr>
          <w:szCs w:val="22"/>
        </w:rPr>
        <w:t>허용하지</w:t>
      </w:r>
      <w:r w:rsidRPr="003E56AA">
        <w:rPr>
          <w:szCs w:val="22"/>
        </w:rPr>
        <w:t xml:space="preserve"> </w:t>
      </w:r>
      <w:r w:rsidRPr="003E56AA">
        <w:rPr>
          <w:szCs w:val="22"/>
        </w:rPr>
        <w:t>않는</w:t>
      </w:r>
      <w:r w:rsidRPr="003E56AA">
        <w:rPr>
          <w:szCs w:val="22"/>
        </w:rPr>
        <w:t xml:space="preserve"> </w:t>
      </w:r>
      <w:r w:rsidRPr="003E56AA">
        <w:rPr>
          <w:szCs w:val="22"/>
        </w:rPr>
        <w:t>경우를</w:t>
      </w:r>
      <w:r w:rsidRPr="003E56AA">
        <w:rPr>
          <w:szCs w:val="22"/>
        </w:rPr>
        <w:t xml:space="preserve"> </w:t>
      </w:r>
      <w:r w:rsidRPr="003E56AA">
        <w:rPr>
          <w:szCs w:val="22"/>
        </w:rPr>
        <w:t>제외하고는</w:t>
      </w:r>
      <w:r w:rsidRPr="003E56AA">
        <w:rPr>
          <w:szCs w:val="22"/>
        </w:rPr>
        <w:t xml:space="preserve">, </w:t>
      </w:r>
      <w:r w:rsidRPr="003E56AA">
        <w:rPr>
          <w:szCs w:val="22"/>
        </w:rPr>
        <w:t>본</w:t>
      </w:r>
      <w:r w:rsidRPr="003E56AA">
        <w:rPr>
          <w:szCs w:val="22"/>
        </w:rPr>
        <w:t xml:space="preserve"> </w:t>
      </w:r>
      <w:r w:rsidRPr="003E56AA">
        <w:rPr>
          <w:szCs w:val="22"/>
        </w:rPr>
        <w:t>합의서에서도</w:t>
      </w:r>
      <w:r w:rsidRPr="003E56AA">
        <w:rPr>
          <w:szCs w:val="22"/>
        </w:rPr>
        <w:t xml:space="preserve"> </w:t>
      </w:r>
      <w:r w:rsidRPr="003E56AA">
        <w:rPr>
          <w:szCs w:val="22"/>
        </w:rPr>
        <w:t>동일한</w:t>
      </w:r>
      <w:r w:rsidRPr="003E56AA">
        <w:rPr>
          <w:szCs w:val="22"/>
        </w:rPr>
        <w:t xml:space="preserve"> </w:t>
      </w:r>
      <w:r w:rsidRPr="003E56AA">
        <w:rPr>
          <w:szCs w:val="22"/>
        </w:rPr>
        <w:t>의미를</w:t>
      </w:r>
      <w:r w:rsidRPr="003E56AA">
        <w:rPr>
          <w:szCs w:val="22"/>
        </w:rPr>
        <w:t xml:space="preserve"> </w:t>
      </w:r>
      <w:r w:rsidRPr="003E56AA">
        <w:rPr>
          <w:szCs w:val="22"/>
        </w:rPr>
        <w:t>갖는다</w:t>
      </w:r>
      <w:r w:rsidRPr="003E56AA">
        <w:rPr>
          <w:szCs w:val="22"/>
        </w:rPr>
        <w:t xml:space="preserve">. </w:t>
      </w:r>
    </w:p>
    <w:p w14:paraId="6E42DFE7" w14:textId="77777777" w:rsidR="00AA78FB" w:rsidRPr="003E56AA" w:rsidRDefault="00AA78FB" w:rsidP="00AA78FB">
      <w:pPr>
        <w:spacing w:line="276" w:lineRule="auto"/>
        <w:rPr>
          <w:b/>
          <w:bCs w:val="0"/>
          <w:szCs w:val="22"/>
        </w:rPr>
      </w:pPr>
    </w:p>
    <w:p w14:paraId="1694A0AC"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2</w:t>
      </w:r>
      <w:r w:rsidRPr="003E56AA">
        <w:rPr>
          <w:b/>
          <w:szCs w:val="22"/>
        </w:rPr>
        <w:t>조</w:t>
      </w:r>
      <w:r w:rsidRPr="003E56AA">
        <w:rPr>
          <w:b/>
          <w:szCs w:val="22"/>
        </w:rPr>
        <w:tab/>
        <w:t>(</w:t>
      </w:r>
      <w:r w:rsidRPr="003E56AA">
        <w:rPr>
          <w:b/>
          <w:szCs w:val="22"/>
        </w:rPr>
        <w:t>정산</w:t>
      </w:r>
      <w:r w:rsidRPr="003E56AA">
        <w:rPr>
          <w:b/>
          <w:szCs w:val="22"/>
        </w:rPr>
        <w:t>)</w:t>
      </w:r>
    </w:p>
    <w:p w14:paraId="5EE4B4C8" w14:textId="1A7F8744"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w:t>
      </w:r>
      <w:r w:rsidRPr="003E56AA">
        <w:rPr>
          <w:szCs w:val="22"/>
        </w:rPr>
        <w:t xml:space="preserve"> </w:t>
      </w:r>
      <w:r w:rsidRPr="003E56AA">
        <w:rPr>
          <w:rFonts w:hint="eastAsia"/>
          <w:szCs w:val="22"/>
        </w:rPr>
        <w:t>제</w:t>
      </w:r>
      <w:r>
        <w:rPr>
          <w:rFonts w:hint="eastAsia"/>
          <w:szCs w:val="22"/>
        </w:rPr>
        <w:t>1.3</w:t>
      </w:r>
      <w:r w:rsidRPr="003E56AA">
        <w:rPr>
          <w:rFonts w:hint="eastAsia"/>
          <w:szCs w:val="22"/>
        </w:rPr>
        <w:t>조</w:t>
      </w:r>
      <w:r>
        <w:rPr>
          <w:rFonts w:hint="eastAsia"/>
          <w:szCs w:val="22"/>
        </w:rPr>
        <w:t xml:space="preserve"> </w:t>
      </w:r>
      <w:r>
        <w:rPr>
          <w:rFonts w:hint="eastAsia"/>
          <w:szCs w:val="22"/>
        </w:rPr>
        <w:t>및</w:t>
      </w:r>
      <w:r w:rsidRPr="003E56AA">
        <w:rPr>
          <w:rFonts w:hint="eastAsia"/>
          <w:szCs w:val="22"/>
        </w:rPr>
        <w:t xml:space="preserve"> </w:t>
      </w:r>
      <w:r w:rsidRPr="003E56AA">
        <w:rPr>
          <w:szCs w:val="22"/>
        </w:rPr>
        <w:t>제</w:t>
      </w:r>
      <w:r>
        <w:rPr>
          <w:rFonts w:hint="eastAsia"/>
          <w:szCs w:val="22"/>
        </w:rPr>
        <w:t>3</w:t>
      </w:r>
      <w:r w:rsidRPr="003E56AA">
        <w:rPr>
          <w:szCs w:val="22"/>
        </w:rPr>
        <w:t>조에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내역은</w:t>
      </w:r>
      <w:r w:rsidRPr="003E56AA">
        <w:rPr>
          <w:szCs w:val="22"/>
        </w:rPr>
        <w:t xml:space="preserve"> </w:t>
      </w:r>
      <w:r w:rsidRPr="003E56AA">
        <w:rPr>
          <w:rFonts w:hint="eastAsia"/>
          <w:b/>
          <w:szCs w:val="22"/>
        </w:rPr>
        <w:t>[</w:t>
      </w:r>
      <w:r w:rsidRPr="003E56AA">
        <w:rPr>
          <w:rFonts w:hint="eastAsia"/>
          <w:b/>
          <w:szCs w:val="22"/>
        </w:rPr>
        <w:t>부록</w:t>
      </w:r>
      <w:r w:rsidRPr="003E56AA">
        <w:rPr>
          <w:rFonts w:hint="eastAsia"/>
          <w:b/>
          <w:szCs w:val="22"/>
        </w:rPr>
        <w:t>]</w:t>
      </w:r>
      <w:r w:rsidRPr="003E56AA">
        <w:rPr>
          <w:rFonts w:hint="eastAsia"/>
          <w:szCs w:val="22"/>
        </w:rPr>
        <w:t>과</w:t>
      </w:r>
      <w:r w:rsidRPr="003E56AA">
        <w:rPr>
          <w:szCs w:val="22"/>
        </w:rPr>
        <w:t xml:space="preserve"> </w:t>
      </w:r>
      <w:r w:rsidRPr="003E56AA">
        <w:rPr>
          <w:szCs w:val="22"/>
        </w:rPr>
        <w:t>같다</w:t>
      </w:r>
      <w:r w:rsidRPr="003E56AA">
        <w:rPr>
          <w:szCs w:val="22"/>
        </w:rPr>
        <w:t>.</w:t>
      </w:r>
      <w:r w:rsidRPr="003E56AA">
        <w:rPr>
          <w:sz w:val="23"/>
          <w:szCs w:val="23"/>
        </w:rPr>
        <w:t xml:space="preserve"> </w:t>
      </w:r>
      <w:r w:rsidR="006E3FE7" w:rsidRPr="006E3FE7">
        <w:rPr>
          <w:sz w:val="23"/>
          <w:szCs w:val="23"/>
        </w:rPr>
        <w:t>명확히</w:t>
      </w:r>
      <w:r w:rsidR="006E3FE7" w:rsidRPr="006E3FE7">
        <w:rPr>
          <w:sz w:val="23"/>
          <w:szCs w:val="23"/>
        </w:rPr>
        <w:t xml:space="preserve"> </w:t>
      </w:r>
      <w:r w:rsidR="006E3FE7" w:rsidRPr="006E3FE7">
        <w:rPr>
          <w:sz w:val="23"/>
          <w:szCs w:val="23"/>
        </w:rPr>
        <w:t>하기</w:t>
      </w:r>
      <w:r w:rsidR="006E3FE7" w:rsidRPr="006E3FE7">
        <w:rPr>
          <w:sz w:val="23"/>
          <w:szCs w:val="23"/>
        </w:rPr>
        <w:t xml:space="preserve"> </w:t>
      </w:r>
      <w:r w:rsidR="006E3FE7" w:rsidRPr="006E3FE7">
        <w:rPr>
          <w:sz w:val="23"/>
          <w:szCs w:val="23"/>
        </w:rPr>
        <w:t>위하여</w:t>
      </w:r>
      <w:r w:rsidR="006E3FE7" w:rsidRPr="006E3FE7">
        <w:rPr>
          <w:sz w:val="23"/>
          <w:szCs w:val="23"/>
        </w:rPr>
        <w:t xml:space="preserve">, </w:t>
      </w:r>
      <w:r w:rsidR="006E3FE7">
        <w:rPr>
          <w:rFonts w:hint="eastAsia"/>
          <w:sz w:val="23"/>
          <w:szCs w:val="23"/>
        </w:rPr>
        <w:t>제</w:t>
      </w:r>
      <w:r w:rsidR="006E3FE7">
        <w:rPr>
          <w:rFonts w:hint="eastAsia"/>
          <w:sz w:val="23"/>
          <w:szCs w:val="23"/>
        </w:rPr>
        <w:t>1.3</w:t>
      </w:r>
      <w:r w:rsidR="006E3FE7">
        <w:rPr>
          <w:rFonts w:hint="eastAsia"/>
          <w:sz w:val="23"/>
          <w:szCs w:val="23"/>
        </w:rPr>
        <w:t>조에</w:t>
      </w:r>
      <w:r w:rsidR="006E3FE7">
        <w:rPr>
          <w:rFonts w:hint="eastAsia"/>
          <w:sz w:val="23"/>
          <w:szCs w:val="23"/>
        </w:rPr>
        <w:t xml:space="preserve"> </w:t>
      </w:r>
      <w:r w:rsidR="006E3FE7">
        <w:rPr>
          <w:rFonts w:hint="eastAsia"/>
          <w:sz w:val="23"/>
          <w:szCs w:val="23"/>
        </w:rPr>
        <w:t>따른</w:t>
      </w:r>
      <w:r w:rsidR="006E3FE7">
        <w:rPr>
          <w:rFonts w:hint="eastAsia"/>
          <w:sz w:val="23"/>
          <w:szCs w:val="23"/>
        </w:rPr>
        <w:t xml:space="preserve"> </w:t>
      </w:r>
      <w:r w:rsidR="006E3FE7" w:rsidRPr="006E3FE7">
        <w:rPr>
          <w:sz w:val="23"/>
          <w:szCs w:val="23"/>
        </w:rPr>
        <w:t>거래종결시</w:t>
      </w:r>
      <w:r w:rsidR="006E3FE7" w:rsidRPr="006E3FE7">
        <w:rPr>
          <w:sz w:val="23"/>
          <w:szCs w:val="23"/>
        </w:rPr>
        <w:t xml:space="preserve"> </w:t>
      </w:r>
      <w:r w:rsidR="006E3FE7" w:rsidRPr="006E3FE7">
        <w:rPr>
          <w:sz w:val="23"/>
          <w:szCs w:val="23"/>
        </w:rPr>
        <w:t>지급금</w:t>
      </w:r>
      <w:r w:rsidR="006E3FE7">
        <w:rPr>
          <w:rFonts w:hint="eastAsia"/>
          <w:sz w:val="23"/>
          <w:szCs w:val="23"/>
        </w:rPr>
        <w:t>액</w:t>
      </w:r>
      <w:r w:rsidR="006E3FE7" w:rsidRPr="006E3FE7">
        <w:rPr>
          <w:sz w:val="23"/>
          <w:szCs w:val="23"/>
        </w:rPr>
        <w:t>은</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건물</w:t>
      </w:r>
      <w:r w:rsidR="006E3FE7" w:rsidRPr="006E3FE7">
        <w:rPr>
          <w:sz w:val="23"/>
          <w:szCs w:val="23"/>
        </w:rPr>
        <w:t xml:space="preserve"> </w:t>
      </w:r>
      <w:r w:rsidR="006E3FE7" w:rsidRPr="006E3FE7">
        <w:rPr>
          <w:sz w:val="23"/>
          <w:szCs w:val="23"/>
        </w:rPr>
        <w:t>및</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동산</w:t>
      </w:r>
      <w:r w:rsidR="006E3FE7">
        <w:rPr>
          <w:rFonts w:hint="eastAsia"/>
          <w:sz w:val="23"/>
          <w:szCs w:val="23"/>
        </w:rPr>
        <w:t xml:space="preserve"> </w:t>
      </w:r>
      <w:r w:rsidR="006E3FE7">
        <w:rPr>
          <w:rFonts w:hint="eastAsia"/>
          <w:sz w:val="23"/>
          <w:szCs w:val="23"/>
        </w:rPr>
        <w:t>등에</w:t>
      </w:r>
      <w:r w:rsidR="006E3FE7">
        <w:rPr>
          <w:rFonts w:hint="eastAsia"/>
          <w:sz w:val="23"/>
          <w:szCs w:val="23"/>
        </w:rPr>
        <w:t xml:space="preserve"> </w:t>
      </w:r>
      <w:r w:rsidR="006E3FE7">
        <w:rPr>
          <w:rFonts w:hint="eastAsia"/>
          <w:sz w:val="23"/>
          <w:szCs w:val="23"/>
        </w:rPr>
        <w:t>대한</w:t>
      </w:r>
      <w:r w:rsidR="006E3FE7" w:rsidRPr="006E3FE7">
        <w:rPr>
          <w:sz w:val="23"/>
          <w:szCs w:val="23"/>
        </w:rPr>
        <w:t xml:space="preserve"> </w:t>
      </w:r>
      <w:r w:rsidR="006E3FE7" w:rsidRPr="006E3FE7">
        <w:rPr>
          <w:sz w:val="23"/>
          <w:szCs w:val="23"/>
        </w:rPr>
        <w:t>부가가치세를</w:t>
      </w:r>
      <w:r w:rsidR="006E3FE7" w:rsidRPr="006E3FE7">
        <w:rPr>
          <w:sz w:val="23"/>
          <w:szCs w:val="23"/>
        </w:rPr>
        <w:t xml:space="preserve"> </w:t>
      </w:r>
      <w:r w:rsidR="006E3FE7" w:rsidRPr="006E3FE7">
        <w:rPr>
          <w:sz w:val="23"/>
          <w:szCs w:val="23"/>
        </w:rPr>
        <w:t>포함하지</w:t>
      </w:r>
      <w:r w:rsidR="006E3FE7" w:rsidRPr="006E3FE7">
        <w:rPr>
          <w:sz w:val="23"/>
          <w:szCs w:val="23"/>
        </w:rPr>
        <w:t xml:space="preserve"> </w:t>
      </w:r>
      <w:r w:rsidR="006E3FE7" w:rsidRPr="006E3FE7">
        <w:rPr>
          <w:sz w:val="23"/>
          <w:szCs w:val="23"/>
        </w:rPr>
        <w:t>아니하며</w:t>
      </w:r>
      <w:r w:rsidR="006E3FE7" w:rsidRPr="006E3FE7">
        <w:rPr>
          <w:sz w:val="23"/>
          <w:szCs w:val="23"/>
        </w:rPr>
        <w:t xml:space="preserve">, </w:t>
      </w:r>
      <w:r w:rsidR="006E3FE7">
        <w:rPr>
          <w:rFonts w:hint="eastAsia"/>
          <w:sz w:val="23"/>
          <w:szCs w:val="23"/>
        </w:rPr>
        <w:t>해당</w:t>
      </w:r>
      <w:r w:rsidR="006E3FE7" w:rsidRPr="006E3FE7">
        <w:rPr>
          <w:sz w:val="23"/>
          <w:szCs w:val="23"/>
        </w:rPr>
        <w:t xml:space="preserve"> </w:t>
      </w:r>
      <w:r w:rsidR="006E3FE7" w:rsidRPr="006E3FE7">
        <w:rPr>
          <w:sz w:val="23"/>
          <w:szCs w:val="23"/>
        </w:rPr>
        <w:t>부가가치세는</w:t>
      </w:r>
      <w:r w:rsidR="006E3FE7" w:rsidRPr="006E3FE7">
        <w:rPr>
          <w:sz w:val="23"/>
          <w:szCs w:val="23"/>
        </w:rPr>
        <w:t xml:space="preserve"> </w:t>
      </w:r>
      <w:r w:rsidR="006E3FE7" w:rsidRPr="006E3FE7">
        <w:rPr>
          <w:sz w:val="23"/>
          <w:szCs w:val="23"/>
        </w:rPr>
        <w:t>본건</w:t>
      </w:r>
      <w:r w:rsidR="006E3FE7" w:rsidRPr="006E3FE7">
        <w:rPr>
          <w:sz w:val="23"/>
          <w:szCs w:val="23"/>
        </w:rPr>
        <w:t xml:space="preserve"> </w:t>
      </w:r>
      <w:r w:rsidR="006E3FE7" w:rsidRPr="006E3FE7">
        <w:rPr>
          <w:sz w:val="23"/>
          <w:szCs w:val="23"/>
        </w:rPr>
        <w:t>매매계약</w:t>
      </w:r>
      <w:r w:rsidR="006E3FE7" w:rsidRPr="006E3FE7">
        <w:rPr>
          <w:sz w:val="23"/>
          <w:szCs w:val="23"/>
        </w:rPr>
        <w:t xml:space="preserve"> </w:t>
      </w:r>
      <w:r w:rsidR="006E3FE7" w:rsidRPr="006E3FE7">
        <w:rPr>
          <w:sz w:val="23"/>
          <w:szCs w:val="23"/>
        </w:rPr>
        <w:t>제</w:t>
      </w:r>
      <w:r w:rsidR="006E3FE7">
        <w:rPr>
          <w:rFonts w:hint="eastAsia"/>
          <w:sz w:val="23"/>
          <w:szCs w:val="23"/>
        </w:rPr>
        <w:t>1</w:t>
      </w:r>
      <w:r w:rsidR="006E3FE7" w:rsidRPr="006E3FE7">
        <w:rPr>
          <w:sz w:val="23"/>
          <w:szCs w:val="23"/>
        </w:rPr>
        <w:t>.</w:t>
      </w:r>
      <w:r w:rsidR="006E3FE7">
        <w:rPr>
          <w:rFonts w:hint="eastAsia"/>
          <w:sz w:val="23"/>
          <w:szCs w:val="23"/>
        </w:rPr>
        <w:t>4</w:t>
      </w:r>
      <w:r w:rsidR="006E3FE7" w:rsidRPr="006E3FE7">
        <w:rPr>
          <w:sz w:val="23"/>
          <w:szCs w:val="23"/>
        </w:rPr>
        <w:t>조에</w:t>
      </w:r>
      <w:r w:rsidR="006E3FE7" w:rsidRPr="006E3FE7">
        <w:rPr>
          <w:sz w:val="23"/>
          <w:szCs w:val="23"/>
        </w:rPr>
        <w:t xml:space="preserve"> </w:t>
      </w:r>
      <w:r w:rsidR="006E3FE7" w:rsidRPr="006E3FE7">
        <w:rPr>
          <w:sz w:val="23"/>
          <w:szCs w:val="23"/>
        </w:rPr>
        <w:t>따라</w:t>
      </w:r>
      <w:r w:rsidR="006E3FE7" w:rsidRPr="006E3FE7">
        <w:rPr>
          <w:sz w:val="23"/>
          <w:szCs w:val="23"/>
        </w:rPr>
        <w:t xml:space="preserve"> </w:t>
      </w:r>
      <w:r w:rsidR="006E3FE7" w:rsidRPr="006E3FE7">
        <w:rPr>
          <w:sz w:val="23"/>
          <w:szCs w:val="23"/>
        </w:rPr>
        <w:t>대리납부로</w:t>
      </w:r>
      <w:r w:rsidR="006E3FE7" w:rsidRPr="006E3FE7">
        <w:rPr>
          <w:sz w:val="23"/>
          <w:szCs w:val="23"/>
        </w:rPr>
        <w:t xml:space="preserve"> </w:t>
      </w:r>
      <w:r w:rsidR="006E3FE7" w:rsidRPr="006E3FE7">
        <w:rPr>
          <w:sz w:val="23"/>
          <w:szCs w:val="23"/>
        </w:rPr>
        <w:t>처리한다</w:t>
      </w:r>
      <w:r w:rsidR="006E3FE7" w:rsidRPr="006E3FE7">
        <w:rPr>
          <w:sz w:val="23"/>
          <w:szCs w:val="23"/>
        </w:rPr>
        <w:t>.</w:t>
      </w:r>
    </w:p>
    <w:p w14:paraId="06F855BF" w14:textId="77777777" w:rsidR="00AA78FB" w:rsidRPr="003E56AA" w:rsidRDefault="00AA78FB" w:rsidP="00AA78FB">
      <w:pPr>
        <w:spacing w:line="276" w:lineRule="auto"/>
        <w:rPr>
          <w:b/>
          <w:bCs w:val="0"/>
          <w:szCs w:val="22"/>
        </w:rPr>
      </w:pPr>
    </w:p>
    <w:p w14:paraId="7FFE21E0"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3</w:t>
      </w:r>
      <w:r w:rsidRPr="003E56AA">
        <w:rPr>
          <w:b/>
          <w:szCs w:val="22"/>
        </w:rPr>
        <w:t>조</w:t>
      </w:r>
      <w:r w:rsidRPr="003E56AA">
        <w:rPr>
          <w:b/>
          <w:szCs w:val="22"/>
        </w:rPr>
        <w:tab/>
        <w:t>(</w:t>
      </w:r>
      <w:r w:rsidRPr="003E56AA">
        <w:rPr>
          <w:b/>
          <w:szCs w:val="22"/>
        </w:rPr>
        <w:t>추가적</w:t>
      </w:r>
      <w:r w:rsidRPr="003E56AA">
        <w:rPr>
          <w:b/>
          <w:szCs w:val="22"/>
        </w:rPr>
        <w:t xml:space="preserve"> </w:t>
      </w:r>
      <w:r w:rsidRPr="003E56AA">
        <w:rPr>
          <w:b/>
          <w:szCs w:val="22"/>
        </w:rPr>
        <w:t>정산</w:t>
      </w:r>
      <w:r w:rsidRPr="003E56AA">
        <w:rPr>
          <w:b/>
          <w:szCs w:val="22"/>
        </w:rPr>
        <w:t xml:space="preserve"> </w:t>
      </w:r>
      <w:r w:rsidRPr="003E56AA">
        <w:rPr>
          <w:b/>
          <w:szCs w:val="22"/>
        </w:rPr>
        <w:t>금지</w:t>
      </w:r>
      <w:r w:rsidRPr="003E56AA">
        <w:rPr>
          <w:b/>
          <w:szCs w:val="22"/>
        </w:rPr>
        <w:t>)</w:t>
      </w:r>
    </w:p>
    <w:p w14:paraId="536695FF" w14:textId="77777777" w:rsidR="00AA78FB" w:rsidRPr="003E56AA" w:rsidRDefault="00AA78FB" w:rsidP="00AA78FB">
      <w:pPr>
        <w:adjustRightInd w:val="0"/>
        <w:snapToGrid w:val="0"/>
        <w:spacing w:after="120" w:line="400" w:lineRule="exact"/>
        <w:rPr>
          <w:bCs w:val="0"/>
          <w:szCs w:val="22"/>
        </w:rPr>
      </w:pPr>
      <w:r w:rsidRPr="003E56AA">
        <w:rPr>
          <w:szCs w:val="22"/>
        </w:rPr>
        <w:t>당사자들은</w:t>
      </w:r>
      <w:r w:rsidRPr="003E56AA">
        <w:rPr>
          <w:szCs w:val="22"/>
        </w:rPr>
        <w:t xml:space="preserve"> </w:t>
      </w:r>
      <w:r w:rsidRPr="003E56AA">
        <w:rPr>
          <w:szCs w:val="22"/>
        </w:rPr>
        <w:t>본</w:t>
      </w:r>
      <w:r w:rsidRPr="003E56AA">
        <w:rPr>
          <w:szCs w:val="22"/>
        </w:rPr>
        <w:t xml:space="preserve"> </w:t>
      </w:r>
      <w:r w:rsidRPr="003E56AA">
        <w:rPr>
          <w:szCs w:val="22"/>
        </w:rPr>
        <w:t>합의서에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이외에</w:t>
      </w:r>
      <w:r w:rsidRPr="003E56AA">
        <w:rPr>
          <w:szCs w:val="22"/>
        </w:rPr>
        <w:t xml:space="preserve"> </w:t>
      </w:r>
      <w:r w:rsidRPr="003E56AA">
        <w:rPr>
          <w:szCs w:val="22"/>
        </w:rPr>
        <w:t>추가적인</w:t>
      </w:r>
      <w:r w:rsidRPr="003E56AA">
        <w:rPr>
          <w:szCs w:val="22"/>
        </w:rPr>
        <w:t xml:space="preserve"> </w:t>
      </w:r>
      <w:r w:rsidRPr="003E56AA">
        <w:rPr>
          <w:szCs w:val="22"/>
        </w:rPr>
        <w:t>정산을</w:t>
      </w:r>
      <w:r w:rsidRPr="003E56AA">
        <w:rPr>
          <w:szCs w:val="22"/>
        </w:rPr>
        <w:t xml:space="preserve"> </w:t>
      </w:r>
      <w:r w:rsidRPr="003E56AA">
        <w:rPr>
          <w:szCs w:val="22"/>
        </w:rPr>
        <w:t>하지</w:t>
      </w:r>
      <w:r w:rsidRPr="003E56AA">
        <w:rPr>
          <w:szCs w:val="22"/>
        </w:rPr>
        <w:t xml:space="preserve"> </w:t>
      </w:r>
      <w:r w:rsidRPr="003E56AA">
        <w:rPr>
          <w:szCs w:val="22"/>
        </w:rPr>
        <w:t>아니한다</w:t>
      </w:r>
      <w:r w:rsidRPr="003E56AA">
        <w:rPr>
          <w:szCs w:val="22"/>
        </w:rPr>
        <w:t>.</w:t>
      </w:r>
    </w:p>
    <w:p w14:paraId="219528C9" w14:textId="77777777" w:rsidR="00AA78FB" w:rsidRPr="003E56AA" w:rsidRDefault="00AA78FB" w:rsidP="00AA78FB">
      <w:pPr>
        <w:spacing w:line="276" w:lineRule="auto"/>
        <w:rPr>
          <w:bCs w:val="0"/>
          <w:szCs w:val="22"/>
        </w:rPr>
      </w:pPr>
    </w:p>
    <w:p w14:paraId="724A75FE"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4</w:t>
      </w:r>
      <w:r w:rsidRPr="003E56AA">
        <w:rPr>
          <w:b/>
          <w:szCs w:val="22"/>
        </w:rPr>
        <w:t>조</w:t>
      </w:r>
      <w:r w:rsidRPr="003E56AA">
        <w:rPr>
          <w:b/>
          <w:szCs w:val="22"/>
        </w:rPr>
        <w:tab/>
        <w:t>(</w:t>
      </w:r>
      <w:r w:rsidRPr="003E56AA">
        <w:rPr>
          <w:b/>
          <w:szCs w:val="22"/>
        </w:rPr>
        <w:t>기타</w:t>
      </w:r>
      <w:r w:rsidRPr="003E56AA">
        <w:rPr>
          <w:b/>
          <w:szCs w:val="22"/>
        </w:rPr>
        <w:t xml:space="preserve"> </w:t>
      </w:r>
      <w:r w:rsidRPr="003E56AA">
        <w:rPr>
          <w:b/>
          <w:szCs w:val="22"/>
        </w:rPr>
        <w:t>사항</w:t>
      </w:r>
      <w:r w:rsidRPr="003E56AA">
        <w:rPr>
          <w:b/>
          <w:szCs w:val="22"/>
        </w:rPr>
        <w:t>)</w:t>
      </w:r>
    </w:p>
    <w:p w14:paraId="2D9D7C59" w14:textId="77777777" w:rsidR="00AA78FB" w:rsidRPr="003E56AA" w:rsidRDefault="00AA78FB" w:rsidP="00AA78FB">
      <w:pPr>
        <w:adjustRightInd w:val="0"/>
        <w:snapToGrid w:val="0"/>
        <w:spacing w:after="120" w:line="400" w:lineRule="exact"/>
        <w:rPr>
          <w:bCs w:val="0"/>
          <w:szCs w:val="22"/>
        </w:rPr>
      </w:pP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명시적으로</w:t>
      </w:r>
      <w:r w:rsidRPr="003E56AA">
        <w:rPr>
          <w:szCs w:val="22"/>
        </w:rPr>
        <w:t xml:space="preserve"> </w:t>
      </w:r>
      <w:r w:rsidRPr="003E56AA">
        <w:rPr>
          <w:szCs w:val="22"/>
        </w:rPr>
        <w:t>달리</w:t>
      </w:r>
      <w:r w:rsidRPr="003E56AA">
        <w:rPr>
          <w:szCs w:val="22"/>
        </w:rPr>
        <w:t xml:space="preserve"> </w:t>
      </w:r>
      <w:r w:rsidRPr="003E56AA">
        <w:rPr>
          <w:szCs w:val="22"/>
        </w:rPr>
        <w:t>합의된</w:t>
      </w:r>
      <w:r w:rsidRPr="003E56AA">
        <w:rPr>
          <w:szCs w:val="22"/>
        </w:rPr>
        <w:t xml:space="preserve"> </w:t>
      </w:r>
      <w:r w:rsidRPr="003E56AA">
        <w:rPr>
          <w:szCs w:val="22"/>
        </w:rPr>
        <w:t>경우를</w:t>
      </w:r>
      <w:r w:rsidRPr="003E56AA">
        <w:rPr>
          <w:szCs w:val="22"/>
        </w:rPr>
        <w:t xml:space="preserve"> </w:t>
      </w:r>
      <w:r w:rsidRPr="003E56AA">
        <w:rPr>
          <w:szCs w:val="22"/>
        </w:rPr>
        <w:t>제외하고</w:t>
      </w:r>
      <w:r w:rsidRPr="003E56AA">
        <w:rPr>
          <w:szCs w:val="22"/>
        </w:rPr>
        <w:t xml:space="preserve">, </w:t>
      </w:r>
      <w:r w:rsidRPr="003E56AA">
        <w:rPr>
          <w:szCs w:val="22"/>
        </w:rPr>
        <w:t>본건</w:t>
      </w:r>
      <w:r w:rsidRPr="003E56AA">
        <w:rPr>
          <w:szCs w:val="22"/>
        </w:rPr>
        <w:t xml:space="preserve"> </w:t>
      </w:r>
      <w:r w:rsidRPr="003E56AA">
        <w:rPr>
          <w:szCs w:val="22"/>
        </w:rPr>
        <w:t>매매계약은</w:t>
      </w:r>
      <w:r w:rsidRPr="003E56AA">
        <w:rPr>
          <w:szCs w:val="22"/>
        </w:rPr>
        <w:t xml:space="preserve"> </w:t>
      </w:r>
      <w:r w:rsidRPr="003E56AA">
        <w:rPr>
          <w:szCs w:val="22"/>
        </w:rPr>
        <w:t>그대로</w:t>
      </w:r>
      <w:r w:rsidRPr="003E56AA">
        <w:rPr>
          <w:szCs w:val="22"/>
        </w:rPr>
        <w:t xml:space="preserve"> </w:t>
      </w:r>
      <w:r w:rsidRPr="003E56AA">
        <w:rPr>
          <w:szCs w:val="22"/>
        </w:rPr>
        <w:t>효력을</w:t>
      </w:r>
      <w:r w:rsidRPr="003E56AA">
        <w:rPr>
          <w:szCs w:val="22"/>
        </w:rPr>
        <w:t xml:space="preserve"> </w:t>
      </w:r>
      <w:r w:rsidRPr="003E56AA">
        <w:rPr>
          <w:szCs w:val="22"/>
          <w:lang w:val="ko-KR"/>
        </w:rPr>
        <w:t>가진다</w:t>
      </w:r>
      <w:r w:rsidRPr="003E56AA">
        <w:rPr>
          <w:szCs w:val="22"/>
        </w:rPr>
        <w:t>.</w:t>
      </w:r>
    </w:p>
    <w:p w14:paraId="0DB82B8A" w14:textId="77777777" w:rsidR="00AA78FB" w:rsidRPr="003E56AA" w:rsidRDefault="00AA78FB" w:rsidP="00AA78FB">
      <w:pPr>
        <w:spacing w:line="276" w:lineRule="auto"/>
        <w:rPr>
          <w:bCs w:val="0"/>
          <w:szCs w:val="22"/>
        </w:rPr>
      </w:pPr>
    </w:p>
    <w:p w14:paraId="6D6B125D" w14:textId="77777777" w:rsidR="00AA78FB" w:rsidRPr="003E56AA" w:rsidRDefault="00AA78FB" w:rsidP="00AA78FB">
      <w:pPr>
        <w:spacing w:line="276" w:lineRule="auto"/>
        <w:rPr>
          <w:bCs w:val="0"/>
          <w:szCs w:val="22"/>
        </w:rPr>
      </w:pPr>
    </w:p>
    <w:p w14:paraId="3FAC73B2"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기명날인</w:t>
      </w:r>
      <w:r w:rsidRPr="003E56AA">
        <w:rPr>
          <w:i/>
          <w:szCs w:val="22"/>
        </w:rPr>
        <w:t xml:space="preserve"> </w:t>
      </w:r>
      <w:r w:rsidRPr="003E56AA">
        <w:rPr>
          <w:i/>
          <w:szCs w:val="22"/>
        </w:rPr>
        <w:t>또는</w:t>
      </w:r>
      <w:r w:rsidRPr="003E56AA">
        <w:rPr>
          <w:i/>
          <w:szCs w:val="22"/>
        </w:rPr>
        <w:t xml:space="preserve"> </w:t>
      </w:r>
      <w:r w:rsidRPr="003E56AA">
        <w:rPr>
          <w:i/>
          <w:szCs w:val="22"/>
        </w:rPr>
        <w:t>서명은</w:t>
      </w:r>
      <w:r w:rsidRPr="003E56AA">
        <w:rPr>
          <w:i/>
          <w:szCs w:val="22"/>
        </w:rPr>
        <w:t xml:space="preserve"> </w:t>
      </w:r>
      <w:r w:rsidRPr="003E56AA">
        <w:rPr>
          <w:i/>
          <w:szCs w:val="22"/>
        </w:rPr>
        <w:t>다음</w:t>
      </w:r>
      <w:r w:rsidRPr="003E56AA">
        <w:rPr>
          <w:i/>
          <w:szCs w:val="22"/>
        </w:rPr>
        <w:t xml:space="preserve"> </w:t>
      </w:r>
      <w:r w:rsidRPr="003E56AA">
        <w:rPr>
          <w:i/>
          <w:szCs w:val="22"/>
        </w:rPr>
        <w:t>페이지에</w:t>
      </w:r>
      <w:r w:rsidRPr="003E56AA">
        <w:rPr>
          <w:i/>
          <w:szCs w:val="22"/>
        </w:rPr>
        <w:t>)</w:t>
      </w:r>
    </w:p>
    <w:p w14:paraId="55DF3B85" w14:textId="77777777" w:rsidR="00AA78FB" w:rsidRPr="003E56AA" w:rsidRDefault="00AA78FB" w:rsidP="00AA78FB">
      <w:pPr>
        <w:spacing w:line="276" w:lineRule="auto"/>
        <w:rPr>
          <w:bCs w:val="0"/>
          <w:szCs w:val="22"/>
        </w:rPr>
      </w:pPr>
    </w:p>
    <w:p w14:paraId="6FFB3E92" w14:textId="77777777" w:rsidR="00AA78FB" w:rsidRPr="003E56AA" w:rsidRDefault="00AA78FB" w:rsidP="00AA78FB">
      <w:pPr>
        <w:spacing w:line="276" w:lineRule="auto"/>
        <w:rPr>
          <w:bCs w:val="0"/>
          <w:szCs w:val="22"/>
        </w:rPr>
      </w:pPr>
    </w:p>
    <w:p w14:paraId="149C5E67" w14:textId="77777777" w:rsidR="00AA78FB" w:rsidRPr="003E56AA" w:rsidRDefault="00AA78FB" w:rsidP="00AA78FB">
      <w:pPr>
        <w:spacing w:line="276" w:lineRule="auto"/>
        <w:rPr>
          <w:bCs w:val="0"/>
          <w:szCs w:val="22"/>
        </w:rPr>
      </w:pPr>
      <w:r w:rsidRPr="003E56AA">
        <w:rPr>
          <w:szCs w:val="22"/>
        </w:rPr>
        <w:br w:type="page"/>
      </w:r>
    </w:p>
    <w:p w14:paraId="4DDE5688" w14:textId="3B8826E4"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r w:rsidRPr="003E56AA">
        <w:rPr>
          <w:szCs w:val="22"/>
        </w:rPr>
        <w:t>서명권자로</w:t>
      </w:r>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65AA7353" w14:textId="77777777" w:rsidR="00AA78FB" w:rsidRPr="003E56AA" w:rsidRDefault="00AA78FB" w:rsidP="00AA78FB">
      <w:pPr>
        <w:spacing w:line="276" w:lineRule="auto"/>
        <w:rPr>
          <w:bCs w:val="0"/>
          <w:szCs w:val="22"/>
        </w:rPr>
      </w:pPr>
    </w:p>
    <w:p w14:paraId="571721C6" w14:textId="77777777" w:rsidR="00AA78FB" w:rsidRPr="003E56AA" w:rsidRDefault="00AA78FB" w:rsidP="00AA78FB">
      <w:pPr>
        <w:spacing w:line="276" w:lineRule="auto"/>
        <w:rPr>
          <w:bCs w:val="0"/>
          <w:szCs w:val="22"/>
        </w:rPr>
      </w:pPr>
    </w:p>
    <w:p w14:paraId="453C1359"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CBF09FC"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37EEDB6B"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Pr>
          <w:rFonts w:hint="eastAsia"/>
        </w:rPr>
        <w:t>강남구</w:t>
      </w:r>
      <w:r>
        <w:rPr>
          <w:rFonts w:hint="eastAsia"/>
        </w:rPr>
        <w:t xml:space="preserve"> </w:t>
      </w:r>
      <w:r>
        <w:rPr>
          <w:rFonts w:hint="eastAsia"/>
        </w:rPr>
        <w:t>삼성로</w:t>
      </w:r>
      <w:r>
        <w:rPr>
          <w:rFonts w:hint="eastAsia"/>
        </w:rPr>
        <w:t xml:space="preserve"> 511, </w:t>
      </w:r>
      <w:r>
        <w:rPr>
          <w:rFonts w:hint="eastAsia"/>
        </w:rPr>
        <w:t>코람코자산신탁</w:t>
      </w:r>
      <w:r>
        <w:rPr>
          <w:rFonts w:hint="eastAsia"/>
        </w:rPr>
        <w:t xml:space="preserve"> </w:t>
      </w:r>
      <w:r>
        <w:rPr>
          <w:rFonts w:hint="eastAsia"/>
        </w:rPr>
        <w:t>내</w:t>
      </w:r>
      <w:r>
        <w:rPr>
          <w:rFonts w:hint="eastAsia"/>
        </w:rPr>
        <w:t>(</w:t>
      </w:r>
      <w:r>
        <w:rPr>
          <w:rFonts w:hint="eastAsia"/>
        </w:rPr>
        <w:t>삼성동</w:t>
      </w:r>
      <w:r>
        <w:rPr>
          <w:rFonts w:hint="eastAsia"/>
        </w:rPr>
        <w:t xml:space="preserve">, </w:t>
      </w:r>
      <w:r>
        <w:rPr>
          <w:rFonts w:hint="eastAsia"/>
        </w:rPr>
        <w:t>골든타워</w:t>
      </w:r>
      <w:r>
        <w:rPr>
          <w:rFonts w:hint="eastAsia"/>
        </w:rPr>
        <w:t>)</w:t>
      </w:r>
    </w:p>
    <w:p w14:paraId="61646DAA" w14:textId="77777777" w:rsidR="00AA78FB" w:rsidRPr="00BF10C1"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대표이사</w:t>
      </w:r>
      <w:r>
        <w:tab/>
      </w:r>
      <w:r>
        <w:rPr>
          <w:rFonts w:hint="eastAsia"/>
        </w:rPr>
        <w:t>김</w:t>
      </w:r>
      <w:r>
        <w:rPr>
          <w:rFonts w:hint="eastAsia"/>
        </w:rPr>
        <w:t xml:space="preserve"> </w:t>
      </w:r>
      <w:r>
        <w:rPr>
          <w:rFonts w:hint="eastAsia"/>
        </w:rPr>
        <w:t>원</w:t>
      </w:r>
      <w:r>
        <w:rPr>
          <w:rFonts w:hint="eastAsia"/>
        </w:rPr>
        <w:t xml:space="preserve"> </w:t>
      </w:r>
      <w:r>
        <w:rPr>
          <w:rFonts w:hint="eastAsia"/>
        </w:rPr>
        <w:t>선</w:t>
      </w:r>
      <w:r w:rsidRPr="00BF10C1">
        <w:rPr>
          <w:szCs w:val="22"/>
        </w:rPr>
        <w:tab/>
      </w:r>
      <w:r>
        <w:rPr>
          <w:szCs w:val="22"/>
        </w:rPr>
        <w:tab/>
      </w:r>
      <w:r w:rsidRPr="00BF10C1">
        <w:rPr>
          <w:szCs w:val="22"/>
        </w:rPr>
        <w:t>(</w:t>
      </w:r>
      <w:r w:rsidRPr="00BF10C1">
        <w:rPr>
          <w:szCs w:val="22"/>
        </w:rPr>
        <w:t>인</w:t>
      </w:r>
      <w:r w:rsidRPr="00BF10C1">
        <w:rPr>
          <w:szCs w:val="22"/>
        </w:rPr>
        <w:t>)</w:t>
      </w:r>
    </w:p>
    <w:p w14:paraId="77CA4304" w14:textId="77777777" w:rsidR="00AA78FB" w:rsidRPr="003E56AA" w:rsidRDefault="00AA78FB" w:rsidP="00AA78FB">
      <w:pPr>
        <w:spacing w:line="276" w:lineRule="auto"/>
        <w:rPr>
          <w:bCs w:val="0"/>
          <w:szCs w:val="22"/>
        </w:rPr>
      </w:pPr>
    </w:p>
    <w:p w14:paraId="2579D6E2" w14:textId="77777777" w:rsidR="00AA78FB" w:rsidRPr="003E56AA" w:rsidRDefault="00AA78FB" w:rsidP="00AA78FB">
      <w:pPr>
        <w:spacing w:line="276" w:lineRule="auto"/>
        <w:rPr>
          <w:bCs w:val="0"/>
          <w:szCs w:val="22"/>
        </w:rPr>
      </w:pPr>
    </w:p>
    <w:p w14:paraId="4E355B44" w14:textId="77777777" w:rsidR="00AA78FB" w:rsidRPr="003E56AA" w:rsidRDefault="00AA78FB" w:rsidP="00AA78FB">
      <w:pPr>
        <w:spacing w:line="276" w:lineRule="auto"/>
        <w:rPr>
          <w:bCs w:val="0"/>
          <w:szCs w:val="22"/>
        </w:rPr>
      </w:pPr>
      <w:r w:rsidRPr="003E56AA">
        <w:rPr>
          <w:szCs w:val="22"/>
        </w:rPr>
        <w:br w:type="page"/>
      </w:r>
    </w:p>
    <w:p w14:paraId="2936200D" w14:textId="77777777"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r w:rsidRPr="003E56AA">
        <w:rPr>
          <w:szCs w:val="22"/>
        </w:rPr>
        <w:t>서명권자로</w:t>
      </w:r>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7934C6F2" w14:textId="77777777" w:rsidR="00AA78FB" w:rsidRDefault="00AA78FB" w:rsidP="00AA78FB">
      <w:pPr>
        <w:snapToGrid w:val="0"/>
        <w:rPr>
          <w:bCs w:val="0"/>
          <w:spacing w:val="-3"/>
          <w:szCs w:val="22"/>
        </w:rPr>
      </w:pPr>
    </w:p>
    <w:p w14:paraId="1B7A7990" w14:textId="77777777" w:rsidR="00AA78FB" w:rsidRPr="00AA78FB" w:rsidRDefault="00AA78FB" w:rsidP="00AA78FB">
      <w:pPr>
        <w:snapToGrid w:val="0"/>
        <w:rPr>
          <w:bCs w:val="0"/>
          <w:spacing w:val="-3"/>
          <w:szCs w:val="22"/>
        </w:rPr>
      </w:pPr>
    </w:p>
    <w:p w14:paraId="78C13BB4"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81C6A18" w14:textId="77777777" w:rsidR="00AA78FB" w:rsidRPr="00107F4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54786B">
        <w:rPr>
          <w:b/>
          <w:szCs w:val="22"/>
        </w:rPr>
        <w:t>주식회사</w:t>
      </w:r>
      <w:r w:rsidRPr="0054786B">
        <w:rPr>
          <w:b/>
          <w:szCs w:val="22"/>
        </w:rPr>
        <w:t xml:space="preserve"> </w:t>
      </w:r>
      <w:r w:rsidRPr="0054786B">
        <w:rPr>
          <w:b/>
          <w:szCs w:val="22"/>
        </w:rPr>
        <w:t>코람코라이프로지스위탁관리부동산투자회사</w:t>
      </w:r>
    </w:p>
    <w:p w14:paraId="651EDE61" w14:textId="77777777" w:rsidR="00AA78FB" w:rsidRPr="00186693"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C4609E6" w14:textId="619BB331" w:rsidR="00AA78FB" w:rsidRPr="00BC4038"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Pr="00BC4038">
        <w:rPr>
          <w:rFonts w:hint="eastAsia"/>
        </w:rPr>
        <w:t>이사</w:t>
      </w:r>
      <w:r w:rsidRPr="00BC4038">
        <w:rPr>
          <w:rFonts w:hint="eastAsia"/>
        </w:rPr>
        <w:tab/>
      </w:r>
      <w:r>
        <w:rPr>
          <w:rFonts w:hint="eastAsia"/>
        </w:rPr>
        <w:t>원</w:t>
      </w:r>
      <w:r>
        <w:rPr>
          <w:rFonts w:hint="eastAsia"/>
        </w:rPr>
        <w:t xml:space="preserve"> </w:t>
      </w:r>
      <w:r>
        <w:rPr>
          <w:rFonts w:hint="eastAsia"/>
        </w:rPr>
        <w:t>재</w:t>
      </w:r>
      <w:r>
        <w:rPr>
          <w:rFonts w:hint="eastAsia"/>
        </w:rPr>
        <w:t xml:space="preserve"> </w:t>
      </w:r>
      <w:r>
        <w:rPr>
          <w:rFonts w:hint="eastAsia"/>
        </w:rPr>
        <w:t>이</w:t>
      </w:r>
      <w:r w:rsidR="00AD4829">
        <w:tab/>
      </w:r>
      <w:r w:rsidRPr="00503E69">
        <w:rPr>
          <w:rFonts w:hint="eastAsia"/>
        </w:rPr>
        <w:tab/>
      </w:r>
      <w:r w:rsidRPr="00503E69">
        <w:t>(</w:t>
      </w:r>
      <w:r w:rsidRPr="00B93B8F">
        <w:t>인</w:t>
      </w:r>
      <w:r w:rsidRPr="00B93B8F">
        <w:t>)</w:t>
      </w:r>
    </w:p>
    <w:p w14:paraId="7F9BDCDC" w14:textId="77777777" w:rsidR="00AA78FB" w:rsidRPr="003E56AA" w:rsidRDefault="00AA78FB" w:rsidP="00AA78FB">
      <w:pPr>
        <w:spacing w:line="276" w:lineRule="auto"/>
        <w:rPr>
          <w:bCs w:val="0"/>
          <w:szCs w:val="22"/>
        </w:rPr>
      </w:pPr>
    </w:p>
    <w:p w14:paraId="1974D1D8" w14:textId="77777777" w:rsidR="00AA78FB" w:rsidRPr="003E56AA" w:rsidRDefault="00AA78FB" w:rsidP="00AA78FB">
      <w:pPr>
        <w:spacing w:line="276" w:lineRule="auto"/>
        <w:rPr>
          <w:bCs w:val="0"/>
          <w:szCs w:val="22"/>
        </w:rPr>
      </w:pPr>
    </w:p>
    <w:p w14:paraId="31A310EE" w14:textId="77777777" w:rsidR="00AA78FB" w:rsidRPr="003E56AA" w:rsidRDefault="00AA78FB" w:rsidP="00AA78FB">
      <w:pPr>
        <w:spacing w:line="276" w:lineRule="auto"/>
        <w:rPr>
          <w:bCs w:val="0"/>
          <w:szCs w:val="22"/>
        </w:rPr>
      </w:pPr>
    </w:p>
    <w:p w14:paraId="57CD3C8C" w14:textId="77777777" w:rsidR="00AA78FB" w:rsidRPr="003E56AA" w:rsidRDefault="00AA78FB" w:rsidP="00AA78FB">
      <w:pPr>
        <w:widowControl/>
        <w:wordWrap/>
        <w:autoSpaceDE/>
        <w:autoSpaceDN/>
        <w:jc w:val="left"/>
        <w:rPr>
          <w:bCs w:val="0"/>
          <w:szCs w:val="22"/>
        </w:rPr>
      </w:pPr>
      <w:r w:rsidRPr="003E56AA">
        <w:rPr>
          <w:szCs w:val="22"/>
        </w:rPr>
        <w:br w:type="page"/>
      </w:r>
    </w:p>
    <w:p w14:paraId="368A76FE" w14:textId="77777777" w:rsidR="00AA78FB" w:rsidRPr="003E56AA" w:rsidRDefault="00AA78FB" w:rsidP="00AA78FB">
      <w:pPr>
        <w:spacing w:line="276" w:lineRule="auto"/>
        <w:rPr>
          <w:b/>
          <w:szCs w:val="22"/>
        </w:rPr>
      </w:pPr>
      <w:r w:rsidRPr="003E56AA">
        <w:rPr>
          <w:b/>
          <w:szCs w:val="22"/>
        </w:rPr>
        <w:lastRenderedPageBreak/>
        <w:t>[</w:t>
      </w:r>
      <w:r w:rsidRPr="003E56AA">
        <w:rPr>
          <w:rFonts w:hint="eastAsia"/>
          <w:b/>
          <w:szCs w:val="22"/>
        </w:rPr>
        <w:t>부록</w:t>
      </w:r>
      <w:r w:rsidRPr="003E56AA">
        <w:rPr>
          <w:b/>
          <w:szCs w:val="22"/>
        </w:rPr>
        <w:t>]</w:t>
      </w:r>
    </w:p>
    <w:p w14:paraId="7903B8D3" w14:textId="77777777" w:rsidR="00AA78FB" w:rsidRPr="003E56AA" w:rsidRDefault="00AA78FB" w:rsidP="00AA78FB">
      <w:pPr>
        <w:spacing w:line="276" w:lineRule="auto"/>
        <w:jc w:val="center"/>
        <w:rPr>
          <w:b/>
          <w:bCs w:val="0"/>
          <w:sz w:val="24"/>
          <w:szCs w:val="22"/>
        </w:rPr>
      </w:pPr>
      <w:r w:rsidRPr="003E56AA">
        <w:rPr>
          <w:b/>
          <w:sz w:val="24"/>
          <w:szCs w:val="22"/>
        </w:rPr>
        <w:t>정산내역</w:t>
      </w:r>
    </w:p>
    <w:p w14:paraId="1ED66C98" w14:textId="77777777" w:rsidR="00AA78FB" w:rsidRPr="003E56AA" w:rsidRDefault="00AA78FB" w:rsidP="00AA78FB">
      <w:pPr>
        <w:spacing w:line="276" w:lineRule="auto"/>
        <w:rPr>
          <w:bCs w:val="0"/>
          <w:szCs w:val="22"/>
        </w:rPr>
      </w:pPr>
    </w:p>
    <w:p w14:paraId="2310B31A"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거래종결일</w:t>
      </w:r>
      <w:r w:rsidRPr="003E56AA">
        <w:rPr>
          <w:i/>
          <w:szCs w:val="22"/>
        </w:rPr>
        <w:t xml:space="preserve"> </w:t>
      </w:r>
      <w:r w:rsidRPr="003E56AA">
        <w:rPr>
          <w:i/>
          <w:szCs w:val="22"/>
        </w:rPr>
        <w:t>기준</w:t>
      </w:r>
      <w:r w:rsidRPr="003E56AA">
        <w:rPr>
          <w:i/>
          <w:szCs w:val="22"/>
        </w:rPr>
        <w:t xml:space="preserve"> </w:t>
      </w:r>
      <w:r w:rsidRPr="003E56AA">
        <w:rPr>
          <w:i/>
          <w:szCs w:val="22"/>
        </w:rPr>
        <w:t>정산내역을</w:t>
      </w:r>
      <w:r w:rsidRPr="003E56AA">
        <w:rPr>
          <w:i/>
          <w:szCs w:val="22"/>
        </w:rPr>
        <w:t xml:space="preserve"> </w:t>
      </w:r>
      <w:r w:rsidRPr="003E56AA">
        <w:rPr>
          <w:i/>
          <w:szCs w:val="22"/>
        </w:rPr>
        <w:t>본</w:t>
      </w:r>
      <w:r w:rsidRPr="003E56AA">
        <w:rPr>
          <w:i/>
          <w:szCs w:val="22"/>
        </w:rPr>
        <w:t xml:space="preserve"> </w:t>
      </w:r>
      <w:r w:rsidRPr="003E56AA">
        <w:rPr>
          <w:i/>
          <w:szCs w:val="22"/>
        </w:rPr>
        <w:t>페이지</w:t>
      </w:r>
      <w:r w:rsidRPr="003E56AA">
        <w:rPr>
          <w:i/>
          <w:szCs w:val="22"/>
        </w:rPr>
        <w:t xml:space="preserve"> </w:t>
      </w:r>
      <w:r w:rsidRPr="003E56AA">
        <w:rPr>
          <w:i/>
          <w:szCs w:val="22"/>
        </w:rPr>
        <w:t>뒤에</w:t>
      </w:r>
      <w:r w:rsidRPr="003E56AA">
        <w:rPr>
          <w:i/>
          <w:szCs w:val="22"/>
        </w:rPr>
        <w:t xml:space="preserve"> </w:t>
      </w:r>
      <w:r w:rsidRPr="003E56AA">
        <w:rPr>
          <w:i/>
          <w:szCs w:val="22"/>
        </w:rPr>
        <w:t>별도로</w:t>
      </w:r>
      <w:r w:rsidRPr="003E56AA">
        <w:rPr>
          <w:i/>
          <w:szCs w:val="22"/>
        </w:rPr>
        <w:t xml:space="preserve"> </w:t>
      </w:r>
      <w:r w:rsidRPr="003E56AA">
        <w:rPr>
          <w:i/>
          <w:szCs w:val="22"/>
        </w:rPr>
        <w:t>첨부함</w:t>
      </w:r>
      <w:r w:rsidRPr="003E56AA">
        <w:rPr>
          <w:i/>
          <w:szCs w:val="22"/>
        </w:rPr>
        <w:t>)</w:t>
      </w:r>
    </w:p>
    <w:p w14:paraId="52B3A28B" w14:textId="77777777" w:rsidR="00AA78FB" w:rsidRPr="003E56AA" w:rsidRDefault="00AA78FB" w:rsidP="00AA78FB">
      <w:pPr>
        <w:spacing w:line="276" w:lineRule="auto"/>
        <w:rPr>
          <w:bCs w:val="0"/>
          <w:szCs w:val="22"/>
        </w:rPr>
      </w:pPr>
    </w:p>
    <w:p w14:paraId="65B5D856" w14:textId="77777777" w:rsidR="00330EA1" w:rsidRPr="00931BC2" w:rsidRDefault="00330EA1" w:rsidP="00AD4829">
      <w:pPr>
        <w:snapToGrid w:val="0"/>
        <w:spacing w:line="400" w:lineRule="exact"/>
        <w:rPr>
          <w:szCs w:val="22"/>
        </w:rPr>
      </w:pPr>
    </w:p>
    <w:sectPr w:rsidR="00330EA1" w:rsidRPr="00931BC2" w:rsidSect="001E0B1F">
      <w:footerReference w:type="default" r:id="rId19"/>
      <w:pgSz w:w="11906" w:h="16838" w:code="9"/>
      <w:pgMar w:top="1701" w:right="1701" w:bottom="1701" w:left="1276"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강지아 과장(리츠투자-운용2팀)" w:date="2026-09-18T15:20:00Z" w:initials="강과운">
    <w:p w14:paraId="5FE4B98E" w14:textId="77777777" w:rsidR="005F4503" w:rsidRDefault="005F4503" w:rsidP="005F4503">
      <w:pPr>
        <w:pStyle w:val="afe"/>
      </w:pPr>
      <w:r>
        <w:rPr>
          <w:rStyle w:val="afd"/>
        </w:rPr>
        <w:annotationRef/>
      </w:r>
      <w:r>
        <w:rPr>
          <w:rFonts w:hint="eastAsia"/>
        </w:rPr>
        <w:t>전대차계약</w:t>
      </w:r>
      <w:r>
        <w:rPr>
          <w:lang w:val="en-US"/>
        </w:rPr>
        <w:t xml:space="preserve">, </w:t>
      </w:r>
      <w:r>
        <w:rPr>
          <w:rFonts w:hint="eastAsia"/>
        </w:rPr>
        <w:t>사용수익계약</w:t>
      </w:r>
      <w:r>
        <w:rPr>
          <w:lang w:val="en-US"/>
        </w:rPr>
        <w:t xml:space="preserve"> </w:t>
      </w:r>
      <w:r>
        <w:rPr>
          <w:rFonts w:hint="eastAsia"/>
        </w:rPr>
        <w:t>등</w:t>
      </w:r>
      <w:r>
        <w:rPr>
          <w:lang w:val="en-US"/>
        </w:rPr>
        <w:t>(</w:t>
      </w:r>
      <w:r>
        <w:rPr>
          <w:rFonts w:hint="eastAsia"/>
        </w:rPr>
        <w:t>주차장</w:t>
      </w:r>
      <w:r>
        <w:rPr>
          <w:rFonts w:hint="eastAsia"/>
        </w:rPr>
        <w:t xml:space="preserve"> </w:t>
      </w:r>
      <w:r>
        <w:rPr>
          <w:rFonts w:hint="eastAsia"/>
        </w:rPr>
        <w:t>사용</w:t>
      </w:r>
      <w:r>
        <w:rPr>
          <w:rFonts w:hint="eastAsia"/>
        </w:rPr>
        <w:t xml:space="preserve"> </w:t>
      </w:r>
      <w:r>
        <w:rPr>
          <w:rFonts w:hint="eastAsia"/>
        </w:rPr>
        <w:t>계약</w:t>
      </w:r>
      <w:r>
        <w:rPr>
          <w:lang w:val="en-US"/>
        </w:rPr>
        <w:t xml:space="preserve"> </w:t>
      </w:r>
      <w:r>
        <w:rPr>
          <w:rFonts w:hint="eastAsia"/>
        </w:rPr>
        <w:t>등</w:t>
      </w:r>
      <w:r>
        <w:rPr>
          <w:lang w:val="en-US"/>
        </w:rPr>
        <w:t xml:space="preserve">) </w:t>
      </w:r>
      <w:r>
        <w:rPr>
          <w:rFonts w:hint="eastAsia"/>
        </w:rPr>
        <w:t>이</w:t>
      </w:r>
      <w:r>
        <w:rPr>
          <w:rFonts w:hint="eastAsia"/>
        </w:rPr>
        <w:t xml:space="preserve"> </w:t>
      </w:r>
      <w:r>
        <w:rPr>
          <w:rFonts w:hint="eastAsia"/>
        </w:rPr>
        <w:t>다</w:t>
      </w:r>
      <w:r>
        <w:rPr>
          <w:rFonts w:hint="eastAsia"/>
        </w:rPr>
        <w:t xml:space="preserve"> </w:t>
      </w:r>
      <w:r>
        <w:rPr>
          <w:rFonts w:hint="eastAsia"/>
        </w:rPr>
        <w:t>포함된</w:t>
      </w:r>
      <w:r>
        <w:rPr>
          <w:rFonts w:hint="eastAsia"/>
        </w:rPr>
        <w:t xml:space="preserve"> </w:t>
      </w:r>
      <w:r>
        <w:rPr>
          <w:rFonts w:hint="eastAsia"/>
        </w:rPr>
        <w:t>것으로</w:t>
      </w:r>
      <w:r>
        <w:rPr>
          <w:rFonts w:hint="eastAsia"/>
        </w:rPr>
        <w:t xml:space="preserve"> </w:t>
      </w:r>
      <w:r>
        <w:rPr>
          <w:rFonts w:hint="eastAsia"/>
        </w:rPr>
        <w:t>봐도</w:t>
      </w:r>
      <w:r>
        <w:rPr>
          <w:rFonts w:hint="eastAsia"/>
        </w:rPr>
        <w:t xml:space="preserve"> </w:t>
      </w:r>
      <w:r>
        <w:rPr>
          <w:rFonts w:hint="eastAsia"/>
        </w:rPr>
        <w:t>될까요</w:t>
      </w:r>
      <w:r>
        <w:rPr>
          <w:lang w:val="en-US"/>
        </w:rPr>
        <w:t>?</w:t>
      </w:r>
    </w:p>
  </w:comment>
  <w:comment w:id="5" w:author="BKL" w:date="2026-09-18T17:24:00Z" w:initials="B">
    <w:p w14:paraId="281B15AF" w14:textId="77777777" w:rsidR="00057043" w:rsidRDefault="003F6BF0" w:rsidP="00057043">
      <w:pPr>
        <w:pStyle w:val="afe"/>
      </w:pPr>
      <w:r>
        <w:rPr>
          <w:rStyle w:val="afd"/>
        </w:rPr>
        <w:annotationRef/>
      </w:r>
      <w:r w:rsidR="00057043">
        <w:rPr>
          <w:rFonts w:hint="eastAsia"/>
        </w:rPr>
        <w:t>주차장사용계약</w:t>
      </w:r>
      <w:r w:rsidR="00057043">
        <w:rPr>
          <w:rFonts w:hint="eastAsia"/>
        </w:rPr>
        <w:t>(</w:t>
      </w:r>
      <w:r w:rsidR="00057043">
        <w:rPr>
          <w:rFonts w:hint="eastAsia"/>
        </w:rPr>
        <w:t>키즈밀</w:t>
      </w:r>
      <w:r w:rsidR="00057043">
        <w:rPr>
          <w:rFonts w:hint="eastAsia"/>
        </w:rPr>
        <w:t>)</w:t>
      </w:r>
      <w:r w:rsidR="00057043">
        <w:rPr>
          <w:rFonts w:hint="eastAsia"/>
        </w:rPr>
        <w:t>은</w:t>
      </w:r>
      <w:r w:rsidR="00057043">
        <w:rPr>
          <w:rFonts w:hint="eastAsia"/>
        </w:rPr>
        <w:t xml:space="preserve"> </w:t>
      </w:r>
      <w:r w:rsidR="00057043">
        <w:rPr>
          <w:rFonts w:hint="eastAsia"/>
        </w:rPr>
        <w:t>임대차계약에</w:t>
      </w:r>
      <w:r w:rsidR="00057043">
        <w:rPr>
          <w:rFonts w:hint="eastAsia"/>
        </w:rPr>
        <w:t xml:space="preserve"> </w:t>
      </w:r>
      <w:r w:rsidR="00057043">
        <w:rPr>
          <w:rFonts w:hint="eastAsia"/>
        </w:rPr>
        <w:t>따른</w:t>
      </w:r>
      <w:r w:rsidR="00057043">
        <w:rPr>
          <w:rFonts w:hint="eastAsia"/>
        </w:rPr>
        <w:t xml:space="preserve"> </w:t>
      </w:r>
      <w:r w:rsidR="00057043">
        <w:rPr>
          <w:rFonts w:hint="eastAsia"/>
        </w:rPr>
        <w:t>추가합의로</w:t>
      </w:r>
      <w:r w:rsidR="00057043">
        <w:rPr>
          <w:rFonts w:hint="eastAsia"/>
        </w:rPr>
        <w:t xml:space="preserve"> </w:t>
      </w:r>
      <w:r w:rsidR="00057043">
        <w:rPr>
          <w:rFonts w:hint="eastAsia"/>
        </w:rPr>
        <w:t>포함되는</w:t>
      </w:r>
      <w:r w:rsidR="00057043">
        <w:rPr>
          <w:rFonts w:hint="eastAsia"/>
        </w:rPr>
        <w:t xml:space="preserve"> </w:t>
      </w:r>
      <w:r w:rsidR="00057043">
        <w:rPr>
          <w:rFonts w:hint="eastAsia"/>
        </w:rPr>
        <w:t>것으로</w:t>
      </w:r>
      <w:r w:rsidR="00057043">
        <w:rPr>
          <w:rFonts w:hint="eastAsia"/>
        </w:rPr>
        <w:t xml:space="preserve"> </w:t>
      </w:r>
      <w:r w:rsidR="00057043">
        <w:rPr>
          <w:rFonts w:hint="eastAsia"/>
        </w:rPr>
        <w:t>볼</w:t>
      </w:r>
      <w:r w:rsidR="00057043">
        <w:rPr>
          <w:rFonts w:hint="eastAsia"/>
        </w:rPr>
        <w:t xml:space="preserve"> </w:t>
      </w:r>
      <w:r w:rsidR="00057043">
        <w:rPr>
          <w:rFonts w:hint="eastAsia"/>
        </w:rPr>
        <w:t>수</w:t>
      </w:r>
      <w:r w:rsidR="00057043">
        <w:rPr>
          <w:rFonts w:hint="eastAsia"/>
        </w:rPr>
        <w:t xml:space="preserve"> </w:t>
      </w:r>
      <w:r w:rsidR="00057043">
        <w:rPr>
          <w:rFonts w:hint="eastAsia"/>
        </w:rPr>
        <w:t>있으나</w:t>
      </w:r>
      <w:r w:rsidR="00057043">
        <w:rPr>
          <w:rFonts w:hint="eastAsia"/>
        </w:rPr>
        <w:t xml:space="preserve">, </w:t>
      </w:r>
      <w:r w:rsidR="00057043">
        <w:rPr>
          <w:rFonts w:hint="eastAsia"/>
        </w:rPr>
        <w:t>전대차계약은</w:t>
      </w:r>
      <w:r w:rsidR="00057043">
        <w:rPr>
          <w:rFonts w:hint="eastAsia"/>
        </w:rPr>
        <w:t xml:space="preserve"> </w:t>
      </w:r>
      <w:r w:rsidR="00057043">
        <w:rPr>
          <w:rFonts w:hint="eastAsia"/>
        </w:rPr>
        <w:t>이에</w:t>
      </w:r>
      <w:r w:rsidR="00057043">
        <w:rPr>
          <w:rFonts w:hint="eastAsia"/>
        </w:rPr>
        <w:t xml:space="preserve"> </w:t>
      </w:r>
      <w:r w:rsidR="00057043">
        <w:rPr>
          <w:rFonts w:hint="eastAsia"/>
        </w:rPr>
        <w:t>해당하지</w:t>
      </w:r>
      <w:r w:rsidR="00057043">
        <w:rPr>
          <w:rFonts w:hint="eastAsia"/>
        </w:rPr>
        <w:t xml:space="preserve"> </w:t>
      </w:r>
      <w:r w:rsidR="00057043">
        <w:rPr>
          <w:rFonts w:hint="eastAsia"/>
        </w:rPr>
        <w:t>않습니다</w:t>
      </w:r>
      <w:r w:rsidR="00057043">
        <w:rPr>
          <w:rFonts w:hint="eastAsia"/>
        </w:rPr>
        <w:t xml:space="preserve">. </w:t>
      </w:r>
      <w:r w:rsidR="00057043">
        <w:rPr>
          <w:rFonts w:hint="eastAsia"/>
        </w:rPr>
        <w:t>또한</w:t>
      </w:r>
      <w:r w:rsidR="00057043">
        <w:rPr>
          <w:rFonts w:hint="eastAsia"/>
        </w:rPr>
        <w:t xml:space="preserve">, </w:t>
      </w:r>
      <w:r w:rsidR="00057043">
        <w:rPr>
          <w:rFonts w:hint="eastAsia"/>
        </w:rPr>
        <w:t>본</w:t>
      </w:r>
      <w:r w:rsidR="00057043">
        <w:rPr>
          <w:rFonts w:hint="eastAsia"/>
        </w:rPr>
        <w:t xml:space="preserve"> </w:t>
      </w:r>
      <w:r w:rsidR="00057043">
        <w:rPr>
          <w:rFonts w:hint="eastAsia"/>
        </w:rPr>
        <w:t>조는</w:t>
      </w:r>
      <w:r w:rsidR="00057043">
        <w:rPr>
          <w:rFonts w:hint="eastAsia"/>
        </w:rPr>
        <w:t xml:space="preserve"> </w:t>
      </w:r>
      <w:r w:rsidR="00057043">
        <w:rPr>
          <w:rFonts w:hint="eastAsia"/>
        </w:rPr>
        <w:t>매수인이</w:t>
      </w:r>
      <w:r w:rsidR="00057043">
        <w:rPr>
          <w:rFonts w:hint="eastAsia"/>
        </w:rPr>
        <w:t xml:space="preserve"> </w:t>
      </w:r>
      <w:r w:rsidR="00057043">
        <w:rPr>
          <w:rFonts w:hint="eastAsia"/>
        </w:rPr>
        <w:t>승계하는</w:t>
      </w:r>
      <w:r w:rsidR="00057043">
        <w:rPr>
          <w:rFonts w:hint="eastAsia"/>
        </w:rPr>
        <w:t xml:space="preserve"> </w:t>
      </w:r>
      <w:r w:rsidR="00057043">
        <w:rPr>
          <w:rFonts w:hint="eastAsia"/>
        </w:rPr>
        <w:t>임대차보증금</w:t>
      </w:r>
      <w:r w:rsidR="00057043">
        <w:rPr>
          <w:rFonts w:hint="eastAsia"/>
        </w:rPr>
        <w:t xml:space="preserve"> </w:t>
      </w:r>
      <w:r w:rsidR="00057043">
        <w:rPr>
          <w:rFonts w:hint="eastAsia"/>
        </w:rPr>
        <w:t>반환채무</w:t>
      </w:r>
      <w:r w:rsidR="00057043">
        <w:rPr>
          <w:rFonts w:hint="eastAsia"/>
        </w:rPr>
        <w:t xml:space="preserve"> </w:t>
      </w:r>
      <w:r w:rsidR="00057043">
        <w:rPr>
          <w:rFonts w:hint="eastAsia"/>
        </w:rPr>
        <w:t>상당액을</w:t>
      </w:r>
      <w:r w:rsidR="00057043">
        <w:rPr>
          <w:rFonts w:hint="eastAsia"/>
        </w:rPr>
        <w:t xml:space="preserve"> </w:t>
      </w:r>
      <w:r w:rsidR="00057043">
        <w:rPr>
          <w:rFonts w:hint="eastAsia"/>
        </w:rPr>
        <w:t>매매대금에서</w:t>
      </w:r>
      <w:r w:rsidR="00057043">
        <w:rPr>
          <w:rFonts w:hint="eastAsia"/>
        </w:rPr>
        <w:t xml:space="preserve"> </w:t>
      </w:r>
      <w:r w:rsidR="00057043">
        <w:rPr>
          <w:rFonts w:hint="eastAsia"/>
        </w:rPr>
        <w:t>공제하기</w:t>
      </w:r>
      <w:r w:rsidR="00057043">
        <w:rPr>
          <w:rFonts w:hint="eastAsia"/>
        </w:rPr>
        <w:t xml:space="preserve"> </w:t>
      </w:r>
      <w:r w:rsidR="00057043">
        <w:rPr>
          <w:rFonts w:hint="eastAsia"/>
        </w:rPr>
        <w:t>위한</w:t>
      </w:r>
      <w:r w:rsidR="00057043">
        <w:rPr>
          <w:rFonts w:hint="eastAsia"/>
        </w:rPr>
        <w:t xml:space="preserve"> </w:t>
      </w:r>
      <w:r w:rsidR="00057043">
        <w:rPr>
          <w:rFonts w:hint="eastAsia"/>
        </w:rPr>
        <w:t>조항이므로</w:t>
      </w:r>
      <w:r w:rsidR="00057043">
        <w:rPr>
          <w:rFonts w:hint="eastAsia"/>
        </w:rPr>
        <w:t xml:space="preserve">, </w:t>
      </w:r>
      <w:r w:rsidR="00057043">
        <w:rPr>
          <w:rFonts w:hint="eastAsia"/>
        </w:rPr>
        <w:t>전대차계약은</w:t>
      </w:r>
      <w:r w:rsidR="00057043">
        <w:rPr>
          <w:rFonts w:hint="eastAsia"/>
        </w:rPr>
        <w:t xml:space="preserve"> </w:t>
      </w:r>
      <w:r w:rsidR="00057043">
        <w:rPr>
          <w:rFonts w:hint="eastAsia"/>
        </w:rPr>
        <w:t>포함되지</w:t>
      </w:r>
      <w:r w:rsidR="00057043">
        <w:rPr>
          <w:rFonts w:hint="eastAsia"/>
        </w:rPr>
        <w:t xml:space="preserve"> </w:t>
      </w:r>
      <w:r w:rsidR="00057043">
        <w:rPr>
          <w:rFonts w:hint="eastAsia"/>
        </w:rPr>
        <w:t>않으며</w:t>
      </w:r>
      <w:r w:rsidR="00057043">
        <w:rPr>
          <w:rFonts w:hint="eastAsia"/>
        </w:rPr>
        <w:t xml:space="preserve">,  </w:t>
      </w:r>
      <w:r w:rsidR="00057043">
        <w:rPr>
          <w:rFonts w:hint="eastAsia"/>
        </w:rPr>
        <w:t>주차장사용계약</w:t>
      </w:r>
      <w:r w:rsidR="00057043">
        <w:rPr>
          <w:rFonts w:hint="eastAsia"/>
        </w:rPr>
        <w:t>(</w:t>
      </w:r>
      <w:r w:rsidR="00057043">
        <w:rPr>
          <w:rFonts w:hint="eastAsia"/>
        </w:rPr>
        <w:t>키즈밀</w:t>
      </w:r>
      <w:r w:rsidR="00057043">
        <w:rPr>
          <w:rFonts w:hint="eastAsia"/>
        </w:rPr>
        <w:t>)</w:t>
      </w:r>
      <w:r w:rsidR="00057043">
        <w:rPr>
          <w:rFonts w:hint="eastAsia"/>
        </w:rPr>
        <w:t>은</w:t>
      </w:r>
      <w:r w:rsidR="00057043">
        <w:rPr>
          <w:rFonts w:hint="eastAsia"/>
        </w:rPr>
        <w:t xml:space="preserve"> </w:t>
      </w:r>
      <w:r w:rsidR="00057043">
        <w:rPr>
          <w:rFonts w:hint="eastAsia"/>
        </w:rPr>
        <w:t>보증금은</w:t>
      </w:r>
      <w:r w:rsidR="00057043">
        <w:rPr>
          <w:rFonts w:hint="eastAsia"/>
        </w:rPr>
        <w:t xml:space="preserve"> </w:t>
      </w:r>
      <w:r w:rsidR="00057043">
        <w:rPr>
          <w:rFonts w:hint="eastAsia"/>
        </w:rPr>
        <w:t>규정되어</w:t>
      </w:r>
      <w:r w:rsidR="00057043">
        <w:rPr>
          <w:rFonts w:hint="eastAsia"/>
        </w:rPr>
        <w:t xml:space="preserve"> </w:t>
      </w:r>
      <w:r w:rsidR="00057043">
        <w:rPr>
          <w:rFonts w:hint="eastAsia"/>
        </w:rPr>
        <w:t>있지</w:t>
      </w:r>
      <w:r w:rsidR="00057043">
        <w:rPr>
          <w:rFonts w:hint="eastAsia"/>
        </w:rPr>
        <w:t xml:space="preserve"> </w:t>
      </w:r>
      <w:r w:rsidR="00057043">
        <w:rPr>
          <w:rFonts w:hint="eastAsia"/>
        </w:rPr>
        <w:t>않으나</w:t>
      </w:r>
      <w:r w:rsidR="00057043">
        <w:rPr>
          <w:rFonts w:hint="eastAsia"/>
        </w:rPr>
        <w:t xml:space="preserve"> </w:t>
      </w:r>
      <w:r w:rsidR="00057043">
        <w:rPr>
          <w:rFonts w:hint="eastAsia"/>
        </w:rPr>
        <w:t>승계할</w:t>
      </w:r>
      <w:r w:rsidR="00057043">
        <w:rPr>
          <w:rFonts w:hint="eastAsia"/>
        </w:rPr>
        <w:t xml:space="preserve"> </w:t>
      </w:r>
      <w:r w:rsidR="00057043">
        <w:rPr>
          <w:rFonts w:hint="eastAsia"/>
        </w:rPr>
        <w:t>필요가</w:t>
      </w:r>
      <w:r w:rsidR="00057043">
        <w:rPr>
          <w:rFonts w:hint="eastAsia"/>
        </w:rPr>
        <w:t xml:space="preserve"> </w:t>
      </w:r>
      <w:r w:rsidR="00057043">
        <w:rPr>
          <w:rFonts w:hint="eastAsia"/>
        </w:rPr>
        <w:t>있으므로</w:t>
      </w:r>
      <w:r w:rsidR="00057043">
        <w:rPr>
          <w:rFonts w:hint="eastAsia"/>
        </w:rPr>
        <w:t xml:space="preserve"> </w:t>
      </w:r>
      <w:r w:rsidR="00057043">
        <w:rPr>
          <w:rFonts w:hint="eastAsia"/>
        </w:rPr>
        <w:t>별첨</w:t>
      </w:r>
      <w:r w:rsidR="00057043">
        <w:rPr>
          <w:rFonts w:hint="eastAsia"/>
        </w:rPr>
        <w:t xml:space="preserve"> 6</w:t>
      </w:r>
      <w:r w:rsidR="00057043">
        <w:rPr>
          <w:rFonts w:hint="eastAsia"/>
        </w:rPr>
        <w:t>에</w:t>
      </w:r>
      <w:r w:rsidR="00057043">
        <w:rPr>
          <w:rFonts w:hint="eastAsia"/>
        </w:rPr>
        <w:t xml:space="preserve"> </w:t>
      </w:r>
      <w:r w:rsidR="00057043">
        <w:rPr>
          <w:rFonts w:hint="eastAsia"/>
        </w:rPr>
        <w:t>추가하였습니다</w:t>
      </w:r>
      <w:r w:rsidR="00057043">
        <w:rPr>
          <w:rFonts w:hint="eastAsia"/>
        </w:rPr>
        <w:t>.</w:t>
      </w:r>
    </w:p>
  </w:comment>
  <w:comment w:id="6" w:author="S&amp;K" w:date="2026-10-06T17:05:00Z" w:initials="S&amp;K">
    <w:p w14:paraId="35CE97DF" w14:textId="77777777" w:rsidR="002C4F06" w:rsidRDefault="002C4F06" w:rsidP="002C4F06">
      <w:pPr>
        <w:pStyle w:val="afe"/>
      </w:pPr>
      <w:r>
        <w:rPr>
          <w:rStyle w:val="afd"/>
        </w:rPr>
        <w:annotationRef/>
      </w:r>
      <w:r>
        <w:rPr>
          <w:b/>
          <w:bCs/>
          <w:highlight w:val="yellow"/>
          <w:lang w:val="en-US"/>
        </w:rPr>
        <w:t xml:space="preserve">(261006) </w:t>
      </w:r>
      <w:r>
        <w:rPr>
          <w:rFonts w:hint="eastAsia"/>
          <w:highlight w:val="yellow"/>
        </w:rPr>
        <w:t>재투자</w:t>
      </w:r>
      <w:r>
        <w:rPr>
          <w:rFonts w:hint="eastAsia"/>
          <w:highlight w:val="yellow"/>
        </w:rPr>
        <w:t xml:space="preserve"> </w:t>
      </w:r>
      <w:r>
        <w:rPr>
          <w:rFonts w:hint="eastAsia"/>
          <w:highlight w:val="yellow"/>
        </w:rPr>
        <w:t>및</w:t>
      </w:r>
      <w:r>
        <w:rPr>
          <w:rFonts w:hint="eastAsia"/>
          <w:highlight w:val="yellow"/>
        </w:rPr>
        <w:t xml:space="preserve"> </w:t>
      </w:r>
      <w:r>
        <w:rPr>
          <w:rFonts w:hint="eastAsia"/>
          <w:highlight w:val="yellow"/>
        </w:rPr>
        <w:t>상계납입</w:t>
      </w:r>
      <w:r>
        <w:rPr>
          <w:rFonts w:hint="eastAsia"/>
          <w:highlight w:val="yellow"/>
        </w:rPr>
        <w:t xml:space="preserve"> </w:t>
      </w:r>
      <w:r>
        <w:rPr>
          <w:rFonts w:hint="eastAsia"/>
          <w:highlight w:val="yellow"/>
        </w:rPr>
        <w:t>관련</w:t>
      </w:r>
      <w:r>
        <w:rPr>
          <w:rFonts w:hint="eastAsia"/>
          <w:highlight w:val="yellow"/>
        </w:rPr>
        <w:t xml:space="preserve"> </w:t>
      </w:r>
      <w:r>
        <w:rPr>
          <w:rFonts w:hint="eastAsia"/>
          <w:highlight w:val="yellow"/>
        </w:rPr>
        <w:t>조항</w:t>
      </w:r>
      <w:r>
        <w:rPr>
          <w:rFonts w:hint="eastAsia"/>
          <w:highlight w:val="yellow"/>
        </w:rPr>
        <w:t xml:space="preserve"> </w:t>
      </w:r>
      <w:r>
        <w:rPr>
          <w:rFonts w:hint="eastAsia"/>
          <w:highlight w:val="yellow"/>
        </w:rPr>
        <w:t>추가하였습니다</w:t>
      </w:r>
      <w:r>
        <w:rPr>
          <w:rFonts w:hint="eastAsia"/>
          <w:highlight w:val="yellow"/>
        </w:rPr>
        <w:t>.</w:t>
      </w:r>
    </w:p>
  </w:comment>
  <w:comment w:id="39" w:author="S&amp;K" w:date="2026-01-04T18:53:00Z" w:initials="S&amp;K">
    <w:p w14:paraId="78E6AF10" w14:textId="39EE4081" w:rsidR="00D27272" w:rsidRDefault="00D27272" w:rsidP="00D27272">
      <w:pPr>
        <w:pStyle w:val="afe"/>
      </w:pPr>
      <w:r>
        <w:rPr>
          <w:rStyle w:val="afd"/>
        </w:rPr>
        <w:annotationRef/>
      </w:r>
      <w:r>
        <w:rPr>
          <w:rFonts w:hint="eastAsia"/>
        </w:rPr>
        <w:t>거래종결</w:t>
      </w:r>
      <w:r>
        <w:rPr>
          <w:rFonts w:hint="eastAsia"/>
        </w:rPr>
        <w:t xml:space="preserve"> </w:t>
      </w:r>
      <w:r>
        <w:rPr>
          <w:rFonts w:hint="eastAsia"/>
        </w:rPr>
        <w:t>시</w:t>
      </w:r>
      <w:r>
        <w:rPr>
          <w:rFonts w:hint="eastAsia"/>
        </w:rPr>
        <w:t xml:space="preserve"> </w:t>
      </w:r>
      <w:r>
        <w:rPr>
          <w:rFonts w:hint="eastAsia"/>
        </w:rPr>
        <w:t>정산은</w:t>
      </w:r>
      <w:r>
        <w:rPr>
          <w:rFonts w:hint="eastAsia"/>
        </w:rPr>
        <w:t xml:space="preserve"> </w:t>
      </w:r>
      <w:r>
        <w:rPr>
          <w:rFonts w:hint="eastAsia"/>
        </w:rPr>
        <w:t>거래종결일에</w:t>
      </w:r>
      <w:r>
        <w:rPr>
          <w:rFonts w:hint="eastAsia"/>
        </w:rPr>
        <w:t xml:space="preserve"> </w:t>
      </w:r>
      <w:r>
        <w:rPr>
          <w:rFonts w:hint="eastAsia"/>
        </w:rPr>
        <w:t>모두</w:t>
      </w:r>
      <w:r>
        <w:rPr>
          <w:rFonts w:hint="eastAsia"/>
        </w:rPr>
        <w:t xml:space="preserve"> </w:t>
      </w:r>
      <w:r>
        <w:rPr>
          <w:rFonts w:hint="eastAsia"/>
        </w:rPr>
        <w:t>완료되는</w:t>
      </w:r>
      <w:r>
        <w:rPr>
          <w:rFonts w:hint="eastAsia"/>
        </w:rPr>
        <w:t xml:space="preserve"> </w:t>
      </w:r>
      <w:r>
        <w:rPr>
          <w:rFonts w:hint="eastAsia"/>
        </w:rPr>
        <w:t>것으로</w:t>
      </w:r>
      <w:r>
        <w:rPr>
          <w:rFonts w:hint="eastAsia"/>
        </w:rPr>
        <w:t xml:space="preserve"> </w:t>
      </w:r>
      <w:r>
        <w:rPr>
          <w:rFonts w:hint="eastAsia"/>
        </w:rPr>
        <w:t>하고</w:t>
      </w:r>
      <w:r>
        <w:rPr>
          <w:rFonts w:hint="eastAsia"/>
        </w:rPr>
        <w:t xml:space="preserve"> </w:t>
      </w:r>
      <w:r>
        <w:rPr>
          <w:rFonts w:hint="eastAsia"/>
        </w:rPr>
        <w:t>추후</w:t>
      </w:r>
      <w:r>
        <w:rPr>
          <w:rFonts w:hint="eastAsia"/>
        </w:rPr>
        <w:t xml:space="preserve"> </w:t>
      </w:r>
      <w:r>
        <w:rPr>
          <w:rFonts w:hint="eastAsia"/>
        </w:rPr>
        <w:t>별도</w:t>
      </w:r>
      <w:r>
        <w:rPr>
          <w:rFonts w:hint="eastAsia"/>
        </w:rPr>
        <w:t xml:space="preserve"> </w:t>
      </w:r>
      <w:r>
        <w:rPr>
          <w:rFonts w:hint="eastAsia"/>
        </w:rPr>
        <w:t>정산은</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정리하였습니다</w:t>
      </w:r>
      <w:r>
        <w:rPr>
          <w:lang w:val="en-US"/>
        </w:rPr>
        <w:t xml:space="preserve">. </w:t>
      </w:r>
      <w:r>
        <w:rPr>
          <w:rFonts w:hint="eastAsia"/>
        </w:rPr>
        <w:t>확인</w:t>
      </w:r>
      <w:r>
        <w:rPr>
          <w:rFonts w:hint="eastAsia"/>
        </w:rPr>
        <w:t xml:space="preserve"> </w:t>
      </w:r>
      <w:r>
        <w:rPr>
          <w:rFonts w:hint="eastAsia"/>
        </w:rPr>
        <w:t>부탁드립니다</w:t>
      </w:r>
      <w:r>
        <w:rPr>
          <w:lang w:val="en-US"/>
        </w:rPr>
        <w:t>.</w:t>
      </w:r>
    </w:p>
  </w:comment>
  <w:comment w:id="40" w:author="S&amp;K" w:date="2026-10-06T17:07:00Z" w:initials="S&amp;K">
    <w:p w14:paraId="5FEE2404" w14:textId="77777777" w:rsidR="00C5082F" w:rsidRDefault="002C4F06" w:rsidP="00C5082F">
      <w:pPr>
        <w:pStyle w:val="afe"/>
      </w:pPr>
      <w:r>
        <w:rPr>
          <w:rStyle w:val="afd"/>
        </w:rPr>
        <w:annotationRef/>
      </w:r>
      <w:r w:rsidR="00C5082F">
        <w:rPr>
          <w:b/>
          <w:bCs/>
          <w:highlight w:val="yellow"/>
        </w:rPr>
        <w:t xml:space="preserve">(261006) </w:t>
      </w:r>
      <w:r w:rsidR="00C5082F">
        <w:rPr>
          <w:rFonts w:hint="eastAsia"/>
          <w:highlight w:val="yellow"/>
        </w:rPr>
        <w:t>당사자간</w:t>
      </w:r>
      <w:r w:rsidR="00C5082F">
        <w:rPr>
          <w:rFonts w:hint="eastAsia"/>
          <w:highlight w:val="yellow"/>
        </w:rPr>
        <w:t xml:space="preserve"> </w:t>
      </w:r>
      <w:r w:rsidR="00C5082F">
        <w:rPr>
          <w:rFonts w:hint="eastAsia"/>
          <w:highlight w:val="yellow"/>
        </w:rPr>
        <w:t>합의된</w:t>
      </w:r>
      <w:r w:rsidR="00C5082F">
        <w:rPr>
          <w:rFonts w:hint="eastAsia"/>
          <w:highlight w:val="yellow"/>
        </w:rPr>
        <w:t xml:space="preserve"> </w:t>
      </w:r>
      <w:r w:rsidR="00C5082F">
        <w:rPr>
          <w:rFonts w:hint="eastAsia"/>
          <w:highlight w:val="yellow"/>
        </w:rPr>
        <w:t>바에</w:t>
      </w:r>
      <w:r w:rsidR="00C5082F">
        <w:rPr>
          <w:rFonts w:hint="eastAsia"/>
          <w:highlight w:val="yellow"/>
        </w:rPr>
        <w:t xml:space="preserve"> </w:t>
      </w:r>
      <w:r w:rsidR="00C5082F">
        <w:rPr>
          <w:rFonts w:hint="eastAsia"/>
          <w:highlight w:val="yellow"/>
        </w:rPr>
        <w:t>따라</w:t>
      </w:r>
      <w:r w:rsidR="00C5082F">
        <w:rPr>
          <w:rFonts w:hint="eastAsia"/>
          <w:highlight w:val="yellow"/>
        </w:rPr>
        <w:t xml:space="preserve"> </w:t>
      </w:r>
      <w:r w:rsidR="00C5082F">
        <w:rPr>
          <w:rFonts w:hint="eastAsia"/>
          <w:highlight w:val="yellow"/>
        </w:rPr>
        <w:t>유틸리티비용</w:t>
      </w:r>
      <w:r w:rsidR="00C5082F">
        <w:rPr>
          <w:rFonts w:hint="eastAsia"/>
          <w:highlight w:val="yellow"/>
        </w:rPr>
        <w:t xml:space="preserve"> </w:t>
      </w:r>
      <w:r w:rsidR="00C5082F">
        <w:rPr>
          <w:rFonts w:hint="eastAsia"/>
          <w:highlight w:val="yellow"/>
        </w:rPr>
        <w:t>관련</w:t>
      </w:r>
      <w:r w:rsidR="00C5082F">
        <w:rPr>
          <w:rFonts w:hint="eastAsia"/>
          <w:highlight w:val="yellow"/>
        </w:rPr>
        <w:t xml:space="preserve"> </w:t>
      </w:r>
      <w:r w:rsidR="00C5082F">
        <w:rPr>
          <w:rFonts w:hint="eastAsia"/>
          <w:highlight w:val="yellow"/>
        </w:rPr>
        <w:t>제</w:t>
      </w:r>
      <w:r w:rsidR="00C5082F">
        <w:rPr>
          <w:rFonts w:hint="eastAsia"/>
          <w:highlight w:val="yellow"/>
        </w:rPr>
        <w:t>3.3</w:t>
      </w:r>
      <w:r w:rsidR="00C5082F">
        <w:rPr>
          <w:rFonts w:hint="eastAsia"/>
          <w:highlight w:val="yellow"/>
        </w:rPr>
        <w:t>조를</w:t>
      </w:r>
      <w:r w:rsidR="00C5082F">
        <w:rPr>
          <w:rFonts w:hint="eastAsia"/>
          <w:highlight w:val="yellow"/>
        </w:rPr>
        <w:t xml:space="preserve"> </w:t>
      </w:r>
      <w:r w:rsidR="00C5082F">
        <w:rPr>
          <w:rFonts w:hint="eastAsia"/>
          <w:highlight w:val="yellow"/>
        </w:rPr>
        <w:t>수정하였습니다</w:t>
      </w:r>
      <w:r w:rsidR="00C5082F">
        <w:rPr>
          <w:rFonts w:hint="eastAsia"/>
          <w:highlight w:val="yellow"/>
        </w:rPr>
        <w:t xml:space="preserve">. </w:t>
      </w:r>
      <w:r w:rsidR="00C5082F">
        <w:rPr>
          <w:rFonts w:hint="eastAsia"/>
          <w:highlight w:val="yellow"/>
        </w:rPr>
        <w:t>의도에</w:t>
      </w:r>
      <w:r w:rsidR="00C5082F">
        <w:rPr>
          <w:rFonts w:hint="eastAsia"/>
          <w:highlight w:val="yellow"/>
        </w:rPr>
        <w:t xml:space="preserve"> </w:t>
      </w:r>
      <w:r w:rsidR="00C5082F">
        <w:rPr>
          <w:rFonts w:hint="eastAsia"/>
          <w:highlight w:val="yellow"/>
        </w:rPr>
        <w:t>부합하게</w:t>
      </w:r>
      <w:r w:rsidR="00C5082F">
        <w:rPr>
          <w:rFonts w:hint="eastAsia"/>
          <w:highlight w:val="yellow"/>
        </w:rPr>
        <w:t xml:space="preserve"> </w:t>
      </w:r>
      <w:r w:rsidR="00C5082F">
        <w:rPr>
          <w:rFonts w:hint="eastAsia"/>
          <w:highlight w:val="yellow"/>
        </w:rPr>
        <w:t>수정되었는지</w:t>
      </w:r>
      <w:r w:rsidR="00C5082F">
        <w:rPr>
          <w:rFonts w:hint="eastAsia"/>
          <w:highlight w:val="yellow"/>
        </w:rPr>
        <w:t xml:space="preserve"> </w:t>
      </w:r>
      <w:r w:rsidR="00C5082F">
        <w:rPr>
          <w:rFonts w:hint="eastAsia"/>
          <w:highlight w:val="yellow"/>
        </w:rPr>
        <w:t>확인</w:t>
      </w:r>
      <w:r w:rsidR="00C5082F">
        <w:rPr>
          <w:rFonts w:hint="eastAsia"/>
          <w:highlight w:val="yellow"/>
        </w:rPr>
        <w:t xml:space="preserve"> </w:t>
      </w:r>
      <w:r w:rsidR="00C5082F">
        <w:rPr>
          <w:rFonts w:hint="eastAsia"/>
          <w:highlight w:val="yellow"/>
        </w:rPr>
        <w:t>부탁드립니다</w:t>
      </w:r>
      <w:r w:rsidR="00C5082F">
        <w:rPr>
          <w:rFonts w:hint="eastAsia"/>
          <w:highlight w:val="yellow"/>
        </w:rPr>
        <w:t>.</w:t>
      </w:r>
    </w:p>
  </w:comment>
  <w:comment w:id="38" w:author="성환 문" w:date="2026-10-07T09:32:00Z" w:initials="성문">
    <w:p w14:paraId="3CBB04D0" w14:textId="77777777" w:rsidR="005C7BDF" w:rsidRDefault="005C7BDF" w:rsidP="005C7BDF">
      <w:pPr>
        <w:pStyle w:val="afe"/>
      </w:pPr>
      <w:r>
        <w:rPr>
          <w:rStyle w:val="afd"/>
        </w:rPr>
        <w:annotationRef/>
      </w:r>
      <w:r>
        <w:rPr>
          <w:rFonts w:hint="eastAsia"/>
        </w:rPr>
        <w:t>보험</w:t>
      </w:r>
      <w:r>
        <w:rPr>
          <w:rFonts w:hint="eastAsia"/>
        </w:rPr>
        <w:t xml:space="preserve"> </w:t>
      </w:r>
      <w:r>
        <w:rPr>
          <w:rFonts w:hint="eastAsia"/>
        </w:rPr>
        <w:t>승계에</w:t>
      </w:r>
      <w:r>
        <w:rPr>
          <w:rFonts w:hint="eastAsia"/>
        </w:rPr>
        <w:t xml:space="preserve"> </w:t>
      </w:r>
      <w:r>
        <w:rPr>
          <w:rFonts w:hint="eastAsia"/>
        </w:rPr>
        <w:t>따른</w:t>
      </w:r>
      <w:r>
        <w:rPr>
          <w:rFonts w:hint="eastAsia"/>
        </w:rPr>
        <w:t xml:space="preserve"> </w:t>
      </w:r>
      <w:r>
        <w:rPr>
          <w:rFonts w:hint="eastAsia"/>
        </w:rPr>
        <w:t>정산내용</w:t>
      </w:r>
      <w:r>
        <w:rPr>
          <w:rFonts w:hint="eastAsia"/>
        </w:rPr>
        <w:t xml:space="preserve"> </w:t>
      </w:r>
      <w:r>
        <w:rPr>
          <w:rFonts w:hint="eastAsia"/>
        </w:rPr>
        <w:t>반영</w:t>
      </w:r>
      <w:r>
        <w:rPr>
          <w:rFonts w:hint="eastAsia"/>
        </w:rPr>
        <w:t xml:space="preserve"> </w:t>
      </w:r>
      <w:r>
        <w:rPr>
          <w:rFonts w:hint="eastAsia"/>
        </w:rPr>
        <w:t>부탁드립니다</w:t>
      </w:r>
      <w:r>
        <w:rPr>
          <w:lang w:val="en-US"/>
        </w:rPr>
        <w:t>.</w:t>
      </w:r>
    </w:p>
  </w:comment>
  <w:comment w:id="41" w:author="S&amp;K" w:date="2026-08-18T17:56:00Z" w:initials="S&amp;K">
    <w:p w14:paraId="71A4EE0C" w14:textId="7F945F06" w:rsidR="00757153" w:rsidRDefault="00FE7BEC"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2</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포함시키기로</w:t>
      </w:r>
      <w:r w:rsidR="00757153">
        <w:rPr>
          <w:rFonts w:hint="eastAsia"/>
        </w:rPr>
        <w:t xml:space="preserve"> </w:t>
      </w:r>
      <w:r w:rsidR="00757153">
        <w:rPr>
          <w:rFonts w:hint="eastAsia"/>
        </w:rPr>
        <w:t>한</w:t>
      </w:r>
      <w:r w:rsidR="00757153">
        <w:rPr>
          <w:rFonts w:hint="eastAsia"/>
        </w:rPr>
        <w:t xml:space="preserve"> </w:t>
      </w:r>
      <w:r w:rsidR="00757153">
        <w:rPr>
          <w:rFonts w:hint="eastAsia"/>
        </w:rPr>
        <w:t>항목을</w:t>
      </w:r>
      <w:r w:rsidR="00757153">
        <w:rPr>
          <w:rFonts w:hint="eastAsia"/>
        </w:rPr>
        <w:t xml:space="preserve"> </w:t>
      </w:r>
      <w:r w:rsidR="00757153">
        <w:rPr>
          <w:rFonts w:hint="eastAsia"/>
        </w:rPr>
        <w:t>규정하였습니다</w:t>
      </w:r>
      <w:r w:rsidR="00757153">
        <w:rPr>
          <w:rFonts w:hint="eastAsia"/>
        </w:rPr>
        <w:t>.</w:t>
      </w:r>
    </w:p>
  </w:comment>
  <w:comment w:id="43" w:author="S&amp;K" w:date="2026-10-06T18:53:00Z" w:initials="S&amp;K">
    <w:p w14:paraId="7E295649" w14:textId="77777777" w:rsidR="00D345CB" w:rsidRDefault="00D345CB" w:rsidP="00D345CB">
      <w:pPr>
        <w:pStyle w:val="afe"/>
      </w:pPr>
      <w:r>
        <w:rPr>
          <w:rStyle w:val="afd"/>
        </w:rPr>
        <w:annotationRef/>
      </w:r>
      <w:r>
        <w:rPr>
          <w:b/>
          <w:bCs/>
          <w:highlight w:val="yellow"/>
          <w:lang w:val="en-US"/>
        </w:rPr>
        <w:t>[Note to Seller]</w:t>
      </w:r>
      <w:r>
        <w:rPr>
          <w:highlight w:val="yellow"/>
          <w:lang w:val="en-US"/>
        </w:rPr>
        <w:t xml:space="preserve"> </w:t>
      </w:r>
      <w:r>
        <w:rPr>
          <w:rFonts w:hint="eastAsia"/>
          <w:highlight w:val="yellow"/>
        </w:rPr>
        <w:t>매수인에</w:t>
      </w:r>
      <w:r>
        <w:rPr>
          <w:rFonts w:hint="eastAsia"/>
          <w:highlight w:val="yellow"/>
        </w:rPr>
        <w:t xml:space="preserve"> </w:t>
      </w:r>
      <w:r>
        <w:rPr>
          <w:rFonts w:hint="eastAsia"/>
          <w:highlight w:val="yellow"/>
        </w:rPr>
        <w:t>의해</w:t>
      </w:r>
      <w:r>
        <w:rPr>
          <w:rFonts w:hint="eastAsia"/>
          <w:highlight w:val="yellow"/>
        </w:rPr>
        <w:t xml:space="preserve"> </w:t>
      </w:r>
      <w:r>
        <w:rPr>
          <w:rFonts w:hint="eastAsia"/>
          <w:highlight w:val="yellow"/>
        </w:rPr>
        <w:t>추가된</w:t>
      </w:r>
      <w:r>
        <w:rPr>
          <w:rFonts w:hint="eastAsia"/>
          <w:highlight w:val="yellow"/>
        </w:rPr>
        <w:t xml:space="preserve"> </w:t>
      </w:r>
      <w:r>
        <w:rPr>
          <w:rFonts w:hint="eastAsia"/>
          <w:highlight w:val="yellow"/>
        </w:rPr>
        <w:t>본</w:t>
      </w:r>
      <w:r>
        <w:rPr>
          <w:rFonts w:hint="eastAsia"/>
          <w:highlight w:val="yellow"/>
        </w:rPr>
        <w:t xml:space="preserve"> </w:t>
      </w:r>
      <w:r>
        <w:rPr>
          <w:rFonts w:hint="eastAsia"/>
          <w:highlight w:val="yellow"/>
        </w:rPr>
        <w:t>문장이</w:t>
      </w:r>
      <w:r>
        <w:rPr>
          <w:rFonts w:hint="eastAsia"/>
          <w:highlight w:val="yellow"/>
        </w:rPr>
        <w:t xml:space="preserve"> </w:t>
      </w:r>
      <w:r>
        <w:rPr>
          <w:rFonts w:hint="eastAsia"/>
          <w:highlight w:val="yellow"/>
        </w:rPr>
        <w:t>사실에</w:t>
      </w:r>
      <w:r>
        <w:rPr>
          <w:rFonts w:hint="eastAsia"/>
          <w:highlight w:val="yellow"/>
        </w:rPr>
        <w:t xml:space="preserve"> </w:t>
      </w:r>
      <w:r>
        <w:rPr>
          <w:rFonts w:hint="eastAsia"/>
          <w:highlight w:val="yellow"/>
        </w:rPr>
        <w:t>부합하는지</w:t>
      </w:r>
      <w:r>
        <w:rPr>
          <w:rFonts w:hint="eastAsia"/>
          <w:highlight w:val="yellow"/>
        </w:rPr>
        <w:t xml:space="preserve"> </w:t>
      </w:r>
      <w:r>
        <w:rPr>
          <w:rFonts w:hint="eastAsia"/>
          <w:highlight w:val="yellow"/>
        </w:rPr>
        <w:t>확인</w:t>
      </w:r>
      <w:r>
        <w:rPr>
          <w:rFonts w:hint="eastAsia"/>
          <w:highlight w:val="yellow"/>
        </w:rPr>
        <w:t xml:space="preserve"> </w:t>
      </w:r>
      <w:r>
        <w:rPr>
          <w:rFonts w:hint="eastAsia"/>
          <w:highlight w:val="yellow"/>
        </w:rPr>
        <w:t>부탁드립니다</w:t>
      </w:r>
      <w:r>
        <w:rPr>
          <w:highlight w:val="yellow"/>
          <w:lang w:val="en-US"/>
        </w:rPr>
        <w:t>.</w:t>
      </w:r>
    </w:p>
  </w:comment>
  <w:comment w:id="44" w:author="성환 문" w:date="2026-10-07T09:26:00Z" w:initials="성문">
    <w:p w14:paraId="6EEC9AEF" w14:textId="77777777" w:rsidR="005C7BDF" w:rsidRDefault="005C7BDF" w:rsidP="005C7BDF">
      <w:pPr>
        <w:pStyle w:val="afe"/>
      </w:pPr>
      <w:r>
        <w:rPr>
          <w:rStyle w:val="afd"/>
        </w:rPr>
        <w:annotationRef/>
      </w:r>
      <w:r>
        <w:rPr>
          <w:rFonts w:hint="eastAsia"/>
        </w:rPr>
        <w:t>사실에</w:t>
      </w:r>
      <w:r>
        <w:rPr>
          <w:rFonts w:hint="eastAsia"/>
        </w:rPr>
        <w:t xml:space="preserve"> </w:t>
      </w:r>
      <w:r>
        <w:rPr>
          <w:rFonts w:hint="eastAsia"/>
        </w:rPr>
        <w:t>부합합니다</w:t>
      </w:r>
    </w:p>
  </w:comment>
  <w:comment w:id="74" w:author="S&amp;K" w:date="2026-08-18T17:23:00Z" w:initials="S&amp;K">
    <w:p w14:paraId="3CE02542" w14:textId="3366CA79" w:rsidR="007B634F" w:rsidRDefault="007B634F" w:rsidP="00CA0C42">
      <w:pPr>
        <w:pStyle w:val="afe"/>
      </w:pPr>
      <w:r>
        <w:rPr>
          <w:rStyle w:val="afd"/>
        </w:rPr>
        <w:annotationRef/>
      </w:r>
      <w:r>
        <w:rPr>
          <w:rFonts w:hint="eastAsia"/>
        </w:rPr>
        <w:t>임대차계약</w:t>
      </w:r>
      <w:r>
        <w:rPr>
          <w:rFonts w:hint="eastAsia"/>
        </w:rPr>
        <w:t xml:space="preserve"> </w:t>
      </w:r>
      <w:r>
        <w:rPr>
          <w:rFonts w:hint="eastAsia"/>
        </w:rPr>
        <w:t>이외에</w:t>
      </w:r>
      <w:r>
        <w:rPr>
          <w:rFonts w:hint="eastAsia"/>
        </w:rPr>
        <w:t xml:space="preserve"> </w:t>
      </w:r>
      <w:r>
        <w:rPr>
          <w:rFonts w:hint="eastAsia"/>
        </w:rPr>
        <w:t>승계되는</w:t>
      </w:r>
      <w:r>
        <w:rPr>
          <w:rFonts w:hint="eastAsia"/>
        </w:rPr>
        <w:t xml:space="preserve"> </w:t>
      </w:r>
      <w:r>
        <w:rPr>
          <w:rFonts w:hint="eastAsia"/>
        </w:rPr>
        <w:t>계약이</w:t>
      </w:r>
      <w:r>
        <w:rPr>
          <w:rFonts w:hint="eastAsia"/>
        </w:rPr>
        <w:t xml:space="preserve"> </w:t>
      </w:r>
      <w:r>
        <w:rPr>
          <w:rFonts w:hint="eastAsia"/>
        </w:rPr>
        <w:t>있는지</w:t>
      </w:r>
      <w:r>
        <w:rPr>
          <w:rFonts w:hint="eastAsia"/>
        </w:rPr>
        <w:t xml:space="preserve"> </w:t>
      </w:r>
      <w:r>
        <w:rPr>
          <w:rFonts w:hint="eastAsia"/>
        </w:rPr>
        <w:t>확인</w:t>
      </w:r>
      <w:r>
        <w:rPr>
          <w:rFonts w:hint="eastAsia"/>
        </w:rPr>
        <w:t xml:space="preserve"> </w:t>
      </w:r>
      <w:r>
        <w:rPr>
          <w:rFonts w:hint="eastAsia"/>
        </w:rPr>
        <w:t>바랍니다</w:t>
      </w:r>
      <w:r>
        <w:rPr>
          <w:rFonts w:hint="eastAsia"/>
        </w:rPr>
        <w:t xml:space="preserve">. </w:t>
      </w:r>
      <w:r>
        <w:rPr>
          <w:rFonts w:hint="eastAsia"/>
        </w:rPr>
        <w:t>참고로</w:t>
      </w:r>
      <w:r>
        <w:rPr>
          <w:rFonts w:hint="eastAsia"/>
        </w:rPr>
        <w:t xml:space="preserve">, </w:t>
      </w:r>
      <w:r>
        <w:rPr>
          <w:rFonts w:hint="eastAsia"/>
        </w:rPr>
        <w:t>본건</w:t>
      </w:r>
      <w:r>
        <w:rPr>
          <w:rFonts w:hint="eastAsia"/>
        </w:rPr>
        <w:t xml:space="preserve"> </w:t>
      </w:r>
      <w:r>
        <w:rPr>
          <w:rFonts w:hint="eastAsia"/>
        </w:rPr>
        <w:t>거래가</w:t>
      </w:r>
      <w:r>
        <w:rPr>
          <w:rFonts w:hint="eastAsia"/>
        </w:rPr>
        <w:t xml:space="preserve"> </w:t>
      </w:r>
      <w:r>
        <w:rPr>
          <w:rFonts w:hint="eastAsia"/>
        </w:rPr>
        <w:t>세무목적상</w:t>
      </w:r>
      <w:r>
        <w:rPr>
          <w:rFonts w:hint="eastAsia"/>
        </w:rPr>
        <w:t xml:space="preserve"> </w:t>
      </w:r>
      <w:r>
        <w:rPr>
          <w:rFonts w:hint="eastAsia"/>
        </w:rPr>
        <w:t>자산양수도</w:t>
      </w:r>
      <w:r>
        <w:rPr>
          <w:rFonts w:hint="eastAsia"/>
        </w:rPr>
        <w:t xml:space="preserve"> </w:t>
      </w:r>
      <w:r>
        <w:rPr>
          <w:rFonts w:hint="eastAsia"/>
        </w:rPr>
        <w:t>계약으로</w:t>
      </w:r>
      <w:r>
        <w:rPr>
          <w:rFonts w:hint="eastAsia"/>
        </w:rPr>
        <w:t xml:space="preserve"> </w:t>
      </w:r>
      <w:r>
        <w:rPr>
          <w:rFonts w:hint="eastAsia"/>
        </w:rPr>
        <w:t>취급되기</w:t>
      </w:r>
      <w:r>
        <w:rPr>
          <w:rFonts w:hint="eastAsia"/>
        </w:rPr>
        <w:t xml:space="preserve"> </w:t>
      </w:r>
      <w:r>
        <w:rPr>
          <w:rFonts w:hint="eastAsia"/>
        </w:rPr>
        <w:t>위해서는</w:t>
      </w:r>
      <w:r>
        <w:rPr>
          <w:rFonts w:hint="eastAsia"/>
        </w:rPr>
        <w:t xml:space="preserve"> </w:t>
      </w:r>
      <w:r>
        <w:rPr>
          <w:rFonts w:hint="eastAsia"/>
        </w:rPr>
        <w:t>임대차계약</w:t>
      </w:r>
      <w:r>
        <w:rPr>
          <w:rFonts w:hint="eastAsia"/>
        </w:rPr>
        <w:t xml:space="preserve"> </w:t>
      </w:r>
      <w:r>
        <w:rPr>
          <w:rFonts w:hint="eastAsia"/>
        </w:rPr>
        <w:t>이외의</w:t>
      </w:r>
      <w:r>
        <w:rPr>
          <w:rFonts w:hint="eastAsia"/>
        </w:rPr>
        <w:t xml:space="preserve"> </w:t>
      </w:r>
      <w:r>
        <w:rPr>
          <w:rFonts w:hint="eastAsia"/>
        </w:rPr>
        <w:t>각종</w:t>
      </w:r>
      <w:r>
        <w:rPr>
          <w:rFonts w:hint="eastAsia"/>
        </w:rPr>
        <w:t xml:space="preserve"> </w:t>
      </w:r>
      <w:r>
        <w:rPr>
          <w:rFonts w:hint="eastAsia"/>
        </w:rPr>
        <w:t>용역계약은</w:t>
      </w:r>
      <w:r>
        <w:rPr>
          <w:rFonts w:hint="eastAsia"/>
        </w:rPr>
        <w:t xml:space="preserve"> </w:t>
      </w:r>
      <w:r>
        <w:rPr>
          <w:rFonts w:hint="eastAsia"/>
        </w:rPr>
        <w:t>원칙적으로</w:t>
      </w:r>
      <w:r>
        <w:rPr>
          <w:rFonts w:hint="eastAsia"/>
        </w:rPr>
        <w:t xml:space="preserve"> </w:t>
      </w:r>
      <w:r>
        <w:rPr>
          <w:rFonts w:hint="eastAsia"/>
        </w:rPr>
        <w:t>승계하지</w:t>
      </w:r>
      <w:r>
        <w:rPr>
          <w:rFonts w:hint="eastAsia"/>
        </w:rPr>
        <w:t xml:space="preserve"> </w:t>
      </w:r>
      <w:r>
        <w:rPr>
          <w:rFonts w:hint="eastAsia"/>
        </w:rPr>
        <w:t>않는</w:t>
      </w:r>
      <w:r>
        <w:rPr>
          <w:rFonts w:hint="eastAsia"/>
        </w:rPr>
        <w:t xml:space="preserve"> </w:t>
      </w:r>
      <w:r>
        <w:rPr>
          <w:rFonts w:hint="eastAsia"/>
        </w:rPr>
        <w:t>것이</w:t>
      </w:r>
      <w:r>
        <w:rPr>
          <w:rFonts w:hint="eastAsia"/>
        </w:rPr>
        <w:t xml:space="preserve"> </w:t>
      </w:r>
      <w:r>
        <w:rPr>
          <w:rFonts w:hint="eastAsia"/>
        </w:rPr>
        <w:t>바람직합니다</w:t>
      </w:r>
      <w:r>
        <w:rPr>
          <w:rFonts w:hint="eastAsia"/>
        </w:rPr>
        <w:t>.</w:t>
      </w:r>
    </w:p>
  </w:comment>
  <w:comment w:id="75" w:author="성환 문" w:date="2026-10-07T09:52:00Z" w:initials="성문">
    <w:p w14:paraId="2DCB7808" w14:textId="77777777" w:rsidR="000C1CA4" w:rsidRDefault="000C1CA4" w:rsidP="000C1CA4">
      <w:pPr>
        <w:pStyle w:val="afe"/>
      </w:pPr>
      <w:r>
        <w:rPr>
          <w:rStyle w:val="afd"/>
        </w:rPr>
        <w:annotationRef/>
      </w:r>
      <w:r>
        <w:rPr>
          <w:rFonts w:hint="eastAsia"/>
        </w:rPr>
        <w:t>계약</w:t>
      </w:r>
      <w:r>
        <w:rPr>
          <w:rFonts w:hint="eastAsia"/>
        </w:rPr>
        <w:t xml:space="preserve"> </w:t>
      </w:r>
      <w:r>
        <w:rPr>
          <w:rFonts w:hint="eastAsia"/>
        </w:rPr>
        <w:t>승계는</w:t>
      </w:r>
      <w:r>
        <w:rPr>
          <w:rFonts w:hint="eastAsia"/>
        </w:rPr>
        <w:t xml:space="preserve"> </w:t>
      </w:r>
      <w:r>
        <w:rPr>
          <w:rFonts w:hint="eastAsia"/>
        </w:rPr>
        <w:t>존재하지</w:t>
      </w:r>
      <w:r>
        <w:rPr>
          <w:rFonts w:hint="eastAsia"/>
        </w:rPr>
        <w:t xml:space="preserve"> </w:t>
      </w:r>
      <w:r>
        <w:rPr>
          <w:rFonts w:hint="eastAsia"/>
        </w:rPr>
        <w:t>않습니다</w:t>
      </w:r>
      <w:r>
        <w:rPr>
          <w:lang w:val="en-US"/>
        </w:rPr>
        <w:t>.</w:t>
      </w:r>
    </w:p>
  </w:comment>
  <w:comment w:id="85" w:author="강지아 과장(리츠투자-운용2팀)" w:date="2026-09-18T13:16:00Z" w:initials="강과운">
    <w:p w14:paraId="224F735F" w14:textId="77777777" w:rsidR="005F4503" w:rsidRDefault="003B56CD" w:rsidP="005F4503">
      <w:pPr>
        <w:pStyle w:val="afe"/>
      </w:pPr>
      <w:r>
        <w:rPr>
          <w:rStyle w:val="afd"/>
        </w:rPr>
        <w:annotationRef/>
      </w:r>
      <w:r w:rsidR="005F4503">
        <w:rPr>
          <w:rFonts w:hint="eastAsia"/>
        </w:rPr>
        <w:t>임대차계약</w:t>
      </w:r>
      <w:r w:rsidR="005F4503">
        <w:rPr>
          <w:rFonts w:hint="eastAsia"/>
        </w:rPr>
        <w:t xml:space="preserve"> </w:t>
      </w:r>
      <w:r w:rsidR="005F4503">
        <w:rPr>
          <w:rFonts w:hint="eastAsia"/>
        </w:rPr>
        <w:t>외</w:t>
      </w:r>
      <w:r w:rsidR="005F4503">
        <w:rPr>
          <w:rFonts w:hint="eastAsia"/>
        </w:rPr>
        <w:t xml:space="preserve"> </w:t>
      </w:r>
      <w:r w:rsidR="005F4503">
        <w:rPr>
          <w:rFonts w:hint="eastAsia"/>
        </w:rPr>
        <w:t>보험계약양수</w:t>
      </w:r>
      <w:r w:rsidR="005F4503">
        <w:rPr>
          <w:rFonts w:hint="eastAsia"/>
        </w:rPr>
        <w:t xml:space="preserve"> </w:t>
      </w:r>
      <w:r w:rsidR="005F4503">
        <w:rPr>
          <w:rFonts w:hint="eastAsia"/>
        </w:rPr>
        <w:t>가능성</w:t>
      </w:r>
      <w:r w:rsidR="005F4503">
        <w:rPr>
          <w:rFonts w:hint="eastAsia"/>
        </w:rPr>
        <w:t xml:space="preserve"> </w:t>
      </w:r>
      <w:r w:rsidR="005F4503">
        <w:rPr>
          <w:rFonts w:hint="eastAsia"/>
        </w:rPr>
        <w:t>존재</w:t>
      </w:r>
    </w:p>
  </w:comment>
  <w:comment w:id="86" w:author="BKL" w:date="2026-09-18T17:52:00Z" w:initials="B">
    <w:p w14:paraId="10CC586C" w14:textId="77777777" w:rsidR="00483258" w:rsidRDefault="00483258" w:rsidP="00483258">
      <w:pPr>
        <w:pStyle w:val="afe"/>
      </w:pPr>
      <w:r>
        <w:rPr>
          <w:rStyle w:val="afd"/>
        </w:rPr>
        <w:annotationRef/>
      </w:r>
      <w:r>
        <w:rPr>
          <w:rFonts w:hint="eastAsia"/>
        </w:rPr>
        <w:t>승계</w:t>
      </w:r>
      <w:r>
        <w:rPr>
          <w:rFonts w:hint="eastAsia"/>
        </w:rPr>
        <w:t xml:space="preserve"> </w:t>
      </w:r>
      <w:r>
        <w:rPr>
          <w:rFonts w:hint="eastAsia"/>
        </w:rPr>
        <w:t>여부가</w:t>
      </w:r>
      <w:r>
        <w:rPr>
          <w:rFonts w:hint="eastAsia"/>
        </w:rPr>
        <w:t xml:space="preserve"> </w:t>
      </w:r>
      <w:r>
        <w:rPr>
          <w:rFonts w:hint="eastAsia"/>
        </w:rPr>
        <w:t>확인되면</w:t>
      </w:r>
      <w:r>
        <w:rPr>
          <w:rFonts w:hint="eastAsia"/>
        </w:rPr>
        <w:t xml:space="preserve"> </w:t>
      </w:r>
      <w:r>
        <w:rPr>
          <w:rFonts w:hint="eastAsia"/>
        </w:rPr>
        <w:t>이를</w:t>
      </w:r>
      <w:r>
        <w:rPr>
          <w:rFonts w:hint="eastAsia"/>
        </w:rPr>
        <w:t xml:space="preserve"> </w:t>
      </w:r>
      <w:r>
        <w:rPr>
          <w:rFonts w:hint="eastAsia"/>
        </w:rPr>
        <w:t>계약서에</w:t>
      </w:r>
      <w:r>
        <w:rPr>
          <w:rFonts w:hint="eastAsia"/>
        </w:rPr>
        <w:t xml:space="preserve"> </w:t>
      </w:r>
      <w:r>
        <w:rPr>
          <w:rFonts w:hint="eastAsia"/>
        </w:rPr>
        <w:t>반영하여</w:t>
      </w:r>
      <w:r>
        <w:rPr>
          <w:rFonts w:hint="eastAsia"/>
        </w:rPr>
        <w:t xml:space="preserve"> </w:t>
      </w:r>
      <w:r>
        <w:rPr>
          <w:rFonts w:hint="eastAsia"/>
        </w:rPr>
        <w:t>수정할</w:t>
      </w:r>
      <w:r>
        <w:rPr>
          <w:rFonts w:hint="eastAsia"/>
        </w:rPr>
        <w:t xml:space="preserve"> </w:t>
      </w:r>
      <w:r>
        <w:rPr>
          <w:rFonts w:hint="eastAsia"/>
        </w:rPr>
        <w:t>예정입니다</w:t>
      </w:r>
      <w:r>
        <w:rPr>
          <w:lang w:val="en-US"/>
        </w:rPr>
        <w:t>.</w:t>
      </w:r>
    </w:p>
  </w:comment>
  <w:comment w:id="87" w:author="성환 문" w:date="2026-10-07T09:51:00Z" w:initials="성문">
    <w:p w14:paraId="1F3864DA" w14:textId="77777777" w:rsidR="000C1CA4" w:rsidRDefault="000C1CA4" w:rsidP="000C1CA4">
      <w:pPr>
        <w:pStyle w:val="afe"/>
      </w:pPr>
      <w:r>
        <w:rPr>
          <w:rStyle w:val="afd"/>
        </w:rPr>
        <w:annotationRef/>
      </w:r>
      <w:r>
        <w:rPr>
          <w:rFonts w:hint="eastAsia"/>
        </w:rPr>
        <w:t>보험</w:t>
      </w:r>
      <w:r>
        <w:rPr>
          <w:rFonts w:hint="eastAsia"/>
        </w:rPr>
        <w:t xml:space="preserve"> </w:t>
      </w:r>
      <w:r>
        <w:rPr>
          <w:rFonts w:hint="eastAsia"/>
        </w:rPr>
        <w:t>승계사항</w:t>
      </w:r>
      <w:r>
        <w:rPr>
          <w:rFonts w:hint="eastAsia"/>
        </w:rPr>
        <w:t xml:space="preserve"> </w:t>
      </w:r>
      <w:r>
        <w:rPr>
          <w:rFonts w:hint="eastAsia"/>
        </w:rPr>
        <w:t>반영</w:t>
      </w:r>
      <w:r>
        <w:rPr>
          <w:rFonts w:hint="eastAsia"/>
        </w:rPr>
        <w:t xml:space="preserve"> </w:t>
      </w:r>
      <w:r>
        <w:rPr>
          <w:rFonts w:hint="eastAsia"/>
        </w:rPr>
        <w:t>부탁드립니다</w:t>
      </w:r>
      <w:r>
        <w:rPr>
          <w:lang w:val="en-US"/>
        </w:rPr>
        <w:t>.</w:t>
      </w:r>
    </w:p>
  </w:comment>
  <w:comment w:id="88" w:author="S&amp;K" w:date="2026-10-06T20:38:00Z" w:initials="S&amp;K">
    <w:p w14:paraId="38121EDF" w14:textId="41E6250E" w:rsidR="002D0A33" w:rsidRDefault="002D0A33" w:rsidP="002D0A33">
      <w:pPr>
        <w:pStyle w:val="afe"/>
      </w:pPr>
      <w:r>
        <w:rPr>
          <w:rStyle w:val="afd"/>
        </w:rPr>
        <w:annotationRef/>
      </w:r>
      <w:r>
        <w:rPr>
          <w:b/>
          <w:bCs/>
          <w:highlight w:val="yellow"/>
          <w:lang w:val="en-US"/>
        </w:rPr>
        <w:t>[Note to Seller]</w:t>
      </w:r>
      <w:r>
        <w:rPr>
          <w:highlight w:val="yellow"/>
          <w:lang w:val="en-US"/>
        </w:rPr>
        <w:t xml:space="preserve"> </w:t>
      </w:r>
      <w:r>
        <w:rPr>
          <w:rFonts w:hint="eastAsia"/>
          <w:highlight w:val="yellow"/>
        </w:rPr>
        <w:t>본</w:t>
      </w:r>
      <w:r>
        <w:rPr>
          <w:rFonts w:hint="eastAsia"/>
          <w:highlight w:val="yellow"/>
        </w:rPr>
        <w:t xml:space="preserve"> </w:t>
      </w:r>
      <w:r>
        <w:rPr>
          <w:rFonts w:hint="eastAsia"/>
          <w:highlight w:val="yellow"/>
        </w:rPr>
        <w:t>문구가</w:t>
      </w:r>
      <w:r>
        <w:rPr>
          <w:rFonts w:hint="eastAsia"/>
          <w:highlight w:val="yellow"/>
        </w:rPr>
        <w:t xml:space="preserve"> </w:t>
      </w:r>
      <w:r>
        <w:rPr>
          <w:rFonts w:hint="eastAsia"/>
          <w:highlight w:val="yellow"/>
        </w:rPr>
        <w:t>사실관계에</w:t>
      </w:r>
      <w:r>
        <w:rPr>
          <w:rFonts w:hint="eastAsia"/>
          <w:highlight w:val="yellow"/>
        </w:rPr>
        <w:t xml:space="preserve"> </w:t>
      </w:r>
      <w:r>
        <w:rPr>
          <w:rFonts w:hint="eastAsia"/>
          <w:highlight w:val="yellow"/>
        </w:rPr>
        <w:t>부합하는지</w:t>
      </w:r>
      <w:r>
        <w:rPr>
          <w:rFonts w:hint="eastAsia"/>
          <w:highlight w:val="yellow"/>
        </w:rPr>
        <w:t xml:space="preserve"> </w:t>
      </w:r>
      <w:r>
        <w:rPr>
          <w:rFonts w:hint="eastAsia"/>
          <w:highlight w:val="yellow"/>
        </w:rPr>
        <w:t>확인</w:t>
      </w:r>
      <w:r>
        <w:rPr>
          <w:rFonts w:hint="eastAsia"/>
          <w:highlight w:val="yellow"/>
        </w:rPr>
        <w:t xml:space="preserve"> </w:t>
      </w:r>
      <w:r>
        <w:rPr>
          <w:rFonts w:hint="eastAsia"/>
          <w:highlight w:val="yellow"/>
        </w:rPr>
        <w:t>부탁드립니다</w:t>
      </w:r>
      <w:r>
        <w:rPr>
          <w:highlight w:val="yellow"/>
          <w:lang w:val="en-US"/>
        </w:rPr>
        <w:t>.</w:t>
      </w:r>
    </w:p>
  </w:comment>
  <w:comment w:id="104" w:author="S&amp;K" w:date="2026-10-06T20:55:00Z" w:initials="S&amp;K">
    <w:p w14:paraId="389F2920" w14:textId="77777777" w:rsidR="00266501" w:rsidRDefault="00266501" w:rsidP="00266501">
      <w:pPr>
        <w:pStyle w:val="afe"/>
      </w:pPr>
      <w:r>
        <w:rPr>
          <w:rStyle w:val="afd"/>
        </w:rPr>
        <w:annotationRef/>
      </w:r>
      <w:r>
        <w:rPr>
          <w:b/>
          <w:bCs/>
          <w:highlight w:val="yellow"/>
          <w:lang w:val="en-US"/>
        </w:rPr>
        <w:t xml:space="preserve">(261006) </w:t>
      </w:r>
      <w:r>
        <w:rPr>
          <w:rFonts w:hint="eastAsia"/>
          <w:highlight w:val="yellow"/>
        </w:rPr>
        <w:t>매도인의</w:t>
      </w:r>
      <w:r>
        <w:rPr>
          <w:rFonts w:hint="eastAsia"/>
          <w:highlight w:val="yellow"/>
        </w:rPr>
        <w:t xml:space="preserve"> </w:t>
      </w:r>
      <w:r>
        <w:rPr>
          <w:rFonts w:hint="eastAsia"/>
          <w:highlight w:val="yellow"/>
        </w:rPr>
        <w:t>진술</w:t>
      </w:r>
      <w:r>
        <w:rPr>
          <w:rFonts w:hint="eastAsia"/>
          <w:highlight w:val="yellow"/>
        </w:rPr>
        <w:t xml:space="preserve"> </w:t>
      </w:r>
      <w:r>
        <w:rPr>
          <w:rFonts w:hint="eastAsia"/>
          <w:highlight w:val="yellow"/>
        </w:rPr>
        <w:t>및</w:t>
      </w:r>
      <w:r>
        <w:rPr>
          <w:rFonts w:hint="eastAsia"/>
          <w:highlight w:val="yellow"/>
        </w:rPr>
        <w:t xml:space="preserve"> </w:t>
      </w:r>
      <w:r>
        <w:rPr>
          <w:rFonts w:hint="eastAsia"/>
          <w:highlight w:val="yellow"/>
        </w:rPr>
        <w:t>보장</w:t>
      </w:r>
      <w:r>
        <w:rPr>
          <w:rFonts w:hint="eastAsia"/>
          <w:highlight w:val="yellow"/>
        </w:rPr>
        <w:t xml:space="preserve"> </w:t>
      </w:r>
      <w:r>
        <w:rPr>
          <w:rFonts w:hint="eastAsia"/>
          <w:highlight w:val="yellow"/>
        </w:rPr>
        <w:t>범위에서</w:t>
      </w:r>
      <w:r>
        <w:rPr>
          <w:rFonts w:hint="eastAsia"/>
          <w:highlight w:val="yellow"/>
        </w:rPr>
        <w:t xml:space="preserve"> </w:t>
      </w:r>
      <w:r>
        <w:rPr>
          <w:rFonts w:hint="eastAsia"/>
          <w:highlight w:val="yellow"/>
        </w:rPr>
        <w:t>경계침범</w:t>
      </w:r>
      <w:r>
        <w:rPr>
          <w:rFonts w:hint="eastAsia"/>
          <w:highlight w:val="yellow"/>
        </w:rPr>
        <w:t xml:space="preserve"> </w:t>
      </w:r>
      <w:r>
        <w:rPr>
          <w:rFonts w:hint="eastAsia"/>
          <w:highlight w:val="yellow"/>
        </w:rPr>
        <w:t>항목을</w:t>
      </w:r>
      <w:r>
        <w:rPr>
          <w:rFonts w:hint="eastAsia"/>
          <w:highlight w:val="yellow"/>
        </w:rPr>
        <w:t xml:space="preserve"> </w:t>
      </w:r>
      <w:r>
        <w:rPr>
          <w:rFonts w:hint="eastAsia"/>
          <w:highlight w:val="yellow"/>
        </w:rPr>
        <w:t>삭제한</w:t>
      </w:r>
      <w:r>
        <w:rPr>
          <w:rFonts w:hint="eastAsia"/>
          <w:highlight w:val="yellow"/>
        </w:rPr>
        <w:t xml:space="preserve"> </w:t>
      </w:r>
      <w:r>
        <w:rPr>
          <w:rFonts w:hint="eastAsia"/>
          <w:highlight w:val="yellow"/>
        </w:rPr>
        <w:t>것과</w:t>
      </w:r>
      <w:r>
        <w:rPr>
          <w:rFonts w:hint="eastAsia"/>
          <w:highlight w:val="yellow"/>
        </w:rPr>
        <w:t xml:space="preserve"> </w:t>
      </w:r>
      <w:r>
        <w:rPr>
          <w:rFonts w:hint="eastAsia"/>
          <w:highlight w:val="yellow"/>
        </w:rPr>
        <w:t>동일한</w:t>
      </w:r>
      <w:r>
        <w:rPr>
          <w:rFonts w:hint="eastAsia"/>
          <w:highlight w:val="yellow"/>
        </w:rPr>
        <w:t xml:space="preserve"> </w:t>
      </w:r>
      <w:r>
        <w:rPr>
          <w:rFonts w:hint="eastAsia"/>
          <w:highlight w:val="yellow"/>
        </w:rPr>
        <w:t>취지입니다</w:t>
      </w:r>
      <w:r>
        <w:rPr>
          <w:highlight w:val="yellow"/>
          <w:lang w:val="en-US"/>
        </w:rPr>
        <w:t>.</w:t>
      </w:r>
    </w:p>
    <w:p w14:paraId="4CF98CA3" w14:textId="77777777" w:rsidR="00266501" w:rsidRDefault="00266501" w:rsidP="00266501">
      <w:pPr>
        <w:pStyle w:val="afe"/>
      </w:pPr>
      <w:r>
        <w:rPr>
          <w:rFonts w:hint="eastAsia"/>
          <w:highlight w:val="yellow"/>
        </w:rPr>
        <w:t>본건</w:t>
      </w:r>
      <w:r>
        <w:rPr>
          <w:rFonts w:hint="eastAsia"/>
          <w:highlight w:val="yellow"/>
        </w:rPr>
        <w:t xml:space="preserve"> </w:t>
      </w:r>
      <w:r>
        <w:rPr>
          <w:rFonts w:hint="eastAsia"/>
          <w:highlight w:val="yellow"/>
        </w:rPr>
        <w:t>거래는</w:t>
      </w:r>
      <w:r>
        <w:rPr>
          <w:rFonts w:hint="eastAsia"/>
          <w:highlight w:val="yellow"/>
        </w:rPr>
        <w:t xml:space="preserve"> </w:t>
      </w:r>
      <w:r>
        <w:rPr>
          <w:highlight w:val="yellow"/>
          <w:lang w:val="en-US"/>
        </w:rPr>
        <w:t xml:space="preserve">as-is, where-is basis </w:t>
      </w:r>
      <w:r>
        <w:rPr>
          <w:rFonts w:hint="eastAsia"/>
          <w:highlight w:val="yellow"/>
        </w:rPr>
        <w:t>거래이므로</w:t>
      </w:r>
      <w:r>
        <w:rPr>
          <w:rFonts w:hint="eastAsia"/>
          <w:highlight w:val="yellow"/>
        </w:rPr>
        <w:t xml:space="preserve"> </w:t>
      </w:r>
      <w:r>
        <w:rPr>
          <w:rFonts w:hint="eastAsia"/>
          <w:highlight w:val="yellow"/>
        </w:rPr>
        <w:t>경계침범의</w:t>
      </w:r>
      <w:r>
        <w:rPr>
          <w:rFonts w:hint="eastAsia"/>
          <w:highlight w:val="yellow"/>
        </w:rPr>
        <w:t xml:space="preserve"> </w:t>
      </w:r>
      <w:r>
        <w:rPr>
          <w:rFonts w:hint="eastAsia"/>
          <w:highlight w:val="yellow"/>
        </w:rPr>
        <w:t>존재</w:t>
      </w:r>
      <w:r>
        <w:rPr>
          <w:rFonts w:hint="eastAsia"/>
          <w:highlight w:val="yellow"/>
        </w:rPr>
        <w:t xml:space="preserve"> </w:t>
      </w:r>
      <w:r>
        <w:rPr>
          <w:rFonts w:hint="eastAsia"/>
          <w:highlight w:val="yellow"/>
        </w:rPr>
        <w:t>여부</w:t>
      </w:r>
      <w:r>
        <w:rPr>
          <w:rFonts w:hint="eastAsia"/>
          <w:highlight w:val="yellow"/>
        </w:rPr>
        <w:t xml:space="preserve"> </w:t>
      </w:r>
      <w:r>
        <w:rPr>
          <w:rFonts w:hint="eastAsia"/>
          <w:highlight w:val="yellow"/>
        </w:rPr>
        <w:t>확인</w:t>
      </w:r>
      <w:r>
        <w:rPr>
          <w:rFonts w:hint="eastAsia"/>
          <w:highlight w:val="yellow"/>
        </w:rPr>
        <w:t xml:space="preserve"> </w:t>
      </w:r>
      <w:r>
        <w:rPr>
          <w:rFonts w:hint="eastAsia"/>
          <w:highlight w:val="yellow"/>
        </w:rPr>
        <w:t>등</w:t>
      </w:r>
      <w:r>
        <w:rPr>
          <w:rFonts w:hint="eastAsia"/>
          <w:highlight w:val="yellow"/>
        </w:rPr>
        <w:t xml:space="preserve"> </w:t>
      </w:r>
      <w:r>
        <w:rPr>
          <w:rFonts w:hint="eastAsia"/>
          <w:highlight w:val="yellow"/>
        </w:rPr>
        <w:t>경계침범과</w:t>
      </w:r>
      <w:r>
        <w:rPr>
          <w:rFonts w:hint="eastAsia"/>
          <w:highlight w:val="yellow"/>
        </w:rPr>
        <w:t xml:space="preserve"> </w:t>
      </w:r>
      <w:r>
        <w:rPr>
          <w:rFonts w:hint="eastAsia"/>
          <w:highlight w:val="yellow"/>
        </w:rPr>
        <w:t>관련한</w:t>
      </w:r>
      <w:r>
        <w:rPr>
          <w:rFonts w:hint="eastAsia"/>
          <w:highlight w:val="yellow"/>
        </w:rPr>
        <w:t xml:space="preserve"> </w:t>
      </w:r>
      <w:r>
        <w:rPr>
          <w:rFonts w:hint="eastAsia"/>
          <w:highlight w:val="yellow"/>
        </w:rPr>
        <w:t>여하한</w:t>
      </w:r>
      <w:r>
        <w:rPr>
          <w:rFonts w:hint="eastAsia"/>
          <w:highlight w:val="yellow"/>
        </w:rPr>
        <w:t xml:space="preserve"> </w:t>
      </w:r>
      <w:r>
        <w:rPr>
          <w:rFonts w:hint="eastAsia"/>
          <w:highlight w:val="yellow"/>
        </w:rPr>
        <w:t>의무를</w:t>
      </w:r>
      <w:r>
        <w:rPr>
          <w:rFonts w:hint="eastAsia"/>
          <w:highlight w:val="yellow"/>
        </w:rPr>
        <w:t xml:space="preserve"> </w:t>
      </w:r>
      <w:r>
        <w:rPr>
          <w:rFonts w:hint="eastAsia"/>
          <w:highlight w:val="yellow"/>
        </w:rPr>
        <w:t>매도인이</w:t>
      </w:r>
      <w:r>
        <w:rPr>
          <w:rFonts w:hint="eastAsia"/>
          <w:highlight w:val="yellow"/>
        </w:rPr>
        <w:t xml:space="preserve"> </w:t>
      </w:r>
      <w:r>
        <w:rPr>
          <w:rFonts w:hint="eastAsia"/>
          <w:highlight w:val="yellow"/>
        </w:rPr>
        <w:t>부담하는</w:t>
      </w:r>
      <w:r>
        <w:rPr>
          <w:rFonts w:hint="eastAsia"/>
          <w:highlight w:val="yellow"/>
        </w:rPr>
        <w:t xml:space="preserve"> </w:t>
      </w:r>
      <w:r>
        <w:rPr>
          <w:rFonts w:hint="eastAsia"/>
          <w:highlight w:val="yellow"/>
        </w:rPr>
        <w:t>것은</w:t>
      </w:r>
      <w:r>
        <w:rPr>
          <w:rFonts w:hint="eastAsia"/>
          <w:highlight w:val="yellow"/>
        </w:rPr>
        <w:t xml:space="preserve"> </w:t>
      </w:r>
      <w:r>
        <w:rPr>
          <w:rFonts w:hint="eastAsia"/>
          <w:highlight w:val="yellow"/>
        </w:rPr>
        <w:t>타당하지</w:t>
      </w:r>
      <w:r>
        <w:rPr>
          <w:rFonts w:hint="eastAsia"/>
          <w:highlight w:val="yellow"/>
        </w:rPr>
        <w:t xml:space="preserve"> </w:t>
      </w:r>
      <w:r>
        <w:rPr>
          <w:rFonts w:hint="eastAsia"/>
          <w:highlight w:val="yellow"/>
        </w:rPr>
        <w:t>않으며</w:t>
      </w:r>
      <w:r>
        <w:rPr>
          <w:highlight w:val="yellow"/>
          <w:lang w:val="en-US"/>
        </w:rPr>
        <w:t xml:space="preserve">, </w:t>
      </w:r>
      <w:r>
        <w:rPr>
          <w:rFonts w:hint="eastAsia"/>
          <w:highlight w:val="yellow"/>
        </w:rPr>
        <w:t>매수인은</w:t>
      </w:r>
      <w:r>
        <w:rPr>
          <w:rFonts w:hint="eastAsia"/>
          <w:highlight w:val="yellow"/>
        </w:rPr>
        <w:t xml:space="preserve"> </w:t>
      </w:r>
      <w:r>
        <w:rPr>
          <w:rFonts w:hint="eastAsia"/>
          <w:highlight w:val="yellow"/>
        </w:rPr>
        <w:t>매매목적물을</w:t>
      </w:r>
      <w:r>
        <w:rPr>
          <w:rFonts w:hint="eastAsia"/>
          <w:highlight w:val="yellow"/>
        </w:rPr>
        <w:t xml:space="preserve"> </w:t>
      </w:r>
      <w:r>
        <w:rPr>
          <w:rFonts w:hint="eastAsia"/>
          <w:highlight w:val="yellow"/>
        </w:rPr>
        <w:t>현황</w:t>
      </w:r>
      <w:r>
        <w:rPr>
          <w:rFonts w:hint="eastAsia"/>
          <w:highlight w:val="yellow"/>
        </w:rPr>
        <w:t xml:space="preserve"> </w:t>
      </w:r>
      <w:r>
        <w:rPr>
          <w:rFonts w:hint="eastAsia"/>
          <w:highlight w:val="yellow"/>
        </w:rPr>
        <w:t>그대로</w:t>
      </w:r>
      <w:r>
        <w:rPr>
          <w:rFonts w:hint="eastAsia"/>
          <w:highlight w:val="yellow"/>
        </w:rPr>
        <w:t xml:space="preserve"> </w:t>
      </w:r>
      <w:r>
        <w:rPr>
          <w:rFonts w:hint="eastAsia"/>
          <w:highlight w:val="yellow"/>
        </w:rPr>
        <w:t>인수하여야</w:t>
      </w:r>
      <w:r>
        <w:rPr>
          <w:rFonts w:hint="eastAsia"/>
          <w:highlight w:val="yellow"/>
        </w:rPr>
        <w:t xml:space="preserve"> </w:t>
      </w:r>
      <w:r>
        <w:rPr>
          <w:rFonts w:hint="eastAsia"/>
          <w:highlight w:val="yellow"/>
        </w:rPr>
        <w:t>합니다</w:t>
      </w:r>
      <w:r>
        <w:rPr>
          <w:highlight w:val="yellow"/>
          <w:lang w:val="en-US"/>
        </w:rPr>
        <w:t>.</w:t>
      </w:r>
    </w:p>
    <w:p w14:paraId="30C94AC7" w14:textId="77777777" w:rsidR="00266501" w:rsidRDefault="00266501" w:rsidP="00266501">
      <w:pPr>
        <w:pStyle w:val="afe"/>
      </w:pPr>
      <w:r>
        <w:rPr>
          <w:highlight w:val="yellow"/>
          <w:lang w:val="en-US"/>
        </w:rPr>
        <w:t>(</w:t>
      </w:r>
      <w:r>
        <w:rPr>
          <w:rFonts w:hint="eastAsia"/>
          <w:highlight w:val="yellow"/>
        </w:rPr>
        <w:t>설령</w:t>
      </w:r>
      <w:r>
        <w:rPr>
          <w:rFonts w:hint="eastAsia"/>
          <w:highlight w:val="yellow"/>
        </w:rPr>
        <w:t xml:space="preserve"> </w:t>
      </w:r>
      <w:r>
        <w:rPr>
          <w:rFonts w:hint="eastAsia"/>
          <w:highlight w:val="yellow"/>
        </w:rPr>
        <w:t>실제로</w:t>
      </w:r>
      <w:r>
        <w:rPr>
          <w:rFonts w:hint="eastAsia"/>
          <w:highlight w:val="yellow"/>
        </w:rPr>
        <w:t xml:space="preserve"> </w:t>
      </w:r>
      <w:r>
        <w:rPr>
          <w:rFonts w:hint="eastAsia"/>
          <w:highlight w:val="yellow"/>
        </w:rPr>
        <w:t>매도인이</w:t>
      </w:r>
      <w:r>
        <w:rPr>
          <w:rFonts w:hint="eastAsia"/>
          <w:highlight w:val="yellow"/>
        </w:rPr>
        <w:t xml:space="preserve"> </w:t>
      </w:r>
      <w:r>
        <w:rPr>
          <w:rFonts w:hint="eastAsia"/>
          <w:highlight w:val="yellow"/>
        </w:rPr>
        <w:t>현황측량</w:t>
      </w:r>
      <w:r>
        <w:rPr>
          <w:rFonts w:hint="eastAsia"/>
          <w:highlight w:val="yellow"/>
        </w:rPr>
        <w:t xml:space="preserve"> </w:t>
      </w:r>
      <w:r>
        <w:rPr>
          <w:rFonts w:hint="eastAsia"/>
          <w:highlight w:val="yellow"/>
        </w:rPr>
        <w:t>및</w:t>
      </w:r>
      <w:r>
        <w:rPr>
          <w:rFonts w:hint="eastAsia"/>
          <w:highlight w:val="yellow"/>
        </w:rPr>
        <w:t xml:space="preserve"> </w:t>
      </w:r>
      <w:r>
        <w:rPr>
          <w:rFonts w:hint="eastAsia"/>
          <w:highlight w:val="yellow"/>
        </w:rPr>
        <w:t>그</w:t>
      </w:r>
      <w:r>
        <w:rPr>
          <w:rFonts w:hint="eastAsia"/>
          <w:highlight w:val="yellow"/>
        </w:rPr>
        <w:t xml:space="preserve"> </w:t>
      </w:r>
      <w:r>
        <w:rPr>
          <w:rFonts w:hint="eastAsia"/>
          <w:highlight w:val="yellow"/>
        </w:rPr>
        <w:t>결과</w:t>
      </w:r>
      <w:r>
        <w:rPr>
          <w:rFonts w:hint="eastAsia"/>
          <w:highlight w:val="yellow"/>
        </w:rPr>
        <w:t xml:space="preserve"> </w:t>
      </w:r>
      <w:r>
        <w:rPr>
          <w:rFonts w:hint="eastAsia"/>
          <w:highlight w:val="yellow"/>
        </w:rPr>
        <w:t>통지</w:t>
      </w:r>
      <w:r>
        <w:rPr>
          <w:rFonts w:hint="eastAsia"/>
          <w:highlight w:val="yellow"/>
        </w:rPr>
        <w:t xml:space="preserve"> </w:t>
      </w:r>
      <w:r>
        <w:rPr>
          <w:rFonts w:hint="eastAsia"/>
          <w:highlight w:val="yellow"/>
        </w:rPr>
        <w:t>등을</w:t>
      </w:r>
      <w:r>
        <w:rPr>
          <w:rFonts w:hint="eastAsia"/>
          <w:highlight w:val="yellow"/>
        </w:rPr>
        <w:t xml:space="preserve"> </w:t>
      </w:r>
      <w:r>
        <w:rPr>
          <w:rFonts w:hint="eastAsia"/>
          <w:highlight w:val="yellow"/>
        </w:rPr>
        <w:t>예정하고</w:t>
      </w:r>
      <w:r>
        <w:rPr>
          <w:rFonts w:hint="eastAsia"/>
          <w:highlight w:val="yellow"/>
        </w:rPr>
        <w:t xml:space="preserve"> </w:t>
      </w:r>
      <w:r>
        <w:rPr>
          <w:rFonts w:hint="eastAsia"/>
          <w:highlight w:val="yellow"/>
        </w:rPr>
        <w:t>있다고</w:t>
      </w:r>
      <w:r>
        <w:rPr>
          <w:rFonts w:hint="eastAsia"/>
          <w:highlight w:val="yellow"/>
        </w:rPr>
        <w:t xml:space="preserve"> </w:t>
      </w:r>
      <w:r>
        <w:rPr>
          <w:rFonts w:hint="eastAsia"/>
          <w:highlight w:val="yellow"/>
        </w:rPr>
        <w:t>하더라도</w:t>
      </w:r>
      <w:r>
        <w:rPr>
          <w:highlight w:val="yellow"/>
          <w:lang w:val="en-US"/>
        </w:rPr>
        <w:t xml:space="preserve">, </w:t>
      </w:r>
      <w:r>
        <w:rPr>
          <w:rFonts w:hint="eastAsia"/>
          <w:highlight w:val="yellow"/>
        </w:rPr>
        <w:t>이는</w:t>
      </w:r>
      <w:r>
        <w:rPr>
          <w:rFonts w:hint="eastAsia"/>
          <w:highlight w:val="yellow"/>
        </w:rPr>
        <w:t xml:space="preserve"> </w:t>
      </w:r>
      <w:r>
        <w:rPr>
          <w:rFonts w:hint="eastAsia"/>
          <w:highlight w:val="yellow"/>
        </w:rPr>
        <w:t>매도인의</w:t>
      </w:r>
      <w:r>
        <w:rPr>
          <w:rFonts w:hint="eastAsia"/>
          <w:highlight w:val="yellow"/>
        </w:rPr>
        <w:t xml:space="preserve"> </w:t>
      </w:r>
      <w:r>
        <w:rPr>
          <w:rFonts w:hint="eastAsia"/>
          <w:highlight w:val="yellow"/>
        </w:rPr>
        <w:t>선의에</w:t>
      </w:r>
      <w:r>
        <w:rPr>
          <w:rFonts w:hint="eastAsia"/>
          <w:highlight w:val="yellow"/>
        </w:rPr>
        <w:t xml:space="preserve"> </w:t>
      </w:r>
      <w:r>
        <w:rPr>
          <w:rFonts w:hint="eastAsia"/>
          <w:highlight w:val="yellow"/>
        </w:rPr>
        <w:t>의해</w:t>
      </w:r>
      <w:r>
        <w:rPr>
          <w:rFonts w:hint="eastAsia"/>
          <w:highlight w:val="yellow"/>
        </w:rPr>
        <w:t xml:space="preserve"> </w:t>
      </w:r>
      <w:r>
        <w:rPr>
          <w:rFonts w:hint="eastAsia"/>
          <w:highlight w:val="yellow"/>
        </w:rPr>
        <w:t>실무상</w:t>
      </w:r>
      <w:r>
        <w:rPr>
          <w:rFonts w:hint="eastAsia"/>
          <w:highlight w:val="yellow"/>
        </w:rPr>
        <w:t xml:space="preserve"> </w:t>
      </w:r>
      <w:r>
        <w:rPr>
          <w:rFonts w:hint="eastAsia"/>
          <w:highlight w:val="yellow"/>
        </w:rPr>
        <w:t>이루어지는</w:t>
      </w:r>
      <w:r>
        <w:rPr>
          <w:rFonts w:hint="eastAsia"/>
          <w:highlight w:val="yellow"/>
        </w:rPr>
        <w:t xml:space="preserve"> </w:t>
      </w:r>
      <w:r>
        <w:rPr>
          <w:rFonts w:hint="eastAsia"/>
          <w:highlight w:val="yellow"/>
        </w:rPr>
        <w:t>작업일</w:t>
      </w:r>
      <w:r>
        <w:rPr>
          <w:rFonts w:hint="eastAsia"/>
          <w:highlight w:val="yellow"/>
        </w:rPr>
        <w:t xml:space="preserve"> </w:t>
      </w:r>
      <w:r>
        <w:rPr>
          <w:rFonts w:hint="eastAsia"/>
          <w:highlight w:val="yellow"/>
        </w:rPr>
        <w:t>뿐</w:t>
      </w:r>
      <w:r>
        <w:rPr>
          <w:rFonts w:hint="eastAsia"/>
          <w:highlight w:val="yellow"/>
        </w:rPr>
        <w:t xml:space="preserve"> </w:t>
      </w:r>
      <w:r>
        <w:rPr>
          <w:rFonts w:hint="eastAsia"/>
          <w:highlight w:val="yellow"/>
        </w:rPr>
        <w:t>계약상</w:t>
      </w:r>
      <w:r>
        <w:rPr>
          <w:rFonts w:hint="eastAsia"/>
          <w:highlight w:val="yellow"/>
        </w:rPr>
        <w:t xml:space="preserve"> </w:t>
      </w:r>
      <w:r>
        <w:rPr>
          <w:rFonts w:hint="eastAsia"/>
          <w:highlight w:val="yellow"/>
        </w:rPr>
        <w:t>매도인의</w:t>
      </w:r>
      <w:r>
        <w:rPr>
          <w:rFonts w:hint="eastAsia"/>
          <w:highlight w:val="yellow"/>
        </w:rPr>
        <w:t xml:space="preserve"> </w:t>
      </w:r>
      <w:r>
        <w:rPr>
          <w:rFonts w:hint="eastAsia"/>
          <w:highlight w:val="yellow"/>
        </w:rPr>
        <w:t>책임이나</w:t>
      </w:r>
      <w:r>
        <w:rPr>
          <w:rFonts w:hint="eastAsia"/>
          <w:highlight w:val="yellow"/>
        </w:rPr>
        <w:t xml:space="preserve"> </w:t>
      </w:r>
      <w:r>
        <w:rPr>
          <w:rFonts w:hint="eastAsia"/>
          <w:highlight w:val="yellow"/>
        </w:rPr>
        <w:t>의무</w:t>
      </w:r>
      <w:r>
        <w:rPr>
          <w:highlight w:val="yellow"/>
          <w:lang w:val="en-US"/>
        </w:rPr>
        <w:t xml:space="preserve"> </w:t>
      </w:r>
      <w:r>
        <w:rPr>
          <w:rFonts w:hint="eastAsia"/>
          <w:highlight w:val="yellow"/>
        </w:rPr>
        <w:t>또는</w:t>
      </w:r>
      <w:r>
        <w:rPr>
          <w:rFonts w:hint="eastAsia"/>
          <w:highlight w:val="yellow"/>
        </w:rPr>
        <w:t xml:space="preserve"> </w:t>
      </w:r>
      <w:r>
        <w:rPr>
          <w:rFonts w:hint="eastAsia"/>
          <w:highlight w:val="yellow"/>
        </w:rPr>
        <w:t>확약으로</w:t>
      </w:r>
      <w:r>
        <w:rPr>
          <w:rFonts w:hint="eastAsia"/>
          <w:highlight w:val="yellow"/>
        </w:rPr>
        <w:t xml:space="preserve"> </w:t>
      </w:r>
      <w:r>
        <w:rPr>
          <w:rFonts w:hint="eastAsia"/>
          <w:highlight w:val="yellow"/>
        </w:rPr>
        <w:t>규정될</w:t>
      </w:r>
      <w:r>
        <w:rPr>
          <w:rFonts w:hint="eastAsia"/>
          <w:highlight w:val="yellow"/>
        </w:rPr>
        <w:t xml:space="preserve"> </w:t>
      </w:r>
      <w:r>
        <w:rPr>
          <w:rFonts w:hint="eastAsia"/>
          <w:highlight w:val="yellow"/>
        </w:rPr>
        <w:t>사항은</w:t>
      </w:r>
      <w:r>
        <w:rPr>
          <w:rFonts w:hint="eastAsia"/>
          <w:highlight w:val="yellow"/>
        </w:rPr>
        <w:t xml:space="preserve"> </w:t>
      </w:r>
      <w:r>
        <w:rPr>
          <w:rFonts w:hint="eastAsia"/>
          <w:highlight w:val="yellow"/>
        </w:rPr>
        <w:t>아닙니다</w:t>
      </w:r>
      <w:r>
        <w:rPr>
          <w:highlight w:val="yellow"/>
          <w:lang w:val="en-US"/>
        </w:rPr>
        <w:t>)</w:t>
      </w:r>
    </w:p>
  </w:comment>
  <w:comment w:id="105" w:author="성환 문" w:date="2026-10-07T11:16:00Z" w:initials="성문">
    <w:p w14:paraId="4D332253" w14:textId="77777777" w:rsidR="000854BD" w:rsidRDefault="000854BD" w:rsidP="000854BD">
      <w:pPr>
        <w:pStyle w:val="afe"/>
      </w:pPr>
      <w:r>
        <w:rPr>
          <w:rStyle w:val="afd"/>
        </w:rPr>
        <w:annotationRef/>
      </w:r>
      <w:r>
        <w:rPr>
          <w:rFonts w:hint="eastAsia"/>
          <w:color w:val="000000"/>
          <w:lang w:val="en-US"/>
        </w:rPr>
        <w:t xml:space="preserve">. (iii) </w:t>
      </w:r>
      <w:r>
        <w:rPr>
          <w:rFonts w:hint="eastAsia"/>
          <w:color w:val="000000"/>
          <w:lang w:val="en-US"/>
        </w:rPr>
        <w:t>거래종결일까지</w:t>
      </w:r>
      <w:r>
        <w:rPr>
          <w:rFonts w:hint="eastAsia"/>
          <w:color w:val="000000"/>
          <w:lang w:val="en-US"/>
        </w:rPr>
        <w:t xml:space="preserve"> </w:t>
      </w:r>
      <w:r>
        <w:rPr>
          <w:rFonts w:hint="eastAsia"/>
          <w:color w:val="000000"/>
          <w:lang w:val="en-US"/>
        </w:rPr>
        <w:t>위</w:t>
      </w:r>
      <w:r>
        <w:rPr>
          <w:rFonts w:hint="eastAsia"/>
          <w:color w:val="000000"/>
          <w:lang w:val="en-US"/>
        </w:rPr>
        <w:t xml:space="preserve"> (ii)</w:t>
      </w:r>
      <w:r>
        <w:rPr>
          <w:rFonts w:hint="eastAsia"/>
          <w:color w:val="000000"/>
          <w:lang w:val="en-US"/>
        </w:rPr>
        <w:t>의</w:t>
      </w:r>
      <w:r>
        <w:rPr>
          <w:rFonts w:hint="eastAsia"/>
          <w:color w:val="000000"/>
          <w:lang w:val="en-US"/>
        </w:rPr>
        <w:t xml:space="preserve"> </w:t>
      </w:r>
      <w:r>
        <w:rPr>
          <w:rFonts w:hint="eastAsia"/>
          <w:color w:val="000000"/>
          <w:lang w:val="en-US"/>
        </w:rPr>
        <w:t>조치가</w:t>
      </w:r>
      <w:r>
        <w:rPr>
          <w:rFonts w:hint="eastAsia"/>
          <w:color w:val="000000"/>
          <w:lang w:val="en-US"/>
        </w:rPr>
        <w:t xml:space="preserve"> </w:t>
      </w:r>
      <w:r>
        <w:rPr>
          <w:rFonts w:hint="eastAsia"/>
          <w:color w:val="000000"/>
          <w:lang w:val="en-US"/>
        </w:rPr>
        <w:t>완료되지</w:t>
      </w:r>
      <w:r>
        <w:rPr>
          <w:rFonts w:hint="eastAsia"/>
          <w:color w:val="000000"/>
          <w:lang w:val="en-US"/>
        </w:rPr>
        <w:t xml:space="preserve"> </w:t>
      </w:r>
      <w:r>
        <w:rPr>
          <w:rFonts w:hint="eastAsia"/>
          <w:color w:val="000000"/>
          <w:lang w:val="en-US"/>
        </w:rPr>
        <w:t>아니하는</w:t>
      </w:r>
      <w:r>
        <w:rPr>
          <w:rFonts w:hint="eastAsia"/>
          <w:color w:val="000000"/>
          <w:lang w:val="en-US"/>
        </w:rPr>
        <w:t xml:space="preserve"> </w:t>
      </w:r>
      <w:r>
        <w:rPr>
          <w:rFonts w:hint="eastAsia"/>
          <w:color w:val="000000"/>
          <w:lang w:val="en-US"/>
        </w:rPr>
        <w:t>경우</w:t>
      </w:r>
      <w:r>
        <w:rPr>
          <w:rFonts w:hint="eastAsia"/>
          <w:color w:val="000000"/>
          <w:lang w:val="en-US"/>
        </w:rPr>
        <w:t xml:space="preserve">, </w:t>
      </w:r>
      <w:r>
        <w:rPr>
          <w:rFonts w:hint="eastAsia"/>
          <w:color w:val="000000"/>
          <w:lang w:val="en-US"/>
        </w:rPr>
        <w:t>매도인은</w:t>
      </w:r>
      <w:r>
        <w:rPr>
          <w:rFonts w:hint="eastAsia"/>
          <w:color w:val="000000"/>
          <w:lang w:val="en-US"/>
        </w:rPr>
        <w:t xml:space="preserve"> (a) </w:t>
      </w:r>
      <w:r>
        <w:rPr>
          <w:rFonts w:hint="eastAsia"/>
          <w:color w:val="000000"/>
          <w:lang w:val="en-US"/>
        </w:rPr>
        <w:t>측량</w:t>
      </w:r>
      <w:r>
        <w:rPr>
          <w:rFonts w:hint="eastAsia"/>
          <w:color w:val="000000"/>
          <w:lang w:val="en-US"/>
        </w:rPr>
        <w:t xml:space="preserve"> </w:t>
      </w:r>
      <w:r>
        <w:rPr>
          <w:rFonts w:hint="eastAsia"/>
          <w:color w:val="000000"/>
          <w:lang w:val="en-US"/>
        </w:rPr>
        <w:t>결과를</w:t>
      </w:r>
      <w:r>
        <w:rPr>
          <w:rFonts w:hint="eastAsia"/>
          <w:color w:val="000000"/>
          <w:lang w:val="en-US"/>
        </w:rPr>
        <w:t xml:space="preserve"> </w:t>
      </w:r>
      <w:r>
        <w:rPr>
          <w:rFonts w:hint="eastAsia"/>
          <w:color w:val="000000"/>
          <w:lang w:val="en-US"/>
        </w:rPr>
        <w:t>수령한</w:t>
      </w:r>
      <w:r>
        <w:rPr>
          <w:rFonts w:hint="eastAsia"/>
          <w:color w:val="000000"/>
          <w:lang w:val="en-US"/>
        </w:rPr>
        <w:t xml:space="preserve"> </w:t>
      </w:r>
      <w:r>
        <w:rPr>
          <w:rFonts w:hint="eastAsia"/>
          <w:color w:val="000000"/>
          <w:lang w:val="en-US"/>
        </w:rPr>
        <w:t>날로부터</w:t>
      </w:r>
      <w:r>
        <w:rPr>
          <w:rFonts w:hint="eastAsia"/>
          <w:color w:val="000000"/>
          <w:lang w:val="en-US"/>
        </w:rPr>
        <w:t xml:space="preserve"> [5]</w:t>
      </w:r>
      <w:r>
        <w:rPr>
          <w:rFonts w:hint="eastAsia"/>
          <w:color w:val="000000"/>
          <w:lang w:val="en-US"/>
        </w:rPr>
        <w:t>영업일</w:t>
      </w:r>
      <w:r>
        <w:rPr>
          <w:rFonts w:hint="eastAsia"/>
          <w:color w:val="000000"/>
          <w:lang w:val="en-US"/>
        </w:rPr>
        <w:t xml:space="preserve"> </w:t>
      </w:r>
      <w:r>
        <w:rPr>
          <w:rFonts w:hint="eastAsia"/>
          <w:color w:val="000000"/>
          <w:lang w:val="en-US"/>
        </w:rPr>
        <w:t>이내</w:t>
      </w:r>
      <w:r>
        <w:rPr>
          <w:rFonts w:hint="eastAsia"/>
          <w:color w:val="000000"/>
          <w:lang w:val="en-US"/>
        </w:rPr>
        <w:t>(</w:t>
      </w:r>
      <w:r>
        <w:rPr>
          <w:rFonts w:hint="eastAsia"/>
          <w:color w:val="000000"/>
          <w:lang w:val="en-US"/>
        </w:rPr>
        <w:t>늦어도</w:t>
      </w:r>
      <w:r>
        <w:rPr>
          <w:rFonts w:hint="eastAsia"/>
          <w:color w:val="000000"/>
          <w:lang w:val="en-US"/>
        </w:rPr>
        <w:t xml:space="preserve"> </w:t>
      </w:r>
      <w:r>
        <w:rPr>
          <w:rFonts w:hint="eastAsia"/>
          <w:color w:val="000000"/>
          <w:lang w:val="en-US"/>
        </w:rPr>
        <w:t>거래종결일</w:t>
      </w:r>
      <w:r>
        <w:rPr>
          <w:rFonts w:hint="eastAsia"/>
          <w:color w:val="000000"/>
          <w:lang w:val="en-US"/>
        </w:rPr>
        <w:t xml:space="preserve"> </w:t>
      </w:r>
      <w:r>
        <w:rPr>
          <w:rFonts w:hint="eastAsia"/>
          <w:color w:val="000000"/>
          <w:lang w:val="en-US"/>
        </w:rPr>
        <w:t>전</w:t>
      </w:r>
      <w:r>
        <w:rPr>
          <w:rFonts w:hint="eastAsia"/>
          <w:color w:val="000000"/>
          <w:lang w:val="en-US"/>
        </w:rPr>
        <w:t>)</w:t>
      </w:r>
      <w:r>
        <w:rPr>
          <w:rFonts w:hint="eastAsia"/>
          <w:color w:val="000000"/>
          <w:lang w:val="en-US"/>
        </w:rPr>
        <w:t>에</w:t>
      </w:r>
      <w:r>
        <w:rPr>
          <w:rFonts w:hint="eastAsia"/>
          <w:color w:val="000000"/>
          <w:lang w:val="en-US"/>
        </w:rPr>
        <w:t xml:space="preserve"> </w:t>
      </w:r>
      <w:r>
        <w:rPr>
          <w:rFonts w:hint="eastAsia"/>
          <w:color w:val="000000"/>
          <w:lang w:val="en-US"/>
        </w:rPr>
        <w:t>인접</w:t>
      </w:r>
      <w:r>
        <w:rPr>
          <w:rFonts w:hint="eastAsia"/>
          <w:color w:val="000000"/>
          <w:lang w:val="en-US"/>
        </w:rPr>
        <w:t xml:space="preserve"> </w:t>
      </w:r>
      <w:r>
        <w:rPr>
          <w:rFonts w:hint="eastAsia"/>
          <w:color w:val="000000"/>
          <w:lang w:val="en-US"/>
        </w:rPr>
        <w:t>토지의</w:t>
      </w:r>
      <w:r>
        <w:rPr>
          <w:rFonts w:hint="eastAsia"/>
          <w:color w:val="000000"/>
          <w:lang w:val="en-US"/>
        </w:rPr>
        <w:t xml:space="preserve"> </w:t>
      </w:r>
      <w:r>
        <w:rPr>
          <w:rFonts w:hint="eastAsia"/>
          <w:color w:val="000000"/>
          <w:lang w:val="en-US"/>
        </w:rPr>
        <w:t>소유자</w:t>
      </w:r>
      <w:r>
        <w:rPr>
          <w:rFonts w:hint="eastAsia"/>
          <w:color w:val="000000"/>
          <w:lang w:val="en-US"/>
        </w:rPr>
        <w:t xml:space="preserve"> </w:t>
      </w:r>
      <w:r>
        <w:rPr>
          <w:rFonts w:hint="eastAsia"/>
          <w:color w:val="000000"/>
          <w:lang w:val="en-US"/>
        </w:rPr>
        <w:t>및</w:t>
      </w:r>
      <w:r>
        <w:rPr>
          <w:rFonts w:hint="eastAsia"/>
          <w:color w:val="000000"/>
          <w:lang w:val="en-US"/>
        </w:rPr>
        <w:t xml:space="preserve"> </w:t>
      </w:r>
      <w:r>
        <w:rPr>
          <w:rFonts w:hint="eastAsia"/>
          <w:color w:val="000000"/>
          <w:lang w:val="en-US"/>
        </w:rPr>
        <w:t>점유자에게</w:t>
      </w:r>
      <w:r>
        <w:rPr>
          <w:rFonts w:hint="eastAsia"/>
          <w:color w:val="000000"/>
          <w:lang w:val="en-US"/>
        </w:rPr>
        <w:t xml:space="preserve"> </w:t>
      </w:r>
      <w:r>
        <w:rPr>
          <w:rFonts w:hint="eastAsia"/>
          <w:color w:val="000000"/>
          <w:lang w:val="en-US"/>
        </w:rPr>
        <w:t>본건</w:t>
      </w:r>
      <w:r>
        <w:rPr>
          <w:rFonts w:hint="eastAsia"/>
          <w:color w:val="000000"/>
          <w:lang w:val="en-US"/>
        </w:rPr>
        <w:t xml:space="preserve"> </w:t>
      </w:r>
      <w:r>
        <w:rPr>
          <w:rFonts w:hint="eastAsia"/>
          <w:color w:val="000000"/>
          <w:lang w:val="en-US"/>
        </w:rPr>
        <w:t>토지의</w:t>
      </w:r>
      <w:r>
        <w:rPr>
          <w:rFonts w:hint="eastAsia"/>
          <w:color w:val="000000"/>
          <w:lang w:val="en-US"/>
        </w:rPr>
        <w:t xml:space="preserve"> </w:t>
      </w:r>
      <w:r>
        <w:rPr>
          <w:rFonts w:hint="eastAsia"/>
          <w:color w:val="000000"/>
          <w:lang w:val="en-US"/>
        </w:rPr>
        <w:t>경계와</w:t>
      </w:r>
      <w:r>
        <w:rPr>
          <w:rFonts w:hint="eastAsia"/>
          <w:color w:val="000000"/>
          <w:lang w:val="en-US"/>
        </w:rPr>
        <w:t xml:space="preserve"> </w:t>
      </w:r>
      <w:r>
        <w:rPr>
          <w:rFonts w:hint="eastAsia"/>
          <w:color w:val="000000"/>
          <w:lang w:val="en-US"/>
        </w:rPr>
        <w:t>매도인의</w:t>
      </w:r>
      <w:r>
        <w:rPr>
          <w:rFonts w:hint="eastAsia"/>
          <w:color w:val="000000"/>
          <w:lang w:val="en-US"/>
        </w:rPr>
        <w:t xml:space="preserve"> </w:t>
      </w:r>
      <w:r>
        <w:rPr>
          <w:rFonts w:hint="eastAsia"/>
          <w:color w:val="000000"/>
          <w:lang w:val="en-US"/>
        </w:rPr>
        <w:t>소유권</w:t>
      </w:r>
      <w:r>
        <w:rPr>
          <w:rFonts w:hint="eastAsia"/>
          <w:color w:val="000000"/>
          <w:lang w:val="en-US"/>
        </w:rPr>
        <w:t xml:space="preserve">, </w:t>
      </w:r>
      <w:r>
        <w:rPr>
          <w:rFonts w:hint="eastAsia"/>
          <w:color w:val="000000"/>
          <w:lang w:val="en-US"/>
        </w:rPr>
        <w:t>침범의</w:t>
      </w:r>
      <w:r>
        <w:rPr>
          <w:rFonts w:hint="eastAsia"/>
          <w:color w:val="000000"/>
          <w:lang w:val="en-US"/>
        </w:rPr>
        <w:t xml:space="preserve"> </w:t>
      </w:r>
      <w:r>
        <w:rPr>
          <w:rFonts w:hint="eastAsia"/>
          <w:color w:val="000000"/>
          <w:lang w:val="en-US"/>
        </w:rPr>
        <w:t>사실과</w:t>
      </w:r>
      <w:r>
        <w:rPr>
          <w:rFonts w:hint="eastAsia"/>
          <w:color w:val="000000"/>
          <w:lang w:val="en-US"/>
        </w:rPr>
        <w:t xml:space="preserve"> </w:t>
      </w:r>
      <w:r>
        <w:rPr>
          <w:rFonts w:hint="eastAsia"/>
          <w:color w:val="000000"/>
          <w:lang w:val="en-US"/>
        </w:rPr>
        <w:t>범위</w:t>
      </w:r>
      <w:r>
        <w:rPr>
          <w:rFonts w:hint="eastAsia"/>
          <w:color w:val="000000"/>
          <w:lang w:val="en-US"/>
        </w:rPr>
        <w:t xml:space="preserve">, </w:t>
      </w:r>
      <w:r>
        <w:rPr>
          <w:rFonts w:hint="eastAsia"/>
          <w:color w:val="000000"/>
          <w:lang w:val="en-US"/>
        </w:rPr>
        <w:t>현재의</w:t>
      </w:r>
      <w:r>
        <w:rPr>
          <w:rFonts w:hint="eastAsia"/>
          <w:color w:val="000000"/>
          <w:lang w:val="en-US"/>
        </w:rPr>
        <w:t xml:space="preserve"> </w:t>
      </w:r>
      <w:r>
        <w:rPr>
          <w:rFonts w:hint="eastAsia"/>
          <w:color w:val="000000"/>
          <w:lang w:val="en-US"/>
        </w:rPr>
        <w:t>점유를</w:t>
      </w:r>
      <w:r>
        <w:rPr>
          <w:rFonts w:hint="eastAsia"/>
          <w:color w:val="000000"/>
          <w:lang w:val="en-US"/>
        </w:rPr>
        <w:t xml:space="preserve"> </w:t>
      </w:r>
      <w:r>
        <w:rPr>
          <w:rFonts w:hint="eastAsia"/>
          <w:color w:val="000000"/>
          <w:lang w:val="en-US"/>
        </w:rPr>
        <w:t>적법한</w:t>
      </w:r>
      <w:r>
        <w:rPr>
          <w:rFonts w:hint="eastAsia"/>
          <w:color w:val="000000"/>
          <w:lang w:val="en-US"/>
        </w:rPr>
        <w:t xml:space="preserve"> </w:t>
      </w:r>
      <w:r>
        <w:rPr>
          <w:rFonts w:hint="eastAsia"/>
          <w:color w:val="000000"/>
          <w:lang w:val="en-US"/>
        </w:rPr>
        <w:t>사용으로</w:t>
      </w:r>
      <w:r>
        <w:rPr>
          <w:rFonts w:hint="eastAsia"/>
          <w:color w:val="000000"/>
          <w:lang w:val="en-US"/>
        </w:rPr>
        <w:t xml:space="preserve"> </w:t>
      </w:r>
      <w:r>
        <w:rPr>
          <w:rFonts w:hint="eastAsia"/>
          <w:color w:val="000000"/>
          <w:lang w:val="en-US"/>
        </w:rPr>
        <w:t>승인하지</w:t>
      </w:r>
      <w:r>
        <w:rPr>
          <w:rFonts w:hint="eastAsia"/>
          <w:color w:val="000000"/>
          <w:lang w:val="en-US"/>
        </w:rPr>
        <w:t xml:space="preserve"> </w:t>
      </w:r>
      <w:r>
        <w:rPr>
          <w:rFonts w:hint="eastAsia"/>
          <w:color w:val="000000"/>
          <w:lang w:val="en-US"/>
        </w:rPr>
        <w:t>아니한다는</w:t>
      </w:r>
      <w:r>
        <w:rPr>
          <w:rFonts w:hint="eastAsia"/>
          <w:color w:val="000000"/>
          <w:lang w:val="en-US"/>
        </w:rPr>
        <w:t xml:space="preserve"> </w:t>
      </w:r>
      <w:r>
        <w:rPr>
          <w:rFonts w:hint="eastAsia"/>
          <w:color w:val="000000"/>
          <w:lang w:val="en-US"/>
        </w:rPr>
        <w:t>점</w:t>
      </w:r>
      <w:r>
        <w:rPr>
          <w:rFonts w:hint="eastAsia"/>
          <w:color w:val="000000"/>
          <w:lang w:val="en-US"/>
        </w:rPr>
        <w:t xml:space="preserve"> </w:t>
      </w:r>
      <w:r>
        <w:rPr>
          <w:rFonts w:hint="eastAsia"/>
          <w:color w:val="000000"/>
          <w:lang w:val="en-US"/>
        </w:rPr>
        <w:t>및</w:t>
      </w:r>
      <w:r>
        <w:rPr>
          <w:rFonts w:hint="eastAsia"/>
          <w:color w:val="000000"/>
          <w:lang w:val="en-US"/>
        </w:rPr>
        <w:t xml:space="preserve"> </w:t>
      </w:r>
      <w:r>
        <w:rPr>
          <w:rFonts w:hint="eastAsia"/>
          <w:color w:val="000000"/>
          <w:lang w:val="en-US"/>
        </w:rPr>
        <w:t>시정</w:t>
      </w:r>
      <w:r>
        <w:rPr>
          <w:rFonts w:hint="eastAsia"/>
          <w:color w:val="000000"/>
          <w:lang w:val="en-US"/>
        </w:rPr>
        <w:t xml:space="preserve"> </w:t>
      </w:r>
      <w:r>
        <w:rPr>
          <w:rFonts w:hint="eastAsia"/>
          <w:color w:val="000000"/>
          <w:lang w:val="en-US"/>
        </w:rPr>
        <w:t>요구를</w:t>
      </w:r>
      <w:r>
        <w:rPr>
          <w:rFonts w:hint="eastAsia"/>
          <w:color w:val="000000"/>
          <w:lang w:val="en-US"/>
        </w:rPr>
        <w:t xml:space="preserve"> </w:t>
      </w:r>
      <w:r>
        <w:rPr>
          <w:rFonts w:hint="eastAsia"/>
          <w:color w:val="000000"/>
          <w:lang w:val="en-US"/>
        </w:rPr>
        <w:t>내용으로</w:t>
      </w:r>
      <w:r>
        <w:rPr>
          <w:rFonts w:hint="eastAsia"/>
          <w:color w:val="000000"/>
          <w:lang w:val="en-US"/>
        </w:rPr>
        <w:t xml:space="preserve"> </w:t>
      </w:r>
      <w:r>
        <w:rPr>
          <w:rFonts w:hint="eastAsia"/>
          <w:color w:val="000000"/>
          <w:lang w:val="en-US"/>
        </w:rPr>
        <w:t>하는</w:t>
      </w:r>
      <w:r>
        <w:rPr>
          <w:rFonts w:hint="eastAsia"/>
          <w:color w:val="000000"/>
          <w:lang w:val="en-US"/>
        </w:rPr>
        <w:t xml:space="preserve"> </w:t>
      </w:r>
      <w:r>
        <w:rPr>
          <w:rFonts w:hint="eastAsia"/>
          <w:color w:val="000000"/>
          <w:lang w:val="en-US"/>
        </w:rPr>
        <w:t>내용증명우편을</w:t>
      </w:r>
      <w:r>
        <w:rPr>
          <w:rFonts w:hint="eastAsia"/>
          <w:color w:val="000000"/>
          <w:lang w:val="en-US"/>
        </w:rPr>
        <w:t xml:space="preserve"> </w:t>
      </w:r>
      <w:r>
        <w:rPr>
          <w:rFonts w:hint="eastAsia"/>
          <w:color w:val="000000"/>
          <w:lang w:val="en-US"/>
        </w:rPr>
        <w:t>발송하고</w:t>
      </w:r>
      <w:r>
        <w:rPr>
          <w:rFonts w:hint="eastAsia"/>
          <w:color w:val="000000"/>
          <w:lang w:val="en-US"/>
        </w:rPr>
        <w:t xml:space="preserve"> </w:t>
      </w:r>
      <w:r>
        <w:rPr>
          <w:rFonts w:hint="eastAsia"/>
          <w:color w:val="000000"/>
          <w:lang w:val="en-US"/>
        </w:rPr>
        <w:t>그</w:t>
      </w:r>
      <w:r>
        <w:rPr>
          <w:rFonts w:hint="eastAsia"/>
          <w:color w:val="000000"/>
          <w:lang w:val="en-US"/>
        </w:rPr>
        <w:t xml:space="preserve"> </w:t>
      </w:r>
      <w:r>
        <w:rPr>
          <w:rFonts w:hint="eastAsia"/>
          <w:color w:val="000000"/>
          <w:lang w:val="en-US"/>
        </w:rPr>
        <w:t>사본을</w:t>
      </w:r>
      <w:r>
        <w:rPr>
          <w:rFonts w:hint="eastAsia"/>
          <w:color w:val="000000"/>
          <w:lang w:val="en-US"/>
        </w:rPr>
        <w:t xml:space="preserve"> </w:t>
      </w:r>
      <w:r>
        <w:rPr>
          <w:rFonts w:hint="eastAsia"/>
          <w:color w:val="000000"/>
          <w:lang w:val="en-US"/>
        </w:rPr>
        <w:t>매수인에게</w:t>
      </w:r>
      <w:r>
        <w:rPr>
          <w:rFonts w:hint="eastAsia"/>
          <w:color w:val="000000"/>
          <w:lang w:val="en-US"/>
        </w:rPr>
        <w:t xml:space="preserve"> </w:t>
      </w:r>
      <w:r>
        <w:rPr>
          <w:rFonts w:hint="eastAsia"/>
          <w:color w:val="000000"/>
          <w:lang w:val="en-US"/>
        </w:rPr>
        <w:t>제공하며</w:t>
      </w:r>
      <w:r>
        <w:rPr>
          <w:rFonts w:hint="eastAsia"/>
          <w:color w:val="000000"/>
          <w:lang w:val="en-US"/>
        </w:rPr>
        <w:t xml:space="preserve">, (b) </w:t>
      </w:r>
      <w:r>
        <w:rPr>
          <w:rFonts w:hint="eastAsia"/>
          <w:color w:val="000000"/>
          <w:lang w:val="en-US"/>
        </w:rPr>
        <w:t>측량성과도</w:t>
      </w:r>
      <w:r>
        <w:rPr>
          <w:rFonts w:hint="eastAsia"/>
          <w:color w:val="000000"/>
          <w:lang w:val="en-US"/>
        </w:rPr>
        <w:t xml:space="preserve">, </w:t>
      </w:r>
      <w:r>
        <w:rPr>
          <w:rFonts w:hint="eastAsia"/>
          <w:color w:val="000000"/>
          <w:lang w:val="en-US"/>
        </w:rPr>
        <w:t>시공사</w:t>
      </w:r>
      <w:r>
        <w:rPr>
          <w:rFonts w:hint="eastAsia"/>
          <w:color w:val="000000"/>
          <w:lang w:val="en-US"/>
        </w:rPr>
        <w:t xml:space="preserve"> </w:t>
      </w:r>
      <w:r>
        <w:rPr>
          <w:rFonts w:hint="eastAsia"/>
          <w:color w:val="000000"/>
          <w:lang w:val="en-US"/>
        </w:rPr>
        <w:t>공문</w:t>
      </w:r>
      <w:r>
        <w:rPr>
          <w:rFonts w:hint="eastAsia"/>
          <w:color w:val="000000"/>
          <w:lang w:val="en-US"/>
        </w:rPr>
        <w:t xml:space="preserve">, </w:t>
      </w:r>
      <w:r>
        <w:rPr>
          <w:rFonts w:hint="eastAsia"/>
          <w:color w:val="000000"/>
          <w:lang w:val="en-US"/>
        </w:rPr>
        <w:t>인접</w:t>
      </w:r>
      <w:r>
        <w:rPr>
          <w:rFonts w:hint="eastAsia"/>
          <w:color w:val="000000"/>
          <w:lang w:val="en-US"/>
        </w:rPr>
        <w:t xml:space="preserve"> </w:t>
      </w:r>
      <w:r>
        <w:rPr>
          <w:rFonts w:hint="eastAsia"/>
          <w:color w:val="000000"/>
          <w:lang w:val="en-US"/>
        </w:rPr>
        <w:t>토지</w:t>
      </w:r>
      <w:r>
        <w:rPr>
          <w:rFonts w:hint="eastAsia"/>
          <w:color w:val="000000"/>
          <w:lang w:val="en-US"/>
        </w:rPr>
        <w:t xml:space="preserve"> </w:t>
      </w:r>
      <w:r>
        <w:rPr>
          <w:rFonts w:hint="eastAsia"/>
          <w:color w:val="000000"/>
          <w:lang w:val="en-US"/>
        </w:rPr>
        <w:t>소유자와의</w:t>
      </w:r>
      <w:r>
        <w:rPr>
          <w:rFonts w:hint="eastAsia"/>
          <w:color w:val="000000"/>
          <w:lang w:val="en-US"/>
        </w:rPr>
        <w:t xml:space="preserve"> </w:t>
      </w:r>
      <w:r>
        <w:rPr>
          <w:rFonts w:hint="eastAsia"/>
          <w:color w:val="000000"/>
          <w:lang w:val="en-US"/>
        </w:rPr>
        <w:t>교신</w:t>
      </w:r>
      <w:r>
        <w:rPr>
          <w:rFonts w:hint="eastAsia"/>
          <w:color w:val="000000"/>
          <w:lang w:val="en-US"/>
        </w:rPr>
        <w:t xml:space="preserve"> </w:t>
      </w:r>
      <w:r>
        <w:rPr>
          <w:rFonts w:hint="eastAsia"/>
          <w:color w:val="000000"/>
          <w:lang w:val="en-US"/>
        </w:rPr>
        <w:t>등</w:t>
      </w:r>
      <w:r>
        <w:rPr>
          <w:rFonts w:hint="eastAsia"/>
          <w:color w:val="000000"/>
          <w:lang w:val="en-US"/>
        </w:rPr>
        <w:t xml:space="preserve"> </w:t>
      </w:r>
      <w:r>
        <w:rPr>
          <w:rFonts w:hint="eastAsia"/>
          <w:color w:val="000000"/>
          <w:lang w:val="en-US"/>
        </w:rPr>
        <w:t>본건</w:t>
      </w:r>
      <w:r>
        <w:rPr>
          <w:rFonts w:hint="eastAsia"/>
          <w:color w:val="000000"/>
          <w:lang w:val="en-US"/>
        </w:rPr>
        <w:t xml:space="preserve"> </w:t>
      </w:r>
      <w:r>
        <w:rPr>
          <w:rFonts w:hint="eastAsia"/>
          <w:color w:val="000000"/>
          <w:lang w:val="en-US"/>
        </w:rPr>
        <w:t>경계침범에</w:t>
      </w:r>
      <w:r>
        <w:rPr>
          <w:rFonts w:hint="eastAsia"/>
          <w:color w:val="000000"/>
          <w:lang w:val="en-US"/>
        </w:rPr>
        <w:t xml:space="preserve"> </w:t>
      </w:r>
      <w:r>
        <w:rPr>
          <w:rFonts w:hint="eastAsia"/>
          <w:color w:val="000000"/>
          <w:lang w:val="en-US"/>
        </w:rPr>
        <w:t>관한</w:t>
      </w:r>
      <w:r>
        <w:rPr>
          <w:rFonts w:hint="eastAsia"/>
          <w:color w:val="000000"/>
          <w:lang w:val="en-US"/>
        </w:rPr>
        <w:t xml:space="preserve"> </w:t>
      </w:r>
      <w:r>
        <w:rPr>
          <w:rFonts w:hint="eastAsia"/>
          <w:color w:val="000000"/>
          <w:lang w:val="en-US"/>
        </w:rPr>
        <w:t>자료</w:t>
      </w:r>
      <w:r>
        <w:rPr>
          <w:rFonts w:hint="eastAsia"/>
          <w:color w:val="000000"/>
          <w:lang w:val="en-US"/>
        </w:rPr>
        <w:t xml:space="preserve"> </w:t>
      </w:r>
      <w:r>
        <w:rPr>
          <w:rFonts w:hint="eastAsia"/>
          <w:color w:val="000000"/>
          <w:lang w:val="en-US"/>
        </w:rPr>
        <w:t>및</w:t>
      </w:r>
      <w:r>
        <w:rPr>
          <w:rFonts w:hint="eastAsia"/>
          <w:color w:val="000000"/>
          <w:lang w:val="en-US"/>
        </w:rPr>
        <w:t xml:space="preserve"> </w:t>
      </w:r>
      <w:r>
        <w:rPr>
          <w:rFonts w:hint="eastAsia"/>
          <w:color w:val="000000"/>
          <w:lang w:val="en-US"/>
        </w:rPr>
        <w:t>진행</w:t>
      </w:r>
      <w:r>
        <w:rPr>
          <w:rFonts w:hint="eastAsia"/>
          <w:color w:val="000000"/>
          <w:lang w:val="en-US"/>
        </w:rPr>
        <w:t xml:space="preserve"> </w:t>
      </w:r>
      <w:r>
        <w:rPr>
          <w:rFonts w:hint="eastAsia"/>
          <w:color w:val="000000"/>
          <w:lang w:val="en-US"/>
        </w:rPr>
        <w:t>경과</w:t>
      </w:r>
      <w:r>
        <w:rPr>
          <w:rFonts w:hint="eastAsia"/>
          <w:color w:val="000000"/>
          <w:lang w:val="en-US"/>
        </w:rPr>
        <w:t xml:space="preserve"> </w:t>
      </w:r>
      <w:r>
        <w:rPr>
          <w:rFonts w:hint="eastAsia"/>
          <w:color w:val="000000"/>
          <w:lang w:val="en-US"/>
        </w:rPr>
        <w:t>일체를</w:t>
      </w:r>
      <w:r>
        <w:rPr>
          <w:rFonts w:hint="eastAsia"/>
          <w:color w:val="000000"/>
          <w:lang w:val="en-US"/>
        </w:rPr>
        <w:t xml:space="preserve"> </w:t>
      </w:r>
      <w:r>
        <w:rPr>
          <w:rFonts w:hint="eastAsia"/>
          <w:color w:val="000000"/>
          <w:lang w:val="en-US"/>
        </w:rPr>
        <w:t>거래종결일에</w:t>
      </w:r>
      <w:r>
        <w:rPr>
          <w:rFonts w:hint="eastAsia"/>
          <w:color w:val="000000"/>
          <w:lang w:val="en-US"/>
        </w:rPr>
        <w:t xml:space="preserve"> </w:t>
      </w:r>
      <w:r>
        <w:rPr>
          <w:rFonts w:hint="eastAsia"/>
          <w:color w:val="000000"/>
          <w:lang w:val="en-US"/>
        </w:rPr>
        <w:t>매수인에게</w:t>
      </w:r>
      <w:r>
        <w:rPr>
          <w:rFonts w:hint="eastAsia"/>
          <w:color w:val="000000"/>
          <w:lang w:val="en-US"/>
        </w:rPr>
        <w:t xml:space="preserve"> </w:t>
      </w:r>
      <w:r>
        <w:rPr>
          <w:rFonts w:hint="eastAsia"/>
          <w:color w:val="000000"/>
          <w:lang w:val="en-US"/>
        </w:rPr>
        <w:t>인계하고</w:t>
      </w:r>
      <w:r>
        <w:rPr>
          <w:rFonts w:hint="eastAsia"/>
          <w:color w:val="000000"/>
          <w:lang w:val="en-US"/>
        </w:rPr>
        <w:t xml:space="preserve">, (c) </w:t>
      </w:r>
      <w:r>
        <w:rPr>
          <w:rFonts w:hint="eastAsia"/>
          <w:color w:val="000000"/>
          <w:lang w:val="en-US"/>
        </w:rPr>
        <w:t>거래종결</w:t>
      </w:r>
      <w:r>
        <w:rPr>
          <w:rFonts w:hint="eastAsia"/>
          <w:color w:val="000000"/>
          <w:lang w:val="en-US"/>
        </w:rPr>
        <w:t xml:space="preserve"> </w:t>
      </w:r>
      <w:r>
        <w:rPr>
          <w:rFonts w:hint="eastAsia"/>
          <w:color w:val="000000"/>
          <w:lang w:val="en-US"/>
        </w:rPr>
        <w:t>이후</w:t>
      </w:r>
      <w:r>
        <w:rPr>
          <w:rFonts w:hint="eastAsia"/>
          <w:color w:val="000000"/>
          <w:lang w:val="en-US"/>
        </w:rPr>
        <w:t xml:space="preserve"> </w:t>
      </w:r>
      <w:r>
        <w:rPr>
          <w:rFonts w:hint="eastAsia"/>
          <w:color w:val="000000"/>
          <w:lang w:val="en-US"/>
        </w:rPr>
        <w:t>매수인이</w:t>
      </w:r>
      <w:r>
        <w:rPr>
          <w:rFonts w:hint="eastAsia"/>
          <w:color w:val="000000"/>
          <w:lang w:val="en-US"/>
        </w:rPr>
        <w:t xml:space="preserve"> </w:t>
      </w:r>
      <w:r>
        <w:rPr>
          <w:rFonts w:hint="eastAsia"/>
          <w:color w:val="000000"/>
          <w:lang w:val="en-US"/>
        </w:rPr>
        <w:t>경계정리</w:t>
      </w:r>
      <w:r>
        <w:rPr>
          <w:rFonts w:hint="eastAsia"/>
          <w:color w:val="000000"/>
          <w:lang w:val="en-US"/>
        </w:rPr>
        <w:t xml:space="preserve"> </w:t>
      </w:r>
      <w:r>
        <w:rPr>
          <w:rFonts w:hint="eastAsia"/>
          <w:color w:val="000000"/>
          <w:lang w:val="en-US"/>
        </w:rPr>
        <w:t>또는</w:t>
      </w:r>
      <w:r>
        <w:rPr>
          <w:rFonts w:hint="eastAsia"/>
          <w:color w:val="000000"/>
          <w:lang w:val="en-US"/>
        </w:rPr>
        <w:t xml:space="preserve"> </w:t>
      </w:r>
      <w:r>
        <w:rPr>
          <w:rFonts w:hint="eastAsia"/>
          <w:color w:val="000000"/>
          <w:lang w:val="en-US"/>
        </w:rPr>
        <w:t>분쟁</w:t>
      </w:r>
      <w:r>
        <w:rPr>
          <w:rFonts w:hint="eastAsia"/>
          <w:color w:val="000000"/>
          <w:lang w:val="en-US"/>
        </w:rPr>
        <w:t xml:space="preserve"> </w:t>
      </w:r>
      <w:r>
        <w:rPr>
          <w:rFonts w:hint="eastAsia"/>
          <w:color w:val="000000"/>
          <w:lang w:val="en-US"/>
        </w:rPr>
        <w:t>대응을</w:t>
      </w:r>
      <w:r>
        <w:rPr>
          <w:rFonts w:hint="eastAsia"/>
          <w:color w:val="000000"/>
          <w:lang w:val="en-US"/>
        </w:rPr>
        <w:t xml:space="preserve"> </w:t>
      </w:r>
      <w:r>
        <w:rPr>
          <w:rFonts w:hint="eastAsia"/>
          <w:color w:val="000000"/>
          <w:lang w:val="en-US"/>
        </w:rPr>
        <w:t>위하여</w:t>
      </w:r>
      <w:r>
        <w:rPr>
          <w:rFonts w:hint="eastAsia"/>
          <w:color w:val="000000"/>
          <w:lang w:val="en-US"/>
        </w:rPr>
        <w:t xml:space="preserve"> </w:t>
      </w:r>
      <w:r>
        <w:rPr>
          <w:rFonts w:hint="eastAsia"/>
          <w:color w:val="000000"/>
          <w:lang w:val="en-US"/>
        </w:rPr>
        <w:t>요청하는</w:t>
      </w:r>
      <w:r>
        <w:rPr>
          <w:rFonts w:hint="eastAsia"/>
          <w:color w:val="000000"/>
          <w:lang w:val="en-US"/>
        </w:rPr>
        <w:t xml:space="preserve"> </w:t>
      </w:r>
      <w:r>
        <w:rPr>
          <w:rFonts w:hint="eastAsia"/>
          <w:color w:val="000000"/>
          <w:lang w:val="en-US"/>
        </w:rPr>
        <w:t>사실확인</w:t>
      </w:r>
      <w:r>
        <w:rPr>
          <w:rFonts w:hint="eastAsia"/>
          <w:color w:val="000000"/>
          <w:lang w:val="en-US"/>
        </w:rPr>
        <w:t xml:space="preserve">, </w:t>
      </w:r>
      <w:r>
        <w:rPr>
          <w:rFonts w:hint="eastAsia"/>
          <w:color w:val="000000"/>
          <w:lang w:val="en-US"/>
        </w:rPr>
        <w:t>자료</w:t>
      </w:r>
      <w:r>
        <w:rPr>
          <w:rFonts w:hint="eastAsia"/>
          <w:color w:val="000000"/>
          <w:lang w:val="en-US"/>
        </w:rPr>
        <w:t xml:space="preserve"> </w:t>
      </w:r>
      <w:r>
        <w:rPr>
          <w:rFonts w:hint="eastAsia"/>
          <w:color w:val="000000"/>
          <w:lang w:val="en-US"/>
        </w:rPr>
        <w:t>제공</w:t>
      </w:r>
      <w:r>
        <w:rPr>
          <w:rFonts w:hint="eastAsia"/>
          <w:color w:val="000000"/>
          <w:lang w:val="en-US"/>
        </w:rPr>
        <w:t xml:space="preserve"> </w:t>
      </w:r>
      <w:r>
        <w:rPr>
          <w:rFonts w:hint="eastAsia"/>
          <w:color w:val="000000"/>
          <w:lang w:val="en-US"/>
        </w:rPr>
        <w:t>기타</w:t>
      </w:r>
      <w:r>
        <w:rPr>
          <w:rFonts w:hint="eastAsia"/>
          <w:color w:val="000000"/>
          <w:lang w:val="en-US"/>
        </w:rPr>
        <w:t xml:space="preserve"> </w:t>
      </w:r>
      <w:r>
        <w:rPr>
          <w:rFonts w:hint="eastAsia"/>
          <w:color w:val="000000"/>
          <w:lang w:val="en-US"/>
        </w:rPr>
        <w:t>협조를</w:t>
      </w:r>
      <w:r>
        <w:rPr>
          <w:rFonts w:hint="eastAsia"/>
          <w:color w:val="000000"/>
          <w:lang w:val="en-US"/>
        </w:rPr>
        <w:t xml:space="preserve"> </w:t>
      </w:r>
      <w:r>
        <w:rPr>
          <w:rFonts w:hint="eastAsia"/>
          <w:color w:val="000000"/>
          <w:lang w:val="en-US"/>
        </w:rPr>
        <w:t>제공한다</w:t>
      </w:r>
      <w:r>
        <w:rPr>
          <w:rFonts w:hint="eastAsia"/>
          <w:color w:val="000000"/>
          <w:lang w:val="en-US"/>
        </w:rPr>
        <w:t xml:space="preserve">. </w:t>
      </w:r>
      <w:r>
        <w:rPr>
          <w:rFonts w:hint="eastAsia"/>
          <w:color w:val="000000"/>
          <w:lang w:val="en-US"/>
        </w:rPr>
        <w:t>매도인은</w:t>
      </w:r>
      <w:r>
        <w:rPr>
          <w:rFonts w:hint="eastAsia"/>
          <w:color w:val="000000"/>
          <w:lang w:val="en-US"/>
        </w:rPr>
        <w:t xml:space="preserve"> </w:t>
      </w:r>
      <w:r>
        <w:rPr>
          <w:rFonts w:hint="eastAsia"/>
          <w:color w:val="000000"/>
          <w:lang w:val="en-US"/>
        </w:rPr>
        <w:t>본건</w:t>
      </w:r>
      <w:r>
        <w:rPr>
          <w:rFonts w:hint="eastAsia"/>
          <w:color w:val="000000"/>
          <w:lang w:val="en-US"/>
        </w:rPr>
        <w:t xml:space="preserve"> </w:t>
      </w:r>
      <w:r>
        <w:rPr>
          <w:rFonts w:hint="eastAsia"/>
          <w:color w:val="000000"/>
          <w:lang w:val="en-US"/>
        </w:rPr>
        <w:t>경계침범과</w:t>
      </w:r>
      <w:r>
        <w:rPr>
          <w:rFonts w:hint="eastAsia"/>
          <w:color w:val="000000"/>
          <w:lang w:val="en-US"/>
        </w:rPr>
        <w:t xml:space="preserve"> </w:t>
      </w:r>
      <w:r>
        <w:rPr>
          <w:rFonts w:hint="eastAsia"/>
          <w:color w:val="000000"/>
          <w:lang w:val="en-US"/>
        </w:rPr>
        <w:t>관련하여</w:t>
      </w:r>
      <w:r>
        <w:rPr>
          <w:rFonts w:hint="eastAsia"/>
          <w:color w:val="000000"/>
          <w:lang w:val="en-US"/>
        </w:rPr>
        <w:t xml:space="preserve"> </w:t>
      </w:r>
      <w:r>
        <w:rPr>
          <w:rFonts w:hint="eastAsia"/>
          <w:color w:val="000000"/>
          <w:lang w:val="en-US"/>
        </w:rPr>
        <w:t>인접</w:t>
      </w:r>
      <w:r>
        <w:rPr>
          <w:rFonts w:hint="eastAsia"/>
          <w:color w:val="000000"/>
          <w:lang w:val="en-US"/>
        </w:rPr>
        <w:t xml:space="preserve"> </w:t>
      </w:r>
      <w:r>
        <w:rPr>
          <w:rFonts w:hint="eastAsia"/>
          <w:color w:val="000000"/>
          <w:lang w:val="en-US"/>
        </w:rPr>
        <w:t>토지의</w:t>
      </w:r>
      <w:r>
        <w:rPr>
          <w:rFonts w:hint="eastAsia"/>
          <w:color w:val="000000"/>
          <w:lang w:val="en-US"/>
        </w:rPr>
        <w:t xml:space="preserve"> </w:t>
      </w:r>
      <w:r>
        <w:rPr>
          <w:rFonts w:hint="eastAsia"/>
          <w:color w:val="000000"/>
          <w:lang w:val="en-US"/>
        </w:rPr>
        <w:t>소유자</w:t>
      </w:r>
      <w:r>
        <w:rPr>
          <w:rFonts w:hint="eastAsia"/>
          <w:color w:val="000000"/>
          <w:lang w:val="en-US"/>
        </w:rPr>
        <w:t xml:space="preserve"> </w:t>
      </w:r>
      <w:r>
        <w:rPr>
          <w:rFonts w:hint="eastAsia"/>
          <w:color w:val="000000"/>
          <w:lang w:val="en-US"/>
        </w:rPr>
        <w:t>또는</w:t>
      </w:r>
      <w:r>
        <w:rPr>
          <w:rFonts w:hint="eastAsia"/>
          <w:color w:val="000000"/>
          <w:lang w:val="en-US"/>
        </w:rPr>
        <w:t xml:space="preserve"> </w:t>
      </w:r>
      <w:r>
        <w:rPr>
          <w:rFonts w:hint="eastAsia"/>
          <w:color w:val="000000"/>
          <w:lang w:val="en-US"/>
        </w:rPr>
        <w:t>점유자에게</w:t>
      </w:r>
      <w:r>
        <w:rPr>
          <w:rFonts w:hint="eastAsia"/>
          <w:color w:val="000000"/>
          <w:lang w:val="en-US"/>
        </w:rPr>
        <w:t xml:space="preserve"> </w:t>
      </w:r>
      <w:r>
        <w:rPr>
          <w:rFonts w:hint="eastAsia"/>
          <w:color w:val="000000"/>
          <w:lang w:val="en-US"/>
        </w:rPr>
        <w:t>그</w:t>
      </w:r>
      <w:r>
        <w:rPr>
          <w:rFonts w:hint="eastAsia"/>
          <w:color w:val="000000"/>
          <w:lang w:val="en-US"/>
        </w:rPr>
        <w:t xml:space="preserve"> </w:t>
      </w:r>
      <w:r>
        <w:rPr>
          <w:rFonts w:hint="eastAsia"/>
          <w:color w:val="000000"/>
          <w:lang w:val="en-US"/>
        </w:rPr>
        <w:t>점유·사용을</w:t>
      </w:r>
      <w:r>
        <w:rPr>
          <w:rFonts w:hint="eastAsia"/>
          <w:color w:val="000000"/>
          <w:lang w:val="en-US"/>
        </w:rPr>
        <w:t xml:space="preserve"> </w:t>
      </w:r>
      <w:r>
        <w:rPr>
          <w:rFonts w:hint="eastAsia"/>
          <w:color w:val="000000"/>
          <w:lang w:val="en-US"/>
        </w:rPr>
        <w:t>승인하거나</w:t>
      </w:r>
      <w:r>
        <w:rPr>
          <w:rFonts w:hint="eastAsia"/>
          <w:color w:val="000000"/>
          <w:lang w:val="en-US"/>
        </w:rPr>
        <w:t xml:space="preserve"> </w:t>
      </w:r>
      <w:r>
        <w:rPr>
          <w:rFonts w:hint="eastAsia"/>
          <w:color w:val="000000"/>
          <w:lang w:val="en-US"/>
        </w:rPr>
        <w:t>양해한</w:t>
      </w:r>
      <w:r>
        <w:rPr>
          <w:rFonts w:hint="eastAsia"/>
          <w:color w:val="000000"/>
          <w:lang w:val="en-US"/>
        </w:rPr>
        <w:t xml:space="preserve"> </w:t>
      </w:r>
      <w:r>
        <w:rPr>
          <w:rFonts w:hint="eastAsia"/>
          <w:color w:val="000000"/>
          <w:lang w:val="en-US"/>
        </w:rPr>
        <w:t>사실이</w:t>
      </w:r>
      <w:r>
        <w:rPr>
          <w:rFonts w:hint="eastAsia"/>
          <w:color w:val="000000"/>
          <w:lang w:val="en-US"/>
        </w:rPr>
        <w:t xml:space="preserve"> </w:t>
      </w:r>
      <w:r>
        <w:rPr>
          <w:rFonts w:hint="eastAsia"/>
          <w:color w:val="000000"/>
          <w:lang w:val="en-US"/>
        </w:rPr>
        <w:t>없음을</w:t>
      </w:r>
      <w:r>
        <w:rPr>
          <w:rFonts w:hint="eastAsia"/>
          <w:color w:val="000000"/>
          <w:lang w:val="en-US"/>
        </w:rPr>
        <w:t xml:space="preserve"> </w:t>
      </w:r>
      <w:r>
        <w:rPr>
          <w:rFonts w:hint="eastAsia"/>
          <w:color w:val="000000"/>
          <w:lang w:val="en-US"/>
        </w:rPr>
        <w:t>확인한다</w:t>
      </w:r>
      <w:r>
        <w:rPr>
          <w:rFonts w:hint="eastAsia"/>
          <w:color w:val="000000"/>
          <w:lang w:val="en-US"/>
        </w:rPr>
        <w:t>.</w:t>
      </w:r>
      <w:r>
        <w:rPr>
          <w:color w:val="000000"/>
          <w:lang w:val="en-US"/>
        </w:rPr>
        <w:br/>
      </w:r>
      <w:r>
        <w:rPr>
          <w:color w:val="000000"/>
          <w:lang w:val="en-US"/>
        </w:rPr>
        <w:br/>
      </w:r>
      <w:r>
        <w:rPr>
          <w:rFonts w:hint="eastAsia"/>
          <w:color w:val="000000"/>
        </w:rPr>
        <w:t>위</w:t>
      </w:r>
      <w:r>
        <w:rPr>
          <w:rFonts w:hint="eastAsia"/>
          <w:color w:val="000000"/>
        </w:rPr>
        <w:t xml:space="preserve"> </w:t>
      </w:r>
      <w:r>
        <w:rPr>
          <w:rFonts w:hint="eastAsia"/>
          <w:color w:val="000000"/>
        </w:rPr>
        <w:t>취지의</w:t>
      </w:r>
      <w:r>
        <w:rPr>
          <w:rFonts w:hint="eastAsia"/>
          <w:color w:val="000000"/>
        </w:rPr>
        <w:t xml:space="preserve"> </w:t>
      </w:r>
      <w:r>
        <w:rPr>
          <w:rFonts w:hint="eastAsia"/>
          <w:color w:val="000000"/>
        </w:rPr>
        <w:t>내용만</w:t>
      </w:r>
      <w:r>
        <w:rPr>
          <w:rFonts w:hint="eastAsia"/>
          <w:color w:val="000000"/>
        </w:rPr>
        <w:t xml:space="preserve"> </w:t>
      </w:r>
      <w:r>
        <w:rPr>
          <w:rFonts w:hint="eastAsia"/>
          <w:color w:val="000000"/>
        </w:rPr>
        <w:t>반영</w:t>
      </w:r>
      <w:r>
        <w:rPr>
          <w:rFonts w:hint="eastAsia"/>
          <w:color w:val="000000"/>
        </w:rPr>
        <w:t xml:space="preserve"> </w:t>
      </w:r>
      <w:r>
        <w:rPr>
          <w:rFonts w:hint="eastAsia"/>
          <w:color w:val="000000"/>
        </w:rPr>
        <w:t>부탁드립니다</w:t>
      </w:r>
      <w:r>
        <w:rPr>
          <w:color w:val="000000"/>
          <w:lang w:val="en-US"/>
        </w:rPr>
        <w:t>.</w:t>
      </w:r>
    </w:p>
    <w:p w14:paraId="3DB8B96C" w14:textId="77777777" w:rsidR="000854BD" w:rsidRDefault="000854BD" w:rsidP="000854BD">
      <w:pPr>
        <w:pStyle w:val="afe"/>
      </w:pPr>
    </w:p>
    <w:p w14:paraId="1FED30C8" w14:textId="77777777" w:rsidR="000854BD" w:rsidRDefault="000854BD" w:rsidP="000854BD">
      <w:pPr>
        <w:pStyle w:val="afe"/>
      </w:pPr>
      <w:r>
        <w:rPr>
          <w:rFonts w:hint="eastAsia"/>
          <w:color w:val="000000"/>
        </w:rPr>
        <w:t>관련하여</w:t>
      </w:r>
      <w:r>
        <w:rPr>
          <w:color w:val="000000"/>
          <w:lang w:val="en-US"/>
        </w:rPr>
        <w:t xml:space="preserve">, </w:t>
      </w:r>
      <w:r>
        <w:rPr>
          <w:rFonts w:hint="eastAsia"/>
          <w:color w:val="000000"/>
        </w:rPr>
        <w:t>해당</w:t>
      </w:r>
      <w:r>
        <w:rPr>
          <w:rFonts w:hint="eastAsia"/>
          <w:color w:val="000000"/>
        </w:rPr>
        <w:t xml:space="preserve"> </w:t>
      </w:r>
      <w:r>
        <w:rPr>
          <w:rFonts w:hint="eastAsia"/>
          <w:color w:val="000000"/>
        </w:rPr>
        <w:t>내용</w:t>
      </w:r>
      <w:r>
        <w:rPr>
          <w:rFonts w:hint="eastAsia"/>
          <w:color w:val="000000"/>
        </w:rPr>
        <w:t xml:space="preserve"> </w:t>
      </w:r>
      <w:r>
        <w:rPr>
          <w:rFonts w:hint="eastAsia"/>
          <w:color w:val="000000"/>
        </w:rPr>
        <w:t>이행을</w:t>
      </w:r>
      <w:r>
        <w:rPr>
          <w:rFonts w:hint="eastAsia"/>
          <w:color w:val="000000"/>
        </w:rPr>
        <w:t xml:space="preserve"> </w:t>
      </w:r>
      <w:r>
        <w:rPr>
          <w:rFonts w:hint="eastAsia"/>
          <w:color w:val="000000"/>
        </w:rPr>
        <w:t>위해</w:t>
      </w:r>
      <w:r>
        <w:rPr>
          <w:rFonts w:hint="eastAsia"/>
          <w:color w:val="000000"/>
        </w:rPr>
        <w:t xml:space="preserve"> </w:t>
      </w:r>
      <w:r>
        <w:rPr>
          <w:rFonts w:hint="eastAsia"/>
          <w:color w:val="000000"/>
        </w:rPr>
        <w:t>내용증명</w:t>
      </w:r>
      <w:r>
        <w:rPr>
          <w:rFonts w:hint="eastAsia"/>
          <w:color w:val="000000"/>
        </w:rPr>
        <w:t xml:space="preserve"> </w:t>
      </w:r>
      <w:r>
        <w:rPr>
          <w:rFonts w:hint="eastAsia"/>
          <w:color w:val="000000"/>
        </w:rPr>
        <w:t>초안</w:t>
      </w:r>
      <w:r>
        <w:rPr>
          <w:rFonts w:hint="eastAsia"/>
          <w:color w:val="000000"/>
        </w:rPr>
        <w:t xml:space="preserve"> </w:t>
      </w:r>
      <w:r>
        <w:rPr>
          <w:rFonts w:hint="eastAsia"/>
          <w:color w:val="000000"/>
        </w:rPr>
        <w:t>및</w:t>
      </w:r>
      <w:r>
        <w:rPr>
          <w:rFonts w:hint="eastAsia"/>
          <w:color w:val="000000"/>
        </w:rPr>
        <w:t xml:space="preserve"> </w:t>
      </w:r>
      <w:r>
        <w:rPr>
          <w:rFonts w:hint="eastAsia"/>
          <w:color w:val="000000"/>
        </w:rPr>
        <w:t>경계측량</w:t>
      </w:r>
      <w:r>
        <w:rPr>
          <w:rFonts w:hint="eastAsia"/>
          <w:color w:val="000000"/>
        </w:rPr>
        <w:t xml:space="preserve"> </w:t>
      </w:r>
      <w:r>
        <w:rPr>
          <w:rFonts w:hint="eastAsia"/>
          <w:color w:val="000000"/>
        </w:rPr>
        <w:t>결과서</w:t>
      </w:r>
      <w:r>
        <w:rPr>
          <w:rFonts w:hint="eastAsia"/>
          <w:color w:val="000000"/>
        </w:rPr>
        <w:t xml:space="preserve"> </w:t>
      </w:r>
      <w:r>
        <w:rPr>
          <w:rFonts w:hint="eastAsia"/>
          <w:color w:val="000000"/>
        </w:rPr>
        <w:t>공유드립니다</w:t>
      </w:r>
      <w:r>
        <w:rPr>
          <w:color w:val="000000"/>
          <w:lang w:val="en-US"/>
        </w:rPr>
        <w:t>.</w:t>
      </w:r>
    </w:p>
  </w:comment>
  <w:comment w:id="121" w:author="S&amp;K" w:date="2026-10-06T20:59:00Z" w:initials="S&amp;K">
    <w:p w14:paraId="76BA2167" w14:textId="77777777" w:rsidR="008C62E8" w:rsidRDefault="008C62E8" w:rsidP="008C62E8">
      <w:pPr>
        <w:pStyle w:val="afe"/>
      </w:pPr>
      <w:r>
        <w:rPr>
          <w:rStyle w:val="afd"/>
        </w:rPr>
        <w:annotationRef/>
      </w:r>
      <w:r>
        <w:rPr>
          <w:b/>
          <w:bCs/>
          <w:highlight w:val="yellow"/>
          <w:lang w:val="en-US"/>
        </w:rPr>
        <w:t>(261006)</w:t>
      </w:r>
      <w:r>
        <w:rPr>
          <w:highlight w:val="yellow"/>
          <w:lang w:val="en-US"/>
        </w:rPr>
        <w:t xml:space="preserve"> </w:t>
      </w:r>
      <w:r>
        <w:rPr>
          <w:rFonts w:hint="eastAsia"/>
          <w:highlight w:val="yellow"/>
        </w:rPr>
        <w:t>당사자간</w:t>
      </w:r>
      <w:r>
        <w:rPr>
          <w:rFonts w:hint="eastAsia"/>
          <w:highlight w:val="yellow"/>
        </w:rPr>
        <w:t xml:space="preserve"> </w:t>
      </w:r>
      <w:r>
        <w:rPr>
          <w:rFonts w:hint="eastAsia"/>
          <w:highlight w:val="yellow"/>
        </w:rPr>
        <w:t>협의된</w:t>
      </w:r>
      <w:r>
        <w:rPr>
          <w:rFonts w:hint="eastAsia"/>
          <w:highlight w:val="yellow"/>
        </w:rPr>
        <w:t xml:space="preserve"> </w:t>
      </w:r>
      <w:r>
        <w:rPr>
          <w:rFonts w:hint="eastAsia"/>
          <w:highlight w:val="yellow"/>
        </w:rPr>
        <w:t>바에</w:t>
      </w:r>
      <w:r>
        <w:rPr>
          <w:rFonts w:hint="eastAsia"/>
          <w:highlight w:val="yellow"/>
        </w:rPr>
        <w:t xml:space="preserve"> </w:t>
      </w:r>
      <w:r>
        <w:rPr>
          <w:rFonts w:hint="eastAsia"/>
          <w:highlight w:val="yellow"/>
        </w:rPr>
        <w:t>따라</w:t>
      </w:r>
      <w:r>
        <w:rPr>
          <w:rFonts w:hint="eastAsia"/>
          <w:highlight w:val="yellow"/>
        </w:rPr>
        <w:t xml:space="preserve"> </w:t>
      </w:r>
      <w:r>
        <w:rPr>
          <w:rFonts w:hint="eastAsia"/>
          <w:highlight w:val="yellow"/>
        </w:rPr>
        <w:t>수정된</w:t>
      </w:r>
      <w:r>
        <w:rPr>
          <w:rFonts w:hint="eastAsia"/>
          <w:highlight w:val="yellow"/>
        </w:rPr>
        <w:t xml:space="preserve"> </w:t>
      </w:r>
      <w:r>
        <w:rPr>
          <w:rFonts w:hint="eastAsia"/>
          <w:highlight w:val="yellow"/>
        </w:rPr>
        <w:t>것입니다</w:t>
      </w:r>
      <w:r>
        <w:rPr>
          <w:highlight w:val="yellow"/>
          <w:lang w:val="en-US"/>
        </w:rPr>
        <w:t>.</w:t>
      </w:r>
    </w:p>
  </w:comment>
  <w:comment w:id="122" w:author="성환 문" w:date="2026-10-07T13:52:00Z" w:initials="성문">
    <w:p w14:paraId="11197ACC" w14:textId="77777777" w:rsidR="00675F34" w:rsidRDefault="00675F34" w:rsidP="00675F34">
      <w:pPr>
        <w:pStyle w:val="afe"/>
      </w:pPr>
      <w:r>
        <w:rPr>
          <w:rStyle w:val="afd"/>
        </w:rPr>
        <w:annotationRef/>
      </w:r>
      <w:r>
        <w:rPr>
          <w:rFonts w:hint="eastAsia"/>
        </w:rPr>
        <w:t>매수인과</w:t>
      </w:r>
      <w:r>
        <w:rPr>
          <w:rFonts w:hint="eastAsia"/>
        </w:rPr>
        <w:t xml:space="preserve"> </w:t>
      </w:r>
      <w:r>
        <w:rPr>
          <w:rFonts w:hint="eastAsia"/>
        </w:rPr>
        <w:t>협의된</w:t>
      </w:r>
      <w:r>
        <w:rPr>
          <w:rFonts w:hint="eastAsia"/>
        </w:rPr>
        <w:t xml:space="preserve"> </w:t>
      </w:r>
      <w:r>
        <w:rPr>
          <w:rFonts w:hint="eastAsia"/>
        </w:rPr>
        <w:t>내용에</w:t>
      </w:r>
      <w:r>
        <w:rPr>
          <w:rFonts w:hint="eastAsia"/>
        </w:rPr>
        <w:t xml:space="preserve"> </w:t>
      </w:r>
      <w:r>
        <w:rPr>
          <w:rFonts w:hint="eastAsia"/>
        </w:rPr>
        <w:t>따라</w:t>
      </w:r>
      <w:r>
        <w:rPr>
          <w:rFonts w:hint="eastAsia"/>
        </w:rPr>
        <w:t xml:space="preserve">, </w:t>
      </w:r>
      <w:r>
        <w:rPr>
          <w:rFonts w:hint="eastAsia"/>
        </w:rPr>
        <w:t>해당</w:t>
      </w:r>
      <w:r>
        <w:rPr>
          <w:rFonts w:hint="eastAsia"/>
        </w:rPr>
        <w:t xml:space="preserve"> </w:t>
      </w:r>
      <w:r>
        <w:rPr>
          <w:rFonts w:hint="eastAsia"/>
        </w:rPr>
        <w:t>사항은</w:t>
      </w:r>
      <w:r>
        <w:rPr>
          <w:rFonts w:hint="eastAsia"/>
        </w:rPr>
        <w:t xml:space="preserve"> </w:t>
      </w:r>
      <w:r>
        <w:rPr>
          <w:rFonts w:hint="eastAsia"/>
          <w:b/>
          <w:bCs/>
        </w:rPr>
        <w:t>진술</w:t>
      </w:r>
      <w:r>
        <w:rPr>
          <w:rFonts w:hint="eastAsia"/>
          <w:b/>
          <w:bCs/>
        </w:rPr>
        <w:t xml:space="preserve"> </w:t>
      </w:r>
      <w:r>
        <w:rPr>
          <w:rFonts w:hint="eastAsia"/>
          <w:b/>
          <w:bCs/>
        </w:rPr>
        <w:t>및</w:t>
      </w:r>
      <w:r>
        <w:rPr>
          <w:rFonts w:hint="eastAsia"/>
          <w:b/>
          <w:bCs/>
        </w:rPr>
        <w:t xml:space="preserve"> </w:t>
      </w:r>
      <w:r>
        <w:rPr>
          <w:rFonts w:hint="eastAsia"/>
          <w:b/>
          <w:bCs/>
        </w:rPr>
        <w:t>보장</w:t>
      </w:r>
      <w:r>
        <w:rPr>
          <w:rFonts w:hint="eastAsia"/>
          <w:b/>
          <w:bCs/>
        </w:rPr>
        <w:t xml:space="preserve"> </w:t>
      </w:r>
      <w:r>
        <w:rPr>
          <w:rFonts w:hint="eastAsia"/>
          <w:b/>
          <w:bCs/>
        </w:rPr>
        <w:t>조항으로</w:t>
      </w:r>
      <w:r>
        <w:rPr>
          <w:rFonts w:hint="eastAsia"/>
          <w:b/>
          <w:bCs/>
        </w:rPr>
        <w:t xml:space="preserve"> </w:t>
      </w:r>
      <w:r>
        <w:rPr>
          <w:rFonts w:hint="eastAsia"/>
          <w:b/>
          <w:bCs/>
        </w:rPr>
        <w:t>이관하여</w:t>
      </w:r>
      <w:r>
        <w:rPr>
          <w:rFonts w:hint="eastAsia"/>
          <w:b/>
          <w:bCs/>
        </w:rPr>
        <w:t xml:space="preserve"> </w:t>
      </w:r>
      <w:r>
        <w:rPr>
          <w:rFonts w:hint="eastAsia"/>
          <w:b/>
          <w:bCs/>
        </w:rPr>
        <w:t>반영</w:t>
      </w:r>
      <w:r>
        <w:rPr>
          <w:rFonts w:hint="eastAsia"/>
        </w:rPr>
        <w:t>하여</w:t>
      </w:r>
      <w:r>
        <w:rPr>
          <w:rFonts w:hint="eastAsia"/>
        </w:rPr>
        <w:t xml:space="preserve"> </w:t>
      </w:r>
      <w:r>
        <w:rPr>
          <w:rFonts w:hint="eastAsia"/>
        </w:rPr>
        <w:t>주시기</w:t>
      </w:r>
      <w:r>
        <w:rPr>
          <w:rFonts w:hint="eastAsia"/>
        </w:rPr>
        <w:t xml:space="preserve"> </w:t>
      </w:r>
      <w:r>
        <w:rPr>
          <w:rFonts w:hint="eastAsia"/>
        </w:rPr>
        <w:t>바랍니다</w:t>
      </w:r>
      <w:r>
        <w:rPr>
          <w:rFonts w:hint="eastAsia"/>
        </w:rPr>
        <w:t>.</w:t>
      </w:r>
    </w:p>
    <w:p w14:paraId="19889B2F" w14:textId="77777777" w:rsidR="00675F34" w:rsidRDefault="00675F34" w:rsidP="00675F34">
      <w:pPr>
        <w:pStyle w:val="afe"/>
      </w:pPr>
    </w:p>
    <w:p w14:paraId="28B620F5" w14:textId="77777777" w:rsidR="00675F34" w:rsidRDefault="00675F34" w:rsidP="00675F34">
      <w:pPr>
        <w:pStyle w:val="afe"/>
      </w:pPr>
      <w:r>
        <w:rPr>
          <w:rFonts w:hint="eastAsia"/>
        </w:rPr>
        <w:t>이관</w:t>
      </w:r>
      <w:r>
        <w:rPr>
          <w:rFonts w:hint="eastAsia"/>
        </w:rPr>
        <w:t xml:space="preserve"> </w:t>
      </w:r>
      <w:r>
        <w:rPr>
          <w:rFonts w:hint="eastAsia"/>
        </w:rPr>
        <w:t>후</w:t>
      </w:r>
      <w:r>
        <w:rPr>
          <w:rFonts w:hint="eastAsia"/>
        </w:rPr>
        <w:t xml:space="preserve"> </w:t>
      </w:r>
      <w:r>
        <w:rPr>
          <w:rFonts w:hint="eastAsia"/>
        </w:rPr>
        <w:t>반영하고자</w:t>
      </w:r>
      <w:r>
        <w:rPr>
          <w:rFonts w:hint="eastAsia"/>
        </w:rPr>
        <w:t xml:space="preserve"> </w:t>
      </w:r>
      <w:r>
        <w:rPr>
          <w:rFonts w:hint="eastAsia"/>
        </w:rPr>
        <w:t>하는</w:t>
      </w:r>
      <w:r>
        <w:rPr>
          <w:rFonts w:hint="eastAsia"/>
        </w:rPr>
        <w:t xml:space="preserve"> </w:t>
      </w:r>
      <w:r>
        <w:rPr>
          <w:rFonts w:hint="eastAsia"/>
        </w:rPr>
        <w:t>취지는</w:t>
      </w:r>
      <w:r>
        <w:rPr>
          <w:rFonts w:hint="eastAsia"/>
        </w:rPr>
        <w:t xml:space="preserve"> </w:t>
      </w:r>
      <w:r>
        <w:rPr>
          <w:rFonts w:hint="eastAsia"/>
        </w:rPr>
        <w:t>다음과</w:t>
      </w:r>
      <w:r>
        <w:rPr>
          <w:rFonts w:hint="eastAsia"/>
        </w:rPr>
        <w:t xml:space="preserve"> </w:t>
      </w:r>
      <w:r>
        <w:rPr>
          <w:rFonts w:hint="eastAsia"/>
        </w:rPr>
        <w:t>같습니다</w:t>
      </w:r>
      <w:r>
        <w:rPr>
          <w:rFonts w:hint="eastAsia"/>
        </w:rPr>
        <w:t>.</w:t>
      </w:r>
    </w:p>
    <w:p w14:paraId="6E1B2A66" w14:textId="77777777" w:rsidR="00675F34" w:rsidRDefault="00675F34" w:rsidP="00675F34">
      <w:pPr>
        <w:pStyle w:val="afe"/>
      </w:pPr>
    </w:p>
    <w:p w14:paraId="23366B44" w14:textId="77777777" w:rsidR="00675F34" w:rsidRDefault="00675F34" w:rsidP="00675F34">
      <w:pPr>
        <w:pStyle w:val="afe"/>
        <w:numPr>
          <w:ilvl w:val="0"/>
          <w:numId w:val="36"/>
        </w:numPr>
        <w:ind w:left="720"/>
      </w:pPr>
      <w:r>
        <w:rPr>
          <w:rFonts w:hint="eastAsia"/>
          <w:b/>
          <w:bCs/>
        </w:rPr>
        <w:t>거래종결</w:t>
      </w:r>
      <w:r>
        <w:rPr>
          <w:rFonts w:hint="eastAsia"/>
          <w:b/>
          <w:bCs/>
        </w:rPr>
        <w:t xml:space="preserve"> </w:t>
      </w:r>
      <w:r>
        <w:rPr>
          <w:rFonts w:hint="eastAsia"/>
          <w:b/>
          <w:bCs/>
        </w:rPr>
        <w:t>전</w:t>
      </w:r>
      <w:r>
        <w:rPr>
          <w:rFonts w:hint="eastAsia"/>
          <w:b/>
          <w:bCs/>
        </w:rPr>
        <w:t xml:space="preserve"> </w:t>
      </w:r>
      <w:r>
        <w:rPr>
          <w:rFonts w:hint="eastAsia"/>
          <w:b/>
          <w:bCs/>
        </w:rPr>
        <w:t>조치</w:t>
      </w:r>
      <w:r>
        <w:br/>
      </w:r>
      <w:r>
        <w:rPr>
          <w:rFonts w:hint="eastAsia"/>
        </w:rPr>
        <w:t>매도인은</w:t>
      </w:r>
      <w:r>
        <w:rPr>
          <w:rFonts w:hint="eastAsia"/>
        </w:rPr>
        <w:t xml:space="preserve"> </w:t>
      </w:r>
      <w:r>
        <w:rPr>
          <w:rFonts w:hint="eastAsia"/>
        </w:rPr>
        <w:t>거래종결</w:t>
      </w:r>
      <w:r>
        <w:rPr>
          <w:rFonts w:hint="eastAsia"/>
        </w:rPr>
        <w:t xml:space="preserve"> </w:t>
      </w:r>
      <w:r>
        <w:rPr>
          <w:rFonts w:hint="eastAsia"/>
        </w:rPr>
        <w:t>전까지</w:t>
      </w:r>
      <w:r>
        <w:rPr>
          <w:rFonts w:hint="eastAsia"/>
        </w:rPr>
        <w:t xml:space="preserve"> </w:t>
      </w:r>
      <w:r>
        <w:rPr>
          <w:rFonts w:hint="eastAsia"/>
        </w:rPr>
        <w:t>각</w:t>
      </w:r>
      <w:r>
        <w:rPr>
          <w:rFonts w:hint="eastAsia"/>
        </w:rPr>
        <w:t xml:space="preserve"> </w:t>
      </w:r>
      <w:r>
        <w:rPr>
          <w:rFonts w:hint="eastAsia"/>
        </w:rPr>
        <w:t>임차인에게</w:t>
      </w:r>
      <w:r>
        <w:rPr>
          <w:rFonts w:hint="eastAsia"/>
        </w:rPr>
        <w:t xml:space="preserve"> </w:t>
      </w:r>
      <w:r>
        <w:rPr>
          <w:rFonts w:hint="eastAsia"/>
        </w:rPr>
        <w:t>보험상</w:t>
      </w:r>
      <w:r>
        <w:rPr>
          <w:rFonts w:hint="eastAsia"/>
        </w:rPr>
        <w:t xml:space="preserve"> </w:t>
      </w:r>
      <w:r>
        <w:rPr>
          <w:rFonts w:hint="eastAsia"/>
        </w:rPr>
        <w:t>대위권</w:t>
      </w:r>
      <w:r>
        <w:rPr>
          <w:rFonts w:hint="eastAsia"/>
        </w:rPr>
        <w:t xml:space="preserve"> </w:t>
      </w:r>
      <w:r>
        <w:rPr>
          <w:rFonts w:hint="eastAsia"/>
        </w:rPr>
        <w:t>포기의</w:t>
      </w:r>
      <w:r>
        <w:rPr>
          <w:rFonts w:hint="eastAsia"/>
        </w:rPr>
        <w:t xml:space="preserve"> </w:t>
      </w:r>
      <w:r>
        <w:rPr>
          <w:rFonts w:hint="eastAsia"/>
        </w:rPr>
        <w:t>대상에</w:t>
      </w:r>
      <w:r>
        <w:rPr>
          <w:rFonts w:hint="eastAsia"/>
        </w:rPr>
        <w:t xml:space="preserve"> </w:t>
      </w:r>
      <w:r>
        <w:rPr>
          <w:rFonts w:hint="eastAsia"/>
        </w:rPr>
        <w:t>매수인이</w:t>
      </w:r>
      <w:r>
        <w:rPr>
          <w:rFonts w:hint="eastAsia"/>
        </w:rPr>
        <w:t xml:space="preserve"> </w:t>
      </w:r>
      <w:r>
        <w:rPr>
          <w:rFonts w:hint="eastAsia"/>
        </w:rPr>
        <w:t>추가</w:t>
      </w:r>
      <w:r>
        <w:rPr>
          <w:rFonts w:hint="eastAsia"/>
        </w:rPr>
        <w:t xml:space="preserve"> </w:t>
      </w:r>
      <w:r>
        <w:rPr>
          <w:rFonts w:hint="eastAsia"/>
        </w:rPr>
        <w:t>또는</w:t>
      </w:r>
      <w:r>
        <w:rPr>
          <w:rFonts w:hint="eastAsia"/>
        </w:rPr>
        <w:t xml:space="preserve"> </w:t>
      </w:r>
      <w:r>
        <w:rPr>
          <w:rFonts w:hint="eastAsia"/>
        </w:rPr>
        <w:t>변경되도록</w:t>
      </w:r>
      <w:r>
        <w:rPr>
          <w:rFonts w:hint="eastAsia"/>
        </w:rPr>
        <w:t xml:space="preserve"> </w:t>
      </w:r>
      <w:r>
        <w:rPr>
          <w:rFonts w:hint="eastAsia"/>
        </w:rPr>
        <w:t>요청하고</w:t>
      </w:r>
      <w:r>
        <w:rPr>
          <w:rFonts w:hint="eastAsia"/>
        </w:rPr>
        <w:t xml:space="preserve">, </w:t>
      </w:r>
      <w:r>
        <w:rPr>
          <w:rFonts w:hint="eastAsia"/>
        </w:rPr>
        <w:t>관련</w:t>
      </w:r>
      <w:r>
        <w:rPr>
          <w:rFonts w:hint="eastAsia"/>
        </w:rPr>
        <w:t xml:space="preserve"> </w:t>
      </w:r>
      <w:r>
        <w:rPr>
          <w:rFonts w:hint="eastAsia"/>
        </w:rPr>
        <w:t>조치가</w:t>
      </w:r>
      <w:r>
        <w:rPr>
          <w:rFonts w:hint="eastAsia"/>
        </w:rPr>
        <w:t xml:space="preserve"> </w:t>
      </w:r>
      <w:r>
        <w:rPr>
          <w:rFonts w:hint="eastAsia"/>
        </w:rPr>
        <w:t>완료되었음을</w:t>
      </w:r>
      <w:r>
        <w:rPr>
          <w:rFonts w:hint="eastAsia"/>
        </w:rPr>
        <w:t xml:space="preserve"> </w:t>
      </w:r>
      <w:r>
        <w:rPr>
          <w:rFonts w:hint="eastAsia"/>
        </w:rPr>
        <w:t>확인할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증빙을</w:t>
      </w:r>
      <w:r>
        <w:rPr>
          <w:rFonts w:hint="eastAsia"/>
        </w:rPr>
        <w:t xml:space="preserve"> </w:t>
      </w:r>
      <w:r>
        <w:rPr>
          <w:rFonts w:hint="eastAsia"/>
        </w:rPr>
        <w:t>매수인에게</w:t>
      </w:r>
      <w:r>
        <w:rPr>
          <w:rFonts w:hint="eastAsia"/>
        </w:rPr>
        <w:t xml:space="preserve"> </w:t>
      </w:r>
      <w:r>
        <w:rPr>
          <w:rFonts w:hint="eastAsia"/>
        </w:rPr>
        <w:t>제공한다</w:t>
      </w:r>
      <w:r>
        <w:rPr>
          <w:rFonts w:hint="eastAsia"/>
        </w:rPr>
        <w:t>.</w:t>
      </w:r>
      <w:r>
        <w:br/>
      </w:r>
    </w:p>
    <w:p w14:paraId="7BC36E8A" w14:textId="77777777" w:rsidR="00675F34" w:rsidRDefault="00675F34" w:rsidP="00675F34">
      <w:pPr>
        <w:pStyle w:val="afe"/>
        <w:numPr>
          <w:ilvl w:val="0"/>
          <w:numId w:val="36"/>
        </w:numPr>
        <w:ind w:left="720"/>
      </w:pPr>
      <w:r>
        <w:rPr>
          <w:rFonts w:hint="eastAsia"/>
          <w:b/>
          <w:bCs/>
        </w:rPr>
        <w:t>거래종결</w:t>
      </w:r>
      <w:r>
        <w:rPr>
          <w:rFonts w:hint="eastAsia"/>
          <w:b/>
          <w:bCs/>
        </w:rPr>
        <w:t xml:space="preserve"> </w:t>
      </w:r>
      <w:r>
        <w:rPr>
          <w:rFonts w:hint="eastAsia"/>
          <w:b/>
          <w:bCs/>
        </w:rPr>
        <w:t>전</w:t>
      </w:r>
      <w:r>
        <w:rPr>
          <w:rFonts w:hint="eastAsia"/>
          <w:b/>
          <w:bCs/>
        </w:rPr>
        <w:t xml:space="preserve"> </w:t>
      </w:r>
      <w:r>
        <w:rPr>
          <w:rFonts w:hint="eastAsia"/>
          <w:b/>
          <w:bCs/>
        </w:rPr>
        <w:t>미완료</w:t>
      </w:r>
      <w:r>
        <w:rPr>
          <w:rFonts w:hint="eastAsia"/>
          <w:b/>
          <w:bCs/>
        </w:rPr>
        <w:t xml:space="preserve"> </w:t>
      </w:r>
      <w:r>
        <w:rPr>
          <w:rFonts w:hint="eastAsia"/>
          <w:b/>
          <w:bCs/>
        </w:rPr>
        <w:t>시</w:t>
      </w:r>
      <w:r>
        <w:rPr>
          <w:rFonts w:hint="eastAsia"/>
          <w:b/>
          <w:bCs/>
        </w:rPr>
        <w:t xml:space="preserve"> </w:t>
      </w:r>
      <w:r>
        <w:rPr>
          <w:rFonts w:hint="eastAsia"/>
          <w:b/>
          <w:bCs/>
        </w:rPr>
        <w:t>조치</w:t>
      </w:r>
      <w:r>
        <w:br/>
      </w:r>
      <w:r>
        <w:rPr>
          <w:rFonts w:hint="eastAsia"/>
        </w:rPr>
        <w:t>거래종결</w:t>
      </w:r>
      <w:r>
        <w:rPr>
          <w:rFonts w:hint="eastAsia"/>
        </w:rPr>
        <w:t xml:space="preserve"> </w:t>
      </w:r>
      <w:r>
        <w:rPr>
          <w:rFonts w:hint="eastAsia"/>
        </w:rPr>
        <w:t>전까지</w:t>
      </w:r>
      <w:r>
        <w:rPr>
          <w:rFonts w:hint="eastAsia"/>
        </w:rPr>
        <w:t xml:space="preserve"> </w:t>
      </w:r>
      <w:r>
        <w:rPr>
          <w:rFonts w:hint="eastAsia"/>
        </w:rPr>
        <w:t>위</w:t>
      </w:r>
      <w:r>
        <w:rPr>
          <w:rFonts w:hint="eastAsia"/>
        </w:rPr>
        <w:t xml:space="preserve"> </w:t>
      </w:r>
      <w:r>
        <w:rPr>
          <w:rFonts w:hint="eastAsia"/>
        </w:rPr>
        <w:t>증빙을</w:t>
      </w:r>
      <w:r>
        <w:rPr>
          <w:rFonts w:hint="eastAsia"/>
        </w:rPr>
        <w:t xml:space="preserve"> </w:t>
      </w:r>
      <w:r>
        <w:rPr>
          <w:rFonts w:hint="eastAsia"/>
        </w:rPr>
        <w:t>확보하지</w:t>
      </w:r>
      <w:r>
        <w:rPr>
          <w:rFonts w:hint="eastAsia"/>
        </w:rPr>
        <w:t xml:space="preserve"> </w:t>
      </w:r>
      <w:r>
        <w:rPr>
          <w:rFonts w:hint="eastAsia"/>
        </w:rPr>
        <w:t>못한</w:t>
      </w:r>
      <w:r>
        <w:rPr>
          <w:rFonts w:hint="eastAsia"/>
        </w:rPr>
        <w:t xml:space="preserve"> </w:t>
      </w:r>
      <w:r>
        <w:rPr>
          <w:rFonts w:hint="eastAsia"/>
        </w:rPr>
        <w:t>경우</w:t>
      </w:r>
      <w:r>
        <w:rPr>
          <w:rFonts w:hint="eastAsia"/>
        </w:rPr>
        <w:t xml:space="preserve">, </w:t>
      </w:r>
      <w:r>
        <w:rPr>
          <w:rFonts w:hint="eastAsia"/>
        </w:rPr>
        <w:t>거래종결</w:t>
      </w:r>
      <w:r>
        <w:rPr>
          <w:rFonts w:hint="eastAsia"/>
        </w:rPr>
        <w:t xml:space="preserve"> </w:t>
      </w:r>
      <w:r>
        <w:rPr>
          <w:rFonts w:hint="eastAsia"/>
        </w:rPr>
        <w:t>이후에는</w:t>
      </w:r>
      <w:r>
        <w:rPr>
          <w:rFonts w:hint="eastAsia"/>
        </w:rPr>
        <w:t xml:space="preserve"> </w:t>
      </w:r>
      <w:r>
        <w:rPr>
          <w:rFonts w:hint="eastAsia"/>
        </w:rPr>
        <w:t>매수인이</w:t>
      </w:r>
      <w:r>
        <w:rPr>
          <w:rFonts w:hint="eastAsia"/>
        </w:rPr>
        <w:t xml:space="preserve"> </w:t>
      </w:r>
      <w:r>
        <w:rPr>
          <w:rFonts w:hint="eastAsia"/>
        </w:rPr>
        <w:t>임대차계약에</w:t>
      </w:r>
      <w:r>
        <w:rPr>
          <w:rFonts w:hint="eastAsia"/>
        </w:rPr>
        <w:t xml:space="preserve"> </w:t>
      </w:r>
      <w:r>
        <w:rPr>
          <w:rFonts w:hint="eastAsia"/>
        </w:rPr>
        <w:t>따라</w:t>
      </w:r>
      <w:r>
        <w:rPr>
          <w:rFonts w:hint="eastAsia"/>
        </w:rPr>
        <w:t xml:space="preserve"> </w:t>
      </w:r>
      <w:r>
        <w:rPr>
          <w:rFonts w:hint="eastAsia"/>
        </w:rPr>
        <w:t>직접</w:t>
      </w:r>
      <w:r>
        <w:rPr>
          <w:rFonts w:hint="eastAsia"/>
        </w:rPr>
        <w:t xml:space="preserve"> </w:t>
      </w:r>
      <w:r>
        <w:rPr>
          <w:rFonts w:hint="eastAsia"/>
        </w:rPr>
        <w:t>임차인에게</w:t>
      </w:r>
      <w:r>
        <w:rPr>
          <w:rFonts w:hint="eastAsia"/>
        </w:rPr>
        <w:t xml:space="preserve"> </w:t>
      </w:r>
      <w:r>
        <w:rPr>
          <w:rFonts w:hint="eastAsia"/>
        </w:rPr>
        <w:t>대위권</w:t>
      </w:r>
      <w:r>
        <w:rPr>
          <w:rFonts w:hint="eastAsia"/>
        </w:rPr>
        <w:t xml:space="preserve"> </w:t>
      </w:r>
      <w:r>
        <w:rPr>
          <w:rFonts w:hint="eastAsia"/>
        </w:rPr>
        <w:t>포기</w:t>
      </w:r>
      <w:r>
        <w:rPr>
          <w:rFonts w:hint="eastAsia"/>
        </w:rPr>
        <w:t xml:space="preserve"> </w:t>
      </w:r>
      <w:r>
        <w:rPr>
          <w:rFonts w:hint="eastAsia"/>
        </w:rPr>
        <w:t>대상에</w:t>
      </w:r>
      <w:r>
        <w:rPr>
          <w:rFonts w:hint="eastAsia"/>
        </w:rPr>
        <w:t xml:space="preserve"> </w:t>
      </w:r>
      <w:r>
        <w:rPr>
          <w:rFonts w:hint="eastAsia"/>
        </w:rPr>
        <w:t>매수인이</w:t>
      </w:r>
      <w:r>
        <w:rPr>
          <w:rFonts w:hint="eastAsia"/>
        </w:rPr>
        <w:t xml:space="preserve"> </w:t>
      </w:r>
      <w:r>
        <w:rPr>
          <w:rFonts w:hint="eastAsia"/>
        </w:rPr>
        <w:t>등재되도록</w:t>
      </w:r>
      <w:r>
        <w:rPr>
          <w:rFonts w:hint="eastAsia"/>
        </w:rPr>
        <w:t xml:space="preserve"> </w:t>
      </w:r>
      <w:r>
        <w:rPr>
          <w:rFonts w:hint="eastAsia"/>
        </w:rPr>
        <w:t>필요한</w:t>
      </w:r>
      <w:r>
        <w:rPr>
          <w:rFonts w:hint="eastAsia"/>
        </w:rPr>
        <w:t xml:space="preserve"> </w:t>
      </w:r>
      <w:r>
        <w:rPr>
          <w:rFonts w:hint="eastAsia"/>
        </w:rPr>
        <w:t>조치를</w:t>
      </w:r>
      <w:r>
        <w:rPr>
          <w:rFonts w:hint="eastAsia"/>
        </w:rPr>
        <w:t xml:space="preserve"> </w:t>
      </w:r>
      <w:r>
        <w:rPr>
          <w:rFonts w:hint="eastAsia"/>
        </w:rPr>
        <w:t>요청한다</w:t>
      </w:r>
      <w:r>
        <w:rPr>
          <w:rFonts w:hint="eastAsia"/>
        </w:rPr>
        <w:t xml:space="preserve">. </w:t>
      </w:r>
      <w:r>
        <w:rPr>
          <w:rFonts w:hint="eastAsia"/>
        </w:rPr>
        <w:t>이</w:t>
      </w:r>
      <w:r>
        <w:rPr>
          <w:rFonts w:hint="eastAsia"/>
        </w:rPr>
        <w:t xml:space="preserve"> </w:t>
      </w:r>
      <w:r>
        <w:rPr>
          <w:rFonts w:hint="eastAsia"/>
        </w:rPr>
        <w:t>과정에서</w:t>
      </w:r>
      <w:r>
        <w:rPr>
          <w:rFonts w:hint="eastAsia"/>
        </w:rPr>
        <w:t xml:space="preserve"> </w:t>
      </w:r>
      <w:r>
        <w:rPr>
          <w:rFonts w:hint="eastAsia"/>
        </w:rPr>
        <w:t>매수인이</w:t>
      </w:r>
      <w:r>
        <w:rPr>
          <w:rFonts w:hint="eastAsia"/>
        </w:rPr>
        <w:t xml:space="preserve"> </w:t>
      </w:r>
      <w:r>
        <w:rPr>
          <w:rFonts w:hint="eastAsia"/>
        </w:rPr>
        <w:t>관련</w:t>
      </w:r>
      <w:r>
        <w:rPr>
          <w:rFonts w:hint="eastAsia"/>
        </w:rPr>
        <w:t xml:space="preserve"> </w:t>
      </w:r>
      <w:r>
        <w:rPr>
          <w:rFonts w:hint="eastAsia"/>
        </w:rPr>
        <w:t>업무의</w:t>
      </w:r>
      <w:r>
        <w:rPr>
          <w:rFonts w:hint="eastAsia"/>
        </w:rPr>
        <w:t xml:space="preserve"> </w:t>
      </w:r>
      <w:r>
        <w:rPr>
          <w:rFonts w:hint="eastAsia"/>
        </w:rPr>
        <w:t>진행을</w:t>
      </w:r>
      <w:r>
        <w:rPr>
          <w:rFonts w:hint="eastAsia"/>
        </w:rPr>
        <w:t xml:space="preserve"> </w:t>
      </w:r>
      <w:r>
        <w:rPr>
          <w:rFonts w:hint="eastAsia"/>
        </w:rPr>
        <w:t>위하여</w:t>
      </w:r>
      <w:r>
        <w:rPr>
          <w:rFonts w:hint="eastAsia"/>
        </w:rPr>
        <w:t xml:space="preserve"> </w:t>
      </w:r>
      <w:r>
        <w:rPr>
          <w:rFonts w:hint="eastAsia"/>
        </w:rPr>
        <w:t>합리적으로</w:t>
      </w:r>
      <w:r>
        <w:rPr>
          <w:rFonts w:hint="eastAsia"/>
        </w:rPr>
        <w:t xml:space="preserve"> </w:t>
      </w:r>
      <w:r>
        <w:rPr>
          <w:rFonts w:hint="eastAsia"/>
        </w:rPr>
        <w:t>협조를</w:t>
      </w:r>
      <w:r>
        <w:rPr>
          <w:rFonts w:hint="eastAsia"/>
        </w:rPr>
        <w:t xml:space="preserve"> </w:t>
      </w:r>
      <w:r>
        <w:rPr>
          <w:rFonts w:hint="eastAsia"/>
        </w:rPr>
        <w:t>요청하는</w:t>
      </w:r>
      <w:r>
        <w:rPr>
          <w:rFonts w:hint="eastAsia"/>
        </w:rPr>
        <w:t xml:space="preserve"> </w:t>
      </w:r>
      <w:r>
        <w:rPr>
          <w:rFonts w:hint="eastAsia"/>
        </w:rPr>
        <w:t>경우</w:t>
      </w:r>
      <w:r>
        <w:rPr>
          <w:rFonts w:hint="eastAsia"/>
        </w:rPr>
        <w:t xml:space="preserve">, </w:t>
      </w:r>
      <w:r>
        <w:rPr>
          <w:rFonts w:hint="eastAsia"/>
        </w:rPr>
        <w:t>매도인은</w:t>
      </w:r>
      <w:r>
        <w:rPr>
          <w:rFonts w:hint="eastAsia"/>
        </w:rPr>
        <w:t xml:space="preserve"> </w:t>
      </w:r>
      <w:r>
        <w:rPr>
          <w:rFonts w:hint="eastAsia"/>
        </w:rPr>
        <w:t>필요한</w:t>
      </w:r>
      <w:r>
        <w:rPr>
          <w:rFonts w:hint="eastAsia"/>
        </w:rPr>
        <w:t xml:space="preserve"> </w:t>
      </w:r>
      <w:r>
        <w:rPr>
          <w:rFonts w:hint="eastAsia"/>
        </w:rPr>
        <w:t>범위</w:t>
      </w:r>
      <w:r>
        <w:rPr>
          <w:rFonts w:hint="eastAsia"/>
        </w:rPr>
        <w:t xml:space="preserve"> </w:t>
      </w:r>
      <w:r>
        <w:rPr>
          <w:rFonts w:hint="eastAsia"/>
        </w:rPr>
        <w:t>내에서</w:t>
      </w:r>
      <w:r>
        <w:rPr>
          <w:rFonts w:hint="eastAsia"/>
        </w:rPr>
        <w:t xml:space="preserve"> </w:t>
      </w:r>
      <w:r>
        <w:rPr>
          <w:rFonts w:hint="eastAsia"/>
        </w:rPr>
        <w:t>이에</w:t>
      </w:r>
      <w:r>
        <w:rPr>
          <w:rFonts w:hint="eastAsia"/>
        </w:rPr>
        <w:t xml:space="preserve"> </w:t>
      </w:r>
      <w:r>
        <w:rPr>
          <w:rFonts w:hint="eastAsia"/>
        </w:rPr>
        <w:t>협조한다</w:t>
      </w:r>
      <w:r>
        <w:rPr>
          <w:rFonts w:hint="eastAsia"/>
        </w:rPr>
        <w:t>.</w:t>
      </w:r>
    </w:p>
  </w:comment>
  <w:comment w:id="132" w:author="S&amp;K" w:date="2026-10-06T21:26:00Z" w:initials="S&amp;K">
    <w:p w14:paraId="64860089" w14:textId="77777777" w:rsidR="001377E2" w:rsidRDefault="001377E2" w:rsidP="001377E2">
      <w:pPr>
        <w:pStyle w:val="afe"/>
      </w:pPr>
      <w:r>
        <w:rPr>
          <w:rStyle w:val="afd"/>
        </w:rPr>
        <w:annotationRef/>
      </w:r>
      <w:r>
        <w:rPr>
          <w:b/>
          <w:bCs/>
          <w:highlight w:val="yellow"/>
          <w:lang w:val="en-US"/>
        </w:rPr>
        <w:t>(261006)</w:t>
      </w:r>
      <w:r>
        <w:rPr>
          <w:highlight w:val="yellow"/>
          <w:lang w:val="en-US"/>
        </w:rPr>
        <w:t xml:space="preserve"> </w:t>
      </w:r>
      <w:r>
        <w:rPr>
          <w:rFonts w:hint="eastAsia"/>
          <w:highlight w:val="yellow"/>
        </w:rPr>
        <w:t>마찬가지로</w:t>
      </w:r>
      <w:r>
        <w:rPr>
          <w:rFonts w:hint="eastAsia"/>
          <w:highlight w:val="yellow"/>
        </w:rPr>
        <w:t xml:space="preserve"> </w:t>
      </w:r>
      <w:r>
        <w:rPr>
          <w:rFonts w:hint="eastAsia"/>
          <w:highlight w:val="yellow"/>
        </w:rPr>
        <w:t>당사자간</w:t>
      </w:r>
      <w:r>
        <w:rPr>
          <w:rFonts w:hint="eastAsia"/>
          <w:highlight w:val="yellow"/>
        </w:rPr>
        <w:t xml:space="preserve"> </w:t>
      </w:r>
      <w:r>
        <w:rPr>
          <w:rFonts w:hint="eastAsia"/>
          <w:highlight w:val="yellow"/>
        </w:rPr>
        <w:t>협의된</w:t>
      </w:r>
      <w:r>
        <w:rPr>
          <w:rFonts w:hint="eastAsia"/>
          <w:highlight w:val="yellow"/>
        </w:rPr>
        <w:t xml:space="preserve"> </w:t>
      </w:r>
      <w:r>
        <w:rPr>
          <w:rFonts w:hint="eastAsia"/>
          <w:highlight w:val="yellow"/>
        </w:rPr>
        <w:t>바에</w:t>
      </w:r>
      <w:r>
        <w:rPr>
          <w:rFonts w:hint="eastAsia"/>
          <w:highlight w:val="yellow"/>
        </w:rPr>
        <w:t xml:space="preserve"> </w:t>
      </w:r>
      <w:r>
        <w:rPr>
          <w:rFonts w:hint="eastAsia"/>
          <w:highlight w:val="yellow"/>
        </w:rPr>
        <w:t>따라</w:t>
      </w:r>
      <w:r>
        <w:rPr>
          <w:rFonts w:hint="eastAsia"/>
          <w:highlight w:val="yellow"/>
        </w:rPr>
        <w:t xml:space="preserve"> </w:t>
      </w:r>
      <w:r>
        <w:rPr>
          <w:rFonts w:hint="eastAsia"/>
          <w:highlight w:val="yellow"/>
        </w:rPr>
        <w:t>수정하였습니다</w:t>
      </w:r>
      <w:r>
        <w:rPr>
          <w:highlight w:val="yellow"/>
          <w:lang w:val="en-US"/>
        </w:rPr>
        <w:t xml:space="preserve">. </w:t>
      </w:r>
      <w:r>
        <w:rPr>
          <w:rFonts w:hint="eastAsia"/>
          <w:highlight w:val="yellow"/>
        </w:rPr>
        <w:t>이</w:t>
      </w:r>
      <w:r>
        <w:rPr>
          <w:rFonts w:hint="eastAsia"/>
          <w:highlight w:val="yellow"/>
        </w:rPr>
        <w:t xml:space="preserve"> </w:t>
      </w:r>
      <w:r>
        <w:rPr>
          <w:rFonts w:hint="eastAsia"/>
          <w:highlight w:val="yellow"/>
        </w:rPr>
        <w:t>경우</w:t>
      </w:r>
      <w:r>
        <w:rPr>
          <w:rFonts w:hint="eastAsia"/>
          <w:highlight w:val="yellow"/>
        </w:rPr>
        <w:t xml:space="preserve"> </w:t>
      </w:r>
      <w:r>
        <w:rPr>
          <w:rFonts w:hint="eastAsia"/>
          <w:highlight w:val="yellow"/>
        </w:rPr>
        <w:t>별첨</w:t>
      </w:r>
      <w:r>
        <w:rPr>
          <w:rFonts w:hint="eastAsia"/>
          <w:highlight w:val="yellow"/>
        </w:rPr>
        <w:t xml:space="preserve"> </w:t>
      </w:r>
      <w:r>
        <w:rPr>
          <w:highlight w:val="yellow"/>
          <w:lang w:val="en-US"/>
        </w:rPr>
        <w:t>10</w:t>
      </w:r>
      <w:r>
        <w:rPr>
          <w:rFonts w:hint="eastAsia"/>
          <w:highlight w:val="yellow"/>
        </w:rPr>
        <w:t>은</w:t>
      </w:r>
      <w:r>
        <w:rPr>
          <w:rFonts w:hint="eastAsia"/>
          <w:highlight w:val="yellow"/>
        </w:rPr>
        <w:t xml:space="preserve"> </w:t>
      </w:r>
      <w:r>
        <w:rPr>
          <w:rFonts w:hint="eastAsia"/>
          <w:highlight w:val="yellow"/>
        </w:rPr>
        <w:t>필요하지</w:t>
      </w:r>
      <w:r>
        <w:rPr>
          <w:rFonts w:hint="eastAsia"/>
          <w:highlight w:val="yellow"/>
        </w:rPr>
        <w:t xml:space="preserve"> </w:t>
      </w:r>
      <w:r>
        <w:rPr>
          <w:rFonts w:hint="eastAsia"/>
          <w:highlight w:val="yellow"/>
        </w:rPr>
        <w:t>않을</w:t>
      </w:r>
      <w:r>
        <w:rPr>
          <w:rFonts w:hint="eastAsia"/>
          <w:highlight w:val="yellow"/>
        </w:rPr>
        <w:t xml:space="preserve"> </w:t>
      </w:r>
      <w:r>
        <w:rPr>
          <w:rFonts w:hint="eastAsia"/>
          <w:highlight w:val="yellow"/>
        </w:rPr>
        <w:t>것으로</w:t>
      </w:r>
      <w:r>
        <w:rPr>
          <w:rFonts w:hint="eastAsia"/>
          <w:highlight w:val="yellow"/>
        </w:rPr>
        <w:t xml:space="preserve"> </w:t>
      </w:r>
      <w:r>
        <w:rPr>
          <w:rFonts w:hint="eastAsia"/>
          <w:highlight w:val="yellow"/>
        </w:rPr>
        <w:t>보이며</w:t>
      </w:r>
      <w:r>
        <w:rPr>
          <w:highlight w:val="yellow"/>
          <w:lang w:val="en-US"/>
        </w:rPr>
        <w:t xml:space="preserve">, </w:t>
      </w:r>
      <w:r>
        <w:rPr>
          <w:rFonts w:hint="eastAsia"/>
          <w:highlight w:val="yellow"/>
        </w:rPr>
        <w:t>거래종결일에</w:t>
      </w:r>
      <w:r>
        <w:rPr>
          <w:rFonts w:hint="eastAsia"/>
          <w:highlight w:val="yellow"/>
        </w:rPr>
        <w:t xml:space="preserve"> </w:t>
      </w:r>
      <w:r>
        <w:rPr>
          <w:rFonts w:hint="eastAsia"/>
          <w:highlight w:val="yellow"/>
        </w:rPr>
        <w:t>매도인이</w:t>
      </w:r>
      <w:r>
        <w:rPr>
          <w:rFonts w:hint="eastAsia"/>
          <w:highlight w:val="yellow"/>
        </w:rPr>
        <w:t xml:space="preserve"> </w:t>
      </w:r>
      <w:r>
        <w:rPr>
          <w:rFonts w:hint="eastAsia"/>
          <w:highlight w:val="yellow"/>
        </w:rPr>
        <w:t>매수인에게</w:t>
      </w:r>
      <w:r>
        <w:rPr>
          <w:rFonts w:hint="eastAsia"/>
          <w:highlight w:val="yellow"/>
        </w:rPr>
        <w:t xml:space="preserve"> </w:t>
      </w:r>
      <w:r>
        <w:rPr>
          <w:rFonts w:hint="eastAsia"/>
          <w:highlight w:val="yellow"/>
        </w:rPr>
        <w:t>별도로</w:t>
      </w:r>
      <w:r>
        <w:rPr>
          <w:rFonts w:hint="eastAsia"/>
          <w:highlight w:val="yellow"/>
        </w:rPr>
        <w:t xml:space="preserve"> </w:t>
      </w:r>
      <w:r>
        <w:rPr>
          <w:rFonts w:hint="eastAsia"/>
          <w:highlight w:val="yellow"/>
        </w:rPr>
        <w:t>자료를</w:t>
      </w:r>
      <w:r>
        <w:rPr>
          <w:rFonts w:hint="eastAsia"/>
          <w:highlight w:val="yellow"/>
        </w:rPr>
        <w:t xml:space="preserve"> </w:t>
      </w:r>
      <w:r>
        <w:rPr>
          <w:rFonts w:hint="eastAsia"/>
          <w:highlight w:val="yellow"/>
        </w:rPr>
        <w:t>인계하면</w:t>
      </w:r>
      <w:r>
        <w:rPr>
          <w:rFonts w:hint="eastAsia"/>
          <w:highlight w:val="yellow"/>
        </w:rPr>
        <w:t xml:space="preserve"> </w:t>
      </w:r>
      <w:r>
        <w:rPr>
          <w:rFonts w:hint="eastAsia"/>
          <w:highlight w:val="yellow"/>
        </w:rPr>
        <w:t>될</w:t>
      </w:r>
      <w:r>
        <w:rPr>
          <w:rFonts w:hint="eastAsia"/>
          <w:highlight w:val="yellow"/>
        </w:rPr>
        <w:t xml:space="preserve"> </w:t>
      </w:r>
      <w:r>
        <w:rPr>
          <w:rFonts w:hint="eastAsia"/>
          <w:highlight w:val="yellow"/>
        </w:rPr>
        <w:t>것으로</w:t>
      </w:r>
      <w:r>
        <w:rPr>
          <w:rFonts w:hint="eastAsia"/>
          <w:highlight w:val="yellow"/>
        </w:rPr>
        <w:t xml:space="preserve"> </w:t>
      </w:r>
      <w:r>
        <w:rPr>
          <w:rFonts w:hint="eastAsia"/>
          <w:highlight w:val="yellow"/>
        </w:rPr>
        <w:t>보입니다</w:t>
      </w:r>
      <w:r>
        <w:rPr>
          <w:highlight w:val="yellow"/>
          <w:lang w:val="en-US"/>
        </w:rPr>
        <w:t>.</w:t>
      </w:r>
    </w:p>
  </w:comment>
  <w:comment w:id="133" w:author="S&amp;K" w:date="2026-10-06T21:15:00Z" w:initials="S&amp;K">
    <w:p w14:paraId="606CA495" w14:textId="77777777" w:rsidR="00277C20" w:rsidRDefault="00277C20" w:rsidP="00277C20">
      <w:pPr>
        <w:pStyle w:val="afe"/>
      </w:pPr>
      <w:r>
        <w:rPr>
          <w:rStyle w:val="afd"/>
        </w:rPr>
        <w:annotationRef/>
      </w:r>
      <w:r>
        <w:rPr>
          <w:b/>
          <w:bCs/>
          <w:highlight w:val="yellow"/>
          <w:lang w:val="en-US"/>
        </w:rPr>
        <w:t xml:space="preserve">(261006) </w:t>
      </w:r>
      <w:r>
        <w:rPr>
          <w:rFonts w:hint="eastAsia"/>
          <w:highlight w:val="yellow"/>
        </w:rPr>
        <w:t>계약금의</w:t>
      </w:r>
      <w:r>
        <w:rPr>
          <w:rFonts w:hint="eastAsia"/>
          <w:highlight w:val="yellow"/>
        </w:rPr>
        <w:t xml:space="preserve"> </w:t>
      </w:r>
      <w:r>
        <w:rPr>
          <w:rFonts w:hint="eastAsia"/>
          <w:highlight w:val="yellow"/>
        </w:rPr>
        <w:t>경우</w:t>
      </w:r>
      <w:r>
        <w:rPr>
          <w:rFonts w:hint="eastAsia"/>
          <w:highlight w:val="yellow"/>
        </w:rPr>
        <w:t xml:space="preserve"> </w:t>
      </w:r>
      <w:r>
        <w:rPr>
          <w:rFonts w:hint="eastAsia"/>
          <w:highlight w:val="yellow"/>
        </w:rPr>
        <w:t>상계납입</w:t>
      </w:r>
      <w:r>
        <w:rPr>
          <w:rFonts w:hint="eastAsia"/>
          <w:highlight w:val="yellow"/>
        </w:rPr>
        <w:t xml:space="preserve"> </w:t>
      </w:r>
      <w:r>
        <w:rPr>
          <w:rFonts w:hint="eastAsia"/>
          <w:highlight w:val="yellow"/>
        </w:rPr>
        <w:t>방식으로</w:t>
      </w:r>
      <w:r>
        <w:rPr>
          <w:rFonts w:hint="eastAsia"/>
          <w:highlight w:val="yellow"/>
        </w:rPr>
        <w:t xml:space="preserve"> </w:t>
      </w:r>
      <w:r>
        <w:rPr>
          <w:rFonts w:hint="eastAsia"/>
          <w:highlight w:val="yellow"/>
        </w:rPr>
        <w:t>처리될</w:t>
      </w:r>
      <w:r>
        <w:rPr>
          <w:rFonts w:hint="eastAsia"/>
          <w:highlight w:val="yellow"/>
        </w:rPr>
        <w:t xml:space="preserve"> </w:t>
      </w:r>
      <w:r>
        <w:rPr>
          <w:rFonts w:hint="eastAsia"/>
          <w:highlight w:val="yellow"/>
        </w:rPr>
        <w:t>것이기</w:t>
      </w:r>
      <w:r>
        <w:rPr>
          <w:rFonts w:hint="eastAsia"/>
          <w:highlight w:val="yellow"/>
        </w:rPr>
        <w:t xml:space="preserve"> </w:t>
      </w:r>
      <w:r>
        <w:rPr>
          <w:rFonts w:hint="eastAsia"/>
          <w:highlight w:val="yellow"/>
        </w:rPr>
        <w:t>때문에</w:t>
      </w:r>
      <w:r>
        <w:rPr>
          <w:rFonts w:hint="eastAsia"/>
          <w:highlight w:val="yellow"/>
        </w:rPr>
        <w:t xml:space="preserve"> </w:t>
      </w:r>
      <w:r>
        <w:rPr>
          <w:rFonts w:hint="eastAsia"/>
          <w:highlight w:val="yellow"/>
        </w:rPr>
        <w:t>별도로</w:t>
      </w:r>
      <w:r>
        <w:rPr>
          <w:rFonts w:hint="eastAsia"/>
          <w:highlight w:val="yellow"/>
        </w:rPr>
        <w:t xml:space="preserve"> </w:t>
      </w:r>
      <w:r>
        <w:rPr>
          <w:rFonts w:hint="eastAsia"/>
          <w:highlight w:val="yellow"/>
        </w:rPr>
        <w:t>규정할</w:t>
      </w:r>
      <w:r>
        <w:rPr>
          <w:rFonts w:hint="eastAsia"/>
          <w:highlight w:val="yellow"/>
        </w:rPr>
        <w:t xml:space="preserve"> </w:t>
      </w:r>
      <w:r>
        <w:rPr>
          <w:rFonts w:hint="eastAsia"/>
          <w:highlight w:val="yellow"/>
        </w:rPr>
        <w:t>필요가</w:t>
      </w:r>
      <w:r>
        <w:rPr>
          <w:rFonts w:hint="eastAsia"/>
          <w:highlight w:val="yellow"/>
        </w:rPr>
        <w:t xml:space="preserve"> </w:t>
      </w:r>
      <w:r>
        <w:rPr>
          <w:rFonts w:hint="eastAsia"/>
          <w:highlight w:val="yellow"/>
        </w:rPr>
        <w:t>없어</w:t>
      </w:r>
      <w:r>
        <w:rPr>
          <w:rFonts w:hint="eastAsia"/>
          <w:highlight w:val="yellow"/>
        </w:rPr>
        <w:t xml:space="preserve"> </w:t>
      </w:r>
      <w:r>
        <w:rPr>
          <w:rFonts w:hint="eastAsia"/>
          <w:highlight w:val="yellow"/>
        </w:rPr>
        <w:t>보여</w:t>
      </w:r>
      <w:r>
        <w:rPr>
          <w:rFonts w:hint="eastAsia"/>
          <w:highlight w:val="yellow"/>
        </w:rPr>
        <w:t xml:space="preserve"> </w:t>
      </w:r>
      <w:r>
        <w:rPr>
          <w:rFonts w:hint="eastAsia"/>
          <w:highlight w:val="yellow"/>
        </w:rPr>
        <w:t>삭제하였고</w:t>
      </w:r>
      <w:r>
        <w:rPr>
          <w:highlight w:val="yellow"/>
          <w:lang w:val="en-US"/>
        </w:rPr>
        <w:t xml:space="preserve">, </w:t>
      </w:r>
      <w:r>
        <w:rPr>
          <w:rFonts w:hint="eastAsia"/>
          <w:highlight w:val="yellow"/>
        </w:rPr>
        <w:t>거래종결시</w:t>
      </w:r>
      <w:r>
        <w:rPr>
          <w:rFonts w:hint="eastAsia"/>
          <w:highlight w:val="yellow"/>
        </w:rPr>
        <w:t xml:space="preserve"> </w:t>
      </w:r>
      <w:r>
        <w:rPr>
          <w:rFonts w:hint="eastAsia"/>
          <w:highlight w:val="yellow"/>
        </w:rPr>
        <w:t>지급금액의</w:t>
      </w:r>
      <w:r>
        <w:rPr>
          <w:rFonts w:hint="eastAsia"/>
          <w:highlight w:val="yellow"/>
        </w:rPr>
        <w:t xml:space="preserve"> </w:t>
      </w:r>
      <w:r>
        <w:rPr>
          <w:rFonts w:hint="eastAsia"/>
          <w:highlight w:val="yellow"/>
        </w:rPr>
        <w:t>지급</w:t>
      </w:r>
      <w:r>
        <w:rPr>
          <w:rFonts w:hint="eastAsia"/>
          <w:highlight w:val="yellow"/>
        </w:rPr>
        <w:t xml:space="preserve"> </w:t>
      </w:r>
      <w:r>
        <w:rPr>
          <w:rFonts w:hint="eastAsia"/>
          <w:highlight w:val="yellow"/>
        </w:rPr>
        <w:t>지체는</w:t>
      </w:r>
      <w:r>
        <w:rPr>
          <w:rFonts w:hint="eastAsia"/>
          <w:highlight w:val="yellow"/>
        </w:rPr>
        <w:t xml:space="preserve"> </w:t>
      </w:r>
      <w:r>
        <w:rPr>
          <w:rFonts w:hint="eastAsia"/>
          <w:highlight w:val="yellow"/>
        </w:rPr>
        <w:t>매도인에게도</w:t>
      </w:r>
      <w:r>
        <w:rPr>
          <w:rFonts w:hint="eastAsia"/>
          <w:highlight w:val="yellow"/>
        </w:rPr>
        <w:t xml:space="preserve"> </w:t>
      </w:r>
      <w:r>
        <w:rPr>
          <w:rFonts w:hint="eastAsia"/>
          <w:highlight w:val="yellow"/>
        </w:rPr>
        <w:t>기존</w:t>
      </w:r>
      <w:r>
        <w:rPr>
          <w:rFonts w:hint="eastAsia"/>
          <w:highlight w:val="yellow"/>
        </w:rPr>
        <w:t xml:space="preserve"> </w:t>
      </w:r>
      <w:r>
        <w:rPr>
          <w:rFonts w:hint="eastAsia"/>
          <w:highlight w:val="yellow"/>
        </w:rPr>
        <w:t>담보대출과</w:t>
      </w:r>
      <w:r>
        <w:rPr>
          <w:rFonts w:hint="eastAsia"/>
          <w:highlight w:val="yellow"/>
        </w:rPr>
        <w:t xml:space="preserve"> </w:t>
      </w:r>
      <w:r>
        <w:rPr>
          <w:rFonts w:hint="eastAsia"/>
          <w:highlight w:val="yellow"/>
        </w:rPr>
        <w:t>관련하여</w:t>
      </w:r>
      <w:r>
        <w:rPr>
          <w:rFonts w:hint="eastAsia"/>
          <w:highlight w:val="yellow"/>
        </w:rPr>
        <w:t xml:space="preserve"> </w:t>
      </w:r>
      <w:r>
        <w:rPr>
          <w:rFonts w:hint="eastAsia"/>
          <w:highlight w:val="yellow"/>
        </w:rPr>
        <w:t>중대한</w:t>
      </w:r>
      <w:r>
        <w:rPr>
          <w:rFonts w:hint="eastAsia"/>
          <w:highlight w:val="yellow"/>
        </w:rPr>
        <w:t xml:space="preserve"> </w:t>
      </w:r>
      <w:r>
        <w:rPr>
          <w:rFonts w:hint="eastAsia"/>
          <w:highlight w:val="yellow"/>
        </w:rPr>
        <w:t>부정적</w:t>
      </w:r>
      <w:r>
        <w:rPr>
          <w:rFonts w:hint="eastAsia"/>
          <w:highlight w:val="yellow"/>
        </w:rPr>
        <w:t xml:space="preserve"> </w:t>
      </w:r>
      <w:r>
        <w:rPr>
          <w:rFonts w:hint="eastAsia"/>
          <w:highlight w:val="yellow"/>
        </w:rPr>
        <w:t>영향을</w:t>
      </w:r>
      <w:r>
        <w:rPr>
          <w:rFonts w:hint="eastAsia"/>
          <w:highlight w:val="yellow"/>
        </w:rPr>
        <w:t xml:space="preserve"> </w:t>
      </w:r>
      <w:r>
        <w:rPr>
          <w:rFonts w:hint="eastAsia"/>
          <w:highlight w:val="yellow"/>
        </w:rPr>
        <w:t>미치기</w:t>
      </w:r>
      <w:r>
        <w:rPr>
          <w:rFonts w:hint="eastAsia"/>
          <w:highlight w:val="yellow"/>
        </w:rPr>
        <w:t xml:space="preserve"> </w:t>
      </w:r>
      <w:r>
        <w:rPr>
          <w:rFonts w:hint="eastAsia"/>
          <w:highlight w:val="yellow"/>
        </w:rPr>
        <w:t>때문에</w:t>
      </w:r>
      <w:r>
        <w:rPr>
          <w:rFonts w:hint="eastAsia"/>
          <w:highlight w:val="yellow"/>
        </w:rPr>
        <w:t xml:space="preserve"> </w:t>
      </w:r>
      <w:r>
        <w:rPr>
          <w:rFonts w:hint="eastAsia"/>
          <w:highlight w:val="yellow"/>
        </w:rPr>
        <w:t>시정기간을</w:t>
      </w:r>
      <w:r>
        <w:rPr>
          <w:rFonts w:hint="eastAsia"/>
          <w:highlight w:val="yellow"/>
        </w:rPr>
        <w:t xml:space="preserve"> </w:t>
      </w:r>
      <w:r>
        <w:rPr>
          <w:rFonts w:hint="eastAsia"/>
          <w:highlight w:val="yellow"/>
        </w:rPr>
        <w:t>부여할</w:t>
      </w:r>
      <w:r>
        <w:rPr>
          <w:rFonts w:hint="eastAsia"/>
          <w:highlight w:val="yellow"/>
        </w:rPr>
        <w:t xml:space="preserve"> </w:t>
      </w:r>
      <w:r>
        <w:rPr>
          <w:rFonts w:hint="eastAsia"/>
          <w:highlight w:val="yellow"/>
        </w:rPr>
        <w:t>수</w:t>
      </w:r>
      <w:r>
        <w:rPr>
          <w:rFonts w:hint="eastAsia"/>
          <w:highlight w:val="yellow"/>
        </w:rPr>
        <w:t xml:space="preserve"> </w:t>
      </w:r>
      <w:r>
        <w:rPr>
          <w:rFonts w:hint="eastAsia"/>
          <w:highlight w:val="yellow"/>
        </w:rPr>
        <w:t>없습니다</w:t>
      </w:r>
      <w:r>
        <w:rPr>
          <w:highlight w:val="yellow"/>
          <w:lang w:val="en-US"/>
        </w:rPr>
        <w:t xml:space="preserve">. </w:t>
      </w:r>
      <w:r>
        <w:rPr>
          <w:rFonts w:hint="eastAsia"/>
          <w:highlight w:val="yellow"/>
        </w:rPr>
        <w:t>대출</w:t>
      </w:r>
      <w:r>
        <w:rPr>
          <w:rFonts w:hint="eastAsia"/>
          <w:highlight w:val="yellow"/>
        </w:rPr>
        <w:t xml:space="preserve"> </w:t>
      </w:r>
      <w:r>
        <w:rPr>
          <w:rFonts w:hint="eastAsia"/>
          <w:highlight w:val="yellow"/>
        </w:rPr>
        <w:t>실행의</w:t>
      </w:r>
      <w:r>
        <w:rPr>
          <w:rFonts w:hint="eastAsia"/>
          <w:highlight w:val="yellow"/>
        </w:rPr>
        <w:t xml:space="preserve"> </w:t>
      </w:r>
      <w:r>
        <w:rPr>
          <w:rFonts w:hint="eastAsia"/>
          <w:highlight w:val="yellow"/>
        </w:rPr>
        <w:t>확실성</w:t>
      </w:r>
      <w:r>
        <w:rPr>
          <w:rFonts w:hint="eastAsia"/>
          <w:highlight w:val="yellow"/>
        </w:rPr>
        <w:t xml:space="preserve"> </w:t>
      </w:r>
      <w:r>
        <w:rPr>
          <w:rFonts w:hint="eastAsia"/>
          <w:highlight w:val="yellow"/>
        </w:rPr>
        <w:t>및</w:t>
      </w:r>
      <w:r>
        <w:rPr>
          <w:rFonts w:hint="eastAsia"/>
          <w:highlight w:val="yellow"/>
        </w:rPr>
        <w:t xml:space="preserve"> </w:t>
      </w:r>
      <w:r>
        <w:rPr>
          <w:rFonts w:hint="eastAsia"/>
          <w:highlight w:val="yellow"/>
        </w:rPr>
        <w:t>자금이체의</w:t>
      </w:r>
      <w:r>
        <w:rPr>
          <w:rFonts w:hint="eastAsia"/>
          <w:highlight w:val="yellow"/>
        </w:rPr>
        <w:t xml:space="preserve"> </w:t>
      </w:r>
      <w:r>
        <w:rPr>
          <w:rFonts w:hint="eastAsia"/>
          <w:highlight w:val="yellow"/>
        </w:rPr>
        <w:t>적절한</w:t>
      </w:r>
      <w:r>
        <w:rPr>
          <w:rFonts w:hint="eastAsia"/>
          <w:highlight w:val="yellow"/>
        </w:rPr>
        <w:t xml:space="preserve"> </w:t>
      </w:r>
      <w:r>
        <w:rPr>
          <w:rFonts w:hint="eastAsia"/>
          <w:highlight w:val="yellow"/>
        </w:rPr>
        <w:t>진행은</w:t>
      </w:r>
      <w:r>
        <w:rPr>
          <w:rFonts w:hint="eastAsia"/>
          <w:highlight w:val="yellow"/>
        </w:rPr>
        <w:t xml:space="preserve"> </w:t>
      </w:r>
      <w:r>
        <w:rPr>
          <w:rFonts w:hint="eastAsia"/>
          <w:highlight w:val="yellow"/>
        </w:rPr>
        <w:t>매수인이</w:t>
      </w:r>
      <w:r>
        <w:rPr>
          <w:rFonts w:hint="eastAsia"/>
          <w:highlight w:val="yellow"/>
        </w:rPr>
        <w:t xml:space="preserve"> </w:t>
      </w:r>
      <w:r>
        <w:rPr>
          <w:rFonts w:hint="eastAsia"/>
          <w:highlight w:val="yellow"/>
        </w:rPr>
        <w:t>명확하게</w:t>
      </w:r>
      <w:r>
        <w:rPr>
          <w:rFonts w:hint="eastAsia"/>
          <w:highlight w:val="yellow"/>
        </w:rPr>
        <w:t xml:space="preserve"> </w:t>
      </w:r>
      <w:r>
        <w:rPr>
          <w:rFonts w:hint="eastAsia"/>
          <w:highlight w:val="yellow"/>
        </w:rPr>
        <w:t>담보해야</w:t>
      </w:r>
      <w:r>
        <w:rPr>
          <w:rFonts w:hint="eastAsia"/>
          <w:highlight w:val="yellow"/>
        </w:rPr>
        <w:t xml:space="preserve"> </w:t>
      </w:r>
      <w:r>
        <w:rPr>
          <w:rFonts w:hint="eastAsia"/>
          <w:highlight w:val="yellow"/>
        </w:rPr>
        <w:t>할</w:t>
      </w:r>
      <w:r>
        <w:rPr>
          <w:rFonts w:hint="eastAsia"/>
          <w:highlight w:val="yellow"/>
        </w:rPr>
        <w:t xml:space="preserve"> </w:t>
      </w:r>
      <w:r>
        <w:rPr>
          <w:rFonts w:hint="eastAsia"/>
          <w:highlight w:val="yellow"/>
        </w:rPr>
        <w:t>사항이라</w:t>
      </w:r>
      <w:r>
        <w:rPr>
          <w:rFonts w:hint="eastAsia"/>
          <w:highlight w:val="yellow"/>
        </w:rPr>
        <w:t xml:space="preserve"> </w:t>
      </w:r>
      <w:r>
        <w:rPr>
          <w:rFonts w:hint="eastAsia"/>
          <w:highlight w:val="yellow"/>
        </w:rPr>
        <w:t>사료됩니다</w:t>
      </w:r>
      <w:r>
        <w:rPr>
          <w:highlight w:val="yellow"/>
          <w:lang w:val="en-US"/>
        </w:rPr>
        <w:t>.</w:t>
      </w:r>
    </w:p>
  </w:comment>
  <w:comment w:id="149" w:author="S&amp;K" w:date="2026-08-18T17:36:00Z" w:initials="S&amp;K">
    <w:p w14:paraId="25121F65" w14:textId="02D4F182" w:rsidR="007C2210" w:rsidRDefault="007C2210" w:rsidP="007C2210">
      <w:pPr>
        <w:pStyle w:val="afe"/>
      </w:pPr>
      <w:r>
        <w:rPr>
          <w:rStyle w:val="afd"/>
        </w:rPr>
        <w:annotationRef/>
      </w:r>
      <w:r>
        <w:rPr>
          <w:rFonts w:hint="eastAsia"/>
        </w:rPr>
        <w:t>어느</w:t>
      </w:r>
      <w:r>
        <w:rPr>
          <w:rFonts w:hint="eastAsia"/>
        </w:rPr>
        <w:t xml:space="preserve"> </w:t>
      </w:r>
      <w:r>
        <w:rPr>
          <w:rFonts w:hint="eastAsia"/>
        </w:rPr>
        <w:t>당사자</w:t>
      </w:r>
      <w:r>
        <w:rPr>
          <w:rFonts w:hint="eastAsia"/>
        </w:rPr>
        <w:t xml:space="preserve"> </w:t>
      </w:r>
      <w:r>
        <w:rPr>
          <w:rFonts w:hint="eastAsia"/>
        </w:rPr>
        <w:t>귀책으로</w:t>
      </w:r>
      <w:r>
        <w:rPr>
          <w:rFonts w:hint="eastAsia"/>
        </w:rPr>
        <w:t xml:space="preserve"> </w:t>
      </w:r>
      <w:r>
        <w:rPr>
          <w:rFonts w:hint="eastAsia"/>
        </w:rPr>
        <w:t>계약</w:t>
      </w:r>
      <w:r>
        <w:rPr>
          <w:rFonts w:hint="eastAsia"/>
        </w:rPr>
        <w:t xml:space="preserve"> </w:t>
      </w:r>
      <w:r>
        <w:rPr>
          <w:rFonts w:hint="eastAsia"/>
        </w:rPr>
        <w:t>해제</w:t>
      </w:r>
      <w:r>
        <w:rPr>
          <w:rFonts w:hint="eastAsia"/>
        </w:rPr>
        <w:t xml:space="preserve"> </w:t>
      </w:r>
      <w:r>
        <w:rPr>
          <w:rFonts w:hint="eastAsia"/>
        </w:rPr>
        <w:t>시</w:t>
      </w:r>
      <w:r>
        <w:rPr>
          <w:rFonts w:hint="eastAsia"/>
        </w:rPr>
        <w:t xml:space="preserve"> </w:t>
      </w:r>
      <w:r>
        <w:rPr>
          <w:rFonts w:hint="eastAsia"/>
        </w:rPr>
        <w:t>위약금을</w:t>
      </w:r>
      <w:r>
        <w:rPr>
          <w:rFonts w:hint="eastAsia"/>
        </w:rPr>
        <w:t xml:space="preserve"> </w:t>
      </w:r>
      <w:r>
        <w:rPr>
          <w:rFonts w:hint="eastAsia"/>
        </w:rPr>
        <w:t>지급하도록</w:t>
      </w:r>
      <w:r>
        <w:rPr>
          <w:rFonts w:hint="eastAsia"/>
        </w:rPr>
        <w:t xml:space="preserve"> </w:t>
      </w:r>
      <w:r>
        <w:rPr>
          <w:rFonts w:hint="eastAsia"/>
        </w:rPr>
        <w:t>하였고</w:t>
      </w:r>
      <w:r>
        <w:rPr>
          <w:rFonts w:hint="eastAsia"/>
        </w:rPr>
        <w:t xml:space="preserve">, </w:t>
      </w:r>
      <w:r>
        <w:rPr>
          <w:rFonts w:hint="eastAsia"/>
        </w:rPr>
        <w:t>이러한</w:t>
      </w:r>
      <w:r>
        <w:rPr>
          <w:rFonts w:hint="eastAsia"/>
        </w:rPr>
        <w:t xml:space="preserve"> </w:t>
      </w:r>
      <w:r>
        <w:rPr>
          <w:rFonts w:hint="eastAsia"/>
        </w:rPr>
        <w:t>위약금은</w:t>
      </w:r>
      <w:r>
        <w:rPr>
          <w:rFonts w:hint="eastAsia"/>
        </w:rPr>
        <w:t xml:space="preserve"> </w:t>
      </w:r>
      <w:r>
        <w:rPr>
          <w:rFonts w:hint="eastAsia"/>
        </w:rPr>
        <w:t>손해배상의</w:t>
      </w:r>
      <w:r>
        <w:rPr>
          <w:rFonts w:hint="eastAsia"/>
        </w:rPr>
        <w:t xml:space="preserve"> </w:t>
      </w:r>
      <w:r>
        <w:rPr>
          <w:rFonts w:hint="eastAsia"/>
        </w:rPr>
        <w:t>예정액으로</w:t>
      </w:r>
      <w:r>
        <w:rPr>
          <w:rFonts w:hint="eastAsia"/>
        </w:rPr>
        <w:t xml:space="preserve"> </w:t>
      </w:r>
      <w:r>
        <w:rPr>
          <w:rFonts w:hint="eastAsia"/>
        </w:rPr>
        <w:t>해석될</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r>
        <w:rPr>
          <w:rFonts w:hint="eastAsia"/>
        </w:rPr>
        <w:t>이를</w:t>
      </w:r>
      <w:r>
        <w:rPr>
          <w:rFonts w:hint="eastAsia"/>
        </w:rPr>
        <w:t xml:space="preserve"> </w:t>
      </w:r>
      <w:r>
        <w:rPr>
          <w:rFonts w:hint="eastAsia"/>
        </w:rPr>
        <w:t>손해배상과</w:t>
      </w:r>
      <w:r>
        <w:rPr>
          <w:rFonts w:hint="eastAsia"/>
        </w:rPr>
        <w:t xml:space="preserve"> </w:t>
      </w:r>
      <w:r>
        <w:rPr>
          <w:rFonts w:hint="eastAsia"/>
        </w:rPr>
        <w:t>별도로</w:t>
      </w:r>
      <w:r>
        <w:rPr>
          <w:rFonts w:hint="eastAsia"/>
        </w:rPr>
        <w:t xml:space="preserve"> </w:t>
      </w:r>
      <w:r>
        <w:rPr>
          <w:rFonts w:hint="eastAsia"/>
        </w:rPr>
        <w:t>취급되는</w:t>
      </w:r>
      <w:r>
        <w:rPr>
          <w:rFonts w:hint="eastAsia"/>
        </w:rPr>
        <w:t xml:space="preserve"> </w:t>
      </w:r>
      <w:r>
        <w:rPr>
          <w:rFonts w:hint="eastAsia"/>
        </w:rPr>
        <w:t>위약벌로</w:t>
      </w:r>
      <w:r>
        <w:rPr>
          <w:rFonts w:hint="eastAsia"/>
        </w:rPr>
        <w:t xml:space="preserve"> </w:t>
      </w:r>
      <w:r>
        <w:rPr>
          <w:rFonts w:hint="eastAsia"/>
        </w:rPr>
        <w:t>구성하실지</w:t>
      </w:r>
      <w:r>
        <w:rPr>
          <w:rFonts w:hint="eastAsia"/>
        </w:rPr>
        <w:t xml:space="preserve">, </w:t>
      </w:r>
      <w:r>
        <w:rPr>
          <w:rFonts w:hint="eastAsia"/>
        </w:rPr>
        <w:t>또는</w:t>
      </w:r>
      <w:r>
        <w:rPr>
          <w:rFonts w:hint="eastAsia"/>
        </w:rPr>
        <w:t xml:space="preserve"> </w:t>
      </w:r>
      <w:r>
        <w:rPr>
          <w:rFonts w:hint="eastAsia"/>
        </w:rPr>
        <w:t>이러한</w:t>
      </w:r>
      <w:r>
        <w:rPr>
          <w:rFonts w:hint="eastAsia"/>
        </w:rPr>
        <w:t xml:space="preserve"> </w:t>
      </w:r>
      <w:r>
        <w:rPr>
          <w:rFonts w:hint="eastAsia"/>
        </w:rPr>
        <w:t>위약금</w:t>
      </w:r>
      <w:r>
        <w:rPr>
          <w:rFonts w:hint="eastAsia"/>
        </w:rPr>
        <w:t xml:space="preserve"> </w:t>
      </w:r>
      <w:r>
        <w:rPr>
          <w:rFonts w:hint="eastAsia"/>
        </w:rPr>
        <w:t>규정을</w:t>
      </w:r>
      <w:r>
        <w:rPr>
          <w:rFonts w:hint="eastAsia"/>
        </w:rPr>
        <w:t xml:space="preserve"> </w:t>
      </w:r>
      <w:r>
        <w:rPr>
          <w:rFonts w:hint="eastAsia"/>
        </w:rPr>
        <w:t>삭제할지</w:t>
      </w:r>
      <w:r>
        <w:rPr>
          <w:rFonts w:hint="eastAsia"/>
        </w:rPr>
        <w:t xml:space="preserve"> </w:t>
      </w:r>
      <w:r>
        <w:rPr>
          <w:rFonts w:hint="eastAsia"/>
        </w:rPr>
        <w:t>의견</w:t>
      </w:r>
      <w:r>
        <w:rPr>
          <w:rFonts w:hint="eastAsia"/>
        </w:rPr>
        <w:t xml:space="preserve"> </w:t>
      </w:r>
      <w:r>
        <w:rPr>
          <w:rFonts w:hint="eastAsia"/>
        </w:rPr>
        <w:t>부탁드립니다</w:t>
      </w:r>
      <w:r>
        <w:rPr>
          <w:rFonts w:hint="eastAsia"/>
        </w:rPr>
        <w:t>.</w:t>
      </w:r>
    </w:p>
  </w:comment>
  <w:comment w:id="148" w:author="성환 문" w:date="2026-10-07T13:53:00Z" w:initials="성문">
    <w:p w14:paraId="597EAFF5" w14:textId="77777777" w:rsidR="00675F34" w:rsidRDefault="00675F34" w:rsidP="00675F34">
      <w:pPr>
        <w:pStyle w:val="afe"/>
      </w:pPr>
      <w:r>
        <w:rPr>
          <w:rStyle w:val="afd"/>
        </w:rPr>
        <w:annotationRef/>
      </w:r>
      <w:r>
        <w:rPr>
          <w:rFonts w:hint="eastAsia"/>
        </w:rPr>
        <w:t>매수인과</w:t>
      </w:r>
      <w:r>
        <w:rPr>
          <w:rFonts w:hint="eastAsia"/>
        </w:rPr>
        <w:t xml:space="preserve"> </w:t>
      </w:r>
      <w:r>
        <w:rPr>
          <w:rFonts w:hint="eastAsia"/>
        </w:rPr>
        <w:t>합의된</w:t>
      </w:r>
      <w:r>
        <w:rPr>
          <w:rFonts w:hint="eastAsia"/>
        </w:rPr>
        <w:t xml:space="preserve"> </w:t>
      </w:r>
      <w:r>
        <w:rPr>
          <w:rFonts w:hint="eastAsia"/>
        </w:rPr>
        <w:t>사항에</w:t>
      </w:r>
      <w:r>
        <w:rPr>
          <w:rFonts w:hint="eastAsia"/>
        </w:rPr>
        <w:t xml:space="preserve"> </w:t>
      </w:r>
      <w:r>
        <w:rPr>
          <w:rFonts w:hint="eastAsia"/>
        </w:rPr>
        <w:t>따라</w:t>
      </w:r>
      <w:r>
        <w:rPr>
          <w:lang w:val="en-US"/>
        </w:rPr>
        <w:t xml:space="preserve">, </w:t>
      </w:r>
      <w:r>
        <w:rPr>
          <w:rFonts w:hint="eastAsia"/>
        </w:rPr>
        <w:t>해제에</w:t>
      </w:r>
      <w:r>
        <w:rPr>
          <w:rFonts w:hint="eastAsia"/>
        </w:rPr>
        <w:t xml:space="preserve"> </w:t>
      </w:r>
      <w:r>
        <w:rPr>
          <w:rFonts w:hint="eastAsia"/>
        </w:rPr>
        <w:t>따른</w:t>
      </w:r>
      <w:r>
        <w:rPr>
          <w:rFonts w:hint="eastAsia"/>
        </w:rPr>
        <w:t xml:space="preserve"> </w:t>
      </w:r>
      <w:r>
        <w:rPr>
          <w:rFonts w:hint="eastAsia"/>
        </w:rPr>
        <w:t>위약금은</w:t>
      </w:r>
      <w:r>
        <w:rPr>
          <w:rFonts w:hint="eastAsia"/>
        </w:rPr>
        <w:t xml:space="preserve"> </w:t>
      </w:r>
      <w:r>
        <w:rPr>
          <w:rFonts w:hint="eastAsia"/>
        </w:rPr>
        <w:t>별도로</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반영</w:t>
      </w:r>
      <w:r>
        <w:rPr>
          <w:rFonts w:hint="eastAsia"/>
        </w:rPr>
        <w:t xml:space="preserve"> </w:t>
      </w:r>
      <w:r>
        <w:rPr>
          <w:rFonts w:hint="eastAsia"/>
        </w:rPr>
        <w:t>부탁드립니다</w:t>
      </w:r>
      <w:r>
        <w:rPr>
          <w:lang w:val="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4B98E" w15:done="1"/>
  <w15:commentEx w15:paraId="281B15AF" w15:paraIdParent="5FE4B98E" w15:done="1"/>
  <w15:commentEx w15:paraId="35CE97DF" w15:done="0"/>
  <w15:commentEx w15:paraId="78E6AF10" w15:done="0"/>
  <w15:commentEx w15:paraId="5FEE2404" w15:paraIdParent="78E6AF10" w15:done="0"/>
  <w15:commentEx w15:paraId="3CBB04D0" w15:done="0"/>
  <w15:commentEx w15:paraId="71A4EE0C" w15:done="0"/>
  <w15:commentEx w15:paraId="7E295649" w15:done="0"/>
  <w15:commentEx w15:paraId="6EEC9AEF" w15:paraIdParent="7E295649" w15:done="0"/>
  <w15:commentEx w15:paraId="3CE02542" w15:done="0"/>
  <w15:commentEx w15:paraId="2DCB7808" w15:paraIdParent="3CE02542" w15:done="0"/>
  <w15:commentEx w15:paraId="224F735F" w15:done="0"/>
  <w15:commentEx w15:paraId="10CC586C" w15:paraIdParent="224F735F" w15:done="0"/>
  <w15:commentEx w15:paraId="1F3864DA" w15:paraIdParent="224F735F" w15:done="0"/>
  <w15:commentEx w15:paraId="38121EDF" w15:done="0"/>
  <w15:commentEx w15:paraId="30C94AC7" w15:done="0"/>
  <w15:commentEx w15:paraId="1FED30C8" w15:paraIdParent="30C94AC7" w15:done="0"/>
  <w15:commentEx w15:paraId="76BA2167" w15:done="0"/>
  <w15:commentEx w15:paraId="7BC36E8A" w15:done="0"/>
  <w15:commentEx w15:paraId="64860089" w15:done="0"/>
  <w15:commentEx w15:paraId="606CA495" w15:done="0"/>
  <w15:commentEx w15:paraId="25121F65" w15:done="1"/>
  <w15:commentEx w15:paraId="597EAF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5A566" w16cex:dateUtc="2026-09-18T06:20:00Z"/>
  <w16cex:commentExtensible w16cex:durableId="4C31768B" w16cex:dateUtc="2026-09-18T08:24:00Z"/>
  <w16cex:commentExtensible w16cex:durableId="0AE6082E" w16cex:dateUtc="2026-10-06T08:05:00Z"/>
  <w16cex:commentExtensible w16cex:durableId="2B6DADDC" w16cex:dateUtc="2026-01-04T09:53:00Z"/>
  <w16cex:commentExtensible w16cex:durableId="53878045" w16cex:dateUtc="2026-10-06T08:07:00Z"/>
  <w16cex:commentExtensible w16cex:durableId="4C549300" w16cex:dateUtc="2026-10-07T00:32:00Z"/>
  <w16cex:commentExtensible w16cex:durableId="4CE4439C" w16cex:dateUtc="2026-08-18T08:56:00Z"/>
  <w16cex:commentExtensible w16cex:durableId="25DAA60B" w16cex:dateUtc="2026-10-06T09:53:00Z"/>
  <w16cex:commentExtensible w16cex:durableId="3E419E48" w16cex:dateUtc="2026-10-07T00:26:00Z"/>
  <w16cex:commentExtensible w16cex:durableId="2BD8AB76" w16cex:dateUtc="2026-08-18T08:23:00Z"/>
  <w16cex:commentExtensible w16cex:durableId="728FC009" w16cex:dateUtc="2026-10-07T00:52:00Z"/>
  <w16cex:commentExtensible w16cex:durableId="7372C3C6" w16cex:dateUtc="2026-09-18T04:16:00Z"/>
  <w16cex:commentExtensible w16cex:durableId="014E7F1F" w16cex:dateUtc="2026-09-18T08:52:00Z"/>
  <w16cex:commentExtensible w16cex:durableId="324A4345" w16cex:dateUtc="2026-10-07T00:51:00Z"/>
  <w16cex:commentExtensible w16cex:durableId="4D711EFF" w16cex:dateUtc="2026-10-06T11:38:00Z"/>
  <w16cex:commentExtensible w16cex:durableId="11C9FE09" w16cex:dateUtc="2026-10-06T11:55:00Z"/>
  <w16cex:commentExtensible w16cex:durableId="68230BA7" w16cex:dateUtc="2026-10-07T02:16:00Z"/>
  <w16cex:commentExtensible w16cex:durableId="1FADD8AB" w16cex:dateUtc="2026-10-06T11:59:00Z"/>
  <w16cex:commentExtensible w16cex:durableId="0B0DCCA9" w16cex:dateUtc="2026-10-07T04:52:00Z"/>
  <w16cex:commentExtensible w16cex:durableId="798B166F" w16cex:dateUtc="2026-10-06T12:26:00Z"/>
  <w16cex:commentExtensible w16cex:durableId="597D63F9" w16cex:dateUtc="2026-10-06T12:15:00Z"/>
  <w16cex:commentExtensible w16cex:durableId="5744EC95" w16cex:dateUtc="2026-08-18T08:36:00Z"/>
  <w16cex:commentExtensible w16cex:durableId="50E6519C" w16cex:dateUtc="2026-10-07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4B98E" w16cid:durableId="7F95A566"/>
  <w16cid:commentId w16cid:paraId="281B15AF" w16cid:durableId="4C31768B"/>
  <w16cid:commentId w16cid:paraId="35CE97DF" w16cid:durableId="0AE6082E"/>
  <w16cid:commentId w16cid:paraId="78E6AF10" w16cid:durableId="2B6DADDC"/>
  <w16cid:commentId w16cid:paraId="5FEE2404" w16cid:durableId="53878045"/>
  <w16cid:commentId w16cid:paraId="3CBB04D0" w16cid:durableId="4C549300"/>
  <w16cid:commentId w16cid:paraId="71A4EE0C" w16cid:durableId="4CE4439C"/>
  <w16cid:commentId w16cid:paraId="7E295649" w16cid:durableId="25DAA60B"/>
  <w16cid:commentId w16cid:paraId="6EEC9AEF" w16cid:durableId="3E419E48"/>
  <w16cid:commentId w16cid:paraId="3CE02542" w16cid:durableId="2BD8AB76"/>
  <w16cid:commentId w16cid:paraId="2DCB7808" w16cid:durableId="728FC009"/>
  <w16cid:commentId w16cid:paraId="224F735F" w16cid:durableId="7372C3C6"/>
  <w16cid:commentId w16cid:paraId="10CC586C" w16cid:durableId="014E7F1F"/>
  <w16cid:commentId w16cid:paraId="1F3864DA" w16cid:durableId="324A4345"/>
  <w16cid:commentId w16cid:paraId="38121EDF" w16cid:durableId="4D711EFF"/>
  <w16cid:commentId w16cid:paraId="30C94AC7" w16cid:durableId="11C9FE09"/>
  <w16cid:commentId w16cid:paraId="1FED30C8" w16cid:durableId="68230BA7"/>
  <w16cid:commentId w16cid:paraId="76BA2167" w16cid:durableId="1FADD8AB"/>
  <w16cid:commentId w16cid:paraId="7BC36E8A" w16cid:durableId="0B0DCCA9"/>
  <w16cid:commentId w16cid:paraId="64860089" w16cid:durableId="798B166F"/>
  <w16cid:commentId w16cid:paraId="606CA495" w16cid:durableId="597D63F9"/>
  <w16cid:commentId w16cid:paraId="25121F65" w16cid:durableId="5744EC95"/>
  <w16cid:commentId w16cid:paraId="597EAFF5" w16cid:durableId="50E651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4339D" w14:textId="77777777" w:rsidR="008723B7" w:rsidRDefault="008723B7">
      <w:r>
        <w:separator/>
      </w:r>
    </w:p>
  </w:endnote>
  <w:endnote w:type="continuationSeparator" w:id="0">
    <w:p w14:paraId="1C19A3FA" w14:textId="77777777" w:rsidR="008723B7" w:rsidRDefault="008723B7">
      <w:r>
        <w:continuationSeparator/>
      </w:r>
    </w:p>
  </w:endnote>
  <w:endnote w:type="continuationNotice" w:id="1">
    <w:p w14:paraId="0D861E6D" w14:textId="77777777" w:rsidR="008723B7" w:rsidRDefault="008723B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F7FFAEFF" w:usb1="F9DFFFFF" w:usb2="0000007F" w:usb3="00000000" w:csb0="003F01FF" w:csb1="00000000"/>
  </w:font>
  <w:font w:name="한컴바탕">
    <w:altName w:val="바탕"/>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0" w:usb1="09060000" w:usb2="00000010" w:usb3="00000000" w:csb0="00080000" w:csb1="00000000"/>
  </w:font>
  <w:font w:name="CG Times">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 NEW 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7AC" w14:textId="77777777" w:rsidR="00A2288C" w:rsidRDefault="00A2288C" w:rsidP="0061499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031AC41" w14:textId="77777777" w:rsidR="00A2288C" w:rsidRDefault="00A2288C">
    <w:pPr>
      <w:pStyle w:val="a8"/>
    </w:pPr>
  </w:p>
  <w:p w14:paraId="3CAA33AC" w14:textId="77777777" w:rsidR="00A2288C" w:rsidRDefault="00A2288C"/>
  <w:p w14:paraId="688D2346" w14:textId="77777777" w:rsidR="00A2288C" w:rsidRDefault="00A2288C"/>
  <w:p w14:paraId="098F33D0" w14:textId="77777777" w:rsidR="00A2288C" w:rsidRDefault="00A2288C"/>
  <w:p w14:paraId="55C35DF2" w14:textId="77777777" w:rsidR="00A2288C" w:rsidRDefault="00A22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089" w14:textId="616E065E" w:rsidR="00A2288C" w:rsidRPr="00614997" w:rsidRDefault="00A2288C" w:rsidP="00614997">
    <w:pPr>
      <w:pStyle w:val="a8"/>
      <w:framePr w:wrap="around" w:vAnchor="text" w:hAnchor="margin" w:xAlign="center" w:y="1"/>
      <w:rPr>
        <w:rStyle w:val="a9"/>
        <w:rFonts w:ascii="TIME NEW ROMAN" w:hAnsi="TIME NEW ROMAN" w:hint="eastAsia"/>
        <w:sz w:val="20"/>
      </w:rPr>
    </w:pPr>
    <w:r w:rsidRPr="00614997">
      <w:rPr>
        <w:rStyle w:val="a9"/>
        <w:rFonts w:ascii="TIME NEW ROMAN" w:hAnsi="TIME NEW ROMAN"/>
        <w:sz w:val="20"/>
      </w:rPr>
      <w:fldChar w:fldCharType="begin"/>
    </w:r>
    <w:r w:rsidRPr="00614997">
      <w:rPr>
        <w:rStyle w:val="a9"/>
        <w:rFonts w:ascii="TIME NEW ROMAN" w:hAnsi="TIME NEW ROMAN"/>
        <w:sz w:val="20"/>
      </w:rPr>
      <w:instrText xml:space="preserve">PAGE  </w:instrText>
    </w:r>
    <w:r w:rsidRPr="00614997">
      <w:rPr>
        <w:rStyle w:val="a9"/>
        <w:rFonts w:ascii="TIME NEW ROMAN" w:hAnsi="TIME NEW ROMAN"/>
        <w:sz w:val="20"/>
      </w:rPr>
      <w:fldChar w:fldCharType="separate"/>
    </w:r>
    <w:r w:rsidR="00107F4B">
      <w:rPr>
        <w:rStyle w:val="a9"/>
        <w:rFonts w:ascii="TIME NEW ROMAN" w:hAnsi="TIME NEW ROMAN" w:hint="eastAsia"/>
        <w:noProof/>
        <w:sz w:val="20"/>
      </w:rPr>
      <w:t>23</w:t>
    </w:r>
    <w:r w:rsidRPr="00614997">
      <w:rPr>
        <w:rStyle w:val="a9"/>
        <w:rFonts w:ascii="TIME NEW ROMAN" w:hAnsi="TIME NEW ROMAN"/>
        <w:sz w:val="20"/>
      </w:rPr>
      <w:fldChar w:fldCharType="end"/>
    </w:r>
  </w:p>
  <w:p w14:paraId="58C233E5" w14:textId="77777777" w:rsidR="00A2288C" w:rsidRDefault="00A2288C" w:rsidP="006607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2D63" w14:textId="4CF72646" w:rsidR="00AA78FB" w:rsidRDefault="00AA78FB" w:rsidP="00AA78FB">
    <w:pPr>
      <w:jc w:val="center"/>
    </w:pPr>
    <w:r>
      <w:rPr>
        <w:rStyle w:val="a9"/>
        <w:rFonts w:ascii="TIME NEW ROMAN" w:hAnsi="TIME NEW ROMAN" w:hint="eastAsia"/>
        <w:sz w:val="20"/>
      </w:rPr>
      <w:t>날인페이지</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EDA0" w14:textId="26BED3CA" w:rsidR="00AA78FB" w:rsidRDefault="00AA78FB" w:rsidP="00AA78FB">
    <w:pPr>
      <w:jc w:val="center"/>
    </w:pPr>
    <w:r>
      <w:rPr>
        <w:rFonts w:hint="eastAsia"/>
      </w:rPr>
      <w:t>별첨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1255" w14:textId="77777777" w:rsidR="008723B7" w:rsidRDefault="008723B7">
      <w:r>
        <w:separator/>
      </w:r>
    </w:p>
  </w:footnote>
  <w:footnote w:type="continuationSeparator" w:id="0">
    <w:p w14:paraId="0935183C" w14:textId="77777777" w:rsidR="008723B7" w:rsidRDefault="008723B7">
      <w:r>
        <w:continuationSeparator/>
      </w:r>
    </w:p>
  </w:footnote>
  <w:footnote w:type="continuationNotice" w:id="1">
    <w:p w14:paraId="7E676274" w14:textId="77777777" w:rsidR="008723B7" w:rsidRDefault="008723B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5363" w14:textId="6584818F" w:rsidR="00A2288C" w:rsidRPr="00AA78FB" w:rsidRDefault="00A2288C" w:rsidP="00C94D60">
    <w:pPr>
      <w:pStyle w:val="a7"/>
      <w:jc w:val="right"/>
      <w:rPr>
        <w:i/>
        <w:iCs/>
      </w:rPr>
    </w:pPr>
    <w:r w:rsidRPr="00AA78FB">
      <w:rPr>
        <w:rFonts w:hint="eastAsia"/>
        <w:i/>
        <w:iCs/>
      </w:rPr>
      <w:t>부동산매매계약서</w:t>
    </w:r>
  </w:p>
  <w:p w14:paraId="2DE3A5A4" w14:textId="22DEBB60" w:rsidR="00C80343" w:rsidRPr="00AA78FB" w:rsidRDefault="0099606A" w:rsidP="00C94D60">
    <w:pPr>
      <w:pStyle w:val="a7"/>
      <w:jc w:val="right"/>
      <w:rPr>
        <w:i/>
        <w:iCs/>
      </w:rPr>
    </w:pPr>
    <w:del w:id="150" w:author="BKL" w:date="2026-10-07T18:49:00Z" w16du:dateUtc="2026-10-07T09:49:00Z">
      <w:r w:rsidDel="009F6AAC">
        <w:rPr>
          <w:rFonts w:hint="eastAsia"/>
          <w:i/>
          <w:iCs/>
        </w:rPr>
        <w:delText>SK</w:delText>
      </w:r>
      <w:r w:rsidR="00C80343" w:rsidRPr="00AA78FB" w:rsidDel="009F6AAC">
        <w:rPr>
          <w:rFonts w:hint="eastAsia"/>
          <w:i/>
          <w:iCs/>
        </w:rPr>
        <w:delText xml:space="preserve"> </w:delText>
      </w:r>
    </w:del>
    <w:ins w:id="151" w:author="BKL" w:date="2026-10-07T18:49:00Z" w16du:dateUtc="2026-10-07T09:49:00Z">
      <w:r w:rsidR="009F6AAC">
        <w:rPr>
          <w:rFonts w:hint="eastAsia"/>
          <w:i/>
          <w:iCs/>
        </w:rPr>
        <w:t>BKL</w:t>
      </w:r>
      <w:r w:rsidR="009F6AAC" w:rsidRPr="00AA78FB">
        <w:rPr>
          <w:rFonts w:hint="eastAsia"/>
          <w:i/>
          <w:iCs/>
        </w:rPr>
        <w:t xml:space="preserve"> </w:t>
      </w:r>
    </w:ins>
    <w:r w:rsidR="00C80343" w:rsidRPr="00AA78FB">
      <w:rPr>
        <w:rFonts w:hint="eastAsia"/>
        <w:i/>
        <w:iCs/>
      </w:rPr>
      <w:t>Revised_</w:t>
    </w:r>
    <w:del w:id="152" w:author="BKL" w:date="2026-10-07T18:49:00Z" w16du:dateUtc="2026-10-07T09:49:00Z">
      <w:r w:rsidR="00715E8F" w:rsidRPr="00AA78FB" w:rsidDel="009F6AAC">
        <w:rPr>
          <w:rFonts w:hint="eastAsia"/>
          <w:i/>
          <w:iCs/>
        </w:rPr>
        <w:delText>26</w:delText>
      </w:r>
      <w:r w:rsidDel="009F6AAC">
        <w:rPr>
          <w:rFonts w:hint="eastAsia"/>
          <w:i/>
          <w:iCs/>
        </w:rPr>
        <w:delText>1006</w:delText>
      </w:r>
    </w:del>
    <w:ins w:id="153" w:author="BKL" w:date="2026-10-07T18:49:00Z" w16du:dateUtc="2026-10-07T09:49:00Z">
      <w:r w:rsidR="009F6AAC" w:rsidRPr="00AA78FB">
        <w:rPr>
          <w:rFonts w:hint="eastAsia"/>
          <w:i/>
          <w:iCs/>
        </w:rPr>
        <w:t>26</w:t>
      </w:r>
      <w:r w:rsidR="009F6AAC">
        <w:rPr>
          <w:rFonts w:hint="eastAsia"/>
          <w:i/>
          <w:iCs/>
        </w:rPr>
        <w:t>100</w:t>
      </w:r>
      <w:r w:rsidR="009F6AAC">
        <w:rPr>
          <w:rFonts w:hint="eastAsia"/>
          <w:i/>
          <w:iCs/>
        </w:rPr>
        <w:t>7</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0E4"/>
    <w:multiLevelType w:val="multilevel"/>
    <w:tmpl w:val="309425F8"/>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5787357"/>
    <w:multiLevelType w:val="hybridMultilevel"/>
    <w:tmpl w:val="B846E6B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hint="eastAsia"/>
      </w:rPr>
    </w:lvl>
  </w:abstractNum>
  <w:abstractNum w:abstractNumId="3" w15:restartNumberingAfterBreak="0">
    <w:nsid w:val="0ED7046C"/>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2C24441"/>
    <w:multiLevelType w:val="multilevel"/>
    <w:tmpl w:val="B76C6068"/>
    <w:lvl w:ilvl="0">
      <w:start w:val="3"/>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17652CDE"/>
    <w:multiLevelType w:val="hybridMultilevel"/>
    <w:tmpl w:val="6BC4C332"/>
    <w:lvl w:ilvl="0" w:tplc="6750F3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0CE45F2"/>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14211C9"/>
    <w:multiLevelType w:val="multilevel"/>
    <w:tmpl w:val="8E7A626A"/>
    <w:lvl w:ilvl="0">
      <w:start w:val="4"/>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223174B4"/>
    <w:multiLevelType w:val="multilevel"/>
    <w:tmpl w:val="5330C540"/>
    <w:lvl w:ilvl="0">
      <w:start w:val="8"/>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9" w15:restartNumberingAfterBreak="0">
    <w:nsid w:val="23361610"/>
    <w:multiLevelType w:val="hybridMultilevel"/>
    <w:tmpl w:val="9048B196"/>
    <w:lvl w:ilvl="0" w:tplc="18C23FEA">
      <w:start w:val="1"/>
      <w:numFmt w:val="ganada"/>
      <w:pStyle w:val="3"/>
      <w:lvlText w:val="%1."/>
      <w:lvlJc w:val="left"/>
      <w:pPr>
        <w:tabs>
          <w:tab w:val="num" w:pos="1134"/>
        </w:tabs>
        <w:ind w:left="1134" w:hanging="567"/>
      </w:pPr>
      <w:rPr>
        <w:rFonts w:ascii="Times New Roman" w:eastAsia="바탕" w:hAnsi="Times New Roman" w:hint="default"/>
        <w:b w:val="0"/>
        <w:i w:val="0"/>
        <w:sz w:val="24"/>
      </w:rPr>
    </w:lvl>
    <w:lvl w:ilvl="1" w:tplc="04090019">
      <w:start w:val="3"/>
      <w:numFmt w:val="decimal"/>
      <w:lvlText w:val="(%2)"/>
      <w:lvlJc w:val="left"/>
      <w:pPr>
        <w:tabs>
          <w:tab w:val="num" w:pos="1990"/>
        </w:tabs>
        <w:ind w:left="1990" w:hanging="795"/>
      </w:pPr>
      <w:rPr>
        <w:rFonts w:hint="eastAsia"/>
      </w:rPr>
    </w:lvl>
    <w:lvl w:ilvl="2" w:tplc="0409001B">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10" w15:restartNumberingAfterBreak="0">
    <w:nsid w:val="2579540A"/>
    <w:multiLevelType w:val="hybridMultilevel"/>
    <w:tmpl w:val="B338D7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96E1560"/>
    <w:multiLevelType w:val="multilevel"/>
    <w:tmpl w:val="92D8D7CA"/>
    <w:lvl w:ilvl="0">
      <w:start w:val="2"/>
      <w:numFmt w:val="decimal"/>
      <w:lvlText w:val="%1"/>
      <w:lvlJc w:val="left"/>
      <w:pPr>
        <w:tabs>
          <w:tab w:val="num" w:pos="567"/>
        </w:tabs>
        <w:ind w:left="567" w:hanging="567"/>
      </w:pPr>
      <w:rPr>
        <w:rFonts w:hint="eastAsia"/>
      </w:rPr>
    </w:lvl>
    <w:lvl w:ilvl="1">
      <w:start w:val="1"/>
      <w:numFmt w:val="decimal"/>
      <w:lvlText w:val="7.%2"/>
      <w:lvlJc w:val="left"/>
      <w:pPr>
        <w:ind w:left="440" w:hanging="440"/>
      </w:pPr>
      <w:rPr>
        <w:rFonts w:ascii="Times New Roman" w:hAnsi="Times New Roman" w:cs="Times New Roman" w:hint="default"/>
        <w:sz w:val="22"/>
        <w:szCs w:val="20"/>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A2C1D77"/>
    <w:multiLevelType w:val="multilevel"/>
    <w:tmpl w:val="E772B346"/>
    <w:styleLink w:val="TTBodyText"/>
    <w:lvl w:ilvl="0">
      <w:start w:val="1"/>
      <w:numFmt w:val="none"/>
      <w:suff w:val="nothing"/>
      <w:lvlText w:val="%1"/>
      <w:lvlJc w:val="left"/>
      <w:rPr>
        <w:rFonts w:cs="Times New Roman"/>
      </w:rPr>
    </w:lvl>
    <w:lvl w:ilvl="1">
      <w:start w:val="1"/>
      <w:numFmt w:val="none"/>
      <w:lvlRestart w:val="0"/>
      <w:suff w:val="nothing"/>
      <w:lvlText w:val="%2"/>
      <w:lvlJc w:val="left"/>
      <w:rPr>
        <w:rFonts w:cs="Times New Roman"/>
      </w:rPr>
    </w:lvl>
    <w:lvl w:ilvl="2">
      <w:start w:val="1"/>
      <w:numFmt w:val="none"/>
      <w:lvlRestart w:val="0"/>
      <w:suff w:val="nothing"/>
      <w:lvlText w:val="%3"/>
      <w:lvlJc w:val="left"/>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7"/>
      <w:lvlJc w:val="left"/>
      <w:rPr>
        <w:rFonts w:cs="Times New Roman"/>
      </w:rPr>
    </w:lvl>
    <w:lvl w:ilvl="7">
      <w:start w:val="1"/>
      <w:numFmt w:val="none"/>
      <w:lvlRestart w:val="0"/>
      <w:suff w:val="nothing"/>
      <w:lvlText w:val="%8"/>
      <w:lvlJc w:val="left"/>
      <w:rPr>
        <w:rFonts w:cs="Times New Roman"/>
      </w:rPr>
    </w:lvl>
    <w:lvl w:ilvl="8">
      <w:start w:val="1"/>
      <w:numFmt w:val="none"/>
      <w:lvlRestart w:val="0"/>
      <w:suff w:val="nothing"/>
      <w:lvlText w:val="%9"/>
      <w:lvlJc w:val="left"/>
      <w:rPr>
        <w:rFonts w:cs="Times New Roman"/>
      </w:rPr>
    </w:lvl>
  </w:abstractNum>
  <w:abstractNum w:abstractNumId="13" w15:restartNumberingAfterBreak="0">
    <w:nsid w:val="2A6358E6"/>
    <w:multiLevelType w:val="hybridMultilevel"/>
    <w:tmpl w:val="B61A767E"/>
    <w:lvl w:ilvl="0" w:tplc="04047E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05A345A"/>
    <w:multiLevelType w:val="multilevel"/>
    <w:tmpl w:val="5708462A"/>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Theme="majorEastAsia"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324F4302"/>
    <w:multiLevelType w:val="hybridMultilevel"/>
    <w:tmpl w:val="14AA2BA8"/>
    <w:lvl w:ilvl="0" w:tplc="3086EB8A">
      <w:start w:val="1"/>
      <w:numFmt w:val="decimal"/>
      <w:lvlText w:val="%1."/>
      <w:lvlJc w:val="left"/>
      <w:pPr>
        <w:tabs>
          <w:tab w:val="num" w:pos="567"/>
        </w:tabs>
        <w:ind w:left="567" w:hanging="567"/>
      </w:pPr>
      <w:rPr>
        <w:rFonts w:hint="eastAsia"/>
        <w:b w:val="0"/>
        <w:i w:val="0"/>
      </w:rPr>
    </w:lvl>
    <w:lvl w:ilvl="1" w:tplc="CDC22FA8">
      <w:numFmt w:val="none"/>
      <w:lvlText w:val=""/>
      <w:lvlJc w:val="left"/>
      <w:pPr>
        <w:tabs>
          <w:tab w:val="num" w:pos="360"/>
        </w:tabs>
      </w:pPr>
    </w:lvl>
    <w:lvl w:ilvl="2" w:tplc="9D8ECFB6">
      <w:numFmt w:val="none"/>
      <w:lvlText w:val=""/>
      <w:lvlJc w:val="left"/>
      <w:pPr>
        <w:tabs>
          <w:tab w:val="num" w:pos="360"/>
        </w:tabs>
      </w:pPr>
    </w:lvl>
    <w:lvl w:ilvl="3" w:tplc="33606D96">
      <w:numFmt w:val="none"/>
      <w:lvlText w:val=""/>
      <w:lvlJc w:val="left"/>
      <w:pPr>
        <w:tabs>
          <w:tab w:val="num" w:pos="360"/>
        </w:tabs>
      </w:pPr>
    </w:lvl>
    <w:lvl w:ilvl="4" w:tplc="875C6580">
      <w:numFmt w:val="none"/>
      <w:lvlText w:val=""/>
      <w:lvlJc w:val="left"/>
      <w:pPr>
        <w:tabs>
          <w:tab w:val="num" w:pos="360"/>
        </w:tabs>
      </w:pPr>
    </w:lvl>
    <w:lvl w:ilvl="5" w:tplc="39D61656">
      <w:numFmt w:val="none"/>
      <w:lvlText w:val=""/>
      <w:lvlJc w:val="left"/>
      <w:pPr>
        <w:tabs>
          <w:tab w:val="num" w:pos="360"/>
        </w:tabs>
      </w:pPr>
    </w:lvl>
    <w:lvl w:ilvl="6" w:tplc="2A60156E">
      <w:numFmt w:val="none"/>
      <w:lvlText w:val=""/>
      <w:lvlJc w:val="left"/>
      <w:pPr>
        <w:tabs>
          <w:tab w:val="num" w:pos="360"/>
        </w:tabs>
      </w:pPr>
    </w:lvl>
    <w:lvl w:ilvl="7" w:tplc="97F8A7CE">
      <w:numFmt w:val="none"/>
      <w:lvlText w:val=""/>
      <w:lvlJc w:val="left"/>
      <w:pPr>
        <w:tabs>
          <w:tab w:val="num" w:pos="360"/>
        </w:tabs>
      </w:pPr>
    </w:lvl>
    <w:lvl w:ilvl="8" w:tplc="FAB0DB70">
      <w:numFmt w:val="none"/>
      <w:lvlText w:val=""/>
      <w:lvlJc w:val="left"/>
      <w:pPr>
        <w:tabs>
          <w:tab w:val="num" w:pos="360"/>
        </w:tabs>
      </w:pPr>
    </w:lvl>
  </w:abstractNum>
  <w:abstractNum w:abstractNumId="16" w15:restartNumberingAfterBreak="0">
    <w:nsid w:val="371304A1"/>
    <w:multiLevelType w:val="multilevel"/>
    <w:tmpl w:val="43DCAFC8"/>
    <w:lvl w:ilvl="0">
      <w:start w:val="6"/>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3789460C"/>
    <w:multiLevelType w:val="hybridMultilevel"/>
    <w:tmpl w:val="14AA2BA8"/>
    <w:lvl w:ilvl="0" w:tplc="FFFFFFFF">
      <w:start w:val="1"/>
      <w:numFmt w:val="decimal"/>
      <w:lvlText w:val="%1."/>
      <w:lvlJc w:val="left"/>
      <w:pPr>
        <w:tabs>
          <w:tab w:val="num" w:pos="567"/>
        </w:tabs>
        <w:ind w:left="567" w:hanging="567"/>
      </w:pPr>
      <w:rPr>
        <w:rFonts w:hint="eastAsia"/>
        <w:b w:val="0"/>
        <w:i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8" w15:restartNumberingAfterBreak="0">
    <w:nsid w:val="383E6481"/>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466712D4"/>
    <w:multiLevelType w:val="hybridMultilevel"/>
    <w:tmpl w:val="DEF61046"/>
    <w:lvl w:ilvl="0" w:tplc="FFFFFFFF">
      <w:start w:val="1"/>
      <w:numFmt w:val="lowerLetter"/>
      <w:lvlText w:val="(%1)"/>
      <w:lvlJc w:val="left"/>
      <w:pPr>
        <w:tabs>
          <w:tab w:val="num" w:pos="567"/>
        </w:tabs>
        <w:ind w:left="567" w:hanging="567"/>
      </w:pPr>
      <w:rPr>
        <w:rFonts w:hint="eastAsia"/>
        <w:b w:val="0"/>
        <w:i w:val="0"/>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0" w15:restartNumberingAfterBreak="0">
    <w:nsid w:val="47D1552E"/>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1" w15:restartNumberingAfterBreak="0">
    <w:nsid w:val="4D185DA0"/>
    <w:multiLevelType w:val="multilevel"/>
    <w:tmpl w:val="2458D0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2EB36AE"/>
    <w:multiLevelType w:val="multilevel"/>
    <w:tmpl w:val="D1C880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3D844F8"/>
    <w:multiLevelType w:val="hybridMultilevel"/>
    <w:tmpl w:val="DEF61046"/>
    <w:lvl w:ilvl="0" w:tplc="C304F478">
      <w:start w:val="1"/>
      <w:numFmt w:val="lowerLetter"/>
      <w:lvlText w:val="(%1)"/>
      <w:lvlJc w:val="left"/>
      <w:pPr>
        <w:tabs>
          <w:tab w:val="num" w:pos="1134"/>
        </w:tabs>
        <w:ind w:left="1134" w:hanging="567"/>
      </w:pPr>
      <w:rPr>
        <w:rFonts w:hint="eastAsia"/>
        <w:b w:val="0"/>
        <w:i w:val="0"/>
      </w:rPr>
    </w:lvl>
    <w:lvl w:ilvl="1" w:tplc="04090019" w:tentative="1">
      <w:start w:val="1"/>
      <w:numFmt w:val="upperLetter"/>
      <w:lvlText w:val="%2."/>
      <w:lvlJc w:val="left"/>
      <w:pPr>
        <w:tabs>
          <w:tab w:val="num" w:pos="1767"/>
        </w:tabs>
        <w:ind w:left="1767" w:hanging="400"/>
      </w:pPr>
    </w:lvl>
    <w:lvl w:ilvl="2" w:tplc="0409001B" w:tentative="1">
      <w:start w:val="1"/>
      <w:numFmt w:val="lowerRoman"/>
      <w:lvlText w:val="%3."/>
      <w:lvlJc w:val="right"/>
      <w:pPr>
        <w:tabs>
          <w:tab w:val="num" w:pos="2167"/>
        </w:tabs>
        <w:ind w:left="2167" w:hanging="400"/>
      </w:pPr>
    </w:lvl>
    <w:lvl w:ilvl="3" w:tplc="0409000F" w:tentative="1">
      <w:start w:val="1"/>
      <w:numFmt w:val="decimal"/>
      <w:lvlText w:val="%4."/>
      <w:lvlJc w:val="left"/>
      <w:pPr>
        <w:tabs>
          <w:tab w:val="num" w:pos="2567"/>
        </w:tabs>
        <w:ind w:left="2567" w:hanging="400"/>
      </w:pPr>
    </w:lvl>
    <w:lvl w:ilvl="4" w:tplc="04090019" w:tentative="1">
      <w:start w:val="1"/>
      <w:numFmt w:val="upperLetter"/>
      <w:lvlText w:val="%5."/>
      <w:lvlJc w:val="left"/>
      <w:pPr>
        <w:tabs>
          <w:tab w:val="num" w:pos="2967"/>
        </w:tabs>
        <w:ind w:left="2967" w:hanging="400"/>
      </w:pPr>
    </w:lvl>
    <w:lvl w:ilvl="5" w:tplc="0409001B" w:tentative="1">
      <w:start w:val="1"/>
      <w:numFmt w:val="lowerRoman"/>
      <w:lvlText w:val="%6."/>
      <w:lvlJc w:val="right"/>
      <w:pPr>
        <w:tabs>
          <w:tab w:val="num" w:pos="3367"/>
        </w:tabs>
        <w:ind w:left="3367" w:hanging="400"/>
      </w:pPr>
    </w:lvl>
    <w:lvl w:ilvl="6" w:tplc="0409000F" w:tentative="1">
      <w:start w:val="1"/>
      <w:numFmt w:val="decimal"/>
      <w:lvlText w:val="%7."/>
      <w:lvlJc w:val="left"/>
      <w:pPr>
        <w:tabs>
          <w:tab w:val="num" w:pos="3767"/>
        </w:tabs>
        <w:ind w:left="3767" w:hanging="400"/>
      </w:pPr>
    </w:lvl>
    <w:lvl w:ilvl="7" w:tplc="04090019" w:tentative="1">
      <w:start w:val="1"/>
      <w:numFmt w:val="upperLetter"/>
      <w:lvlText w:val="%8."/>
      <w:lvlJc w:val="left"/>
      <w:pPr>
        <w:tabs>
          <w:tab w:val="num" w:pos="4167"/>
        </w:tabs>
        <w:ind w:left="4167" w:hanging="400"/>
      </w:pPr>
    </w:lvl>
    <w:lvl w:ilvl="8" w:tplc="0409001B" w:tentative="1">
      <w:start w:val="1"/>
      <w:numFmt w:val="lowerRoman"/>
      <w:lvlText w:val="%9."/>
      <w:lvlJc w:val="right"/>
      <w:pPr>
        <w:tabs>
          <w:tab w:val="num" w:pos="4567"/>
        </w:tabs>
        <w:ind w:left="4567" w:hanging="400"/>
      </w:pPr>
    </w:lvl>
  </w:abstractNum>
  <w:abstractNum w:abstractNumId="24" w15:restartNumberingAfterBreak="0">
    <w:nsid w:val="5B9C2ACB"/>
    <w:multiLevelType w:val="multilevel"/>
    <w:tmpl w:val="B64CF4A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5" w15:restartNumberingAfterBreak="0">
    <w:nsid w:val="5D666D78"/>
    <w:multiLevelType w:val="hybridMultilevel"/>
    <w:tmpl w:val="C22CBE1C"/>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61BB0191"/>
    <w:multiLevelType w:val="hybridMultilevel"/>
    <w:tmpl w:val="6D34E110"/>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64EF015B"/>
    <w:multiLevelType w:val="multilevel"/>
    <w:tmpl w:val="D1A8B8A8"/>
    <w:lvl w:ilvl="0">
      <w:start w:val="5"/>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8" w15:restartNumberingAfterBreak="0">
    <w:nsid w:val="686C4B18"/>
    <w:multiLevelType w:val="hybridMultilevel"/>
    <w:tmpl w:val="7B1C5154"/>
    <w:lvl w:ilvl="0" w:tplc="88A47CC2">
      <w:start w:val="1"/>
      <w:numFmt w:val="lowerLetter"/>
      <w:lvlText w:val="(%1)"/>
      <w:lvlJc w:val="left"/>
      <w:pPr>
        <w:tabs>
          <w:tab w:val="num" w:pos="567"/>
        </w:tabs>
        <w:ind w:left="567" w:hanging="567"/>
      </w:pPr>
      <w:rPr>
        <w:rFonts w:hint="eastAsia"/>
      </w:rPr>
    </w:lvl>
    <w:lvl w:ilvl="1" w:tplc="6B065B9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6A15754B"/>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0" w15:restartNumberingAfterBreak="0">
    <w:nsid w:val="6CE608E5"/>
    <w:multiLevelType w:val="hybridMultilevel"/>
    <w:tmpl w:val="BADACB5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6D0C3F4D"/>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2" w15:restartNumberingAfterBreak="0">
    <w:nsid w:val="6E131006"/>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3" w15:restartNumberingAfterBreak="0">
    <w:nsid w:val="73066CEE"/>
    <w:multiLevelType w:val="hybridMultilevel"/>
    <w:tmpl w:val="71C2B710"/>
    <w:lvl w:ilvl="0" w:tplc="7018D60C">
      <w:start w:val="1"/>
      <w:numFmt w:val="decimal"/>
      <w:lvlText w:val="%1."/>
      <w:lvlJc w:val="left"/>
      <w:pPr>
        <w:ind w:left="1440" w:hanging="360"/>
      </w:pPr>
    </w:lvl>
    <w:lvl w:ilvl="1" w:tplc="3688597E">
      <w:start w:val="1"/>
      <w:numFmt w:val="decimal"/>
      <w:lvlText w:val="%2."/>
      <w:lvlJc w:val="left"/>
      <w:pPr>
        <w:ind w:left="1440" w:hanging="360"/>
      </w:pPr>
    </w:lvl>
    <w:lvl w:ilvl="2" w:tplc="A36C0BAC">
      <w:start w:val="1"/>
      <w:numFmt w:val="decimal"/>
      <w:lvlText w:val="%3."/>
      <w:lvlJc w:val="left"/>
      <w:pPr>
        <w:ind w:left="1440" w:hanging="360"/>
      </w:pPr>
    </w:lvl>
    <w:lvl w:ilvl="3" w:tplc="3B90740E">
      <w:start w:val="1"/>
      <w:numFmt w:val="decimal"/>
      <w:lvlText w:val="%4."/>
      <w:lvlJc w:val="left"/>
      <w:pPr>
        <w:ind w:left="1440" w:hanging="360"/>
      </w:pPr>
    </w:lvl>
    <w:lvl w:ilvl="4" w:tplc="99026008">
      <w:start w:val="1"/>
      <w:numFmt w:val="decimal"/>
      <w:lvlText w:val="%5."/>
      <w:lvlJc w:val="left"/>
      <w:pPr>
        <w:ind w:left="1440" w:hanging="360"/>
      </w:pPr>
    </w:lvl>
    <w:lvl w:ilvl="5" w:tplc="74C07E38">
      <w:start w:val="1"/>
      <w:numFmt w:val="decimal"/>
      <w:lvlText w:val="%6."/>
      <w:lvlJc w:val="left"/>
      <w:pPr>
        <w:ind w:left="1440" w:hanging="360"/>
      </w:pPr>
    </w:lvl>
    <w:lvl w:ilvl="6" w:tplc="881E8A28">
      <w:start w:val="1"/>
      <w:numFmt w:val="decimal"/>
      <w:lvlText w:val="%7."/>
      <w:lvlJc w:val="left"/>
      <w:pPr>
        <w:ind w:left="1440" w:hanging="360"/>
      </w:pPr>
    </w:lvl>
    <w:lvl w:ilvl="7" w:tplc="B1020750">
      <w:start w:val="1"/>
      <w:numFmt w:val="decimal"/>
      <w:lvlText w:val="%8."/>
      <w:lvlJc w:val="left"/>
      <w:pPr>
        <w:ind w:left="1440" w:hanging="360"/>
      </w:pPr>
    </w:lvl>
    <w:lvl w:ilvl="8" w:tplc="DED40964">
      <w:start w:val="1"/>
      <w:numFmt w:val="decimal"/>
      <w:lvlText w:val="%9."/>
      <w:lvlJc w:val="left"/>
      <w:pPr>
        <w:ind w:left="1440" w:hanging="360"/>
      </w:pPr>
    </w:lvl>
  </w:abstractNum>
  <w:abstractNum w:abstractNumId="34" w15:restartNumberingAfterBreak="0">
    <w:nsid w:val="73F55E65"/>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5" w15:restartNumberingAfterBreak="0">
    <w:nsid w:val="7BB939DA"/>
    <w:multiLevelType w:val="singleLevel"/>
    <w:tmpl w:val="88A47CC2"/>
    <w:lvl w:ilvl="0">
      <w:start w:val="1"/>
      <w:numFmt w:val="lowerLetter"/>
      <w:lvlText w:val="(%1)"/>
      <w:lvlJc w:val="left"/>
      <w:pPr>
        <w:tabs>
          <w:tab w:val="num" w:pos="567"/>
        </w:tabs>
        <w:ind w:left="567" w:hanging="567"/>
      </w:pPr>
      <w:rPr>
        <w:rFonts w:hint="eastAsia"/>
      </w:rPr>
    </w:lvl>
  </w:abstractNum>
  <w:num w:numId="1" w16cid:durableId="136531842">
    <w:abstractNumId w:val="35"/>
  </w:num>
  <w:num w:numId="2" w16cid:durableId="989753163">
    <w:abstractNumId w:val="2"/>
  </w:num>
  <w:num w:numId="3" w16cid:durableId="1040207276">
    <w:abstractNumId w:val="15"/>
  </w:num>
  <w:num w:numId="4" w16cid:durableId="839004426">
    <w:abstractNumId w:val="14"/>
  </w:num>
  <w:num w:numId="5" w16cid:durableId="1219243549">
    <w:abstractNumId w:val="30"/>
  </w:num>
  <w:num w:numId="6" w16cid:durableId="988637220">
    <w:abstractNumId w:val="25"/>
  </w:num>
  <w:num w:numId="7" w16cid:durableId="904532876">
    <w:abstractNumId w:val="6"/>
  </w:num>
  <w:num w:numId="8" w16cid:durableId="635718363">
    <w:abstractNumId w:val="26"/>
  </w:num>
  <w:num w:numId="9" w16cid:durableId="699669986">
    <w:abstractNumId w:val="1"/>
  </w:num>
  <w:num w:numId="10" w16cid:durableId="899023265">
    <w:abstractNumId w:val="28"/>
  </w:num>
  <w:num w:numId="11" w16cid:durableId="1669746837">
    <w:abstractNumId w:val="18"/>
  </w:num>
  <w:num w:numId="12" w16cid:durableId="721907268">
    <w:abstractNumId w:val="9"/>
  </w:num>
  <w:num w:numId="13" w16cid:durableId="1564952385">
    <w:abstractNumId w:val="12"/>
  </w:num>
  <w:num w:numId="14" w16cid:durableId="1012562820">
    <w:abstractNumId w:val="23"/>
  </w:num>
  <w:num w:numId="15" w16cid:durableId="974914300">
    <w:abstractNumId w:val="0"/>
  </w:num>
  <w:num w:numId="16" w16cid:durableId="915746828">
    <w:abstractNumId w:val="4"/>
  </w:num>
  <w:num w:numId="17" w16cid:durableId="293877247">
    <w:abstractNumId w:val="7"/>
  </w:num>
  <w:num w:numId="18" w16cid:durableId="1052853021">
    <w:abstractNumId w:val="27"/>
  </w:num>
  <w:num w:numId="19" w16cid:durableId="1019114527">
    <w:abstractNumId w:val="16"/>
  </w:num>
  <w:num w:numId="20" w16cid:durableId="1250193359">
    <w:abstractNumId w:val="8"/>
  </w:num>
  <w:num w:numId="21" w16cid:durableId="2112160985">
    <w:abstractNumId w:val="24"/>
  </w:num>
  <w:num w:numId="22" w16cid:durableId="505637723">
    <w:abstractNumId w:val="10"/>
  </w:num>
  <w:num w:numId="23" w16cid:durableId="621376797">
    <w:abstractNumId w:val="11"/>
  </w:num>
  <w:num w:numId="24" w16cid:durableId="480083063">
    <w:abstractNumId w:val="3"/>
  </w:num>
  <w:num w:numId="25" w16cid:durableId="472331097">
    <w:abstractNumId w:val="20"/>
  </w:num>
  <w:num w:numId="26" w16cid:durableId="616570087">
    <w:abstractNumId w:val="34"/>
  </w:num>
  <w:num w:numId="27" w16cid:durableId="407847233">
    <w:abstractNumId w:val="29"/>
  </w:num>
  <w:num w:numId="28" w16cid:durableId="1777293034">
    <w:abstractNumId w:val="32"/>
  </w:num>
  <w:num w:numId="29" w16cid:durableId="1075709849">
    <w:abstractNumId w:val="31"/>
  </w:num>
  <w:num w:numId="30" w16cid:durableId="953630608">
    <w:abstractNumId w:val="21"/>
  </w:num>
  <w:num w:numId="31" w16cid:durableId="1986006768">
    <w:abstractNumId w:val="17"/>
  </w:num>
  <w:num w:numId="32" w16cid:durableId="2118526928">
    <w:abstractNumId w:val="13"/>
  </w:num>
  <w:num w:numId="33" w16cid:durableId="1294630742">
    <w:abstractNumId w:val="22"/>
  </w:num>
  <w:num w:numId="34" w16cid:durableId="1921208449">
    <w:abstractNumId w:val="19"/>
  </w:num>
  <w:num w:numId="35" w16cid:durableId="438643275">
    <w:abstractNumId w:val="5"/>
  </w:num>
  <w:num w:numId="36" w16cid:durableId="1649048722">
    <w:abstractNumId w:val="3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KL">
    <w15:presenceInfo w15:providerId="None" w15:userId="BKL"/>
  </w15:person>
  <w15:person w15:author="강지아 과장(리츠투자-운용2팀)">
    <w15:presenceInfo w15:providerId="AD" w15:userId="S::kangjia@koramco.com::65ce7d0e-058a-4da8-8b54-afb790050998"/>
  </w15:person>
  <w15:person w15:author="S&amp;K">
    <w15:presenceInfo w15:providerId="None" w15:userId="S&amp;K"/>
  </w15:person>
  <w15:person w15:author="성환 문">
    <w15:presenceInfo w15:providerId="Windows Live" w15:userId="bc23e73e97c35b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oNotTrackFormatting/>
  <w:defaultTabStop w:val="66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4"/>
    <w:rsid w:val="000006E6"/>
    <w:rsid w:val="0000182C"/>
    <w:rsid w:val="000019C8"/>
    <w:rsid w:val="00003EF0"/>
    <w:rsid w:val="00005D7E"/>
    <w:rsid w:val="00007FC2"/>
    <w:rsid w:val="000177E3"/>
    <w:rsid w:val="00022190"/>
    <w:rsid w:val="00022419"/>
    <w:rsid w:val="00022909"/>
    <w:rsid w:val="0002367E"/>
    <w:rsid w:val="00024744"/>
    <w:rsid w:val="00025E95"/>
    <w:rsid w:val="00026D58"/>
    <w:rsid w:val="00026F8A"/>
    <w:rsid w:val="000274B5"/>
    <w:rsid w:val="000319B8"/>
    <w:rsid w:val="00031DD8"/>
    <w:rsid w:val="0003455A"/>
    <w:rsid w:val="000362F6"/>
    <w:rsid w:val="0003631D"/>
    <w:rsid w:val="00036688"/>
    <w:rsid w:val="0003675B"/>
    <w:rsid w:val="00037AC0"/>
    <w:rsid w:val="000402A5"/>
    <w:rsid w:val="00040562"/>
    <w:rsid w:val="00040EE4"/>
    <w:rsid w:val="000428FF"/>
    <w:rsid w:val="000430EB"/>
    <w:rsid w:val="000433CD"/>
    <w:rsid w:val="0004396E"/>
    <w:rsid w:val="0004442D"/>
    <w:rsid w:val="0004454C"/>
    <w:rsid w:val="00044FF4"/>
    <w:rsid w:val="0004539E"/>
    <w:rsid w:val="0004775E"/>
    <w:rsid w:val="00050041"/>
    <w:rsid w:val="00050B05"/>
    <w:rsid w:val="000513F8"/>
    <w:rsid w:val="00051EDC"/>
    <w:rsid w:val="00052115"/>
    <w:rsid w:val="000521FF"/>
    <w:rsid w:val="0005389C"/>
    <w:rsid w:val="0005452F"/>
    <w:rsid w:val="00055A7D"/>
    <w:rsid w:val="000567F2"/>
    <w:rsid w:val="00056D8F"/>
    <w:rsid w:val="00057043"/>
    <w:rsid w:val="0006191F"/>
    <w:rsid w:val="00061D84"/>
    <w:rsid w:val="000630F1"/>
    <w:rsid w:val="00063CD1"/>
    <w:rsid w:val="00063E40"/>
    <w:rsid w:val="00063EAB"/>
    <w:rsid w:val="00064B95"/>
    <w:rsid w:val="00067031"/>
    <w:rsid w:val="000701F0"/>
    <w:rsid w:val="00070927"/>
    <w:rsid w:val="00070993"/>
    <w:rsid w:val="000715DF"/>
    <w:rsid w:val="00072208"/>
    <w:rsid w:val="00074127"/>
    <w:rsid w:val="00076BEF"/>
    <w:rsid w:val="0008305C"/>
    <w:rsid w:val="00083B64"/>
    <w:rsid w:val="000841DA"/>
    <w:rsid w:val="00084254"/>
    <w:rsid w:val="0008443C"/>
    <w:rsid w:val="000854BD"/>
    <w:rsid w:val="00090FEA"/>
    <w:rsid w:val="0009102E"/>
    <w:rsid w:val="00091918"/>
    <w:rsid w:val="00092142"/>
    <w:rsid w:val="000923E9"/>
    <w:rsid w:val="000924A6"/>
    <w:rsid w:val="00092600"/>
    <w:rsid w:val="000929D3"/>
    <w:rsid w:val="0009476B"/>
    <w:rsid w:val="00094AA2"/>
    <w:rsid w:val="00096212"/>
    <w:rsid w:val="0009645B"/>
    <w:rsid w:val="00097344"/>
    <w:rsid w:val="000A0E21"/>
    <w:rsid w:val="000A19A0"/>
    <w:rsid w:val="000A2A19"/>
    <w:rsid w:val="000A3A74"/>
    <w:rsid w:val="000A56F9"/>
    <w:rsid w:val="000A5F0A"/>
    <w:rsid w:val="000A6134"/>
    <w:rsid w:val="000A69AF"/>
    <w:rsid w:val="000A6ACA"/>
    <w:rsid w:val="000A7273"/>
    <w:rsid w:val="000A7593"/>
    <w:rsid w:val="000B21BD"/>
    <w:rsid w:val="000B4371"/>
    <w:rsid w:val="000B43DE"/>
    <w:rsid w:val="000B4BE8"/>
    <w:rsid w:val="000B59B8"/>
    <w:rsid w:val="000B6289"/>
    <w:rsid w:val="000B62CE"/>
    <w:rsid w:val="000B6BDF"/>
    <w:rsid w:val="000B7261"/>
    <w:rsid w:val="000B75E5"/>
    <w:rsid w:val="000B7798"/>
    <w:rsid w:val="000B7F84"/>
    <w:rsid w:val="000C0BBB"/>
    <w:rsid w:val="000C0BE3"/>
    <w:rsid w:val="000C1CA4"/>
    <w:rsid w:val="000C2946"/>
    <w:rsid w:val="000C44E0"/>
    <w:rsid w:val="000C4711"/>
    <w:rsid w:val="000C5AD4"/>
    <w:rsid w:val="000C6B44"/>
    <w:rsid w:val="000D1B1E"/>
    <w:rsid w:val="000D591E"/>
    <w:rsid w:val="000D5AFE"/>
    <w:rsid w:val="000D616D"/>
    <w:rsid w:val="000E0CD4"/>
    <w:rsid w:val="000E2781"/>
    <w:rsid w:val="000E403E"/>
    <w:rsid w:val="000E4255"/>
    <w:rsid w:val="000F17E2"/>
    <w:rsid w:val="000F1921"/>
    <w:rsid w:val="000F1C42"/>
    <w:rsid w:val="000F2B38"/>
    <w:rsid w:val="000F3081"/>
    <w:rsid w:val="000F37B5"/>
    <w:rsid w:val="000F5A03"/>
    <w:rsid w:val="00100143"/>
    <w:rsid w:val="00100217"/>
    <w:rsid w:val="00100DB2"/>
    <w:rsid w:val="001014F9"/>
    <w:rsid w:val="00103340"/>
    <w:rsid w:val="001049C9"/>
    <w:rsid w:val="00104BDB"/>
    <w:rsid w:val="001069EA"/>
    <w:rsid w:val="00106F46"/>
    <w:rsid w:val="00107AB4"/>
    <w:rsid w:val="00107DC0"/>
    <w:rsid w:val="00107F4B"/>
    <w:rsid w:val="0011057A"/>
    <w:rsid w:val="001107C2"/>
    <w:rsid w:val="0011270C"/>
    <w:rsid w:val="00113376"/>
    <w:rsid w:val="00115837"/>
    <w:rsid w:val="00116A32"/>
    <w:rsid w:val="001221F7"/>
    <w:rsid w:val="00124AA9"/>
    <w:rsid w:val="00124B0D"/>
    <w:rsid w:val="00124BD1"/>
    <w:rsid w:val="00125450"/>
    <w:rsid w:val="00125D25"/>
    <w:rsid w:val="00127207"/>
    <w:rsid w:val="00127981"/>
    <w:rsid w:val="001311AD"/>
    <w:rsid w:val="00131241"/>
    <w:rsid w:val="00132E66"/>
    <w:rsid w:val="00135207"/>
    <w:rsid w:val="00135723"/>
    <w:rsid w:val="00137250"/>
    <w:rsid w:val="001377E2"/>
    <w:rsid w:val="00137AAF"/>
    <w:rsid w:val="00142E9C"/>
    <w:rsid w:val="00143615"/>
    <w:rsid w:val="00144334"/>
    <w:rsid w:val="00144CFD"/>
    <w:rsid w:val="00145AE7"/>
    <w:rsid w:val="00145F65"/>
    <w:rsid w:val="00150187"/>
    <w:rsid w:val="001525FA"/>
    <w:rsid w:val="00152728"/>
    <w:rsid w:val="00153949"/>
    <w:rsid w:val="00154C72"/>
    <w:rsid w:val="00155128"/>
    <w:rsid w:val="001577CF"/>
    <w:rsid w:val="00157924"/>
    <w:rsid w:val="00160470"/>
    <w:rsid w:val="00160A9D"/>
    <w:rsid w:val="00162240"/>
    <w:rsid w:val="001629BE"/>
    <w:rsid w:val="001641BE"/>
    <w:rsid w:val="00165084"/>
    <w:rsid w:val="00165877"/>
    <w:rsid w:val="00167030"/>
    <w:rsid w:val="001674FE"/>
    <w:rsid w:val="00167E3B"/>
    <w:rsid w:val="001704E4"/>
    <w:rsid w:val="00170BC7"/>
    <w:rsid w:val="00171540"/>
    <w:rsid w:val="001722CC"/>
    <w:rsid w:val="00175DD4"/>
    <w:rsid w:val="00177336"/>
    <w:rsid w:val="0017768F"/>
    <w:rsid w:val="00180DD2"/>
    <w:rsid w:val="00185188"/>
    <w:rsid w:val="00186693"/>
    <w:rsid w:val="0018692C"/>
    <w:rsid w:val="0018694D"/>
    <w:rsid w:val="00192E4F"/>
    <w:rsid w:val="00195A31"/>
    <w:rsid w:val="00196E61"/>
    <w:rsid w:val="001A0731"/>
    <w:rsid w:val="001A1960"/>
    <w:rsid w:val="001A2D52"/>
    <w:rsid w:val="001A4289"/>
    <w:rsid w:val="001A44D7"/>
    <w:rsid w:val="001A452A"/>
    <w:rsid w:val="001A4E4D"/>
    <w:rsid w:val="001A5996"/>
    <w:rsid w:val="001B1AB7"/>
    <w:rsid w:val="001B1CC1"/>
    <w:rsid w:val="001B223D"/>
    <w:rsid w:val="001B228A"/>
    <w:rsid w:val="001B4619"/>
    <w:rsid w:val="001B4891"/>
    <w:rsid w:val="001B4FE0"/>
    <w:rsid w:val="001B556C"/>
    <w:rsid w:val="001C1B11"/>
    <w:rsid w:val="001C2E4F"/>
    <w:rsid w:val="001C309E"/>
    <w:rsid w:val="001C34F3"/>
    <w:rsid w:val="001C4404"/>
    <w:rsid w:val="001C69F6"/>
    <w:rsid w:val="001C7285"/>
    <w:rsid w:val="001D3292"/>
    <w:rsid w:val="001D4817"/>
    <w:rsid w:val="001D62DF"/>
    <w:rsid w:val="001D65FE"/>
    <w:rsid w:val="001D68AE"/>
    <w:rsid w:val="001D7315"/>
    <w:rsid w:val="001E0B1F"/>
    <w:rsid w:val="001E14F4"/>
    <w:rsid w:val="001E1B89"/>
    <w:rsid w:val="001E1CBC"/>
    <w:rsid w:val="001E1F47"/>
    <w:rsid w:val="001E24D8"/>
    <w:rsid w:val="001E2E5D"/>
    <w:rsid w:val="001E4E41"/>
    <w:rsid w:val="001E5D10"/>
    <w:rsid w:val="001E5F68"/>
    <w:rsid w:val="001E7C63"/>
    <w:rsid w:val="001F0374"/>
    <w:rsid w:val="001F04F7"/>
    <w:rsid w:val="001F0A37"/>
    <w:rsid w:val="001F2125"/>
    <w:rsid w:val="001F21A6"/>
    <w:rsid w:val="001F6151"/>
    <w:rsid w:val="001F61C5"/>
    <w:rsid w:val="001F670C"/>
    <w:rsid w:val="001F6FCD"/>
    <w:rsid w:val="0020016C"/>
    <w:rsid w:val="002011CC"/>
    <w:rsid w:val="00201ABF"/>
    <w:rsid w:val="002025DB"/>
    <w:rsid w:val="00203E58"/>
    <w:rsid w:val="00204915"/>
    <w:rsid w:val="002055B3"/>
    <w:rsid w:val="00207F8E"/>
    <w:rsid w:val="002102D0"/>
    <w:rsid w:val="002106EF"/>
    <w:rsid w:val="00211A29"/>
    <w:rsid w:val="00211A8A"/>
    <w:rsid w:val="0021270A"/>
    <w:rsid w:val="002137A6"/>
    <w:rsid w:val="002140F9"/>
    <w:rsid w:val="00215092"/>
    <w:rsid w:val="00215ACB"/>
    <w:rsid w:val="00215FB2"/>
    <w:rsid w:val="00216561"/>
    <w:rsid w:val="00221115"/>
    <w:rsid w:val="00221515"/>
    <w:rsid w:val="0022275B"/>
    <w:rsid w:val="00222E19"/>
    <w:rsid w:val="00223DBA"/>
    <w:rsid w:val="00226400"/>
    <w:rsid w:val="00226E91"/>
    <w:rsid w:val="002275F5"/>
    <w:rsid w:val="00230BB9"/>
    <w:rsid w:val="00230BD5"/>
    <w:rsid w:val="00232464"/>
    <w:rsid w:val="002328CD"/>
    <w:rsid w:val="00232FE2"/>
    <w:rsid w:val="00234A4C"/>
    <w:rsid w:val="00235B46"/>
    <w:rsid w:val="00235D7B"/>
    <w:rsid w:val="00237F0A"/>
    <w:rsid w:val="00240DAC"/>
    <w:rsid w:val="00241961"/>
    <w:rsid w:val="002424FF"/>
    <w:rsid w:val="00242E56"/>
    <w:rsid w:val="00242FBF"/>
    <w:rsid w:val="00244AD9"/>
    <w:rsid w:val="00244CB3"/>
    <w:rsid w:val="00245BA2"/>
    <w:rsid w:val="00246315"/>
    <w:rsid w:val="00246617"/>
    <w:rsid w:val="00251250"/>
    <w:rsid w:val="00251533"/>
    <w:rsid w:val="0025420A"/>
    <w:rsid w:val="00257F49"/>
    <w:rsid w:val="00261BFF"/>
    <w:rsid w:val="00262B8C"/>
    <w:rsid w:val="00263259"/>
    <w:rsid w:val="00263853"/>
    <w:rsid w:val="00263F9D"/>
    <w:rsid w:val="00265313"/>
    <w:rsid w:val="00266501"/>
    <w:rsid w:val="00266C59"/>
    <w:rsid w:val="00270EBC"/>
    <w:rsid w:val="00272D48"/>
    <w:rsid w:val="002739A1"/>
    <w:rsid w:val="00273C84"/>
    <w:rsid w:val="0027484C"/>
    <w:rsid w:val="00274AC7"/>
    <w:rsid w:val="00274DFC"/>
    <w:rsid w:val="0027653E"/>
    <w:rsid w:val="002777DF"/>
    <w:rsid w:val="00277C20"/>
    <w:rsid w:val="00280964"/>
    <w:rsid w:val="00280DE4"/>
    <w:rsid w:val="00280F9B"/>
    <w:rsid w:val="00281F55"/>
    <w:rsid w:val="00282BF5"/>
    <w:rsid w:val="00283ECA"/>
    <w:rsid w:val="00286D62"/>
    <w:rsid w:val="00287D23"/>
    <w:rsid w:val="00290AF0"/>
    <w:rsid w:val="00290B14"/>
    <w:rsid w:val="00293BEF"/>
    <w:rsid w:val="00296099"/>
    <w:rsid w:val="00296399"/>
    <w:rsid w:val="002A0301"/>
    <w:rsid w:val="002A0626"/>
    <w:rsid w:val="002A0E44"/>
    <w:rsid w:val="002A1061"/>
    <w:rsid w:val="002A1137"/>
    <w:rsid w:val="002A229B"/>
    <w:rsid w:val="002A2829"/>
    <w:rsid w:val="002A3E08"/>
    <w:rsid w:val="002A54EA"/>
    <w:rsid w:val="002A73F6"/>
    <w:rsid w:val="002B0AB5"/>
    <w:rsid w:val="002B0E6E"/>
    <w:rsid w:val="002B1C26"/>
    <w:rsid w:val="002B3483"/>
    <w:rsid w:val="002B3499"/>
    <w:rsid w:val="002B36E9"/>
    <w:rsid w:val="002B3777"/>
    <w:rsid w:val="002B3FB5"/>
    <w:rsid w:val="002B6A8F"/>
    <w:rsid w:val="002C193F"/>
    <w:rsid w:val="002C1AF8"/>
    <w:rsid w:val="002C232D"/>
    <w:rsid w:val="002C316C"/>
    <w:rsid w:val="002C3E48"/>
    <w:rsid w:val="002C3F8A"/>
    <w:rsid w:val="002C4F06"/>
    <w:rsid w:val="002C62D3"/>
    <w:rsid w:val="002C69D2"/>
    <w:rsid w:val="002C6B65"/>
    <w:rsid w:val="002C720E"/>
    <w:rsid w:val="002C7749"/>
    <w:rsid w:val="002C77C1"/>
    <w:rsid w:val="002D0A33"/>
    <w:rsid w:val="002D1568"/>
    <w:rsid w:val="002D15B0"/>
    <w:rsid w:val="002D2A00"/>
    <w:rsid w:val="002D2A33"/>
    <w:rsid w:val="002D524F"/>
    <w:rsid w:val="002D5B2E"/>
    <w:rsid w:val="002D5B68"/>
    <w:rsid w:val="002D6626"/>
    <w:rsid w:val="002D6812"/>
    <w:rsid w:val="002D69D7"/>
    <w:rsid w:val="002D75CC"/>
    <w:rsid w:val="002E0C25"/>
    <w:rsid w:val="002E1E86"/>
    <w:rsid w:val="002E27DF"/>
    <w:rsid w:val="002E6114"/>
    <w:rsid w:val="002E6A4B"/>
    <w:rsid w:val="002E7350"/>
    <w:rsid w:val="002F02F5"/>
    <w:rsid w:val="002F0FF5"/>
    <w:rsid w:val="002F2413"/>
    <w:rsid w:val="002F2ADB"/>
    <w:rsid w:val="002F3EF5"/>
    <w:rsid w:val="002F4174"/>
    <w:rsid w:val="002F5329"/>
    <w:rsid w:val="002F76E4"/>
    <w:rsid w:val="00300217"/>
    <w:rsid w:val="0030036D"/>
    <w:rsid w:val="003009FB"/>
    <w:rsid w:val="00302C25"/>
    <w:rsid w:val="00303BEB"/>
    <w:rsid w:val="00307B82"/>
    <w:rsid w:val="00310DE7"/>
    <w:rsid w:val="00315052"/>
    <w:rsid w:val="00315CA2"/>
    <w:rsid w:val="00317D5D"/>
    <w:rsid w:val="003224ED"/>
    <w:rsid w:val="0032265E"/>
    <w:rsid w:val="00322D00"/>
    <w:rsid w:val="003237F7"/>
    <w:rsid w:val="003239FA"/>
    <w:rsid w:val="003266E2"/>
    <w:rsid w:val="00326A0A"/>
    <w:rsid w:val="00326B12"/>
    <w:rsid w:val="00330114"/>
    <w:rsid w:val="0033045B"/>
    <w:rsid w:val="00330EA1"/>
    <w:rsid w:val="00331417"/>
    <w:rsid w:val="003330B2"/>
    <w:rsid w:val="00335180"/>
    <w:rsid w:val="00336852"/>
    <w:rsid w:val="00336874"/>
    <w:rsid w:val="00337BB9"/>
    <w:rsid w:val="003450EE"/>
    <w:rsid w:val="00345F56"/>
    <w:rsid w:val="00346BD5"/>
    <w:rsid w:val="003500AD"/>
    <w:rsid w:val="0035112A"/>
    <w:rsid w:val="00351E86"/>
    <w:rsid w:val="0035348D"/>
    <w:rsid w:val="00353F96"/>
    <w:rsid w:val="00354CEC"/>
    <w:rsid w:val="00356E80"/>
    <w:rsid w:val="003573F3"/>
    <w:rsid w:val="003575AD"/>
    <w:rsid w:val="003607EC"/>
    <w:rsid w:val="003609E4"/>
    <w:rsid w:val="003645BA"/>
    <w:rsid w:val="00364E69"/>
    <w:rsid w:val="00366E7C"/>
    <w:rsid w:val="0036768C"/>
    <w:rsid w:val="00371318"/>
    <w:rsid w:val="003716B3"/>
    <w:rsid w:val="003716BE"/>
    <w:rsid w:val="0037276C"/>
    <w:rsid w:val="00372981"/>
    <w:rsid w:val="00372ADC"/>
    <w:rsid w:val="00374CCB"/>
    <w:rsid w:val="003755F6"/>
    <w:rsid w:val="0037735C"/>
    <w:rsid w:val="00380FB2"/>
    <w:rsid w:val="00383C92"/>
    <w:rsid w:val="00384477"/>
    <w:rsid w:val="003849D5"/>
    <w:rsid w:val="00384FC0"/>
    <w:rsid w:val="00385E02"/>
    <w:rsid w:val="00387476"/>
    <w:rsid w:val="00387ECD"/>
    <w:rsid w:val="00390105"/>
    <w:rsid w:val="0039079F"/>
    <w:rsid w:val="00390A6C"/>
    <w:rsid w:val="003915FD"/>
    <w:rsid w:val="0039222F"/>
    <w:rsid w:val="00395A6F"/>
    <w:rsid w:val="00395AF4"/>
    <w:rsid w:val="00395D14"/>
    <w:rsid w:val="00396836"/>
    <w:rsid w:val="003976C7"/>
    <w:rsid w:val="003976DE"/>
    <w:rsid w:val="003A2349"/>
    <w:rsid w:val="003A3839"/>
    <w:rsid w:val="003A39C9"/>
    <w:rsid w:val="003A3F21"/>
    <w:rsid w:val="003A41A1"/>
    <w:rsid w:val="003A7462"/>
    <w:rsid w:val="003A7DE6"/>
    <w:rsid w:val="003B11E0"/>
    <w:rsid w:val="003B1AA5"/>
    <w:rsid w:val="003B23CD"/>
    <w:rsid w:val="003B2A7C"/>
    <w:rsid w:val="003B36DE"/>
    <w:rsid w:val="003B4306"/>
    <w:rsid w:val="003B4DDB"/>
    <w:rsid w:val="003B56CD"/>
    <w:rsid w:val="003B6655"/>
    <w:rsid w:val="003B6754"/>
    <w:rsid w:val="003C043E"/>
    <w:rsid w:val="003C11B0"/>
    <w:rsid w:val="003C2AB1"/>
    <w:rsid w:val="003C3043"/>
    <w:rsid w:val="003C4C8B"/>
    <w:rsid w:val="003C4DBF"/>
    <w:rsid w:val="003C653F"/>
    <w:rsid w:val="003C7426"/>
    <w:rsid w:val="003D0BAB"/>
    <w:rsid w:val="003D1E58"/>
    <w:rsid w:val="003D3435"/>
    <w:rsid w:val="003D4353"/>
    <w:rsid w:val="003D701F"/>
    <w:rsid w:val="003D7036"/>
    <w:rsid w:val="003E16BB"/>
    <w:rsid w:val="003E2376"/>
    <w:rsid w:val="003E2A2A"/>
    <w:rsid w:val="003E5CEF"/>
    <w:rsid w:val="003E61B3"/>
    <w:rsid w:val="003E74D7"/>
    <w:rsid w:val="003F0E08"/>
    <w:rsid w:val="003F0E74"/>
    <w:rsid w:val="003F21AB"/>
    <w:rsid w:val="003F3E0D"/>
    <w:rsid w:val="003F42B0"/>
    <w:rsid w:val="003F4D6D"/>
    <w:rsid w:val="003F6599"/>
    <w:rsid w:val="003F69C4"/>
    <w:rsid w:val="003F6BF0"/>
    <w:rsid w:val="003F7E46"/>
    <w:rsid w:val="004008BE"/>
    <w:rsid w:val="00400915"/>
    <w:rsid w:val="00401BCA"/>
    <w:rsid w:val="0040243B"/>
    <w:rsid w:val="00402CF6"/>
    <w:rsid w:val="0040326B"/>
    <w:rsid w:val="0040399A"/>
    <w:rsid w:val="004041F1"/>
    <w:rsid w:val="00404F2E"/>
    <w:rsid w:val="00407AC4"/>
    <w:rsid w:val="004113DD"/>
    <w:rsid w:val="004116EC"/>
    <w:rsid w:val="00413D91"/>
    <w:rsid w:val="00413EA7"/>
    <w:rsid w:val="00414C4E"/>
    <w:rsid w:val="004207F0"/>
    <w:rsid w:val="00421178"/>
    <w:rsid w:val="004212B2"/>
    <w:rsid w:val="0042151C"/>
    <w:rsid w:val="00422081"/>
    <w:rsid w:val="004221AE"/>
    <w:rsid w:val="00423396"/>
    <w:rsid w:val="004242E4"/>
    <w:rsid w:val="00424785"/>
    <w:rsid w:val="00424938"/>
    <w:rsid w:val="0042494D"/>
    <w:rsid w:val="00425668"/>
    <w:rsid w:val="0042583F"/>
    <w:rsid w:val="00430951"/>
    <w:rsid w:val="004309D6"/>
    <w:rsid w:val="00430B8B"/>
    <w:rsid w:val="00433A9D"/>
    <w:rsid w:val="004341A7"/>
    <w:rsid w:val="00435758"/>
    <w:rsid w:val="004373C7"/>
    <w:rsid w:val="00442417"/>
    <w:rsid w:val="00442A34"/>
    <w:rsid w:val="004435FF"/>
    <w:rsid w:val="00443A1A"/>
    <w:rsid w:val="00445770"/>
    <w:rsid w:val="0044778F"/>
    <w:rsid w:val="0045018D"/>
    <w:rsid w:val="004516B9"/>
    <w:rsid w:val="0045255C"/>
    <w:rsid w:val="00452789"/>
    <w:rsid w:val="00452D78"/>
    <w:rsid w:val="004560CB"/>
    <w:rsid w:val="0045693B"/>
    <w:rsid w:val="004572B3"/>
    <w:rsid w:val="00460423"/>
    <w:rsid w:val="0046202E"/>
    <w:rsid w:val="004649AD"/>
    <w:rsid w:val="0046689A"/>
    <w:rsid w:val="00466CFD"/>
    <w:rsid w:val="0047051D"/>
    <w:rsid w:val="004709A7"/>
    <w:rsid w:val="00472884"/>
    <w:rsid w:val="004741DF"/>
    <w:rsid w:val="0047469D"/>
    <w:rsid w:val="004751E4"/>
    <w:rsid w:val="00476F00"/>
    <w:rsid w:val="00481C95"/>
    <w:rsid w:val="00483258"/>
    <w:rsid w:val="004833A6"/>
    <w:rsid w:val="0048468A"/>
    <w:rsid w:val="00484EDF"/>
    <w:rsid w:val="00485AF7"/>
    <w:rsid w:val="00485E68"/>
    <w:rsid w:val="0048681E"/>
    <w:rsid w:val="00486861"/>
    <w:rsid w:val="00486B59"/>
    <w:rsid w:val="004876A6"/>
    <w:rsid w:val="004876E1"/>
    <w:rsid w:val="00487DE0"/>
    <w:rsid w:val="00490159"/>
    <w:rsid w:val="00491D6D"/>
    <w:rsid w:val="00492703"/>
    <w:rsid w:val="0049363C"/>
    <w:rsid w:val="00493BB9"/>
    <w:rsid w:val="004949FC"/>
    <w:rsid w:val="00494EFF"/>
    <w:rsid w:val="00494F48"/>
    <w:rsid w:val="004954BA"/>
    <w:rsid w:val="00495CB3"/>
    <w:rsid w:val="004978F2"/>
    <w:rsid w:val="00497EB9"/>
    <w:rsid w:val="004A057F"/>
    <w:rsid w:val="004A1119"/>
    <w:rsid w:val="004A12D2"/>
    <w:rsid w:val="004A23B2"/>
    <w:rsid w:val="004A479D"/>
    <w:rsid w:val="004A614F"/>
    <w:rsid w:val="004A67F5"/>
    <w:rsid w:val="004A79FA"/>
    <w:rsid w:val="004A7CBB"/>
    <w:rsid w:val="004B1445"/>
    <w:rsid w:val="004B1701"/>
    <w:rsid w:val="004B4885"/>
    <w:rsid w:val="004B4EAC"/>
    <w:rsid w:val="004B5D58"/>
    <w:rsid w:val="004B5F1A"/>
    <w:rsid w:val="004B60BB"/>
    <w:rsid w:val="004B71C3"/>
    <w:rsid w:val="004B7C8B"/>
    <w:rsid w:val="004C00E1"/>
    <w:rsid w:val="004C2E5A"/>
    <w:rsid w:val="004C300D"/>
    <w:rsid w:val="004C32D8"/>
    <w:rsid w:val="004C33A8"/>
    <w:rsid w:val="004C35E2"/>
    <w:rsid w:val="004C3685"/>
    <w:rsid w:val="004C3C8A"/>
    <w:rsid w:val="004C4EFF"/>
    <w:rsid w:val="004C4F80"/>
    <w:rsid w:val="004C6316"/>
    <w:rsid w:val="004C658C"/>
    <w:rsid w:val="004D0931"/>
    <w:rsid w:val="004D0A40"/>
    <w:rsid w:val="004D1176"/>
    <w:rsid w:val="004D1847"/>
    <w:rsid w:val="004D2625"/>
    <w:rsid w:val="004D3116"/>
    <w:rsid w:val="004D4621"/>
    <w:rsid w:val="004D4F6F"/>
    <w:rsid w:val="004D578E"/>
    <w:rsid w:val="004D63D6"/>
    <w:rsid w:val="004E00A1"/>
    <w:rsid w:val="004E1087"/>
    <w:rsid w:val="004E231D"/>
    <w:rsid w:val="004E3672"/>
    <w:rsid w:val="004E4A92"/>
    <w:rsid w:val="004E5029"/>
    <w:rsid w:val="004E5238"/>
    <w:rsid w:val="004E54D2"/>
    <w:rsid w:val="004E596D"/>
    <w:rsid w:val="004E5F94"/>
    <w:rsid w:val="004F1A87"/>
    <w:rsid w:val="004F2691"/>
    <w:rsid w:val="004F2E71"/>
    <w:rsid w:val="004F4813"/>
    <w:rsid w:val="004F599F"/>
    <w:rsid w:val="004F5F57"/>
    <w:rsid w:val="004F6301"/>
    <w:rsid w:val="004F7292"/>
    <w:rsid w:val="00500034"/>
    <w:rsid w:val="00501DF8"/>
    <w:rsid w:val="005035E9"/>
    <w:rsid w:val="00503E69"/>
    <w:rsid w:val="005041E0"/>
    <w:rsid w:val="0050421A"/>
    <w:rsid w:val="00504D9A"/>
    <w:rsid w:val="00505866"/>
    <w:rsid w:val="0050763C"/>
    <w:rsid w:val="00507E83"/>
    <w:rsid w:val="00512B23"/>
    <w:rsid w:val="005144D4"/>
    <w:rsid w:val="00514983"/>
    <w:rsid w:val="005152BA"/>
    <w:rsid w:val="00515322"/>
    <w:rsid w:val="00516186"/>
    <w:rsid w:val="0051638A"/>
    <w:rsid w:val="00516ACB"/>
    <w:rsid w:val="005170BD"/>
    <w:rsid w:val="00517CDD"/>
    <w:rsid w:val="00517DB1"/>
    <w:rsid w:val="00520AC6"/>
    <w:rsid w:val="00520F85"/>
    <w:rsid w:val="0052438E"/>
    <w:rsid w:val="0052601B"/>
    <w:rsid w:val="0052629F"/>
    <w:rsid w:val="00527BB2"/>
    <w:rsid w:val="0053107D"/>
    <w:rsid w:val="00531552"/>
    <w:rsid w:val="0053174B"/>
    <w:rsid w:val="00531FDE"/>
    <w:rsid w:val="0053745F"/>
    <w:rsid w:val="00537A3B"/>
    <w:rsid w:val="00542A75"/>
    <w:rsid w:val="00543103"/>
    <w:rsid w:val="00544ED0"/>
    <w:rsid w:val="0054539F"/>
    <w:rsid w:val="00546FA1"/>
    <w:rsid w:val="0054786B"/>
    <w:rsid w:val="00551E90"/>
    <w:rsid w:val="00553297"/>
    <w:rsid w:val="0055422A"/>
    <w:rsid w:val="00556F3B"/>
    <w:rsid w:val="00560872"/>
    <w:rsid w:val="00561F61"/>
    <w:rsid w:val="0056323A"/>
    <w:rsid w:val="005643D5"/>
    <w:rsid w:val="005673BF"/>
    <w:rsid w:val="00570213"/>
    <w:rsid w:val="00570791"/>
    <w:rsid w:val="00570E38"/>
    <w:rsid w:val="00571564"/>
    <w:rsid w:val="00572F51"/>
    <w:rsid w:val="005744E7"/>
    <w:rsid w:val="005758ED"/>
    <w:rsid w:val="00575965"/>
    <w:rsid w:val="00575F65"/>
    <w:rsid w:val="00576A79"/>
    <w:rsid w:val="00577530"/>
    <w:rsid w:val="0057768F"/>
    <w:rsid w:val="005804A3"/>
    <w:rsid w:val="00580680"/>
    <w:rsid w:val="00581855"/>
    <w:rsid w:val="0058326F"/>
    <w:rsid w:val="0058394B"/>
    <w:rsid w:val="00585445"/>
    <w:rsid w:val="0058640B"/>
    <w:rsid w:val="00586DF0"/>
    <w:rsid w:val="00587BB0"/>
    <w:rsid w:val="005908C4"/>
    <w:rsid w:val="005923DD"/>
    <w:rsid w:val="00593B5B"/>
    <w:rsid w:val="005947B8"/>
    <w:rsid w:val="00594A20"/>
    <w:rsid w:val="0059647C"/>
    <w:rsid w:val="00596503"/>
    <w:rsid w:val="005A03A8"/>
    <w:rsid w:val="005A4312"/>
    <w:rsid w:val="005A4C71"/>
    <w:rsid w:val="005A4E54"/>
    <w:rsid w:val="005A5B7D"/>
    <w:rsid w:val="005A6528"/>
    <w:rsid w:val="005A6B1E"/>
    <w:rsid w:val="005A6D2A"/>
    <w:rsid w:val="005A7613"/>
    <w:rsid w:val="005B2EEB"/>
    <w:rsid w:val="005B34C6"/>
    <w:rsid w:val="005B49BE"/>
    <w:rsid w:val="005B51B9"/>
    <w:rsid w:val="005B5D32"/>
    <w:rsid w:val="005B686D"/>
    <w:rsid w:val="005B7F3F"/>
    <w:rsid w:val="005C2FE9"/>
    <w:rsid w:val="005C50D7"/>
    <w:rsid w:val="005C560C"/>
    <w:rsid w:val="005C6C04"/>
    <w:rsid w:val="005C6E38"/>
    <w:rsid w:val="005C719C"/>
    <w:rsid w:val="005C793D"/>
    <w:rsid w:val="005C7BDF"/>
    <w:rsid w:val="005C7F2E"/>
    <w:rsid w:val="005D06CE"/>
    <w:rsid w:val="005D09DC"/>
    <w:rsid w:val="005D0CDE"/>
    <w:rsid w:val="005D2B6C"/>
    <w:rsid w:val="005D3548"/>
    <w:rsid w:val="005D5CE3"/>
    <w:rsid w:val="005D60EB"/>
    <w:rsid w:val="005D6131"/>
    <w:rsid w:val="005D7254"/>
    <w:rsid w:val="005D76FB"/>
    <w:rsid w:val="005D7719"/>
    <w:rsid w:val="005E22B6"/>
    <w:rsid w:val="005E2B9F"/>
    <w:rsid w:val="005E2BC3"/>
    <w:rsid w:val="005E349B"/>
    <w:rsid w:val="005E66E4"/>
    <w:rsid w:val="005E6FE6"/>
    <w:rsid w:val="005E7E4B"/>
    <w:rsid w:val="005F1A06"/>
    <w:rsid w:val="005F2978"/>
    <w:rsid w:val="005F4503"/>
    <w:rsid w:val="005F4D8E"/>
    <w:rsid w:val="005F5087"/>
    <w:rsid w:val="005F5524"/>
    <w:rsid w:val="005F5CFD"/>
    <w:rsid w:val="005F7B8A"/>
    <w:rsid w:val="0060061C"/>
    <w:rsid w:val="00600848"/>
    <w:rsid w:val="00600852"/>
    <w:rsid w:val="00600EAD"/>
    <w:rsid w:val="00602DFE"/>
    <w:rsid w:val="00603512"/>
    <w:rsid w:val="00603F8C"/>
    <w:rsid w:val="006049CF"/>
    <w:rsid w:val="00605068"/>
    <w:rsid w:val="006055EC"/>
    <w:rsid w:val="00605983"/>
    <w:rsid w:val="006059A0"/>
    <w:rsid w:val="00607514"/>
    <w:rsid w:val="006114E1"/>
    <w:rsid w:val="00611558"/>
    <w:rsid w:val="0061179B"/>
    <w:rsid w:val="00611D0A"/>
    <w:rsid w:val="0061456A"/>
    <w:rsid w:val="00614997"/>
    <w:rsid w:val="00615AB6"/>
    <w:rsid w:val="00616640"/>
    <w:rsid w:val="00617F48"/>
    <w:rsid w:val="00620988"/>
    <w:rsid w:val="0062163B"/>
    <w:rsid w:val="00621F44"/>
    <w:rsid w:val="006224F1"/>
    <w:rsid w:val="006235C5"/>
    <w:rsid w:val="00624445"/>
    <w:rsid w:val="0062492A"/>
    <w:rsid w:val="0062631C"/>
    <w:rsid w:val="00627D17"/>
    <w:rsid w:val="0063061A"/>
    <w:rsid w:val="00631F63"/>
    <w:rsid w:val="00631FA9"/>
    <w:rsid w:val="006323C7"/>
    <w:rsid w:val="006323DF"/>
    <w:rsid w:val="00633187"/>
    <w:rsid w:val="00634182"/>
    <w:rsid w:val="00635031"/>
    <w:rsid w:val="0063508C"/>
    <w:rsid w:val="00637BAC"/>
    <w:rsid w:val="00640AF3"/>
    <w:rsid w:val="00642B2E"/>
    <w:rsid w:val="0064382F"/>
    <w:rsid w:val="0064399F"/>
    <w:rsid w:val="00650505"/>
    <w:rsid w:val="006507F0"/>
    <w:rsid w:val="00650D71"/>
    <w:rsid w:val="00650F57"/>
    <w:rsid w:val="006524B5"/>
    <w:rsid w:val="00652DA3"/>
    <w:rsid w:val="00652EE4"/>
    <w:rsid w:val="006534CA"/>
    <w:rsid w:val="00653FD6"/>
    <w:rsid w:val="006542FF"/>
    <w:rsid w:val="00654563"/>
    <w:rsid w:val="006558BB"/>
    <w:rsid w:val="00655C48"/>
    <w:rsid w:val="0065607A"/>
    <w:rsid w:val="006562F4"/>
    <w:rsid w:val="00657D96"/>
    <w:rsid w:val="006604E0"/>
    <w:rsid w:val="006607F7"/>
    <w:rsid w:val="00663290"/>
    <w:rsid w:val="006636A8"/>
    <w:rsid w:val="00663801"/>
    <w:rsid w:val="00664389"/>
    <w:rsid w:val="0066447F"/>
    <w:rsid w:val="0066585F"/>
    <w:rsid w:val="0067103E"/>
    <w:rsid w:val="00671092"/>
    <w:rsid w:val="00671CBD"/>
    <w:rsid w:val="00673563"/>
    <w:rsid w:val="0067369D"/>
    <w:rsid w:val="0067557E"/>
    <w:rsid w:val="006757DB"/>
    <w:rsid w:val="00675CDF"/>
    <w:rsid w:val="00675F34"/>
    <w:rsid w:val="00676EE9"/>
    <w:rsid w:val="00676F8E"/>
    <w:rsid w:val="00677158"/>
    <w:rsid w:val="00677C45"/>
    <w:rsid w:val="006805C7"/>
    <w:rsid w:val="006817F0"/>
    <w:rsid w:val="00681FEF"/>
    <w:rsid w:val="00684B30"/>
    <w:rsid w:val="006850D0"/>
    <w:rsid w:val="006854A6"/>
    <w:rsid w:val="00685C03"/>
    <w:rsid w:val="00686FF9"/>
    <w:rsid w:val="00687A6E"/>
    <w:rsid w:val="00690F69"/>
    <w:rsid w:val="00692947"/>
    <w:rsid w:val="00692E45"/>
    <w:rsid w:val="00692E60"/>
    <w:rsid w:val="00694206"/>
    <w:rsid w:val="00694FED"/>
    <w:rsid w:val="006956D7"/>
    <w:rsid w:val="0069576E"/>
    <w:rsid w:val="006961C0"/>
    <w:rsid w:val="00696241"/>
    <w:rsid w:val="006A1403"/>
    <w:rsid w:val="006A1CB2"/>
    <w:rsid w:val="006A3163"/>
    <w:rsid w:val="006A4000"/>
    <w:rsid w:val="006A448E"/>
    <w:rsid w:val="006A6713"/>
    <w:rsid w:val="006A678C"/>
    <w:rsid w:val="006B0284"/>
    <w:rsid w:val="006B10CB"/>
    <w:rsid w:val="006B148D"/>
    <w:rsid w:val="006B29E5"/>
    <w:rsid w:val="006B3B34"/>
    <w:rsid w:val="006B3D08"/>
    <w:rsid w:val="006B4238"/>
    <w:rsid w:val="006C0ACF"/>
    <w:rsid w:val="006C1346"/>
    <w:rsid w:val="006C1688"/>
    <w:rsid w:val="006C4BE4"/>
    <w:rsid w:val="006C50E0"/>
    <w:rsid w:val="006C538D"/>
    <w:rsid w:val="006C5989"/>
    <w:rsid w:val="006C6442"/>
    <w:rsid w:val="006C6A07"/>
    <w:rsid w:val="006D0D15"/>
    <w:rsid w:val="006D401A"/>
    <w:rsid w:val="006D521F"/>
    <w:rsid w:val="006D55FF"/>
    <w:rsid w:val="006D5C63"/>
    <w:rsid w:val="006D729D"/>
    <w:rsid w:val="006D7526"/>
    <w:rsid w:val="006E00B1"/>
    <w:rsid w:val="006E1BC1"/>
    <w:rsid w:val="006E31EA"/>
    <w:rsid w:val="006E3966"/>
    <w:rsid w:val="006E3F81"/>
    <w:rsid w:val="006E3FE7"/>
    <w:rsid w:val="006E4015"/>
    <w:rsid w:val="006E6193"/>
    <w:rsid w:val="006E61C3"/>
    <w:rsid w:val="006E7C46"/>
    <w:rsid w:val="006E7C91"/>
    <w:rsid w:val="006F0D71"/>
    <w:rsid w:val="006F2474"/>
    <w:rsid w:val="006F2CF8"/>
    <w:rsid w:val="006F519C"/>
    <w:rsid w:val="006F5D36"/>
    <w:rsid w:val="006F67B6"/>
    <w:rsid w:val="006F6D64"/>
    <w:rsid w:val="006F76A6"/>
    <w:rsid w:val="006F7EDA"/>
    <w:rsid w:val="007007F7"/>
    <w:rsid w:val="007008A0"/>
    <w:rsid w:val="00701EF8"/>
    <w:rsid w:val="00703EF6"/>
    <w:rsid w:val="0070497E"/>
    <w:rsid w:val="007061C3"/>
    <w:rsid w:val="00706513"/>
    <w:rsid w:val="0071014F"/>
    <w:rsid w:val="00710E01"/>
    <w:rsid w:val="0071128A"/>
    <w:rsid w:val="0071138F"/>
    <w:rsid w:val="007116D2"/>
    <w:rsid w:val="00711F6B"/>
    <w:rsid w:val="007122D7"/>
    <w:rsid w:val="007124DF"/>
    <w:rsid w:val="007147B2"/>
    <w:rsid w:val="00714B8D"/>
    <w:rsid w:val="007157F3"/>
    <w:rsid w:val="00715A28"/>
    <w:rsid w:val="00715B98"/>
    <w:rsid w:val="00715C64"/>
    <w:rsid w:val="00715E8F"/>
    <w:rsid w:val="00716003"/>
    <w:rsid w:val="00717133"/>
    <w:rsid w:val="00717505"/>
    <w:rsid w:val="007176D4"/>
    <w:rsid w:val="007202D8"/>
    <w:rsid w:val="00720AD3"/>
    <w:rsid w:val="00720EF2"/>
    <w:rsid w:val="00720FB1"/>
    <w:rsid w:val="00721515"/>
    <w:rsid w:val="0072174A"/>
    <w:rsid w:val="00721961"/>
    <w:rsid w:val="00721FC6"/>
    <w:rsid w:val="007231AB"/>
    <w:rsid w:val="0072552E"/>
    <w:rsid w:val="0072576C"/>
    <w:rsid w:val="00725B33"/>
    <w:rsid w:val="00726067"/>
    <w:rsid w:val="007267F8"/>
    <w:rsid w:val="00726BCD"/>
    <w:rsid w:val="00726F10"/>
    <w:rsid w:val="007271F2"/>
    <w:rsid w:val="00731D2D"/>
    <w:rsid w:val="00731D5A"/>
    <w:rsid w:val="00732201"/>
    <w:rsid w:val="007341A8"/>
    <w:rsid w:val="007345E6"/>
    <w:rsid w:val="0073504F"/>
    <w:rsid w:val="00735DC7"/>
    <w:rsid w:val="007361E9"/>
    <w:rsid w:val="0073648D"/>
    <w:rsid w:val="00736FF4"/>
    <w:rsid w:val="007371B2"/>
    <w:rsid w:val="00740FFA"/>
    <w:rsid w:val="00742B20"/>
    <w:rsid w:val="00743E69"/>
    <w:rsid w:val="00745658"/>
    <w:rsid w:val="00746543"/>
    <w:rsid w:val="00747661"/>
    <w:rsid w:val="00747D50"/>
    <w:rsid w:val="007519A3"/>
    <w:rsid w:val="00751C4E"/>
    <w:rsid w:val="0075212A"/>
    <w:rsid w:val="00753E9E"/>
    <w:rsid w:val="00754111"/>
    <w:rsid w:val="0075544D"/>
    <w:rsid w:val="00755A72"/>
    <w:rsid w:val="00757153"/>
    <w:rsid w:val="00757578"/>
    <w:rsid w:val="00757802"/>
    <w:rsid w:val="007607C4"/>
    <w:rsid w:val="00761003"/>
    <w:rsid w:val="007611E8"/>
    <w:rsid w:val="0076627E"/>
    <w:rsid w:val="007706DE"/>
    <w:rsid w:val="00771204"/>
    <w:rsid w:val="0077137E"/>
    <w:rsid w:val="00771655"/>
    <w:rsid w:val="00771F2F"/>
    <w:rsid w:val="00772388"/>
    <w:rsid w:val="00772FFF"/>
    <w:rsid w:val="00773462"/>
    <w:rsid w:val="00775AFE"/>
    <w:rsid w:val="0077649E"/>
    <w:rsid w:val="00776A36"/>
    <w:rsid w:val="007776A6"/>
    <w:rsid w:val="00780284"/>
    <w:rsid w:val="00780778"/>
    <w:rsid w:val="00780FCA"/>
    <w:rsid w:val="00783BF1"/>
    <w:rsid w:val="00783D5F"/>
    <w:rsid w:val="00784644"/>
    <w:rsid w:val="00785101"/>
    <w:rsid w:val="00785846"/>
    <w:rsid w:val="00785DBD"/>
    <w:rsid w:val="007908B7"/>
    <w:rsid w:val="00790B57"/>
    <w:rsid w:val="00794C18"/>
    <w:rsid w:val="00795710"/>
    <w:rsid w:val="007A0D3B"/>
    <w:rsid w:val="007A175F"/>
    <w:rsid w:val="007A22BA"/>
    <w:rsid w:val="007A2F34"/>
    <w:rsid w:val="007A3A25"/>
    <w:rsid w:val="007A505D"/>
    <w:rsid w:val="007A5489"/>
    <w:rsid w:val="007A7500"/>
    <w:rsid w:val="007A79D6"/>
    <w:rsid w:val="007A7C88"/>
    <w:rsid w:val="007B0A94"/>
    <w:rsid w:val="007B0C7E"/>
    <w:rsid w:val="007B19D3"/>
    <w:rsid w:val="007B29FA"/>
    <w:rsid w:val="007B2D5A"/>
    <w:rsid w:val="007B2F4F"/>
    <w:rsid w:val="007B48EA"/>
    <w:rsid w:val="007B4D53"/>
    <w:rsid w:val="007B5714"/>
    <w:rsid w:val="007B634F"/>
    <w:rsid w:val="007B6D88"/>
    <w:rsid w:val="007B70DD"/>
    <w:rsid w:val="007B7458"/>
    <w:rsid w:val="007C0BE1"/>
    <w:rsid w:val="007C0ECF"/>
    <w:rsid w:val="007C1347"/>
    <w:rsid w:val="007C204A"/>
    <w:rsid w:val="007C2210"/>
    <w:rsid w:val="007C32C9"/>
    <w:rsid w:val="007C55B6"/>
    <w:rsid w:val="007C59D8"/>
    <w:rsid w:val="007C6527"/>
    <w:rsid w:val="007C7801"/>
    <w:rsid w:val="007D02F0"/>
    <w:rsid w:val="007D1C6C"/>
    <w:rsid w:val="007D1CCC"/>
    <w:rsid w:val="007D21D0"/>
    <w:rsid w:val="007D4D99"/>
    <w:rsid w:val="007D57A7"/>
    <w:rsid w:val="007D585D"/>
    <w:rsid w:val="007D7EDD"/>
    <w:rsid w:val="007E09CA"/>
    <w:rsid w:val="007E2ACA"/>
    <w:rsid w:val="007E2E90"/>
    <w:rsid w:val="007E401B"/>
    <w:rsid w:val="007E4151"/>
    <w:rsid w:val="007F33CD"/>
    <w:rsid w:val="007F41C3"/>
    <w:rsid w:val="007F4449"/>
    <w:rsid w:val="007F5BFD"/>
    <w:rsid w:val="007F5D4C"/>
    <w:rsid w:val="007F77DF"/>
    <w:rsid w:val="00800B9B"/>
    <w:rsid w:val="00800FB2"/>
    <w:rsid w:val="00801654"/>
    <w:rsid w:val="00801A5C"/>
    <w:rsid w:val="008038F8"/>
    <w:rsid w:val="00803BEE"/>
    <w:rsid w:val="0080622A"/>
    <w:rsid w:val="00806FFE"/>
    <w:rsid w:val="008076F8"/>
    <w:rsid w:val="00807C18"/>
    <w:rsid w:val="00810111"/>
    <w:rsid w:val="00812B42"/>
    <w:rsid w:val="00813697"/>
    <w:rsid w:val="008148C6"/>
    <w:rsid w:val="00815356"/>
    <w:rsid w:val="00815F67"/>
    <w:rsid w:val="0081737C"/>
    <w:rsid w:val="00817878"/>
    <w:rsid w:val="008202CD"/>
    <w:rsid w:val="008202FE"/>
    <w:rsid w:val="008206F8"/>
    <w:rsid w:val="008207F1"/>
    <w:rsid w:val="00821DD6"/>
    <w:rsid w:val="0082481A"/>
    <w:rsid w:val="008253A3"/>
    <w:rsid w:val="00826706"/>
    <w:rsid w:val="00826BBE"/>
    <w:rsid w:val="00826CD6"/>
    <w:rsid w:val="00827D53"/>
    <w:rsid w:val="00830530"/>
    <w:rsid w:val="00830872"/>
    <w:rsid w:val="0083094F"/>
    <w:rsid w:val="008309F3"/>
    <w:rsid w:val="00832669"/>
    <w:rsid w:val="00833B6A"/>
    <w:rsid w:val="008363D4"/>
    <w:rsid w:val="0083707A"/>
    <w:rsid w:val="0083780B"/>
    <w:rsid w:val="00842C50"/>
    <w:rsid w:val="008442A3"/>
    <w:rsid w:val="00846B60"/>
    <w:rsid w:val="00847C89"/>
    <w:rsid w:val="008506F0"/>
    <w:rsid w:val="008514A2"/>
    <w:rsid w:val="00852181"/>
    <w:rsid w:val="0085522C"/>
    <w:rsid w:val="008555DB"/>
    <w:rsid w:val="00856A81"/>
    <w:rsid w:val="00860E7A"/>
    <w:rsid w:val="00861136"/>
    <w:rsid w:val="00864233"/>
    <w:rsid w:val="00865006"/>
    <w:rsid w:val="0086577C"/>
    <w:rsid w:val="008662D9"/>
    <w:rsid w:val="00867AA9"/>
    <w:rsid w:val="0087103D"/>
    <w:rsid w:val="00871090"/>
    <w:rsid w:val="008723B7"/>
    <w:rsid w:val="00874ED4"/>
    <w:rsid w:val="00876425"/>
    <w:rsid w:val="00876EE4"/>
    <w:rsid w:val="00877624"/>
    <w:rsid w:val="00877B5C"/>
    <w:rsid w:val="00880651"/>
    <w:rsid w:val="00881476"/>
    <w:rsid w:val="008817F4"/>
    <w:rsid w:val="0088321A"/>
    <w:rsid w:val="00884534"/>
    <w:rsid w:val="008870E2"/>
    <w:rsid w:val="00887159"/>
    <w:rsid w:val="008878E2"/>
    <w:rsid w:val="00890A3B"/>
    <w:rsid w:val="00892B97"/>
    <w:rsid w:val="00895DFA"/>
    <w:rsid w:val="008A2E40"/>
    <w:rsid w:val="008A458E"/>
    <w:rsid w:val="008A611E"/>
    <w:rsid w:val="008A7111"/>
    <w:rsid w:val="008B0E7A"/>
    <w:rsid w:val="008B1D28"/>
    <w:rsid w:val="008B2A13"/>
    <w:rsid w:val="008B30B3"/>
    <w:rsid w:val="008B5AB3"/>
    <w:rsid w:val="008B654A"/>
    <w:rsid w:val="008B71AA"/>
    <w:rsid w:val="008C0A2A"/>
    <w:rsid w:val="008C0F2C"/>
    <w:rsid w:val="008C5562"/>
    <w:rsid w:val="008C5C87"/>
    <w:rsid w:val="008C5E7E"/>
    <w:rsid w:val="008C62E8"/>
    <w:rsid w:val="008C7225"/>
    <w:rsid w:val="008C7D3F"/>
    <w:rsid w:val="008D01A2"/>
    <w:rsid w:val="008D0C27"/>
    <w:rsid w:val="008D1487"/>
    <w:rsid w:val="008D1A70"/>
    <w:rsid w:val="008D4B93"/>
    <w:rsid w:val="008D54FD"/>
    <w:rsid w:val="008D7E7A"/>
    <w:rsid w:val="008D7EC2"/>
    <w:rsid w:val="008E01E4"/>
    <w:rsid w:val="008E0C83"/>
    <w:rsid w:val="008E1477"/>
    <w:rsid w:val="008E1A7D"/>
    <w:rsid w:val="008E2ED6"/>
    <w:rsid w:val="008E2F73"/>
    <w:rsid w:val="008E2FE7"/>
    <w:rsid w:val="008E625E"/>
    <w:rsid w:val="008F0B8B"/>
    <w:rsid w:val="008F31CF"/>
    <w:rsid w:val="008F3598"/>
    <w:rsid w:val="008F3919"/>
    <w:rsid w:val="008F40C7"/>
    <w:rsid w:val="008F54F2"/>
    <w:rsid w:val="009008F3"/>
    <w:rsid w:val="009009F9"/>
    <w:rsid w:val="009012E7"/>
    <w:rsid w:val="009014F8"/>
    <w:rsid w:val="00901B97"/>
    <w:rsid w:val="0090231A"/>
    <w:rsid w:val="00902B08"/>
    <w:rsid w:val="0090431B"/>
    <w:rsid w:val="00907A9A"/>
    <w:rsid w:val="009111B7"/>
    <w:rsid w:val="0091137F"/>
    <w:rsid w:val="00912BA0"/>
    <w:rsid w:val="00912DA6"/>
    <w:rsid w:val="00914C4D"/>
    <w:rsid w:val="00915518"/>
    <w:rsid w:val="009167D6"/>
    <w:rsid w:val="00916866"/>
    <w:rsid w:val="0092265B"/>
    <w:rsid w:val="00922A1D"/>
    <w:rsid w:val="00923E42"/>
    <w:rsid w:val="0092657A"/>
    <w:rsid w:val="00926BAD"/>
    <w:rsid w:val="00930B66"/>
    <w:rsid w:val="009313C8"/>
    <w:rsid w:val="00931AB7"/>
    <w:rsid w:val="00931BC2"/>
    <w:rsid w:val="0093321B"/>
    <w:rsid w:val="00935898"/>
    <w:rsid w:val="00935C9D"/>
    <w:rsid w:val="00937CB0"/>
    <w:rsid w:val="0094016C"/>
    <w:rsid w:val="00940897"/>
    <w:rsid w:val="00941421"/>
    <w:rsid w:val="00943173"/>
    <w:rsid w:val="009433A1"/>
    <w:rsid w:val="009440F8"/>
    <w:rsid w:val="0094444D"/>
    <w:rsid w:val="00950703"/>
    <w:rsid w:val="009514EE"/>
    <w:rsid w:val="009523F4"/>
    <w:rsid w:val="00953605"/>
    <w:rsid w:val="00954060"/>
    <w:rsid w:val="009553E4"/>
    <w:rsid w:val="009555EE"/>
    <w:rsid w:val="009567FA"/>
    <w:rsid w:val="00956E41"/>
    <w:rsid w:val="00957F2A"/>
    <w:rsid w:val="009600B2"/>
    <w:rsid w:val="00960143"/>
    <w:rsid w:val="00962CBA"/>
    <w:rsid w:val="00965589"/>
    <w:rsid w:val="009656D2"/>
    <w:rsid w:val="009679CA"/>
    <w:rsid w:val="00967A21"/>
    <w:rsid w:val="009710A9"/>
    <w:rsid w:val="009721EE"/>
    <w:rsid w:val="009731E3"/>
    <w:rsid w:val="00974667"/>
    <w:rsid w:val="009749C3"/>
    <w:rsid w:val="00974E97"/>
    <w:rsid w:val="00980270"/>
    <w:rsid w:val="009822E1"/>
    <w:rsid w:val="009834B7"/>
    <w:rsid w:val="00983C8A"/>
    <w:rsid w:val="00990170"/>
    <w:rsid w:val="00991449"/>
    <w:rsid w:val="00991E47"/>
    <w:rsid w:val="00995AF7"/>
    <w:rsid w:val="0099606A"/>
    <w:rsid w:val="00996125"/>
    <w:rsid w:val="00996329"/>
    <w:rsid w:val="00996F58"/>
    <w:rsid w:val="009A186B"/>
    <w:rsid w:val="009A3BDF"/>
    <w:rsid w:val="009A48E1"/>
    <w:rsid w:val="009A7148"/>
    <w:rsid w:val="009B0550"/>
    <w:rsid w:val="009B0DC7"/>
    <w:rsid w:val="009B0ECE"/>
    <w:rsid w:val="009B1056"/>
    <w:rsid w:val="009B2339"/>
    <w:rsid w:val="009B3F3F"/>
    <w:rsid w:val="009B3F45"/>
    <w:rsid w:val="009B70BA"/>
    <w:rsid w:val="009B75AD"/>
    <w:rsid w:val="009C0115"/>
    <w:rsid w:val="009C3210"/>
    <w:rsid w:val="009C33BB"/>
    <w:rsid w:val="009C37CA"/>
    <w:rsid w:val="009C623F"/>
    <w:rsid w:val="009C7BCB"/>
    <w:rsid w:val="009C7D6A"/>
    <w:rsid w:val="009D0E31"/>
    <w:rsid w:val="009D127C"/>
    <w:rsid w:val="009D3A37"/>
    <w:rsid w:val="009D4FCC"/>
    <w:rsid w:val="009D53DF"/>
    <w:rsid w:val="009D6A10"/>
    <w:rsid w:val="009D6C10"/>
    <w:rsid w:val="009D6D9D"/>
    <w:rsid w:val="009D7CA7"/>
    <w:rsid w:val="009E005A"/>
    <w:rsid w:val="009E1562"/>
    <w:rsid w:val="009E22C4"/>
    <w:rsid w:val="009E3764"/>
    <w:rsid w:val="009E5622"/>
    <w:rsid w:val="009E6497"/>
    <w:rsid w:val="009E65E9"/>
    <w:rsid w:val="009F4847"/>
    <w:rsid w:val="009F49BC"/>
    <w:rsid w:val="009F50C7"/>
    <w:rsid w:val="009F5D0F"/>
    <w:rsid w:val="009F5FAF"/>
    <w:rsid w:val="009F62C1"/>
    <w:rsid w:val="009F6AAC"/>
    <w:rsid w:val="00A0028F"/>
    <w:rsid w:val="00A00DC7"/>
    <w:rsid w:val="00A011FB"/>
    <w:rsid w:val="00A0297B"/>
    <w:rsid w:val="00A053B0"/>
    <w:rsid w:val="00A05D93"/>
    <w:rsid w:val="00A071F2"/>
    <w:rsid w:val="00A07941"/>
    <w:rsid w:val="00A10FB6"/>
    <w:rsid w:val="00A112D0"/>
    <w:rsid w:val="00A11712"/>
    <w:rsid w:val="00A11AA0"/>
    <w:rsid w:val="00A15970"/>
    <w:rsid w:val="00A159D6"/>
    <w:rsid w:val="00A1699E"/>
    <w:rsid w:val="00A16D09"/>
    <w:rsid w:val="00A17130"/>
    <w:rsid w:val="00A17241"/>
    <w:rsid w:val="00A20555"/>
    <w:rsid w:val="00A2288C"/>
    <w:rsid w:val="00A2384B"/>
    <w:rsid w:val="00A25616"/>
    <w:rsid w:val="00A257E1"/>
    <w:rsid w:val="00A273E3"/>
    <w:rsid w:val="00A27609"/>
    <w:rsid w:val="00A334BB"/>
    <w:rsid w:val="00A33B7F"/>
    <w:rsid w:val="00A34790"/>
    <w:rsid w:val="00A349C8"/>
    <w:rsid w:val="00A35F8B"/>
    <w:rsid w:val="00A37331"/>
    <w:rsid w:val="00A453E6"/>
    <w:rsid w:val="00A45EB6"/>
    <w:rsid w:val="00A47E49"/>
    <w:rsid w:val="00A50D77"/>
    <w:rsid w:val="00A512ED"/>
    <w:rsid w:val="00A528E8"/>
    <w:rsid w:val="00A535C8"/>
    <w:rsid w:val="00A53C24"/>
    <w:rsid w:val="00A54A8E"/>
    <w:rsid w:val="00A564A1"/>
    <w:rsid w:val="00A607E4"/>
    <w:rsid w:val="00A63142"/>
    <w:rsid w:val="00A631A3"/>
    <w:rsid w:val="00A63526"/>
    <w:rsid w:val="00A64D82"/>
    <w:rsid w:val="00A653E7"/>
    <w:rsid w:val="00A654BA"/>
    <w:rsid w:val="00A66729"/>
    <w:rsid w:val="00A67872"/>
    <w:rsid w:val="00A7006F"/>
    <w:rsid w:val="00A711BD"/>
    <w:rsid w:val="00A7162E"/>
    <w:rsid w:val="00A725A4"/>
    <w:rsid w:val="00A72FCA"/>
    <w:rsid w:val="00A73684"/>
    <w:rsid w:val="00A740E5"/>
    <w:rsid w:val="00A75BC9"/>
    <w:rsid w:val="00A80413"/>
    <w:rsid w:val="00A81E91"/>
    <w:rsid w:val="00A8299D"/>
    <w:rsid w:val="00A82D8A"/>
    <w:rsid w:val="00A84489"/>
    <w:rsid w:val="00A864CB"/>
    <w:rsid w:val="00A86500"/>
    <w:rsid w:val="00A8672A"/>
    <w:rsid w:val="00A87896"/>
    <w:rsid w:val="00A9299D"/>
    <w:rsid w:val="00AA1551"/>
    <w:rsid w:val="00AA1AC1"/>
    <w:rsid w:val="00AA3BA3"/>
    <w:rsid w:val="00AA433F"/>
    <w:rsid w:val="00AA54D9"/>
    <w:rsid w:val="00AA5572"/>
    <w:rsid w:val="00AA5A40"/>
    <w:rsid w:val="00AA5BC9"/>
    <w:rsid w:val="00AA60DE"/>
    <w:rsid w:val="00AA618B"/>
    <w:rsid w:val="00AA78FB"/>
    <w:rsid w:val="00AA7909"/>
    <w:rsid w:val="00AB1B3A"/>
    <w:rsid w:val="00AB1BD1"/>
    <w:rsid w:val="00AB2512"/>
    <w:rsid w:val="00AB3094"/>
    <w:rsid w:val="00AB341A"/>
    <w:rsid w:val="00AC0856"/>
    <w:rsid w:val="00AC0E67"/>
    <w:rsid w:val="00AC165B"/>
    <w:rsid w:val="00AC1BB7"/>
    <w:rsid w:val="00AC2CA5"/>
    <w:rsid w:val="00AC41AC"/>
    <w:rsid w:val="00AC6182"/>
    <w:rsid w:val="00AC6CF2"/>
    <w:rsid w:val="00AC787F"/>
    <w:rsid w:val="00AD0693"/>
    <w:rsid w:val="00AD0BA0"/>
    <w:rsid w:val="00AD15EC"/>
    <w:rsid w:val="00AD3D91"/>
    <w:rsid w:val="00AD4829"/>
    <w:rsid w:val="00AD51E4"/>
    <w:rsid w:val="00AD592D"/>
    <w:rsid w:val="00AE0826"/>
    <w:rsid w:val="00AE097A"/>
    <w:rsid w:val="00AE14C1"/>
    <w:rsid w:val="00AE1A7A"/>
    <w:rsid w:val="00AE218E"/>
    <w:rsid w:val="00AE2211"/>
    <w:rsid w:val="00AE28DD"/>
    <w:rsid w:val="00AE3D92"/>
    <w:rsid w:val="00AE477C"/>
    <w:rsid w:val="00AE680B"/>
    <w:rsid w:val="00AF04B2"/>
    <w:rsid w:val="00AF084E"/>
    <w:rsid w:val="00AF1698"/>
    <w:rsid w:val="00AF1AB0"/>
    <w:rsid w:val="00AF3EE0"/>
    <w:rsid w:val="00AF5E56"/>
    <w:rsid w:val="00AF617D"/>
    <w:rsid w:val="00AF61EA"/>
    <w:rsid w:val="00AF653D"/>
    <w:rsid w:val="00AF6760"/>
    <w:rsid w:val="00B0158C"/>
    <w:rsid w:val="00B01707"/>
    <w:rsid w:val="00B02031"/>
    <w:rsid w:val="00B03563"/>
    <w:rsid w:val="00B03860"/>
    <w:rsid w:val="00B0459A"/>
    <w:rsid w:val="00B04FE8"/>
    <w:rsid w:val="00B05DB7"/>
    <w:rsid w:val="00B0616B"/>
    <w:rsid w:val="00B063BA"/>
    <w:rsid w:val="00B06D2D"/>
    <w:rsid w:val="00B07017"/>
    <w:rsid w:val="00B1082E"/>
    <w:rsid w:val="00B11BF6"/>
    <w:rsid w:val="00B11D02"/>
    <w:rsid w:val="00B15DD9"/>
    <w:rsid w:val="00B16955"/>
    <w:rsid w:val="00B16FBF"/>
    <w:rsid w:val="00B2025B"/>
    <w:rsid w:val="00B20AA3"/>
    <w:rsid w:val="00B2276C"/>
    <w:rsid w:val="00B24968"/>
    <w:rsid w:val="00B24EE3"/>
    <w:rsid w:val="00B253D0"/>
    <w:rsid w:val="00B26D57"/>
    <w:rsid w:val="00B26EB7"/>
    <w:rsid w:val="00B2758C"/>
    <w:rsid w:val="00B33361"/>
    <w:rsid w:val="00B34343"/>
    <w:rsid w:val="00B348C1"/>
    <w:rsid w:val="00B353DA"/>
    <w:rsid w:val="00B35B30"/>
    <w:rsid w:val="00B35D8C"/>
    <w:rsid w:val="00B363EC"/>
    <w:rsid w:val="00B36601"/>
    <w:rsid w:val="00B3662C"/>
    <w:rsid w:val="00B36E26"/>
    <w:rsid w:val="00B4027F"/>
    <w:rsid w:val="00B404E1"/>
    <w:rsid w:val="00B40755"/>
    <w:rsid w:val="00B42625"/>
    <w:rsid w:val="00B42BC9"/>
    <w:rsid w:val="00B452B9"/>
    <w:rsid w:val="00B46E98"/>
    <w:rsid w:val="00B47342"/>
    <w:rsid w:val="00B50561"/>
    <w:rsid w:val="00B5073B"/>
    <w:rsid w:val="00B513F7"/>
    <w:rsid w:val="00B54A1B"/>
    <w:rsid w:val="00B54CC4"/>
    <w:rsid w:val="00B55F7D"/>
    <w:rsid w:val="00B5628A"/>
    <w:rsid w:val="00B5628F"/>
    <w:rsid w:val="00B565E7"/>
    <w:rsid w:val="00B569ED"/>
    <w:rsid w:val="00B5771B"/>
    <w:rsid w:val="00B57852"/>
    <w:rsid w:val="00B60013"/>
    <w:rsid w:val="00B60514"/>
    <w:rsid w:val="00B6311A"/>
    <w:rsid w:val="00B63770"/>
    <w:rsid w:val="00B65EDC"/>
    <w:rsid w:val="00B6661A"/>
    <w:rsid w:val="00B7089B"/>
    <w:rsid w:val="00B716F4"/>
    <w:rsid w:val="00B71810"/>
    <w:rsid w:val="00B71951"/>
    <w:rsid w:val="00B71BDC"/>
    <w:rsid w:val="00B72C00"/>
    <w:rsid w:val="00B73374"/>
    <w:rsid w:val="00B733F7"/>
    <w:rsid w:val="00B73C23"/>
    <w:rsid w:val="00B759BF"/>
    <w:rsid w:val="00B75AFD"/>
    <w:rsid w:val="00B77C84"/>
    <w:rsid w:val="00B8252C"/>
    <w:rsid w:val="00B85E86"/>
    <w:rsid w:val="00B868CC"/>
    <w:rsid w:val="00B86E1A"/>
    <w:rsid w:val="00B87ACB"/>
    <w:rsid w:val="00B90A76"/>
    <w:rsid w:val="00B91C01"/>
    <w:rsid w:val="00B93B8F"/>
    <w:rsid w:val="00B93BF3"/>
    <w:rsid w:val="00B96583"/>
    <w:rsid w:val="00B96EC6"/>
    <w:rsid w:val="00BA07DE"/>
    <w:rsid w:val="00BA1A97"/>
    <w:rsid w:val="00BA2910"/>
    <w:rsid w:val="00BA41AD"/>
    <w:rsid w:val="00BA49DD"/>
    <w:rsid w:val="00BA732F"/>
    <w:rsid w:val="00BB139D"/>
    <w:rsid w:val="00BB2F4B"/>
    <w:rsid w:val="00BB3DDA"/>
    <w:rsid w:val="00BB4938"/>
    <w:rsid w:val="00BB5BFF"/>
    <w:rsid w:val="00BB61DA"/>
    <w:rsid w:val="00BC0C5B"/>
    <w:rsid w:val="00BC154D"/>
    <w:rsid w:val="00BC2508"/>
    <w:rsid w:val="00BC2A31"/>
    <w:rsid w:val="00BC3AC5"/>
    <w:rsid w:val="00BC4038"/>
    <w:rsid w:val="00BC43B3"/>
    <w:rsid w:val="00BC6C6F"/>
    <w:rsid w:val="00BC778A"/>
    <w:rsid w:val="00BC7CC9"/>
    <w:rsid w:val="00BD339F"/>
    <w:rsid w:val="00BD3DB5"/>
    <w:rsid w:val="00BD5756"/>
    <w:rsid w:val="00BD6944"/>
    <w:rsid w:val="00BD7834"/>
    <w:rsid w:val="00BE2CBF"/>
    <w:rsid w:val="00BE3942"/>
    <w:rsid w:val="00BE481E"/>
    <w:rsid w:val="00BE4E12"/>
    <w:rsid w:val="00BE7F37"/>
    <w:rsid w:val="00BF0426"/>
    <w:rsid w:val="00BF0557"/>
    <w:rsid w:val="00BF0C70"/>
    <w:rsid w:val="00BF15EB"/>
    <w:rsid w:val="00BF3C36"/>
    <w:rsid w:val="00BF4660"/>
    <w:rsid w:val="00BF4CFA"/>
    <w:rsid w:val="00BF5C9E"/>
    <w:rsid w:val="00BF5D45"/>
    <w:rsid w:val="00BF5E25"/>
    <w:rsid w:val="00BF6973"/>
    <w:rsid w:val="00BF6B50"/>
    <w:rsid w:val="00C0465E"/>
    <w:rsid w:val="00C056CC"/>
    <w:rsid w:val="00C07898"/>
    <w:rsid w:val="00C10A82"/>
    <w:rsid w:val="00C11A7F"/>
    <w:rsid w:val="00C14072"/>
    <w:rsid w:val="00C14959"/>
    <w:rsid w:val="00C15693"/>
    <w:rsid w:val="00C1743E"/>
    <w:rsid w:val="00C17FDE"/>
    <w:rsid w:val="00C213C0"/>
    <w:rsid w:val="00C21A3E"/>
    <w:rsid w:val="00C22229"/>
    <w:rsid w:val="00C225E5"/>
    <w:rsid w:val="00C2654B"/>
    <w:rsid w:val="00C26B67"/>
    <w:rsid w:val="00C274E0"/>
    <w:rsid w:val="00C27A73"/>
    <w:rsid w:val="00C30438"/>
    <w:rsid w:val="00C32744"/>
    <w:rsid w:val="00C34290"/>
    <w:rsid w:val="00C368E9"/>
    <w:rsid w:val="00C401D2"/>
    <w:rsid w:val="00C4087D"/>
    <w:rsid w:val="00C40A5C"/>
    <w:rsid w:val="00C419D5"/>
    <w:rsid w:val="00C42BB7"/>
    <w:rsid w:val="00C439E2"/>
    <w:rsid w:val="00C43F14"/>
    <w:rsid w:val="00C4457C"/>
    <w:rsid w:val="00C455B4"/>
    <w:rsid w:val="00C5001E"/>
    <w:rsid w:val="00C500FC"/>
    <w:rsid w:val="00C5082F"/>
    <w:rsid w:val="00C51089"/>
    <w:rsid w:val="00C51DE2"/>
    <w:rsid w:val="00C52DA4"/>
    <w:rsid w:val="00C55B0A"/>
    <w:rsid w:val="00C55F52"/>
    <w:rsid w:val="00C56150"/>
    <w:rsid w:val="00C56FEB"/>
    <w:rsid w:val="00C57959"/>
    <w:rsid w:val="00C61456"/>
    <w:rsid w:val="00C645FD"/>
    <w:rsid w:val="00C6488B"/>
    <w:rsid w:val="00C65435"/>
    <w:rsid w:val="00C67562"/>
    <w:rsid w:val="00C6780A"/>
    <w:rsid w:val="00C741D2"/>
    <w:rsid w:val="00C74740"/>
    <w:rsid w:val="00C74E63"/>
    <w:rsid w:val="00C75BAC"/>
    <w:rsid w:val="00C80343"/>
    <w:rsid w:val="00C803BB"/>
    <w:rsid w:val="00C817F0"/>
    <w:rsid w:val="00C81E63"/>
    <w:rsid w:val="00C8205C"/>
    <w:rsid w:val="00C82754"/>
    <w:rsid w:val="00C830F7"/>
    <w:rsid w:val="00C831A6"/>
    <w:rsid w:val="00C84081"/>
    <w:rsid w:val="00C844F0"/>
    <w:rsid w:val="00C84C63"/>
    <w:rsid w:val="00C85937"/>
    <w:rsid w:val="00C8650A"/>
    <w:rsid w:val="00C90896"/>
    <w:rsid w:val="00C91C35"/>
    <w:rsid w:val="00C923B9"/>
    <w:rsid w:val="00C9370B"/>
    <w:rsid w:val="00C93C88"/>
    <w:rsid w:val="00C94D60"/>
    <w:rsid w:val="00C94DA8"/>
    <w:rsid w:val="00C96806"/>
    <w:rsid w:val="00CA0C42"/>
    <w:rsid w:val="00CA11C9"/>
    <w:rsid w:val="00CA2107"/>
    <w:rsid w:val="00CA283B"/>
    <w:rsid w:val="00CA3BF5"/>
    <w:rsid w:val="00CA58DD"/>
    <w:rsid w:val="00CB1F4F"/>
    <w:rsid w:val="00CB24F7"/>
    <w:rsid w:val="00CB32C1"/>
    <w:rsid w:val="00CB4DCD"/>
    <w:rsid w:val="00CB52E9"/>
    <w:rsid w:val="00CB6CC1"/>
    <w:rsid w:val="00CC09BD"/>
    <w:rsid w:val="00CC0A3E"/>
    <w:rsid w:val="00CC34FE"/>
    <w:rsid w:val="00CC3619"/>
    <w:rsid w:val="00CC3F58"/>
    <w:rsid w:val="00CC7AF9"/>
    <w:rsid w:val="00CC7DD2"/>
    <w:rsid w:val="00CD02B8"/>
    <w:rsid w:val="00CD05B0"/>
    <w:rsid w:val="00CD11CB"/>
    <w:rsid w:val="00CD21A8"/>
    <w:rsid w:val="00CD295F"/>
    <w:rsid w:val="00CD3D7C"/>
    <w:rsid w:val="00CE055F"/>
    <w:rsid w:val="00CE0873"/>
    <w:rsid w:val="00CE212B"/>
    <w:rsid w:val="00CE2433"/>
    <w:rsid w:val="00CE2928"/>
    <w:rsid w:val="00CE3249"/>
    <w:rsid w:val="00CE35D0"/>
    <w:rsid w:val="00CE3C38"/>
    <w:rsid w:val="00CE47CE"/>
    <w:rsid w:val="00CE53C9"/>
    <w:rsid w:val="00CE584D"/>
    <w:rsid w:val="00CE5FE9"/>
    <w:rsid w:val="00CF0873"/>
    <w:rsid w:val="00CF14CC"/>
    <w:rsid w:val="00CF24D2"/>
    <w:rsid w:val="00CF2907"/>
    <w:rsid w:val="00CF33A0"/>
    <w:rsid w:val="00CF3866"/>
    <w:rsid w:val="00CF469E"/>
    <w:rsid w:val="00CF65A1"/>
    <w:rsid w:val="00CF6707"/>
    <w:rsid w:val="00CF6EC4"/>
    <w:rsid w:val="00CF7626"/>
    <w:rsid w:val="00D023C0"/>
    <w:rsid w:val="00D02E31"/>
    <w:rsid w:val="00D0327A"/>
    <w:rsid w:val="00D03B49"/>
    <w:rsid w:val="00D03DB6"/>
    <w:rsid w:val="00D04792"/>
    <w:rsid w:val="00D04E18"/>
    <w:rsid w:val="00D05640"/>
    <w:rsid w:val="00D06A44"/>
    <w:rsid w:val="00D079C4"/>
    <w:rsid w:val="00D102A3"/>
    <w:rsid w:val="00D13260"/>
    <w:rsid w:val="00D135B6"/>
    <w:rsid w:val="00D14047"/>
    <w:rsid w:val="00D144A4"/>
    <w:rsid w:val="00D167CD"/>
    <w:rsid w:val="00D177DF"/>
    <w:rsid w:val="00D17B6A"/>
    <w:rsid w:val="00D17DB2"/>
    <w:rsid w:val="00D20EAF"/>
    <w:rsid w:val="00D230F9"/>
    <w:rsid w:val="00D25D22"/>
    <w:rsid w:val="00D26709"/>
    <w:rsid w:val="00D27272"/>
    <w:rsid w:val="00D27324"/>
    <w:rsid w:val="00D3170B"/>
    <w:rsid w:val="00D321E6"/>
    <w:rsid w:val="00D330DC"/>
    <w:rsid w:val="00D345CB"/>
    <w:rsid w:val="00D35AF0"/>
    <w:rsid w:val="00D35D70"/>
    <w:rsid w:val="00D3612B"/>
    <w:rsid w:val="00D36AD9"/>
    <w:rsid w:val="00D370BD"/>
    <w:rsid w:val="00D376E3"/>
    <w:rsid w:val="00D3771A"/>
    <w:rsid w:val="00D41B69"/>
    <w:rsid w:val="00D430AA"/>
    <w:rsid w:val="00D44FE0"/>
    <w:rsid w:val="00D45302"/>
    <w:rsid w:val="00D455C0"/>
    <w:rsid w:val="00D46331"/>
    <w:rsid w:val="00D470B9"/>
    <w:rsid w:val="00D501CB"/>
    <w:rsid w:val="00D543AE"/>
    <w:rsid w:val="00D5450A"/>
    <w:rsid w:val="00D5556A"/>
    <w:rsid w:val="00D55A73"/>
    <w:rsid w:val="00D55E28"/>
    <w:rsid w:val="00D56E00"/>
    <w:rsid w:val="00D60A14"/>
    <w:rsid w:val="00D6436E"/>
    <w:rsid w:val="00D65189"/>
    <w:rsid w:val="00D65194"/>
    <w:rsid w:val="00D6582A"/>
    <w:rsid w:val="00D67739"/>
    <w:rsid w:val="00D71091"/>
    <w:rsid w:val="00D720D4"/>
    <w:rsid w:val="00D726ED"/>
    <w:rsid w:val="00D729CB"/>
    <w:rsid w:val="00D739F0"/>
    <w:rsid w:val="00D74FBB"/>
    <w:rsid w:val="00D75F58"/>
    <w:rsid w:val="00D76793"/>
    <w:rsid w:val="00D76CDA"/>
    <w:rsid w:val="00D7745F"/>
    <w:rsid w:val="00D77A61"/>
    <w:rsid w:val="00D81D94"/>
    <w:rsid w:val="00D81E61"/>
    <w:rsid w:val="00D82BE3"/>
    <w:rsid w:val="00D83030"/>
    <w:rsid w:val="00D845EC"/>
    <w:rsid w:val="00D84643"/>
    <w:rsid w:val="00D864A6"/>
    <w:rsid w:val="00D866F6"/>
    <w:rsid w:val="00D8680E"/>
    <w:rsid w:val="00D86DCB"/>
    <w:rsid w:val="00D879DB"/>
    <w:rsid w:val="00D91A6F"/>
    <w:rsid w:val="00D91E77"/>
    <w:rsid w:val="00D92094"/>
    <w:rsid w:val="00D935BA"/>
    <w:rsid w:val="00D93C03"/>
    <w:rsid w:val="00D941A0"/>
    <w:rsid w:val="00D97533"/>
    <w:rsid w:val="00DA0871"/>
    <w:rsid w:val="00DA0D5A"/>
    <w:rsid w:val="00DA13B8"/>
    <w:rsid w:val="00DA17DD"/>
    <w:rsid w:val="00DA41E7"/>
    <w:rsid w:val="00DA4B56"/>
    <w:rsid w:val="00DA4F69"/>
    <w:rsid w:val="00DB0525"/>
    <w:rsid w:val="00DB1E36"/>
    <w:rsid w:val="00DB2E5E"/>
    <w:rsid w:val="00DB42BB"/>
    <w:rsid w:val="00DB4344"/>
    <w:rsid w:val="00DB4D09"/>
    <w:rsid w:val="00DB5356"/>
    <w:rsid w:val="00DB6E8E"/>
    <w:rsid w:val="00DC10EF"/>
    <w:rsid w:val="00DC17BA"/>
    <w:rsid w:val="00DC19F8"/>
    <w:rsid w:val="00DC2232"/>
    <w:rsid w:val="00DC2F41"/>
    <w:rsid w:val="00DC356D"/>
    <w:rsid w:val="00DC37D2"/>
    <w:rsid w:val="00DC3C1B"/>
    <w:rsid w:val="00DC4125"/>
    <w:rsid w:val="00DC440E"/>
    <w:rsid w:val="00DC4BA7"/>
    <w:rsid w:val="00DC4C88"/>
    <w:rsid w:val="00DC4E6C"/>
    <w:rsid w:val="00DC5E65"/>
    <w:rsid w:val="00DC7CDD"/>
    <w:rsid w:val="00DD120A"/>
    <w:rsid w:val="00DD1731"/>
    <w:rsid w:val="00DD23FD"/>
    <w:rsid w:val="00DD2EB5"/>
    <w:rsid w:val="00DD34C4"/>
    <w:rsid w:val="00DD39A8"/>
    <w:rsid w:val="00DD5A9E"/>
    <w:rsid w:val="00DD711D"/>
    <w:rsid w:val="00DD7281"/>
    <w:rsid w:val="00DD7411"/>
    <w:rsid w:val="00DE0761"/>
    <w:rsid w:val="00DE0F13"/>
    <w:rsid w:val="00DE3335"/>
    <w:rsid w:val="00DE47F3"/>
    <w:rsid w:val="00DE6411"/>
    <w:rsid w:val="00DF0500"/>
    <w:rsid w:val="00DF51C4"/>
    <w:rsid w:val="00DF5DEE"/>
    <w:rsid w:val="00DF77F0"/>
    <w:rsid w:val="00E00060"/>
    <w:rsid w:val="00E01562"/>
    <w:rsid w:val="00E02847"/>
    <w:rsid w:val="00E04478"/>
    <w:rsid w:val="00E06275"/>
    <w:rsid w:val="00E0728C"/>
    <w:rsid w:val="00E079D9"/>
    <w:rsid w:val="00E07A5F"/>
    <w:rsid w:val="00E07B41"/>
    <w:rsid w:val="00E1020E"/>
    <w:rsid w:val="00E12EE1"/>
    <w:rsid w:val="00E1354D"/>
    <w:rsid w:val="00E141DA"/>
    <w:rsid w:val="00E15C3E"/>
    <w:rsid w:val="00E16BC2"/>
    <w:rsid w:val="00E17E87"/>
    <w:rsid w:val="00E20031"/>
    <w:rsid w:val="00E200F3"/>
    <w:rsid w:val="00E21B97"/>
    <w:rsid w:val="00E22106"/>
    <w:rsid w:val="00E2268A"/>
    <w:rsid w:val="00E22954"/>
    <w:rsid w:val="00E254F0"/>
    <w:rsid w:val="00E25D75"/>
    <w:rsid w:val="00E2629B"/>
    <w:rsid w:val="00E26C98"/>
    <w:rsid w:val="00E30398"/>
    <w:rsid w:val="00E30C4E"/>
    <w:rsid w:val="00E32054"/>
    <w:rsid w:val="00E33C6D"/>
    <w:rsid w:val="00E33CAE"/>
    <w:rsid w:val="00E33F33"/>
    <w:rsid w:val="00E35BA7"/>
    <w:rsid w:val="00E372AF"/>
    <w:rsid w:val="00E37BB5"/>
    <w:rsid w:val="00E41120"/>
    <w:rsid w:val="00E42827"/>
    <w:rsid w:val="00E43A3A"/>
    <w:rsid w:val="00E43BA1"/>
    <w:rsid w:val="00E44A19"/>
    <w:rsid w:val="00E47D19"/>
    <w:rsid w:val="00E50C63"/>
    <w:rsid w:val="00E54B86"/>
    <w:rsid w:val="00E54F93"/>
    <w:rsid w:val="00E557E4"/>
    <w:rsid w:val="00E5621F"/>
    <w:rsid w:val="00E57AED"/>
    <w:rsid w:val="00E62AC9"/>
    <w:rsid w:val="00E62D86"/>
    <w:rsid w:val="00E62E52"/>
    <w:rsid w:val="00E647E4"/>
    <w:rsid w:val="00E64B29"/>
    <w:rsid w:val="00E656BB"/>
    <w:rsid w:val="00E65714"/>
    <w:rsid w:val="00E65F0D"/>
    <w:rsid w:val="00E65F30"/>
    <w:rsid w:val="00E6605E"/>
    <w:rsid w:val="00E66CB1"/>
    <w:rsid w:val="00E66DC8"/>
    <w:rsid w:val="00E66FCF"/>
    <w:rsid w:val="00E71818"/>
    <w:rsid w:val="00E71978"/>
    <w:rsid w:val="00E72080"/>
    <w:rsid w:val="00E723C3"/>
    <w:rsid w:val="00E741D8"/>
    <w:rsid w:val="00E746ED"/>
    <w:rsid w:val="00E7732C"/>
    <w:rsid w:val="00E82206"/>
    <w:rsid w:val="00E839C0"/>
    <w:rsid w:val="00E84123"/>
    <w:rsid w:val="00E84C18"/>
    <w:rsid w:val="00E8585C"/>
    <w:rsid w:val="00E865A1"/>
    <w:rsid w:val="00E870DD"/>
    <w:rsid w:val="00E8795D"/>
    <w:rsid w:val="00E939D4"/>
    <w:rsid w:val="00E94161"/>
    <w:rsid w:val="00E9431F"/>
    <w:rsid w:val="00E974D5"/>
    <w:rsid w:val="00EA02B6"/>
    <w:rsid w:val="00EA0CE5"/>
    <w:rsid w:val="00EA25C8"/>
    <w:rsid w:val="00EA2E87"/>
    <w:rsid w:val="00EA4E98"/>
    <w:rsid w:val="00EA594F"/>
    <w:rsid w:val="00EA5BF3"/>
    <w:rsid w:val="00EA5F64"/>
    <w:rsid w:val="00EA6A86"/>
    <w:rsid w:val="00EA704E"/>
    <w:rsid w:val="00EB0A11"/>
    <w:rsid w:val="00EB1871"/>
    <w:rsid w:val="00EB3005"/>
    <w:rsid w:val="00EB4C60"/>
    <w:rsid w:val="00EB50A4"/>
    <w:rsid w:val="00EB6AC6"/>
    <w:rsid w:val="00EB71DA"/>
    <w:rsid w:val="00EB747D"/>
    <w:rsid w:val="00EC0EE6"/>
    <w:rsid w:val="00EC2307"/>
    <w:rsid w:val="00EC33F1"/>
    <w:rsid w:val="00EC41B3"/>
    <w:rsid w:val="00EC56FF"/>
    <w:rsid w:val="00EC6743"/>
    <w:rsid w:val="00EC695D"/>
    <w:rsid w:val="00ED1867"/>
    <w:rsid w:val="00ED1961"/>
    <w:rsid w:val="00ED1E7D"/>
    <w:rsid w:val="00ED2355"/>
    <w:rsid w:val="00ED2D2C"/>
    <w:rsid w:val="00ED502B"/>
    <w:rsid w:val="00ED5D49"/>
    <w:rsid w:val="00ED66F7"/>
    <w:rsid w:val="00ED7074"/>
    <w:rsid w:val="00ED79D0"/>
    <w:rsid w:val="00EE06E8"/>
    <w:rsid w:val="00EE1B7A"/>
    <w:rsid w:val="00EE2C8D"/>
    <w:rsid w:val="00EE3422"/>
    <w:rsid w:val="00EE5D17"/>
    <w:rsid w:val="00EE5D9A"/>
    <w:rsid w:val="00EE7D0F"/>
    <w:rsid w:val="00EE7EC7"/>
    <w:rsid w:val="00EF0813"/>
    <w:rsid w:val="00EF1F85"/>
    <w:rsid w:val="00EF2046"/>
    <w:rsid w:val="00EF3058"/>
    <w:rsid w:val="00EF436C"/>
    <w:rsid w:val="00EF4BF6"/>
    <w:rsid w:val="00EF4D2D"/>
    <w:rsid w:val="00EF6634"/>
    <w:rsid w:val="00EF694A"/>
    <w:rsid w:val="00EF6FF4"/>
    <w:rsid w:val="00EF747D"/>
    <w:rsid w:val="00EF7832"/>
    <w:rsid w:val="00F01C26"/>
    <w:rsid w:val="00F0373F"/>
    <w:rsid w:val="00F0489D"/>
    <w:rsid w:val="00F05959"/>
    <w:rsid w:val="00F07438"/>
    <w:rsid w:val="00F10E1E"/>
    <w:rsid w:val="00F10F70"/>
    <w:rsid w:val="00F11E23"/>
    <w:rsid w:val="00F12149"/>
    <w:rsid w:val="00F1252D"/>
    <w:rsid w:val="00F133A4"/>
    <w:rsid w:val="00F13B05"/>
    <w:rsid w:val="00F147AE"/>
    <w:rsid w:val="00F14AEB"/>
    <w:rsid w:val="00F17DD2"/>
    <w:rsid w:val="00F20A03"/>
    <w:rsid w:val="00F213A1"/>
    <w:rsid w:val="00F214C2"/>
    <w:rsid w:val="00F21AE1"/>
    <w:rsid w:val="00F23964"/>
    <w:rsid w:val="00F23D75"/>
    <w:rsid w:val="00F24139"/>
    <w:rsid w:val="00F2459C"/>
    <w:rsid w:val="00F26B8D"/>
    <w:rsid w:val="00F26CB6"/>
    <w:rsid w:val="00F30274"/>
    <w:rsid w:val="00F33457"/>
    <w:rsid w:val="00F33585"/>
    <w:rsid w:val="00F33883"/>
    <w:rsid w:val="00F34059"/>
    <w:rsid w:val="00F34A8A"/>
    <w:rsid w:val="00F362A4"/>
    <w:rsid w:val="00F36897"/>
    <w:rsid w:val="00F37473"/>
    <w:rsid w:val="00F379D1"/>
    <w:rsid w:val="00F4229B"/>
    <w:rsid w:val="00F45604"/>
    <w:rsid w:val="00F45C4E"/>
    <w:rsid w:val="00F516C5"/>
    <w:rsid w:val="00F52BFE"/>
    <w:rsid w:val="00F5306C"/>
    <w:rsid w:val="00F55DA9"/>
    <w:rsid w:val="00F571B0"/>
    <w:rsid w:val="00F61AB1"/>
    <w:rsid w:val="00F6312B"/>
    <w:rsid w:val="00F6438E"/>
    <w:rsid w:val="00F64AC2"/>
    <w:rsid w:val="00F66323"/>
    <w:rsid w:val="00F66456"/>
    <w:rsid w:val="00F7039F"/>
    <w:rsid w:val="00F704AB"/>
    <w:rsid w:val="00F70930"/>
    <w:rsid w:val="00F731F5"/>
    <w:rsid w:val="00F73F29"/>
    <w:rsid w:val="00F74B8B"/>
    <w:rsid w:val="00F75A84"/>
    <w:rsid w:val="00F76753"/>
    <w:rsid w:val="00F76E98"/>
    <w:rsid w:val="00F77666"/>
    <w:rsid w:val="00F81F89"/>
    <w:rsid w:val="00F82EEF"/>
    <w:rsid w:val="00F835D8"/>
    <w:rsid w:val="00F840AF"/>
    <w:rsid w:val="00F841DA"/>
    <w:rsid w:val="00F86209"/>
    <w:rsid w:val="00F87A9E"/>
    <w:rsid w:val="00F87CE2"/>
    <w:rsid w:val="00F913B1"/>
    <w:rsid w:val="00F919C9"/>
    <w:rsid w:val="00F927BD"/>
    <w:rsid w:val="00F92A64"/>
    <w:rsid w:val="00F92F22"/>
    <w:rsid w:val="00F93FF6"/>
    <w:rsid w:val="00F94516"/>
    <w:rsid w:val="00F94570"/>
    <w:rsid w:val="00F94EF6"/>
    <w:rsid w:val="00F94F5F"/>
    <w:rsid w:val="00F95788"/>
    <w:rsid w:val="00F95870"/>
    <w:rsid w:val="00F97EE8"/>
    <w:rsid w:val="00FA0C9D"/>
    <w:rsid w:val="00FA0DFE"/>
    <w:rsid w:val="00FA12A5"/>
    <w:rsid w:val="00FA16FA"/>
    <w:rsid w:val="00FA1DA0"/>
    <w:rsid w:val="00FA32CA"/>
    <w:rsid w:val="00FA36D6"/>
    <w:rsid w:val="00FA3C7E"/>
    <w:rsid w:val="00FA3F1C"/>
    <w:rsid w:val="00FA5CCA"/>
    <w:rsid w:val="00FA64EF"/>
    <w:rsid w:val="00FA6DF0"/>
    <w:rsid w:val="00FB0E62"/>
    <w:rsid w:val="00FB1BC8"/>
    <w:rsid w:val="00FB270B"/>
    <w:rsid w:val="00FB41B2"/>
    <w:rsid w:val="00FB4209"/>
    <w:rsid w:val="00FB4396"/>
    <w:rsid w:val="00FB496D"/>
    <w:rsid w:val="00FB4CDF"/>
    <w:rsid w:val="00FB6861"/>
    <w:rsid w:val="00FB78B7"/>
    <w:rsid w:val="00FC2DA9"/>
    <w:rsid w:val="00FC2E90"/>
    <w:rsid w:val="00FC365B"/>
    <w:rsid w:val="00FC40DB"/>
    <w:rsid w:val="00FC5751"/>
    <w:rsid w:val="00FC621B"/>
    <w:rsid w:val="00FC710A"/>
    <w:rsid w:val="00FD1D34"/>
    <w:rsid w:val="00FD20B2"/>
    <w:rsid w:val="00FD2AA0"/>
    <w:rsid w:val="00FD2DC1"/>
    <w:rsid w:val="00FD502A"/>
    <w:rsid w:val="00FD6124"/>
    <w:rsid w:val="00FD6281"/>
    <w:rsid w:val="00FD7589"/>
    <w:rsid w:val="00FD7E42"/>
    <w:rsid w:val="00FE0836"/>
    <w:rsid w:val="00FE0DE1"/>
    <w:rsid w:val="00FE38B3"/>
    <w:rsid w:val="00FE3DF3"/>
    <w:rsid w:val="00FE43F3"/>
    <w:rsid w:val="00FE46FF"/>
    <w:rsid w:val="00FE504F"/>
    <w:rsid w:val="00FE5F10"/>
    <w:rsid w:val="00FE7004"/>
    <w:rsid w:val="00FE7BEC"/>
    <w:rsid w:val="00FF1E06"/>
    <w:rsid w:val="00FF20E1"/>
    <w:rsid w:val="00FF3A2E"/>
    <w:rsid w:val="00FF4F1D"/>
    <w:rsid w:val="00FF5449"/>
    <w:rsid w:val="00FF5F30"/>
    <w:rsid w:val="00FF6209"/>
    <w:rsid w:val="00FF6DFD"/>
    <w:rsid w:val="00FF778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F5B5"/>
  <w15:docId w15:val="{1631EB21-4C12-4CD4-A910-E1A8901E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0EA1"/>
    <w:pPr>
      <w:widowControl w:val="0"/>
      <w:wordWrap w:val="0"/>
      <w:autoSpaceDE w:val="0"/>
      <w:autoSpaceDN w:val="0"/>
      <w:spacing w:line="360" w:lineRule="auto"/>
      <w:jc w:val="both"/>
    </w:pPr>
    <w:rPr>
      <w:bCs/>
      <w:color w:val="000000"/>
      <w:kern w:val="2"/>
      <w:sz w:val="22"/>
      <w:szCs w:val="24"/>
    </w:rPr>
  </w:style>
  <w:style w:type="paragraph" w:styleId="1">
    <w:name w:val="heading 1"/>
    <w:aliases w:val="h1,H-1"/>
    <w:basedOn w:val="a"/>
    <w:next w:val="a"/>
    <w:link w:val="1Char"/>
    <w:autoRedefine/>
    <w:qFormat/>
    <w:rsid w:val="000B21BD"/>
    <w:pPr>
      <w:keepNext/>
      <w:overflowPunct w:val="0"/>
      <w:snapToGrid w:val="0"/>
      <w:ind w:left="559" w:hangingChars="254" w:hanging="559"/>
      <w:jc w:val="left"/>
      <w:outlineLvl w:val="0"/>
    </w:pPr>
    <w:rPr>
      <w:rFonts w:eastAsia="바탕체"/>
      <w:b/>
      <w:caps/>
      <w:snapToGrid w:val="0"/>
      <w:szCs w:val="28"/>
    </w:rPr>
  </w:style>
  <w:style w:type="paragraph" w:styleId="2">
    <w:name w:val="heading 2"/>
    <w:basedOn w:val="a"/>
    <w:next w:val="a"/>
    <w:link w:val="2Char"/>
    <w:autoRedefine/>
    <w:qFormat/>
    <w:rsid w:val="00D82BE3"/>
    <w:pPr>
      <w:keepNext/>
      <w:tabs>
        <w:tab w:val="left" w:pos="1100"/>
      </w:tabs>
      <w:wordWrap/>
      <w:ind w:leftChars="250" w:left="1098" w:hangingChars="254" w:hanging="548"/>
      <w:outlineLvl w:val="1"/>
    </w:pPr>
    <w:rPr>
      <w:b/>
      <w:caps/>
    </w:rPr>
  </w:style>
  <w:style w:type="paragraph" w:styleId="30">
    <w:name w:val="heading 3"/>
    <w:aliases w:val="h3"/>
    <w:basedOn w:val="a"/>
    <w:next w:val="a"/>
    <w:link w:val="3Char"/>
    <w:autoRedefine/>
    <w:qFormat/>
    <w:rsid w:val="00D82BE3"/>
    <w:pPr>
      <w:keepNext/>
      <w:wordWrap/>
      <w:ind w:leftChars="499" w:left="1646" w:hangingChars="254" w:hanging="548"/>
      <w:outlineLvl w:val="2"/>
    </w:pPr>
    <w:rPr>
      <w:b/>
    </w:rPr>
  </w:style>
  <w:style w:type="paragraph" w:styleId="4">
    <w:name w:val="heading 4"/>
    <w:basedOn w:val="a"/>
    <w:next w:val="a"/>
    <w:link w:val="4Char"/>
    <w:autoRedefine/>
    <w:qFormat/>
    <w:rsid w:val="00D82BE3"/>
    <w:pPr>
      <w:keepNext/>
      <w:autoSpaceDE/>
      <w:autoSpaceDN/>
      <w:ind w:leftChars="749" w:left="2309" w:hangingChars="300" w:hanging="661"/>
      <w:outlineLvl w:val="3"/>
    </w:pPr>
    <w:rPr>
      <w:rFonts w:eastAsia="바탕체"/>
      <w:b/>
      <w:szCs w:val="20"/>
    </w:rPr>
  </w:style>
  <w:style w:type="paragraph" w:styleId="5">
    <w:name w:val="heading 5"/>
    <w:basedOn w:val="a"/>
    <w:next w:val="a"/>
    <w:link w:val="5Char"/>
    <w:unhideWhenUsed/>
    <w:qFormat/>
    <w:rsid w:val="00296099"/>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0"/>
    <w:link w:val="6Char"/>
    <w:qFormat/>
    <w:rsid w:val="00516186"/>
    <w:pPr>
      <w:keepNext/>
      <w:numPr>
        <w:numId w:val="2"/>
      </w:numPr>
      <w:autoSpaceDE/>
      <w:autoSpaceDN/>
      <w:spacing w:line="240" w:lineRule="auto"/>
      <w:outlineLvl w:val="5"/>
    </w:pPr>
    <w:rPr>
      <w:rFonts w:eastAsia="바탕체"/>
      <w:bCs w:val="0"/>
      <w:color w:val="auto"/>
      <w:sz w:val="20"/>
      <w:szCs w:val="20"/>
      <w:u w:val="single"/>
    </w:rPr>
  </w:style>
  <w:style w:type="paragraph" w:styleId="7">
    <w:name w:val="heading 7"/>
    <w:basedOn w:val="a"/>
    <w:next w:val="a"/>
    <w:link w:val="7Char"/>
    <w:qFormat/>
    <w:rsid w:val="00516186"/>
    <w:pPr>
      <w:keepNext/>
      <w:wordWrap/>
      <w:adjustRightInd w:val="0"/>
      <w:spacing w:line="240" w:lineRule="auto"/>
      <w:jc w:val="center"/>
      <w:outlineLvl w:val="6"/>
    </w:pPr>
    <w:rPr>
      <w:rFonts w:eastAsia="바탕체"/>
      <w:color w:val="auto"/>
      <w:kern w:val="0"/>
      <w:sz w:val="24"/>
      <w:szCs w:val="20"/>
      <w:u w:val="single"/>
    </w:rPr>
  </w:style>
  <w:style w:type="paragraph" w:styleId="8">
    <w:name w:val="heading 8"/>
    <w:basedOn w:val="a"/>
    <w:next w:val="a"/>
    <w:link w:val="8Char"/>
    <w:qFormat/>
    <w:rsid w:val="00516186"/>
    <w:pPr>
      <w:keepNext/>
      <w:wordWrap/>
      <w:adjustRightInd w:val="0"/>
      <w:spacing w:line="240" w:lineRule="auto"/>
      <w:jc w:val="center"/>
      <w:outlineLvl w:val="7"/>
    </w:pPr>
    <w:rPr>
      <w:rFonts w:eastAsia="바탕체"/>
      <w:b/>
      <w:bCs w:val="0"/>
      <w:color w:val="auto"/>
      <w:kern w:val="0"/>
      <w:sz w:val="24"/>
      <w:szCs w:val="20"/>
      <w:u w:val="single"/>
    </w:rPr>
  </w:style>
  <w:style w:type="paragraph" w:styleId="9">
    <w:name w:val="heading 9"/>
    <w:basedOn w:val="a"/>
    <w:next w:val="a"/>
    <w:link w:val="9Char"/>
    <w:qFormat/>
    <w:rsid w:val="00516186"/>
    <w:pPr>
      <w:keepNext/>
      <w:widowControl/>
      <w:wordWrap/>
      <w:autoSpaceDE/>
      <w:autoSpaceDN/>
      <w:spacing w:line="240" w:lineRule="auto"/>
      <w:jc w:val="center"/>
      <w:outlineLvl w:val="8"/>
    </w:pPr>
    <w:rPr>
      <w:rFonts w:eastAsia="바탕체"/>
      <w:bCs w:val="0"/>
      <w:color w:val="auto"/>
      <w:spacing w:val="-3"/>
      <w:kern w:val="0"/>
      <w:szCs w:val="20"/>
      <w:u w:val="singl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Char"/>
    <w:semiHidden/>
    <w:rsid w:val="00ED502B"/>
    <w:rPr>
      <w:rFonts w:ascii="Arial" w:eastAsia="돋움" w:hAnsi="Arial"/>
      <w:sz w:val="18"/>
      <w:szCs w:val="18"/>
    </w:rPr>
  </w:style>
  <w:style w:type="character" w:styleId="a5">
    <w:name w:val="footnote reference"/>
    <w:basedOn w:val="a1"/>
    <w:semiHidden/>
    <w:rsid w:val="00D82BE3"/>
    <w:rPr>
      <w:rFonts w:ascii="Times New Roman" w:eastAsia="바탕" w:hAnsi="Times New Roman"/>
      <w:sz w:val="18"/>
      <w:vertAlign w:val="superscript"/>
    </w:rPr>
  </w:style>
  <w:style w:type="paragraph" w:styleId="a6">
    <w:name w:val="footnote text"/>
    <w:aliases w:val="fn,footnote text,Footnote ak,ABC 각주,Char,Footnote Text Char1,Footnote Text Char Char,Footnote Text Char1 Char Char,Footnote Text Char Char Char Char,ft Char Char Char Char,ft Char Char,ft,Footnote Text Char1 Char2,Footnote Text Char Char1"/>
    <w:basedOn w:val="a"/>
    <w:link w:val="Char0"/>
    <w:autoRedefine/>
    <w:qFormat/>
    <w:rsid w:val="00D82BE3"/>
    <w:pPr>
      <w:snapToGrid w:val="0"/>
    </w:pPr>
    <w:rPr>
      <w:sz w:val="18"/>
    </w:rPr>
  </w:style>
  <w:style w:type="paragraph" w:styleId="a7">
    <w:name w:val="header"/>
    <w:basedOn w:val="a"/>
    <w:link w:val="Char1"/>
    <w:rsid w:val="00D82BE3"/>
    <w:pPr>
      <w:tabs>
        <w:tab w:val="center" w:pos="4252"/>
        <w:tab w:val="right" w:pos="8504"/>
      </w:tabs>
      <w:snapToGrid w:val="0"/>
    </w:pPr>
  </w:style>
  <w:style w:type="paragraph" w:styleId="10">
    <w:name w:val="toc 1"/>
    <w:basedOn w:val="a"/>
    <w:next w:val="a"/>
    <w:autoRedefine/>
    <w:uiPriority w:val="39"/>
    <w:qFormat/>
    <w:rsid w:val="00D82BE3"/>
    <w:pPr>
      <w:tabs>
        <w:tab w:val="left" w:pos="770"/>
        <w:tab w:val="right" w:leader="dot" w:pos="9060"/>
      </w:tabs>
      <w:spacing w:beforeLines="50" w:afterLines="50"/>
    </w:pPr>
    <w:rPr>
      <w:b/>
      <w:caps/>
      <w:noProof/>
    </w:rPr>
  </w:style>
  <w:style w:type="paragraph" w:styleId="20">
    <w:name w:val="toc 2"/>
    <w:basedOn w:val="a"/>
    <w:next w:val="a"/>
    <w:autoRedefine/>
    <w:uiPriority w:val="39"/>
    <w:qFormat/>
    <w:rsid w:val="00D82BE3"/>
    <w:pPr>
      <w:tabs>
        <w:tab w:val="left" w:pos="1099"/>
        <w:tab w:val="right" w:leader="dot" w:pos="9060"/>
      </w:tabs>
      <w:ind w:leftChars="250" w:left="550"/>
    </w:pPr>
    <w:rPr>
      <w:caps/>
      <w:noProof/>
    </w:rPr>
  </w:style>
  <w:style w:type="paragraph" w:styleId="31">
    <w:name w:val="toc 3"/>
    <w:basedOn w:val="a"/>
    <w:next w:val="a"/>
    <w:autoRedefine/>
    <w:uiPriority w:val="39"/>
    <w:qFormat/>
    <w:rsid w:val="00D82BE3"/>
    <w:pPr>
      <w:tabs>
        <w:tab w:val="left" w:pos="1650"/>
        <w:tab w:val="right" w:leader="dot" w:pos="9060"/>
      </w:tabs>
      <w:ind w:leftChars="500" w:left="1100"/>
    </w:pPr>
    <w:rPr>
      <w:smallCaps/>
      <w:noProof/>
      <w:szCs w:val="22"/>
    </w:rPr>
  </w:style>
  <w:style w:type="paragraph" w:styleId="40">
    <w:name w:val="toc 4"/>
    <w:basedOn w:val="a"/>
    <w:next w:val="a"/>
    <w:autoRedefine/>
    <w:rsid w:val="00D82BE3"/>
    <w:pPr>
      <w:tabs>
        <w:tab w:val="left" w:pos="2200"/>
        <w:tab w:val="right" w:leader="dot" w:pos="9060"/>
      </w:tabs>
      <w:ind w:leftChars="750" w:left="2200" w:hangingChars="275" w:hanging="550"/>
    </w:pPr>
    <w:rPr>
      <w:noProof/>
    </w:rPr>
  </w:style>
  <w:style w:type="paragraph" w:styleId="a8">
    <w:name w:val="footer"/>
    <w:aliases w:val="번호 없는 경우 Char"/>
    <w:basedOn w:val="a"/>
    <w:link w:val="Char2"/>
    <w:rsid w:val="00D82BE3"/>
    <w:pPr>
      <w:tabs>
        <w:tab w:val="center" w:pos="4252"/>
        <w:tab w:val="right" w:pos="8504"/>
      </w:tabs>
      <w:snapToGrid w:val="0"/>
    </w:pPr>
  </w:style>
  <w:style w:type="paragraph" w:customStyle="1" w:styleId="Body0">
    <w:name w:val="Body0"/>
    <w:basedOn w:val="a"/>
    <w:autoRedefine/>
    <w:rsid w:val="00D82BE3"/>
  </w:style>
  <w:style w:type="paragraph" w:customStyle="1" w:styleId="Body1">
    <w:name w:val="Body1"/>
    <w:basedOn w:val="a"/>
    <w:next w:val="a"/>
    <w:autoRedefine/>
    <w:rsid w:val="00D82BE3"/>
    <w:pPr>
      <w:spacing w:afterLines="50"/>
      <w:ind w:leftChars="250" w:left="550"/>
    </w:pPr>
    <w:rPr>
      <w:lang w:val="en-AU"/>
    </w:rPr>
  </w:style>
  <w:style w:type="paragraph" w:customStyle="1" w:styleId="Body2">
    <w:name w:val="Body2"/>
    <w:basedOn w:val="a"/>
    <w:next w:val="a"/>
    <w:autoRedefine/>
    <w:rsid w:val="00D82BE3"/>
    <w:pPr>
      <w:ind w:leftChars="500" w:left="1100"/>
    </w:pPr>
    <w:rPr>
      <w:kern w:val="0"/>
    </w:rPr>
  </w:style>
  <w:style w:type="paragraph" w:customStyle="1" w:styleId="Body3">
    <w:name w:val="Body3"/>
    <w:basedOn w:val="a"/>
    <w:next w:val="a"/>
    <w:autoRedefine/>
    <w:rsid w:val="00D82BE3"/>
    <w:pPr>
      <w:wordWrap/>
      <w:overflowPunct w:val="0"/>
      <w:ind w:left="1650"/>
    </w:pPr>
    <w:rPr>
      <w:rFonts w:eastAsia="바탕체"/>
      <w:szCs w:val="20"/>
    </w:rPr>
  </w:style>
  <w:style w:type="paragraph" w:customStyle="1" w:styleId="Body4">
    <w:name w:val="Body4"/>
    <w:basedOn w:val="a"/>
    <w:next w:val="a"/>
    <w:autoRedefine/>
    <w:rsid w:val="00D82BE3"/>
    <w:pPr>
      <w:overflowPunct w:val="0"/>
      <w:ind w:left="2310"/>
    </w:pPr>
  </w:style>
  <w:style w:type="paragraph" w:customStyle="1" w:styleId="Body5">
    <w:name w:val="Body5"/>
    <w:basedOn w:val="a"/>
    <w:next w:val="a"/>
    <w:autoRedefine/>
    <w:rsid w:val="00D82BE3"/>
    <w:pPr>
      <w:ind w:leftChars="1350" w:left="2970"/>
    </w:pPr>
  </w:style>
  <w:style w:type="paragraph" w:customStyle="1" w:styleId="comment">
    <w:name w:val="comment"/>
    <w:basedOn w:val="a"/>
    <w:next w:val="a"/>
    <w:autoRedefine/>
    <w:rsid w:val="00D82BE3"/>
    <w:rPr>
      <w:rFonts w:ascii="Arial" w:eastAsia="굴림" w:hAnsi="Arial"/>
      <w:b/>
      <w:color w:val="FF6600"/>
      <w:sz w:val="20"/>
    </w:rPr>
  </w:style>
  <w:style w:type="paragraph" w:customStyle="1" w:styleId="List1">
    <w:name w:val="List1"/>
    <w:basedOn w:val="a"/>
    <w:next w:val="a"/>
    <w:autoRedefine/>
    <w:rsid w:val="003976DE"/>
    <w:pPr>
      <w:overflowPunct w:val="0"/>
      <w:ind w:left="629" w:hangingChars="286" w:hanging="629"/>
    </w:pPr>
  </w:style>
  <w:style w:type="paragraph" w:customStyle="1" w:styleId="List2">
    <w:name w:val="List2"/>
    <w:basedOn w:val="Body2"/>
    <w:next w:val="a"/>
    <w:autoRedefine/>
    <w:rsid w:val="00D82BE3"/>
    <w:pPr>
      <w:ind w:leftChars="250" w:left="250" w:hangingChars="250" w:hanging="550"/>
    </w:pPr>
  </w:style>
  <w:style w:type="paragraph" w:customStyle="1" w:styleId="List3">
    <w:name w:val="List3"/>
    <w:basedOn w:val="List2"/>
    <w:next w:val="a"/>
    <w:autoRedefine/>
    <w:rsid w:val="00D82BE3"/>
    <w:pPr>
      <w:ind w:leftChars="500" w:left="1650"/>
    </w:pPr>
  </w:style>
  <w:style w:type="paragraph" w:customStyle="1" w:styleId="List4">
    <w:name w:val="List4"/>
    <w:basedOn w:val="List3"/>
    <w:next w:val="a"/>
    <w:autoRedefine/>
    <w:rsid w:val="00D82BE3"/>
    <w:pPr>
      <w:ind w:leftChars="749" w:left="2306" w:hangingChars="299" w:hanging="658"/>
    </w:pPr>
  </w:style>
  <w:style w:type="paragraph" w:customStyle="1" w:styleId="List5">
    <w:name w:val="List5"/>
    <w:basedOn w:val="a"/>
    <w:next w:val="a"/>
    <w:autoRedefine/>
    <w:rsid w:val="00D82BE3"/>
    <w:pPr>
      <w:ind w:leftChars="1050" w:left="2970" w:hangingChars="300" w:hanging="660"/>
    </w:pPr>
  </w:style>
  <w:style w:type="character" w:styleId="a9">
    <w:name w:val="page number"/>
    <w:basedOn w:val="a1"/>
    <w:rsid w:val="0075544D"/>
  </w:style>
  <w:style w:type="paragraph" w:customStyle="1" w:styleId="21">
    <w:name w:val="유형2"/>
    <w:basedOn w:val="aa"/>
    <w:rsid w:val="00B4027F"/>
    <w:pPr>
      <w:widowControl/>
      <w:wordWrap/>
      <w:overflowPunct w:val="0"/>
      <w:adjustRightInd w:val="0"/>
      <w:spacing w:before="120" w:after="120" w:line="240" w:lineRule="exact"/>
      <w:textAlignment w:val="bottom"/>
    </w:pPr>
    <w:rPr>
      <w:rFonts w:eastAsia="돋움체"/>
      <w:bCs w:val="0"/>
      <w:color w:val="auto"/>
      <w:kern w:val="0"/>
      <w:szCs w:val="20"/>
    </w:rPr>
  </w:style>
  <w:style w:type="paragraph" w:customStyle="1" w:styleId="ab">
    <w:name w:val="바탕글"/>
    <w:rsid w:val="00B4027F"/>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olor w:val="000000"/>
    </w:rPr>
  </w:style>
  <w:style w:type="paragraph" w:styleId="aa">
    <w:name w:val="Body Text"/>
    <w:basedOn w:val="a"/>
    <w:link w:val="Char3"/>
    <w:uiPriority w:val="6"/>
    <w:qFormat/>
    <w:rsid w:val="00B4027F"/>
    <w:pPr>
      <w:spacing w:after="180"/>
    </w:pPr>
  </w:style>
  <w:style w:type="character" w:customStyle="1" w:styleId="Char3">
    <w:name w:val="본문 Char"/>
    <w:basedOn w:val="a1"/>
    <w:link w:val="aa"/>
    <w:rsid w:val="00B4027F"/>
    <w:rPr>
      <w:bCs/>
      <w:color w:val="000000"/>
      <w:kern w:val="2"/>
      <w:sz w:val="22"/>
      <w:szCs w:val="24"/>
    </w:rPr>
  </w:style>
  <w:style w:type="paragraph" w:styleId="ac">
    <w:name w:val="List Paragraph"/>
    <w:aliases w:val="숫자 제목,숫자제목,?? ??,????,번호매기기 기본"/>
    <w:basedOn w:val="a"/>
    <w:link w:val="Char4"/>
    <w:uiPriority w:val="34"/>
    <w:qFormat/>
    <w:rsid w:val="00A53C24"/>
    <w:pPr>
      <w:ind w:leftChars="400" w:left="800"/>
    </w:pPr>
  </w:style>
  <w:style w:type="table" w:styleId="ad">
    <w:name w:val="Table Grid"/>
    <w:basedOn w:val="a2"/>
    <w:uiPriority w:val="39"/>
    <w:rsid w:val="0016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제목 5 Char"/>
    <w:basedOn w:val="a1"/>
    <w:link w:val="5"/>
    <w:rsid w:val="00296099"/>
    <w:rPr>
      <w:rFonts w:asciiTheme="majorHAnsi" w:eastAsiaTheme="majorEastAsia" w:hAnsiTheme="majorHAnsi" w:cstheme="majorBidi"/>
      <w:bCs/>
      <w:color w:val="000000"/>
      <w:kern w:val="2"/>
      <w:sz w:val="22"/>
      <w:szCs w:val="24"/>
    </w:rPr>
  </w:style>
  <w:style w:type="character" w:customStyle="1" w:styleId="6Char">
    <w:name w:val="제목 6 Char"/>
    <w:basedOn w:val="a1"/>
    <w:link w:val="6"/>
    <w:rsid w:val="00516186"/>
    <w:rPr>
      <w:rFonts w:eastAsia="바탕체"/>
      <w:kern w:val="2"/>
      <w:u w:val="single"/>
    </w:rPr>
  </w:style>
  <w:style w:type="character" w:customStyle="1" w:styleId="7Char">
    <w:name w:val="제목 7 Char"/>
    <w:basedOn w:val="a1"/>
    <w:link w:val="7"/>
    <w:rsid w:val="00516186"/>
    <w:rPr>
      <w:rFonts w:eastAsia="바탕체"/>
      <w:bCs/>
      <w:sz w:val="24"/>
      <w:u w:val="single"/>
    </w:rPr>
  </w:style>
  <w:style w:type="character" w:customStyle="1" w:styleId="8Char">
    <w:name w:val="제목 8 Char"/>
    <w:basedOn w:val="a1"/>
    <w:link w:val="8"/>
    <w:rsid w:val="00516186"/>
    <w:rPr>
      <w:rFonts w:eastAsia="바탕체"/>
      <w:b/>
      <w:sz w:val="24"/>
      <w:u w:val="single"/>
    </w:rPr>
  </w:style>
  <w:style w:type="character" w:customStyle="1" w:styleId="9Char">
    <w:name w:val="제목 9 Char"/>
    <w:basedOn w:val="a1"/>
    <w:link w:val="9"/>
    <w:rsid w:val="00516186"/>
    <w:rPr>
      <w:rFonts w:eastAsia="바탕체"/>
      <w:spacing w:val="-3"/>
      <w:sz w:val="22"/>
      <w:u w:val="single"/>
    </w:rPr>
  </w:style>
  <w:style w:type="paragraph" w:styleId="a0">
    <w:name w:val="Normal Indent"/>
    <w:basedOn w:val="a"/>
    <w:rsid w:val="00516186"/>
    <w:pPr>
      <w:autoSpaceDE/>
      <w:autoSpaceDN/>
      <w:spacing w:line="240" w:lineRule="auto"/>
      <w:ind w:left="851"/>
    </w:pPr>
    <w:rPr>
      <w:rFonts w:eastAsia="바탕체"/>
      <w:bCs w:val="0"/>
      <w:color w:val="auto"/>
      <w:sz w:val="20"/>
      <w:szCs w:val="20"/>
    </w:rPr>
  </w:style>
  <w:style w:type="paragraph" w:styleId="ae">
    <w:name w:val="endnote text"/>
    <w:basedOn w:val="a"/>
    <w:link w:val="Char5"/>
    <w:rsid w:val="00516186"/>
    <w:pPr>
      <w:tabs>
        <w:tab w:val="left" w:pos="-720"/>
      </w:tabs>
      <w:suppressAutoHyphens/>
      <w:wordWrap/>
      <w:autoSpaceDE/>
      <w:autoSpaceDN/>
      <w:spacing w:line="240" w:lineRule="auto"/>
      <w:jc w:val="left"/>
    </w:pPr>
    <w:rPr>
      <w:rFonts w:ascii="Courier New" w:hAnsi="Courier New"/>
      <w:bCs w:val="0"/>
      <w:color w:val="auto"/>
      <w:kern w:val="0"/>
      <w:sz w:val="24"/>
      <w:szCs w:val="20"/>
    </w:rPr>
  </w:style>
  <w:style w:type="character" w:customStyle="1" w:styleId="Char5">
    <w:name w:val="미주 텍스트 Char"/>
    <w:basedOn w:val="a1"/>
    <w:link w:val="ae"/>
    <w:rsid w:val="00516186"/>
    <w:rPr>
      <w:rFonts w:ascii="Courier New" w:hAnsi="Courier New"/>
      <w:sz w:val="24"/>
    </w:rPr>
  </w:style>
  <w:style w:type="character" w:styleId="af">
    <w:name w:val="endnote reference"/>
    <w:rsid w:val="00516186"/>
    <w:rPr>
      <w:vertAlign w:val="superscript"/>
    </w:rPr>
  </w:style>
  <w:style w:type="character" w:customStyle="1" w:styleId="Document8">
    <w:name w:val="Document 8"/>
    <w:basedOn w:val="a1"/>
    <w:rsid w:val="00516186"/>
  </w:style>
  <w:style w:type="character" w:customStyle="1" w:styleId="Document4">
    <w:name w:val="Document 4"/>
    <w:rsid w:val="00516186"/>
    <w:rPr>
      <w:b/>
      <w:i/>
      <w:sz w:val="24"/>
    </w:rPr>
  </w:style>
  <w:style w:type="character" w:customStyle="1" w:styleId="Document6">
    <w:name w:val="Document 6"/>
    <w:basedOn w:val="a1"/>
    <w:rsid w:val="00516186"/>
  </w:style>
  <w:style w:type="character" w:customStyle="1" w:styleId="Document5">
    <w:name w:val="Document 5"/>
    <w:basedOn w:val="a1"/>
    <w:rsid w:val="00516186"/>
  </w:style>
  <w:style w:type="character" w:customStyle="1" w:styleId="Document2">
    <w:name w:val="Document 2"/>
    <w:rsid w:val="00516186"/>
    <w:rPr>
      <w:rFonts w:ascii="Courier New" w:hAnsi="Courier New"/>
      <w:noProof w:val="0"/>
      <w:sz w:val="24"/>
      <w:lang w:val="en-US"/>
    </w:rPr>
  </w:style>
  <w:style w:type="character" w:customStyle="1" w:styleId="Document7">
    <w:name w:val="Document 7"/>
    <w:basedOn w:val="a1"/>
    <w:rsid w:val="00516186"/>
  </w:style>
  <w:style w:type="character" w:customStyle="1" w:styleId="Bibliogrphy">
    <w:name w:val="Bibliogrphy"/>
    <w:basedOn w:val="a1"/>
    <w:rsid w:val="00516186"/>
  </w:style>
  <w:style w:type="character" w:customStyle="1" w:styleId="RightPar1">
    <w:name w:val="Right Par 1"/>
    <w:basedOn w:val="a1"/>
    <w:rsid w:val="00516186"/>
  </w:style>
  <w:style w:type="character" w:customStyle="1" w:styleId="RightPar2">
    <w:name w:val="Right Par 2"/>
    <w:basedOn w:val="a1"/>
    <w:rsid w:val="00516186"/>
  </w:style>
  <w:style w:type="character" w:customStyle="1" w:styleId="Document3">
    <w:name w:val="Document 3"/>
    <w:rsid w:val="00516186"/>
    <w:rPr>
      <w:rFonts w:ascii="Courier New" w:hAnsi="Courier New"/>
      <w:noProof w:val="0"/>
      <w:sz w:val="24"/>
      <w:lang w:val="en-US"/>
    </w:rPr>
  </w:style>
  <w:style w:type="character" w:customStyle="1" w:styleId="RightPar3">
    <w:name w:val="Right Par 3"/>
    <w:basedOn w:val="a1"/>
    <w:rsid w:val="00516186"/>
  </w:style>
  <w:style w:type="character" w:customStyle="1" w:styleId="RightPar4">
    <w:name w:val="Right Par 4"/>
    <w:basedOn w:val="a1"/>
    <w:rsid w:val="00516186"/>
  </w:style>
  <w:style w:type="character" w:customStyle="1" w:styleId="RightPar5">
    <w:name w:val="Right Par 5"/>
    <w:basedOn w:val="a1"/>
    <w:rsid w:val="00516186"/>
  </w:style>
  <w:style w:type="character" w:customStyle="1" w:styleId="RightPar6">
    <w:name w:val="Right Par 6"/>
    <w:basedOn w:val="a1"/>
    <w:rsid w:val="00516186"/>
  </w:style>
  <w:style w:type="character" w:customStyle="1" w:styleId="RightPar7">
    <w:name w:val="Right Par 7"/>
    <w:basedOn w:val="a1"/>
    <w:rsid w:val="00516186"/>
  </w:style>
  <w:style w:type="character" w:customStyle="1" w:styleId="RightPar8">
    <w:name w:val="Right Par 8"/>
    <w:basedOn w:val="a1"/>
    <w:rsid w:val="00516186"/>
  </w:style>
  <w:style w:type="paragraph" w:customStyle="1" w:styleId="Document1">
    <w:name w:val="Document 1"/>
    <w:rsid w:val="00516186"/>
    <w:pPr>
      <w:keepNext/>
      <w:keepLines/>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DocInit">
    <w:name w:val="Doc Init"/>
    <w:basedOn w:val="a1"/>
    <w:rsid w:val="00516186"/>
  </w:style>
  <w:style w:type="character" w:customStyle="1" w:styleId="TechInit">
    <w:name w:val="Tech Init"/>
    <w:rsid w:val="00516186"/>
    <w:rPr>
      <w:rFonts w:ascii="Courier New" w:hAnsi="Courier New"/>
      <w:noProof w:val="0"/>
      <w:sz w:val="24"/>
      <w:lang w:val="en-US"/>
    </w:rPr>
  </w:style>
  <w:style w:type="character" w:customStyle="1" w:styleId="Technical5">
    <w:name w:val="Technical 5"/>
    <w:basedOn w:val="a1"/>
    <w:rsid w:val="00516186"/>
  </w:style>
  <w:style w:type="character" w:customStyle="1" w:styleId="Technical6">
    <w:name w:val="Technical 6"/>
    <w:basedOn w:val="a1"/>
    <w:rsid w:val="00516186"/>
  </w:style>
  <w:style w:type="character" w:customStyle="1" w:styleId="Technical2">
    <w:name w:val="Technical 2"/>
    <w:rsid w:val="00516186"/>
    <w:rPr>
      <w:rFonts w:ascii="Courier New" w:hAnsi="Courier New"/>
      <w:noProof w:val="0"/>
      <w:sz w:val="24"/>
      <w:lang w:val="en-US"/>
    </w:rPr>
  </w:style>
  <w:style w:type="character" w:customStyle="1" w:styleId="Technical3">
    <w:name w:val="Technical 3"/>
    <w:rsid w:val="00516186"/>
    <w:rPr>
      <w:rFonts w:ascii="Courier New" w:hAnsi="Courier New"/>
      <w:noProof w:val="0"/>
      <w:sz w:val="24"/>
      <w:lang w:val="en-US"/>
    </w:rPr>
  </w:style>
  <w:style w:type="character" w:customStyle="1" w:styleId="Technical4">
    <w:name w:val="Technical 4"/>
    <w:basedOn w:val="a1"/>
    <w:rsid w:val="00516186"/>
  </w:style>
  <w:style w:type="character" w:customStyle="1" w:styleId="Technical1">
    <w:name w:val="Technical 1"/>
    <w:rsid w:val="00516186"/>
    <w:rPr>
      <w:rFonts w:ascii="Courier New" w:hAnsi="Courier New"/>
      <w:noProof w:val="0"/>
      <w:sz w:val="24"/>
      <w:lang w:val="en-US"/>
    </w:rPr>
  </w:style>
  <w:style w:type="character" w:customStyle="1" w:styleId="Technical7">
    <w:name w:val="Technical 7"/>
    <w:basedOn w:val="a1"/>
    <w:rsid w:val="00516186"/>
  </w:style>
  <w:style w:type="character" w:customStyle="1" w:styleId="Technical8">
    <w:name w:val="Technical 8"/>
    <w:basedOn w:val="a1"/>
    <w:rsid w:val="00516186"/>
  </w:style>
  <w:style w:type="paragraph" w:customStyle="1" w:styleId="11">
    <w:name w:val="疇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0">
    <w:name w:val="??"/>
    <w:rsid w:val="00516186"/>
    <w:pPr>
      <w:widowControl w:val="0"/>
      <w:tabs>
        <w:tab w:val="center" w:pos="4512"/>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1">
    <w:name w:val="바믘"/>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sz w:val="24"/>
    </w:rPr>
  </w:style>
  <w:style w:type="paragraph" w:customStyle="1" w:styleId="22">
    <w:name w:val="疇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spacing w:val="-3"/>
      <w:sz w:val="24"/>
    </w:rPr>
  </w:style>
  <w:style w:type="paragraph" w:customStyle="1" w:styleId="12">
    <w:name w:val="??1"/>
    <w:rsid w:val="00516186"/>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3">
    <w:name w:val="??2"/>
    <w:rsid w:val="00516186"/>
    <w:pPr>
      <w:widowControl w:val="0"/>
      <w:tabs>
        <w:tab w:val="left" w:pos="-720"/>
      </w:tabs>
      <w:suppressAutoHyphens/>
      <w:autoSpaceDE w:val="0"/>
      <w:autoSpaceDN w:val="0"/>
      <w:adjustRightInd w:val="0"/>
      <w:spacing w:line="240" w:lineRule="atLeast"/>
      <w:jc w:val="both"/>
    </w:pPr>
    <w:rPr>
      <w:rFonts w:eastAsia="바탕체"/>
      <w:spacing w:val="-3"/>
      <w:sz w:val="24"/>
    </w:rPr>
  </w:style>
  <w:style w:type="character" w:customStyle="1" w:styleId="DefaultParagraphFo">
    <w:name w:val="Default Paragraph Fo"/>
    <w:basedOn w:val="a1"/>
    <w:rsid w:val="00516186"/>
  </w:style>
  <w:style w:type="character" w:customStyle="1" w:styleId="13">
    <w:name w:val="1"/>
    <w:aliases w:val="2,3"/>
    <w:basedOn w:val="a1"/>
    <w:rsid w:val="00516186"/>
  </w:style>
  <w:style w:type="paragraph" w:customStyle="1" w:styleId="aaa-firm">
    <w:name w:val="aaa-firm"/>
    <w:rsid w:val="00516186"/>
    <w:pPr>
      <w:widowControl w:val="0"/>
      <w:tabs>
        <w:tab w:val="left" w:pos="-720"/>
      </w:tabs>
      <w:autoSpaceDE w:val="0"/>
      <w:autoSpaceDN w:val="0"/>
      <w:adjustRightInd w:val="0"/>
      <w:spacing w:line="240" w:lineRule="atLeast"/>
      <w:jc w:val="both"/>
    </w:pPr>
    <w:rPr>
      <w:rFonts w:ascii="Courier New" w:eastAsia="바탕체" w:hAnsi="Courier New"/>
      <w:spacing w:val="-3"/>
      <w:sz w:val="24"/>
    </w:rPr>
  </w:style>
  <w:style w:type="character" w:customStyle="1" w:styleId="legal-s">
    <w:name w:val="legal-#s"/>
    <w:rsid w:val="00516186"/>
    <w:rPr>
      <w:rFonts w:ascii="Courier New" w:hAnsi="Courier New"/>
      <w:noProof w:val="0"/>
      <w:sz w:val="24"/>
      <w:lang w:val="en-US"/>
    </w:rPr>
  </w:style>
  <w:style w:type="character" w:customStyle="1" w:styleId="outline-s">
    <w:name w:val="outline-#s"/>
    <w:rsid w:val="00516186"/>
    <w:rPr>
      <w:rFonts w:ascii="Courier New" w:hAnsi="Courier New"/>
      <w:noProof w:val="0"/>
      <w:sz w:val="24"/>
      <w:lang w:val="en-US"/>
    </w:rPr>
  </w:style>
  <w:style w:type="paragraph" w:customStyle="1" w:styleId="aaa-letter">
    <w:name w:val="aaa-letter"/>
    <w:rsid w:val="00516186"/>
    <w:pPr>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close-1">
    <w:name w:val="close-1"/>
    <w:basedOn w:val="a1"/>
    <w:rsid w:val="00516186"/>
  </w:style>
  <w:style w:type="character" w:customStyle="1" w:styleId="close-2">
    <w:name w:val="close-2"/>
    <w:basedOn w:val="a1"/>
    <w:rsid w:val="00516186"/>
  </w:style>
  <w:style w:type="paragraph" w:styleId="50">
    <w:name w:val="toc 5"/>
    <w:basedOn w:val="a"/>
    <w:next w:val="a"/>
    <w:autoRedefine/>
    <w:rsid w:val="00516186"/>
    <w:pPr>
      <w:tabs>
        <w:tab w:val="right" w:leader="dot" w:pos="9360"/>
      </w:tabs>
      <w:suppressAutoHyphens/>
      <w:wordWrap/>
      <w:adjustRightInd w:val="0"/>
      <w:spacing w:line="240" w:lineRule="atLeast"/>
      <w:ind w:left="3600" w:right="720" w:hanging="720"/>
      <w:jc w:val="left"/>
    </w:pPr>
    <w:rPr>
      <w:rFonts w:ascii="Courier New" w:eastAsia="바탕체" w:hAnsi="Courier New"/>
      <w:bCs w:val="0"/>
      <w:color w:val="auto"/>
      <w:kern w:val="0"/>
      <w:sz w:val="24"/>
      <w:szCs w:val="20"/>
    </w:rPr>
  </w:style>
  <w:style w:type="paragraph" w:styleId="60">
    <w:name w:val="toc 6"/>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70">
    <w:name w:val="toc 7"/>
    <w:basedOn w:val="a"/>
    <w:next w:val="a"/>
    <w:autoRedefine/>
    <w:rsid w:val="00516186"/>
    <w:pPr>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80">
    <w:name w:val="toc 8"/>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90">
    <w:name w:val="toc 9"/>
    <w:basedOn w:val="a"/>
    <w:next w:val="a"/>
    <w:autoRedefine/>
    <w:rsid w:val="00516186"/>
    <w:pPr>
      <w:tabs>
        <w:tab w:val="right" w:leader="do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14">
    <w:name w:val="index 1"/>
    <w:basedOn w:val="a"/>
    <w:next w:val="a"/>
    <w:autoRedefine/>
    <w:rsid w:val="00516186"/>
    <w:pPr>
      <w:tabs>
        <w:tab w:val="right" w:leader="dot" w:pos="9360"/>
      </w:tabs>
      <w:suppressAutoHyphens/>
      <w:wordWrap/>
      <w:adjustRightInd w:val="0"/>
      <w:spacing w:line="240" w:lineRule="atLeast"/>
      <w:ind w:left="1440" w:right="720" w:hanging="1440"/>
      <w:jc w:val="left"/>
    </w:pPr>
    <w:rPr>
      <w:rFonts w:ascii="Courier New" w:eastAsia="바탕체" w:hAnsi="Courier New"/>
      <w:bCs w:val="0"/>
      <w:color w:val="auto"/>
      <w:kern w:val="0"/>
      <w:sz w:val="24"/>
      <w:szCs w:val="20"/>
    </w:rPr>
  </w:style>
  <w:style w:type="paragraph" w:styleId="24">
    <w:name w:val="index 2"/>
    <w:basedOn w:val="a"/>
    <w:next w:val="a"/>
    <w:autoRedefine/>
    <w:rsid w:val="00516186"/>
    <w:pPr>
      <w:tabs>
        <w:tab w:val="right" w:leader="dot" w:pos="9360"/>
      </w:tabs>
      <w:suppressAutoHyphens/>
      <w:wordWrap/>
      <w:adjustRightInd w:val="0"/>
      <w:spacing w:line="240" w:lineRule="atLeast"/>
      <w:ind w:left="1440" w:right="720" w:hanging="720"/>
      <w:jc w:val="left"/>
    </w:pPr>
    <w:rPr>
      <w:rFonts w:ascii="Courier New" w:eastAsia="바탕체" w:hAnsi="Courier New"/>
      <w:bCs w:val="0"/>
      <w:color w:val="auto"/>
      <w:kern w:val="0"/>
      <w:sz w:val="24"/>
      <w:szCs w:val="20"/>
    </w:rPr>
  </w:style>
  <w:style w:type="paragraph" w:styleId="af2">
    <w:name w:val="toa heading"/>
    <w:basedOn w:val="a"/>
    <w:next w:val="a"/>
    <w:rsid w:val="00516186"/>
    <w:pPr>
      <w:tabs>
        <w:tab w:val="right" w:pos="9360"/>
      </w:tabs>
      <w:suppressAutoHyphens/>
      <w:wordWrap/>
      <w:adjustRightInd w:val="0"/>
      <w:spacing w:line="240" w:lineRule="atLeast"/>
      <w:jc w:val="left"/>
    </w:pPr>
    <w:rPr>
      <w:rFonts w:ascii="Courier New" w:eastAsia="바탕체" w:hAnsi="Courier New"/>
      <w:bCs w:val="0"/>
      <w:color w:val="auto"/>
      <w:kern w:val="0"/>
      <w:sz w:val="24"/>
      <w:szCs w:val="20"/>
    </w:rPr>
  </w:style>
  <w:style w:type="paragraph" w:styleId="af3">
    <w:name w:val="caption"/>
    <w:basedOn w:val="a"/>
    <w:next w:val="a"/>
    <w:qFormat/>
    <w:rsid w:val="00516186"/>
    <w:pPr>
      <w:wordWrap/>
      <w:adjustRightInd w:val="0"/>
      <w:spacing w:line="240" w:lineRule="auto"/>
      <w:jc w:val="left"/>
    </w:pPr>
    <w:rPr>
      <w:rFonts w:ascii="Courier New" w:eastAsia="바탕체" w:hAnsi="Courier New"/>
      <w:bCs w:val="0"/>
      <w:color w:val="auto"/>
      <w:kern w:val="0"/>
      <w:sz w:val="24"/>
      <w:szCs w:val="20"/>
    </w:rPr>
  </w:style>
  <w:style w:type="character" w:customStyle="1" w:styleId="EquationCaption">
    <w:name w:val="_Equation Caption"/>
    <w:rsid w:val="00516186"/>
  </w:style>
  <w:style w:type="paragraph" w:styleId="af4">
    <w:name w:val="Body Text Indent"/>
    <w:basedOn w:val="a"/>
    <w:link w:val="Char6"/>
    <w:rsid w:val="00516186"/>
    <w:pPr>
      <w:tabs>
        <w:tab w:val="left" w:pos="-720"/>
        <w:tab w:val="left" w:pos="0"/>
      </w:tabs>
      <w:suppressAutoHyphens/>
      <w:wordWrap/>
      <w:adjustRightInd w:val="0"/>
      <w:spacing w:line="287" w:lineRule="atLeast"/>
      <w:ind w:left="720" w:hanging="495"/>
    </w:pPr>
    <w:rPr>
      <w:rFonts w:eastAsia="바탕체"/>
      <w:bCs w:val="0"/>
      <w:color w:val="auto"/>
      <w:spacing w:val="-3"/>
      <w:kern w:val="0"/>
      <w:sz w:val="24"/>
      <w:szCs w:val="20"/>
    </w:rPr>
  </w:style>
  <w:style w:type="character" w:customStyle="1" w:styleId="Char6">
    <w:name w:val="본문 들여쓰기 Char"/>
    <w:basedOn w:val="a1"/>
    <w:link w:val="af4"/>
    <w:rsid w:val="00516186"/>
    <w:rPr>
      <w:rFonts w:eastAsia="바탕체"/>
      <w:spacing w:val="-3"/>
      <w:sz w:val="24"/>
    </w:rPr>
  </w:style>
  <w:style w:type="paragraph" w:styleId="25">
    <w:name w:val="Body Text Indent 2"/>
    <w:basedOn w:val="a"/>
    <w:link w:val="2Char0"/>
    <w:rsid w:val="00516186"/>
    <w:pPr>
      <w:tabs>
        <w:tab w:val="left" w:pos="-720"/>
      </w:tabs>
      <w:suppressAutoHyphens/>
      <w:wordWrap/>
      <w:adjustRightInd w:val="0"/>
      <w:spacing w:line="287" w:lineRule="atLeast"/>
      <w:ind w:left="600" w:hanging="375"/>
    </w:pPr>
    <w:rPr>
      <w:rFonts w:eastAsia="바탕체"/>
      <w:bCs w:val="0"/>
      <w:color w:val="auto"/>
      <w:spacing w:val="-3"/>
      <w:kern w:val="0"/>
      <w:sz w:val="24"/>
      <w:szCs w:val="20"/>
    </w:rPr>
  </w:style>
  <w:style w:type="character" w:customStyle="1" w:styleId="2Char0">
    <w:name w:val="본문 들여쓰기 2 Char"/>
    <w:basedOn w:val="a1"/>
    <w:link w:val="25"/>
    <w:rsid w:val="00516186"/>
    <w:rPr>
      <w:rFonts w:eastAsia="바탕체"/>
      <w:spacing w:val="-3"/>
      <w:sz w:val="24"/>
    </w:rPr>
  </w:style>
  <w:style w:type="paragraph" w:styleId="32">
    <w:name w:val="Body Text Indent 3"/>
    <w:basedOn w:val="a"/>
    <w:link w:val="3Char0"/>
    <w:rsid w:val="00516186"/>
    <w:pPr>
      <w:tabs>
        <w:tab w:val="left" w:pos="-720"/>
      </w:tabs>
      <w:suppressAutoHyphens/>
      <w:wordWrap/>
      <w:adjustRightInd w:val="0"/>
      <w:spacing w:line="287" w:lineRule="atLeast"/>
      <w:ind w:left="716" w:hanging="716"/>
    </w:pPr>
    <w:rPr>
      <w:rFonts w:eastAsia="바탕체"/>
      <w:bCs w:val="0"/>
      <w:color w:val="auto"/>
      <w:spacing w:val="-3"/>
      <w:kern w:val="0"/>
      <w:sz w:val="24"/>
      <w:szCs w:val="20"/>
    </w:rPr>
  </w:style>
  <w:style w:type="character" w:customStyle="1" w:styleId="3Char0">
    <w:name w:val="본문 들여쓰기 3 Char"/>
    <w:basedOn w:val="a1"/>
    <w:link w:val="32"/>
    <w:rsid w:val="00516186"/>
    <w:rPr>
      <w:rFonts w:eastAsia="바탕체"/>
      <w:spacing w:val="-3"/>
      <w:sz w:val="24"/>
    </w:rPr>
  </w:style>
  <w:style w:type="paragraph" w:customStyle="1" w:styleId="100">
    <w:name w:val="본문(신명조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1">
    <w:name w:val="머리말(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머리말(중고딕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각주내용(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af5">
    <w:name w:val="쪽번호"/>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6">
    <w:name w:val="개요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f6">
    <w:name w:val="Title"/>
    <w:basedOn w:val="a"/>
    <w:link w:val="Char7"/>
    <w:qFormat/>
    <w:rsid w:val="00516186"/>
    <w:pPr>
      <w:autoSpaceDE/>
      <w:autoSpaceDN/>
      <w:spacing w:line="240" w:lineRule="auto"/>
      <w:jc w:val="center"/>
    </w:pPr>
    <w:rPr>
      <w:rFonts w:eastAsia="바탕체"/>
      <w:b/>
      <w:bCs w:val="0"/>
      <w:color w:val="auto"/>
      <w:sz w:val="28"/>
      <w:szCs w:val="20"/>
    </w:rPr>
  </w:style>
  <w:style w:type="character" w:customStyle="1" w:styleId="Char7">
    <w:name w:val="제목 Char"/>
    <w:basedOn w:val="a1"/>
    <w:link w:val="af6"/>
    <w:rsid w:val="00516186"/>
    <w:rPr>
      <w:rFonts w:eastAsia="바탕체"/>
      <w:b/>
      <w:kern w:val="2"/>
      <w:sz w:val="28"/>
    </w:rPr>
  </w:style>
  <w:style w:type="character" w:customStyle="1" w:styleId="Section">
    <w:name w:val="Section"/>
    <w:rsid w:val="00516186"/>
    <w:rPr>
      <w:u w:val="single"/>
    </w:rPr>
  </w:style>
  <w:style w:type="paragraph" w:customStyle="1" w:styleId="af7">
    <w:name w:val="Ç¥ÁØ"/>
    <w:rsid w:val="00516186"/>
    <w:pPr>
      <w:widowControl w:val="0"/>
    </w:pPr>
    <w:rPr>
      <w:rFonts w:eastAsia="바탕체"/>
      <w:snapToGrid w:val="0"/>
      <w:lang w:eastAsia="en-US"/>
    </w:rPr>
  </w:style>
  <w:style w:type="character" w:customStyle="1" w:styleId="17">
    <w:name w:val="표준1"/>
    <w:rsid w:val="00516186"/>
    <w:rPr>
      <w:rFonts w:ascii="Courier New" w:hAnsi="Courier New"/>
      <w:noProof w:val="0"/>
      <w:sz w:val="24"/>
      <w:lang w:val="en-US"/>
    </w:rPr>
  </w:style>
  <w:style w:type="character" w:styleId="af8">
    <w:name w:val="Emphasis"/>
    <w:qFormat/>
    <w:rsid w:val="00516186"/>
    <w:rPr>
      <w:i/>
      <w:iCs/>
    </w:rPr>
  </w:style>
  <w:style w:type="paragraph" w:customStyle="1" w:styleId="agreementB">
    <w:name w:val="agreement B"/>
    <w:basedOn w:val="agreement"/>
    <w:rsid w:val="00516186"/>
  </w:style>
  <w:style w:type="paragraph" w:customStyle="1" w:styleId="agreement">
    <w:name w:val="agreement"/>
    <w:basedOn w:val="a"/>
    <w:rsid w:val="00516186"/>
    <w:pPr>
      <w:autoSpaceDE/>
      <w:autoSpaceDN/>
      <w:snapToGrid w:val="0"/>
      <w:spacing w:line="240" w:lineRule="auto"/>
    </w:pPr>
    <w:rPr>
      <w:rFonts w:eastAsia="바탕체"/>
      <w:bCs w:val="0"/>
      <w:color w:val="auto"/>
      <w:sz w:val="24"/>
      <w:szCs w:val="20"/>
    </w:rPr>
  </w:style>
  <w:style w:type="character" w:customStyle="1" w:styleId="DeltaViewInsertion">
    <w:name w:val="DeltaView Insertion"/>
    <w:uiPriority w:val="99"/>
    <w:rsid w:val="00516186"/>
    <w:rPr>
      <w:b/>
      <w:bCs/>
      <w:color w:val="0000FF"/>
      <w:spacing w:val="0"/>
      <w:u w:val="double"/>
    </w:rPr>
  </w:style>
  <w:style w:type="character" w:customStyle="1" w:styleId="DeltaViewDeletion">
    <w:name w:val="DeltaView Deletion"/>
    <w:rsid w:val="00516186"/>
    <w:rPr>
      <w:b/>
      <w:bCs/>
      <w:strike/>
      <w:color w:val="FF0000"/>
      <w:spacing w:val="0"/>
    </w:rPr>
  </w:style>
  <w:style w:type="paragraph" w:customStyle="1" w:styleId="BalloonText1">
    <w:name w:val="Balloon Text1"/>
    <w:basedOn w:val="a"/>
    <w:semiHidden/>
    <w:rsid w:val="00516186"/>
    <w:pPr>
      <w:wordWrap/>
      <w:adjustRightInd w:val="0"/>
      <w:spacing w:line="240" w:lineRule="auto"/>
      <w:jc w:val="left"/>
    </w:pPr>
    <w:rPr>
      <w:rFonts w:ascii="Arial" w:eastAsia="돋움" w:hAnsi="Arial"/>
      <w:bCs w:val="0"/>
      <w:color w:val="auto"/>
      <w:kern w:val="0"/>
      <w:sz w:val="18"/>
      <w:szCs w:val="18"/>
    </w:rPr>
  </w:style>
  <w:style w:type="paragraph" w:customStyle="1" w:styleId="Para11">
    <w:name w:val="Para 1.1"/>
    <w:basedOn w:val="a"/>
    <w:rsid w:val="00516186"/>
    <w:pPr>
      <w:widowControl/>
      <w:wordWrap/>
      <w:autoSpaceDE/>
      <w:autoSpaceDN/>
      <w:spacing w:before="240" w:line="240" w:lineRule="auto"/>
      <w:ind w:firstLine="720"/>
      <w:jc w:val="left"/>
    </w:pPr>
    <w:rPr>
      <w:bCs w:val="0"/>
      <w:color w:val="auto"/>
      <w:kern w:val="0"/>
      <w:sz w:val="24"/>
      <w:szCs w:val="20"/>
    </w:rPr>
  </w:style>
  <w:style w:type="paragraph" w:customStyle="1" w:styleId="CG-Title-Center-Bold">
    <w:name w:val="CG-Title-Center-Bold"/>
    <w:aliases w:val="t1"/>
    <w:basedOn w:val="a"/>
    <w:next w:val="a"/>
    <w:rsid w:val="00516186"/>
    <w:pPr>
      <w:keepNext/>
      <w:widowControl/>
      <w:wordWrap/>
      <w:autoSpaceDE/>
      <w:autoSpaceDN/>
      <w:spacing w:after="240" w:line="240" w:lineRule="auto"/>
      <w:jc w:val="center"/>
    </w:pPr>
    <w:rPr>
      <w:b/>
      <w:bCs w:val="0"/>
      <w:color w:val="auto"/>
      <w:kern w:val="0"/>
      <w:sz w:val="24"/>
      <w:szCs w:val="20"/>
      <w:lang w:eastAsia="en-US"/>
    </w:rPr>
  </w:style>
  <w:style w:type="paragraph" w:customStyle="1" w:styleId="s0">
    <w:name w:val="s0"/>
    <w:rsid w:val="00516186"/>
    <w:pPr>
      <w:widowControl w:val="0"/>
      <w:autoSpaceDE w:val="0"/>
      <w:autoSpaceDN w:val="0"/>
      <w:adjustRightInd w:val="0"/>
    </w:pPr>
    <w:rPr>
      <w:rFonts w:ascii="바탕" w:cs="바탕"/>
      <w:sz w:val="24"/>
      <w:szCs w:val="24"/>
    </w:rPr>
  </w:style>
  <w:style w:type="paragraph" w:customStyle="1" w:styleId="18">
    <w:name w:val="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cs="Courier New"/>
      <w:sz w:val="24"/>
      <w:szCs w:val="24"/>
    </w:rPr>
  </w:style>
  <w:style w:type="paragraph" w:customStyle="1" w:styleId="uc0">
    <w:name w:val="맙uc0?"/>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cs="Courier New"/>
      <w:sz w:val="24"/>
      <w:szCs w:val="24"/>
    </w:rPr>
  </w:style>
  <w:style w:type="paragraph" w:customStyle="1" w:styleId="26">
    <w:name w:val="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cs="Courier New"/>
      <w:sz w:val="24"/>
      <w:szCs w:val="24"/>
    </w:rPr>
  </w:style>
  <w:style w:type="paragraph" w:customStyle="1" w:styleId="uc00">
    <w:name w:val="맙엁uc0뇛"/>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10">
    <w:name w:val="못uc0릮(뷅룭uc0솶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10">
    <w:name w:val="못uc0릮(쇟uc0냭uc0뗱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uc0uc015">
    <w:name w:val="샛uc0삺uc0솦uc0룱(쇟uc0냭uc0뗱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30"/>
      <w:szCs w:val="30"/>
    </w:rPr>
  </w:style>
  <w:style w:type="paragraph" w:customStyle="1" w:styleId="uc0uc0uc0uc020">
    <w:name w:val="쇟uc0낣uc0솦uc0룱(뾾uc0쎼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uc0200">
    <w:name w:val="얫uc0솦uc0룱(냟uc0냭uc0뗱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30">
    <w:name w:val="얫uc0솦uc0룱(냟uc0냭뗱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60"/>
      <w:szCs w:val="60"/>
    </w:rPr>
  </w:style>
  <w:style w:type="paragraph" w:customStyle="1" w:styleId="uc0uc0uc0uc09">
    <w:name w:val="룓uc0뢮uc0뢻(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90">
    <w:name w:val="룓uc0뢮uc0뢻(쇟uc0냭uc0뗱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uc09">
    <w:name w:val="낢uc0쇖uc0뎻uc0뿫(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sz w:val="18"/>
      <w:szCs w:val="18"/>
    </w:rPr>
  </w:style>
  <w:style w:type="paragraph" w:customStyle="1" w:styleId="uc0uc0">
    <w:name w:val="싊uc0맸uc0좣"/>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1">
    <w:name w:val="낳uc0뿤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af9">
    <w:name w:val="?"/>
    <w:rsid w:val="00516186"/>
    <w:pPr>
      <w:widowControl w:val="0"/>
      <w:autoSpaceDE w:val="0"/>
      <w:autoSpaceDN w:val="0"/>
      <w:adjustRightInd w:val="0"/>
    </w:pPr>
    <w:rPr>
      <w:rFonts w:eastAsia="바탕체"/>
    </w:rPr>
  </w:style>
  <w:style w:type="paragraph" w:customStyle="1" w:styleId="DeltaViewTableHeading">
    <w:name w:val="DeltaView Table Heading"/>
    <w:basedOn w:val="a"/>
    <w:rsid w:val="00516186"/>
    <w:pPr>
      <w:widowControl/>
      <w:wordWrap/>
      <w:adjustRightInd w:val="0"/>
      <w:spacing w:after="120" w:line="240" w:lineRule="auto"/>
      <w:jc w:val="left"/>
    </w:pPr>
    <w:rPr>
      <w:rFonts w:ascii="Arial" w:hAnsi="Arial" w:cs="Arial"/>
      <w:b/>
      <w:color w:val="auto"/>
      <w:kern w:val="0"/>
      <w:sz w:val="24"/>
    </w:rPr>
  </w:style>
  <w:style w:type="paragraph" w:customStyle="1" w:styleId="DeltaViewTableBody">
    <w:name w:val="DeltaView Table Body"/>
    <w:basedOn w:val="a"/>
    <w:rsid w:val="00516186"/>
    <w:pPr>
      <w:widowControl/>
      <w:wordWrap/>
      <w:adjustRightInd w:val="0"/>
      <w:spacing w:line="240" w:lineRule="auto"/>
      <w:jc w:val="left"/>
    </w:pPr>
    <w:rPr>
      <w:rFonts w:ascii="Arial" w:hAnsi="Arial" w:cs="Arial"/>
      <w:bCs w:val="0"/>
      <w:color w:val="auto"/>
      <w:kern w:val="0"/>
      <w:sz w:val="24"/>
    </w:rPr>
  </w:style>
  <w:style w:type="paragraph" w:customStyle="1" w:styleId="DeltaViewAnnounce">
    <w:name w:val="DeltaView Announce"/>
    <w:rsid w:val="00516186"/>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rsid w:val="00516186"/>
    <w:rPr>
      <w:strike/>
      <w:color w:val="auto"/>
      <w:spacing w:val="0"/>
    </w:rPr>
  </w:style>
  <w:style w:type="character" w:customStyle="1" w:styleId="DeltaViewMoveDestination">
    <w:name w:val="DeltaView Move Destination"/>
    <w:rsid w:val="00516186"/>
    <w:rPr>
      <w:color w:val="auto"/>
      <w:spacing w:val="0"/>
      <w:u w:val="double"/>
    </w:rPr>
  </w:style>
  <w:style w:type="character" w:customStyle="1" w:styleId="DeltaViewChangeNumber">
    <w:name w:val="DeltaView Change Number"/>
    <w:rsid w:val="00516186"/>
    <w:rPr>
      <w:color w:val="000000"/>
      <w:spacing w:val="0"/>
      <w:vertAlign w:val="superscript"/>
    </w:rPr>
  </w:style>
  <w:style w:type="character" w:customStyle="1" w:styleId="DeltaViewDelimiter">
    <w:name w:val="DeltaView Delimiter"/>
    <w:rsid w:val="00516186"/>
    <w:rPr>
      <w:spacing w:val="0"/>
    </w:rPr>
  </w:style>
  <w:style w:type="character" w:customStyle="1" w:styleId="DeltaViewFormatChange">
    <w:name w:val="DeltaView Format Change"/>
    <w:rsid w:val="00516186"/>
    <w:rPr>
      <w:color w:val="000000"/>
      <w:spacing w:val="0"/>
    </w:rPr>
  </w:style>
  <w:style w:type="character" w:customStyle="1" w:styleId="DeltaViewMovedDeletion">
    <w:name w:val="DeltaView Moved Deletion"/>
    <w:rsid w:val="00516186"/>
    <w:rPr>
      <w:strike/>
      <w:color w:val="auto"/>
      <w:spacing w:val="0"/>
    </w:rPr>
  </w:style>
  <w:style w:type="character" w:customStyle="1" w:styleId="DeltaViewEditorComment">
    <w:name w:val="DeltaView Editor Comment"/>
    <w:rsid w:val="00516186"/>
    <w:rPr>
      <w:color w:val="0000FF"/>
      <w:spacing w:val="0"/>
      <w:u w:val="double"/>
    </w:rPr>
  </w:style>
  <w:style w:type="character" w:customStyle="1" w:styleId="DeltaViewStyleChangeText">
    <w:name w:val="DeltaView Style Change Text"/>
    <w:rsid w:val="00516186"/>
    <w:rPr>
      <w:color w:val="000000"/>
      <w:spacing w:val="0"/>
      <w:u w:val="double"/>
    </w:rPr>
  </w:style>
  <w:style w:type="character" w:customStyle="1" w:styleId="DeltaViewStyleChangeLabel">
    <w:name w:val="DeltaView Style Change Label"/>
    <w:rsid w:val="00516186"/>
    <w:rPr>
      <w:color w:val="000000"/>
      <w:spacing w:val="0"/>
    </w:rPr>
  </w:style>
  <w:style w:type="paragraph" w:styleId="27">
    <w:name w:val="Body Text 2"/>
    <w:basedOn w:val="a"/>
    <w:link w:val="2Char1"/>
    <w:rsid w:val="00516186"/>
    <w:pPr>
      <w:widowControl/>
      <w:wordWrap/>
      <w:adjustRightInd w:val="0"/>
      <w:spacing w:line="240" w:lineRule="auto"/>
    </w:pPr>
    <w:rPr>
      <w:rFonts w:eastAsia="바탕체"/>
      <w:bCs w:val="0"/>
      <w:color w:val="FF0000"/>
      <w:kern w:val="0"/>
      <w:szCs w:val="22"/>
    </w:rPr>
  </w:style>
  <w:style w:type="character" w:customStyle="1" w:styleId="2Char1">
    <w:name w:val="본문 2 Char"/>
    <w:basedOn w:val="a1"/>
    <w:link w:val="27"/>
    <w:rsid w:val="00516186"/>
    <w:rPr>
      <w:rFonts w:eastAsia="바탕체"/>
      <w:color w:val="FF0000"/>
      <w:sz w:val="22"/>
      <w:szCs w:val="22"/>
    </w:rPr>
  </w:style>
  <w:style w:type="paragraph" w:styleId="afa">
    <w:name w:val="Document Map"/>
    <w:basedOn w:val="a"/>
    <w:link w:val="Char8"/>
    <w:rsid w:val="00516186"/>
    <w:pPr>
      <w:shd w:val="clear" w:color="auto" w:fill="000080"/>
      <w:wordWrap/>
      <w:adjustRightInd w:val="0"/>
      <w:spacing w:line="240" w:lineRule="auto"/>
      <w:jc w:val="left"/>
    </w:pPr>
    <w:rPr>
      <w:rFonts w:ascii="Tahoma" w:eastAsia="바탕체" w:hAnsi="Tahoma" w:cs="Tahoma"/>
      <w:bCs w:val="0"/>
      <w:color w:val="auto"/>
      <w:kern w:val="0"/>
      <w:sz w:val="20"/>
      <w:szCs w:val="20"/>
    </w:rPr>
  </w:style>
  <w:style w:type="character" w:customStyle="1" w:styleId="Char8">
    <w:name w:val="문서 구조 Char"/>
    <w:basedOn w:val="a1"/>
    <w:link w:val="afa"/>
    <w:rsid w:val="00516186"/>
    <w:rPr>
      <w:rFonts w:ascii="Tahoma" w:eastAsia="바탕체" w:hAnsi="Tahoma" w:cs="Tahoma"/>
      <w:shd w:val="clear" w:color="auto" w:fill="000080"/>
    </w:rPr>
  </w:style>
  <w:style w:type="paragraph" w:styleId="afb">
    <w:name w:val="Date"/>
    <w:basedOn w:val="a"/>
    <w:next w:val="a"/>
    <w:link w:val="Char9"/>
    <w:rsid w:val="00516186"/>
    <w:pPr>
      <w:spacing w:line="240" w:lineRule="auto"/>
    </w:pPr>
    <w:rPr>
      <w:rFonts w:ascii="돋움" w:eastAsia="돋움" w:hAnsi="돋움"/>
      <w:bCs w:val="0"/>
      <w:color w:val="auto"/>
      <w:sz w:val="20"/>
    </w:rPr>
  </w:style>
  <w:style w:type="character" w:customStyle="1" w:styleId="Char9">
    <w:name w:val="날짜 Char"/>
    <w:basedOn w:val="a1"/>
    <w:link w:val="afb"/>
    <w:rsid w:val="00516186"/>
    <w:rPr>
      <w:rFonts w:ascii="돋움" w:eastAsia="돋움" w:hAnsi="돋움"/>
      <w:kern w:val="2"/>
      <w:szCs w:val="24"/>
    </w:rPr>
  </w:style>
  <w:style w:type="paragraph" w:styleId="afc">
    <w:name w:val="Normal (Web)"/>
    <w:aliases w:val=" Char"/>
    <w:basedOn w:val="a"/>
    <w:rsid w:val="00516186"/>
    <w:pPr>
      <w:widowControl/>
      <w:wordWrap/>
      <w:autoSpaceDE/>
      <w:autoSpaceDN/>
      <w:spacing w:before="100" w:beforeAutospacing="1" w:after="100" w:afterAutospacing="1" w:line="240" w:lineRule="auto"/>
      <w:jc w:val="left"/>
    </w:pPr>
    <w:rPr>
      <w:rFonts w:ascii="Arial Unicode MS" w:eastAsia="Arial Unicode MS" w:hAnsi="Arial Unicode MS" w:cs="Arial Unicode MS"/>
      <w:bCs w:val="0"/>
      <w:color w:val="auto"/>
      <w:kern w:val="0"/>
      <w:sz w:val="24"/>
    </w:rPr>
  </w:style>
  <w:style w:type="character" w:customStyle="1" w:styleId="spanalljo2">
    <w:name w:val="span_alljo2"/>
    <w:rsid w:val="00516186"/>
    <w:rPr>
      <w:rFonts w:ascii="굴림" w:eastAsia="굴림" w:hAnsi="굴림" w:hint="eastAsia"/>
      <w:color w:val="000000"/>
      <w:sz w:val="16"/>
      <w:szCs w:val="16"/>
    </w:rPr>
  </w:style>
  <w:style w:type="character" w:styleId="afd">
    <w:name w:val="annotation reference"/>
    <w:rsid w:val="00516186"/>
    <w:rPr>
      <w:sz w:val="16"/>
      <w:szCs w:val="16"/>
    </w:rPr>
  </w:style>
  <w:style w:type="paragraph" w:styleId="afe">
    <w:name w:val="annotation text"/>
    <w:basedOn w:val="a"/>
    <w:link w:val="Chara"/>
    <w:rsid w:val="00516186"/>
    <w:pPr>
      <w:wordWrap/>
      <w:adjustRightInd w:val="0"/>
      <w:spacing w:line="240" w:lineRule="auto"/>
      <w:jc w:val="left"/>
    </w:pPr>
    <w:rPr>
      <w:rFonts w:ascii="Courier New" w:eastAsia="바탕체" w:hAnsi="Courier New"/>
      <w:bCs w:val="0"/>
      <w:color w:val="auto"/>
      <w:kern w:val="0"/>
      <w:sz w:val="20"/>
      <w:szCs w:val="20"/>
      <w:lang w:val="x-none" w:eastAsia="x-none"/>
    </w:rPr>
  </w:style>
  <w:style w:type="character" w:customStyle="1" w:styleId="Chara">
    <w:name w:val="메모 텍스트 Char"/>
    <w:basedOn w:val="a1"/>
    <w:link w:val="afe"/>
    <w:rsid w:val="00516186"/>
    <w:rPr>
      <w:rFonts w:ascii="Courier New" w:eastAsia="바탕체" w:hAnsi="Courier New"/>
      <w:lang w:val="x-none" w:eastAsia="x-none"/>
    </w:rPr>
  </w:style>
  <w:style w:type="paragraph" w:styleId="aff">
    <w:name w:val="annotation subject"/>
    <w:basedOn w:val="afe"/>
    <w:next w:val="afe"/>
    <w:link w:val="Charb"/>
    <w:rsid w:val="00516186"/>
    <w:rPr>
      <w:b/>
      <w:bCs/>
    </w:rPr>
  </w:style>
  <w:style w:type="character" w:customStyle="1" w:styleId="Charb">
    <w:name w:val="메모 주제 Char"/>
    <w:basedOn w:val="Chara"/>
    <w:link w:val="aff"/>
    <w:rsid w:val="00516186"/>
    <w:rPr>
      <w:rFonts w:ascii="Courier New" w:eastAsia="바탕체" w:hAnsi="Courier New"/>
      <w:b/>
      <w:bCs/>
      <w:lang w:val="x-none" w:eastAsia="x-none"/>
    </w:rPr>
  </w:style>
  <w:style w:type="character" w:customStyle="1" w:styleId="Char2">
    <w:name w:val="바닥글 Char"/>
    <w:aliases w:val="번호 없는 경우 Char Char1"/>
    <w:link w:val="a8"/>
    <w:rsid w:val="00516186"/>
    <w:rPr>
      <w:bCs/>
      <w:color w:val="000000"/>
      <w:kern w:val="2"/>
      <w:sz w:val="22"/>
      <w:szCs w:val="24"/>
    </w:rPr>
  </w:style>
  <w:style w:type="character" w:customStyle="1" w:styleId="28">
    <w:name w:val="표준2"/>
    <w:rsid w:val="00516186"/>
    <w:rPr>
      <w:rFonts w:ascii="Courier New" w:hAnsi="Courier New"/>
      <w:noProof w:val="0"/>
      <w:sz w:val="24"/>
      <w:lang w:val="en-US"/>
    </w:rPr>
  </w:style>
  <w:style w:type="paragraph" w:styleId="aff0">
    <w:name w:val="Revision"/>
    <w:hidden/>
    <w:uiPriority w:val="99"/>
    <w:semiHidden/>
    <w:rsid w:val="00D74FBB"/>
    <w:rPr>
      <w:bCs/>
      <w:color w:val="000000"/>
      <w:kern w:val="2"/>
      <w:sz w:val="22"/>
      <w:szCs w:val="24"/>
    </w:rPr>
  </w:style>
  <w:style w:type="table" w:customStyle="1" w:styleId="19">
    <w:name w:val="표 구분선1"/>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
    <w:name w:val="목록 없음1"/>
    <w:next w:val="a3"/>
    <w:uiPriority w:val="99"/>
    <w:semiHidden/>
    <w:rsid w:val="001E2E5D"/>
  </w:style>
  <w:style w:type="character" w:styleId="aff1">
    <w:name w:val="Hyperlink"/>
    <w:rsid w:val="001E2E5D"/>
    <w:rPr>
      <w:color w:val="0000FF"/>
      <w:u w:val="single"/>
    </w:rPr>
  </w:style>
  <w:style w:type="character" w:styleId="aff2">
    <w:name w:val="FollowedHyperlink"/>
    <w:rsid w:val="001E2E5D"/>
    <w:rPr>
      <w:color w:val="800080"/>
      <w:u w:val="single"/>
    </w:rPr>
  </w:style>
  <w:style w:type="character" w:styleId="aff3">
    <w:name w:val="Strong"/>
    <w:qFormat/>
    <w:rsid w:val="001E2E5D"/>
    <w:rPr>
      <w:b/>
      <w:bCs/>
    </w:rPr>
  </w:style>
  <w:style w:type="table" w:customStyle="1" w:styleId="33">
    <w:name w:val="표 구분선3"/>
    <w:basedOn w:val="a2"/>
    <w:next w:val="ad"/>
    <w:rsid w:val="001E2E5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머리글 Char"/>
    <w:link w:val="a7"/>
    <w:rsid w:val="001E2E5D"/>
    <w:rPr>
      <w:bCs/>
      <w:color w:val="000000"/>
      <w:kern w:val="2"/>
      <w:sz w:val="22"/>
      <w:szCs w:val="24"/>
    </w:rPr>
  </w:style>
  <w:style w:type="paragraph" w:customStyle="1" w:styleId="BLKmed1st1">
    <w:name w:val="BLK/med/1st/1"/>
    <w:basedOn w:val="a"/>
    <w:rsid w:val="001E2E5D"/>
    <w:pPr>
      <w:widowControl/>
      <w:wordWrap/>
      <w:autoSpaceDE/>
      <w:autoSpaceDN/>
      <w:spacing w:after="240" w:line="240" w:lineRule="auto"/>
    </w:pPr>
    <w:rPr>
      <w:rFonts w:eastAsia="Times New Roman"/>
      <w:bCs w:val="0"/>
      <w:color w:val="auto"/>
      <w:kern w:val="0"/>
      <w:sz w:val="24"/>
      <w:szCs w:val="20"/>
      <w:lang w:eastAsia="en-US"/>
    </w:rPr>
  </w:style>
  <w:style w:type="character" w:customStyle="1" w:styleId="CharChar7">
    <w:name w:val="Char Char7"/>
    <w:rsid w:val="001E2E5D"/>
    <w:rPr>
      <w:rFonts w:ascii="바탕" w:eastAsia="바탕"/>
      <w:kern w:val="2"/>
      <w:szCs w:val="24"/>
      <w:lang w:val="en-US" w:eastAsia="ko-KR" w:bidi="ar-SA"/>
    </w:rPr>
  </w:style>
  <w:style w:type="character" w:customStyle="1" w:styleId="1Char">
    <w:name w:val="제목 1 Char"/>
    <w:aliases w:val="h1 Char,H-1 Char"/>
    <w:link w:val="1"/>
    <w:rsid w:val="000B21BD"/>
    <w:rPr>
      <w:rFonts w:eastAsia="바탕체"/>
      <w:b/>
      <w:bCs/>
      <w:caps/>
      <w:snapToGrid w:val="0"/>
      <w:color w:val="000000"/>
      <w:kern w:val="2"/>
      <w:sz w:val="22"/>
      <w:szCs w:val="28"/>
    </w:rPr>
  </w:style>
  <w:style w:type="paragraph" w:styleId="aff4">
    <w:name w:val="Note Heading"/>
    <w:basedOn w:val="a"/>
    <w:next w:val="a"/>
    <w:link w:val="Charc"/>
    <w:rsid w:val="001E2E5D"/>
    <w:pPr>
      <w:autoSpaceDE/>
      <w:autoSpaceDN/>
      <w:spacing w:line="240" w:lineRule="auto"/>
      <w:jc w:val="center"/>
    </w:pPr>
    <w:rPr>
      <w:rFonts w:eastAsia="바탕체"/>
      <w:bCs w:val="0"/>
      <w:color w:val="auto"/>
      <w:sz w:val="20"/>
      <w:szCs w:val="20"/>
      <w:lang w:val="x-none" w:eastAsia="x-none"/>
    </w:rPr>
  </w:style>
  <w:style w:type="character" w:customStyle="1" w:styleId="Charc">
    <w:name w:val="각주/미주 머리글 Char"/>
    <w:basedOn w:val="a1"/>
    <w:link w:val="aff4"/>
    <w:rsid w:val="001E2E5D"/>
    <w:rPr>
      <w:rFonts w:eastAsia="바탕체"/>
      <w:kern w:val="2"/>
      <w:lang w:val="x-none" w:eastAsia="x-none"/>
    </w:rPr>
  </w:style>
  <w:style w:type="paragraph" w:customStyle="1" w:styleId="11pt">
    <w:name w:val="바탕글(11pt)"/>
    <w:rsid w:val="001E2E5D"/>
    <w:pPr>
      <w:widowControl w:val="0"/>
      <w:wordWrap w:val="0"/>
      <w:autoSpaceDE w:val="0"/>
      <w:autoSpaceDN w:val="0"/>
      <w:adjustRightInd w:val="0"/>
      <w:snapToGrid w:val="0"/>
      <w:jc w:val="both"/>
    </w:pPr>
    <w:rPr>
      <w:rFonts w:eastAsia="바탕체"/>
      <w:snapToGrid w:val="0"/>
      <w:sz w:val="22"/>
    </w:rPr>
  </w:style>
  <w:style w:type="character" w:customStyle="1" w:styleId="2Char">
    <w:name w:val="제목 2 Char"/>
    <w:link w:val="2"/>
    <w:rsid w:val="001E2E5D"/>
    <w:rPr>
      <w:b/>
      <w:bCs/>
      <w:caps/>
      <w:color w:val="000000"/>
      <w:kern w:val="2"/>
      <w:sz w:val="22"/>
      <w:szCs w:val="24"/>
    </w:rPr>
  </w:style>
  <w:style w:type="character" w:customStyle="1" w:styleId="3Char">
    <w:name w:val="제목 3 Char"/>
    <w:aliases w:val="h3 Char"/>
    <w:link w:val="30"/>
    <w:rsid w:val="001E2E5D"/>
    <w:rPr>
      <w:b/>
      <w:bCs/>
      <w:color w:val="000000"/>
      <w:kern w:val="2"/>
      <w:sz w:val="22"/>
      <w:szCs w:val="24"/>
    </w:rPr>
  </w:style>
  <w:style w:type="character" w:customStyle="1" w:styleId="4Char">
    <w:name w:val="제목 4 Char"/>
    <w:link w:val="4"/>
    <w:rsid w:val="001E2E5D"/>
    <w:rPr>
      <w:rFonts w:eastAsia="바탕체"/>
      <w:b/>
      <w:bCs/>
      <w:color w:val="000000"/>
      <w:kern w:val="2"/>
      <w:sz w:val="22"/>
    </w:rPr>
  </w:style>
  <w:style w:type="character" w:customStyle="1" w:styleId="Char0">
    <w:name w:val="각주 텍스트 Char"/>
    <w:aliases w:val="fn Char,footnote text Char,Footnote ak Char,ABC 각주 Char,Char Char,Footnote Text Char1 Char,Footnote Text Char Char Char,Footnote Text Char1 Char Char Char,Footnote Text Char Char Char Char Char,ft Char Char Char Char Char,ft Char Char Char"/>
    <w:link w:val="a6"/>
    <w:rsid w:val="001E2E5D"/>
    <w:rPr>
      <w:bCs/>
      <w:color w:val="000000"/>
      <w:kern w:val="2"/>
      <w:sz w:val="18"/>
      <w:szCs w:val="24"/>
    </w:rPr>
  </w:style>
  <w:style w:type="character" w:customStyle="1" w:styleId="Char">
    <w:name w:val="풍선 도움말 텍스트 Char"/>
    <w:link w:val="a4"/>
    <w:semiHidden/>
    <w:rsid w:val="001E2E5D"/>
    <w:rPr>
      <w:rFonts w:ascii="Arial" w:eastAsia="돋움" w:hAnsi="Arial"/>
      <w:bCs/>
      <w:color w:val="000000"/>
      <w:kern w:val="2"/>
      <w:sz w:val="18"/>
      <w:szCs w:val="18"/>
    </w:rPr>
  </w:style>
  <w:style w:type="paragraph" w:customStyle="1" w:styleId="3">
    <w:name w:val="스타일3"/>
    <w:basedOn w:val="a"/>
    <w:rsid w:val="001E2E5D"/>
    <w:pPr>
      <w:widowControl/>
      <w:numPr>
        <w:numId w:val="12"/>
      </w:numPr>
      <w:wordWrap/>
      <w:autoSpaceDE/>
      <w:autoSpaceDN/>
      <w:snapToGrid w:val="0"/>
      <w:spacing w:line="560" w:lineRule="exact"/>
      <w:jc w:val="left"/>
    </w:pPr>
    <w:rPr>
      <w:rFonts w:eastAsia="굴림" w:hAnsi="굴림" w:cs="굴림"/>
      <w:bCs w:val="0"/>
      <w:color w:val="auto"/>
      <w:kern w:val="0"/>
      <w:sz w:val="24"/>
    </w:rPr>
  </w:style>
  <w:style w:type="paragraph" w:customStyle="1" w:styleId="aff5">
    <w:name w:val="스타일"/>
    <w:rsid w:val="001E2E5D"/>
    <w:pPr>
      <w:widowControl w:val="0"/>
      <w:autoSpaceDE w:val="0"/>
      <w:autoSpaceDN w:val="0"/>
      <w:adjustRightInd w:val="0"/>
      <w:jc w:val="both"/>
    </w:pPr>
    <w:rPr>
      <w:rFonts w:ascii="Arial" w:hAnsi="Arial"/>
      <w:sz w:val="24"/>
      <w:szCs w:val="24"/>
    </w:rPr>
  </w:style>
  <w:style w:type="paragraph" w:styleId="aff6">
    <w:name w:val="Plain Text"/>
    <w:basedOn w:val="a"/>
    <w:link w:val="Chard"/>
    <w:rsid w:val="001E2E5D"/>
    <w:pPr>
      <w:widowControl/>
      <w:wordWrap/>
      <w:autoSpaceDE/>
      <w:autoSpaceDN/>
      <w:spacing w:line="240" w:lineRule="auto"/>
      <w:jc w:val="left"/>
    </w:pPr>
    <w:rPr>
      <w:rFonts w:ascii="바탕체" w:eastAsia="바탕체" w:hAnsi="Courier New"/>
      <w:bCs w:val="0"/>
      <w:color w:val="auto"/>
      <w:sz w:val="20"/>
      <w:szCs w:val="20"/>
      <w:lang w:val="x-none" w:eastAsia="x-none"/>
    </w:rPr>
  </w:style>
  <w:style w:type="character" w:customStyle="1" w:styleId="Chard">
    <w:name w:val="글자만 Char"/>
    <w:basedOn w:val="a1"/>
    <w:link w:val="aff6"/>
    <w:rsid w:val="001E2E5D"/>
    <w:rPr>
      <w:rFonts w:ascii="바탕체" w:eastAsia="바탕체" w:hAnsi="Courier New"/>
      <w:kern w:val="2"/>
      <w:lang w:val="x-none" w:eastAsia="x-none"/>
    </w:rPr>
  </w:style>
  <w:style w:type="paragraph" w:customStyle="1" w:styleId="Style26">
    <w:name w:val="Style26"/>
    <w:basedOn w:val="aff5"/>
    <w:next w:val="aff5"/>
    <w:rsid w:val="001E2E5D"/>
  </w:style>
  <w:style w:type="paragraph" w:customStyle="1" w:styleId="aff7">
    <w:name w:val="국문유형"/>
    <w:basedOn w:val="a"/>
    <w:rsid w:val="001E2E5D"/>
    <w:pPr>
      <w:widowControl/>
      <w:wordWrap/>
      <w:autoSpaceDE/>
      <w:autoSpaceDN/>
      <w:spacing w:line="460" w:lineRule="exact"/>
      <w:jc w:val="left"/>
    </w:pPr>
    <w:rPr>
      <w:rFonts w:eastAsia="바탕체" w:hAnsi="굴림" w:cs="굴림"/>
      <w:bCs w:val="0"/>
      <w:color w:val="auto"/>
      <w:kern w:val="0"/>
      <w:sz w:val="24"/>
    </w:rPr>
  </w:style>
  <w:style w:type="character" w:customStyle="1" w:styleId="34">
    <w:name w:val="표준3"/>
    <w:rsid w:val="001E2E5D"/>
    <w:rPr>
      <w:rFonts w:ascii="Courier New" w:hAnsi="Courier New"/>
      <w:noProof w:val="0"/>
      <w:sz w:val="24"/>
      <w:lang w:val="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styleId="TOC">
    <w:name w:val="TOC Heading"/>
    <w:basedOn w:val="1"/>
    <w:next w:val="a"/>
    <w:uiPriority w:val="39"/>
    <w:qFormat/>
    <w:rsid w:val="001E2E5D"/>
    <w:pPr>
      <w:keepLines/>
      <w:widowControl/>
      <w:wordWrap/>
      <w:overflowPunct/>
      <w:autoSpaceDE/>
      <w:autoSpaceDN/>
      <w:spacing w:before="480" w:line="276" w:lineRule="auto"/>
      <w:ind w:left="0" w:firstLineChars="0" w:firstLine="0"/>
      <w:outlineLvl w:val="9"/>
    </w:pPr>
    <w:rPr>
      <w:rFonts w:ascii="맑은 고딕" w:eastAsia="맑은 고딕" w:hAnsi="맑은 고딕"/>
      <w:caps w:val="0"/>
      <w:snapToGrid/>
      <w:color w:val="365F91"/>
      <w:kern w:val="0"/>
      <w:sz w:val="28"/>
    </w:rPr>
  </w:style>
  <w:style w:type="character" w:customStyle="1" w:styleId="Char10">
    <w:name w:val="바닥글 Char1"/>
    <w:aliases w:val="번호 없는 경우 Char Char"/>
    <w:rsid w:val="001E2E5D"/>
    <w:rPr>
      <w:rFonts w:ascii="바탕" w:eastAsia="바탕" w:hAnsi="Times New Roman" w:cs="Times New Roman"/>
      <w:szCs w:val="20"/>
    </w:rPr>
  </w:style>
  <w:style w:type="paragraph" w:customStyle="1" w:styleId="1b">
    <w:name w:val="스타일1"/>
    <w:basedOn w:val="ab"/>
    <w:rsid w:val="001E2E5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atLeast"/>
    </w:pPr>
    <w:rPr>
      <w:rFonts w:ascii="Times New Roman"/>
      <w:b/>
      <w:bCs/>
      <w:spacing w:val="3"/>
      <w:sz w:val="23"/>
      <w:szCs w:val="22"/>
    </w:rPr>
  </w:style>
  <w:style w:type="paragraph" w:customStyle="1" w:styleId="110">
    <w:name w:val="제목 11"/>
    <w:rsid w:val="001E2E5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체" w:eastAsia="바탕체"/>
      <w:color w:val="000000"/>
      <w:sz w:val="28"/>
    </w:rPr>
  </w:style>
  <w:style w:type="paragraph" w:customStyle="1" w:styleId="BKLDD1Text">
    <w:name w:val="BKL DD 1 Text"/>
    <w:basedOn w:val="a"/>
    <w:rsid w:val="001E2E5D"/>
    <w:pPr>
      <w:autoSpaceDE/>
      <w:autoSpaceDN/>
      <w:spacing w:line="360" w:lineRule="atLeast"/>
      <w:ind w:left="425"/>
    </w:pPr>
    <w:rPr>
      <w:rFonts w:eastAsia="바탕체"/>
      <w:bCs w:val="0"/>
      <w:color w:val="auto"/>
      <w:sz w:val="24"/>
      <w:szCs w:val="20"/>
    </w:rPr>
  </w:style>
  <w:style w:type="numbering" w:customStyle="1" w:styleId="111">
    <w:name w:val="목록 없음11"/>
    <w:next w:val="a3"/>
    <w:semiHidden/>
    <w:rsid w:val="001E2E5D"/>
  </w:style>
  <w:style w:type="paragraph" w:customStyle="1" w:styleId="hstyle0">
    <w:name w:val="hstyle0"/>
    <w:basedOn w:val="a"/>
    <w:rsid w:val="001E2E5D"/>
    <w:pPr>
      <w:widowControl/>
      <w:wordWrap/>
      <w:autoSpaceDE/>
      <w:autoSpaceDN/>
      <w:spacing w:line="384" w:lineRule="auto"/>
    </w:pPr>
    <w:rPr>
      <w:rFonts w:ascii="한컴바탕" w:eastAsia="한컴바탕" w:hAnsi="한컴바탕" w:cs="한컴바탕"/>
      <w:bCs w:val="0"/>
      <w:kern w:val="0"/>
      <w:sz w:val="20"/>
      <w:szCs w:val="20"/>
    </w:rPr>
  </w:style>
  <w:style w:type="paragraph" w:customStyle="1" w:styleId="hstyle1">
    <w:name w:val="hstyle1"/>
    <w:basedOn w:val="a"/>
    <w:rsid w:val="001E2E5D"/>
    <w:pPr>
      <w:widowControl/>
      <w:wordWrap/>
      <w:autoSpaceDE/>
      <w:autoSpaceDN/>
      <w:spacing w:line="288" w:lineRule="auto"/>
    </w:pPr>
    <w:rPr>
      <w:rFonts w:ascii="바탕" w:hAnsi="바탕" w:cs="굴림"/>
      <w:bCs w:val="0"/>
      <w:kern w:val="0"/>
      <w:sz w:val="20"/>
      <w:szCs w:val="20"/>
    </w:rPr>
  </w:style>
  <w:style w:type="paragraph" w:customStyle="1" w:styleId="hstyle2">
    <w:name w:val="hstyle2"/>
    <w:basedOn w:val="a"/>
    <w:rsid w:val="001E2E5D"/>
    <w:pPr>
      <w:widowControl/>
      <w:wordWrap/>
      <w:autoSpaceDE/>
      <w:autoSpaceDN/>
      <w:spacing w:before="50" w:after="50" w:line="374" w:lineRule="auto"/>
      <w:ind w:left="170"/>
    </w:pPr>
    <w:rPr>
      <w:rFonts w:ascii="한양신명조" w:eastAsia="한양신명조" w:hAnsi="굴림" w:cs="굴림"/>
      <w:bCs w:val="0"/>
      <w:kern w:val="0"/>
      <w:sz w:val="18"/>
      <w:szCs w:val="18"/>
    </w:rPr>
  </w:style>
  <w:style w:type="paragraph" w:customStyle="1" w:styleId="bodytextChar">
    <w:name w:val="body text Char"/>
    <w:basedOn w:val="a"/>
    <w:rsid w:val="001E2E5D"/>
    <w:pPr>
      <w:widowControl/>
      <w:wordWrap/>
      <w:autoSpaceDE/>
      <w:autoSpaceDN/>
      <w:adjustRightInd w:val="0"/>
      <w:snapToGrid w:val="0"/>
      <w:spacing w:before="60" w:after="120" w:line="260" w:lineRule="atLeast"/>
      <w:ind w:left="851"/>
    </w:pPr>
    <w:rPr>
      <w:rFonts w:ascii="CG Times" w:hAnsi="CG Times"/>
      <w:bCs w:val="0"/>
      <w:color w:val="auto"/>
      <w:sz w:val="20"/>
      <w:lang w:eastAsia="en-US"/>
    </w:rPr>
  </w:style>
  <w:style w:type="numbering" w:customStyle="1" w:styleId="2a">
    <w:name w:val="목록 없음2"/>
    <w:next w:val="a3"/>
    <w:semiHidden/>
    <w:rsid w:val="001E2E5D"/>
  </w:style>
  <w:style w:type="paragraph" w:customStyle="1" w:styleId="BodyTextBlue">
    <w:name w:val="Body Text Blue"/>
    <w:basedOn w:val="aa"/>
    <w:semiHidden/>
    <w:qFormat/>
    <w:rsid w:val="0065607A"/>
    <w:pPr>
      <w:widowControl/>
      <w:wordWrap/>
      <w:autoSpaceDE/>
      <w:autoSpaceDN/>
      <w:spacing w:after="240" w:line="260" w:lineRule="exact"/>
      <w:jc w:val="left"/>
    </w:pPr>
    <w:rPr>
      <w:rFonts w:ascii="Verdana" w:eastAsia="맑은 고딕" w:hAnsi="Verdana"/>
      <w:b/>
      <w:bCs w:val="0"/>
      <w:color w:val="002060"/>
      <w:kern w:val="0"/>
      <w:sz w:val="18"/>
      <w:szCs w:val="20"/>
      <w:lang w:val="en-GB" w:eastAsia="en-US"/>
    </w:rPr>
  </w:style>
  <w:style w:type="paragraph" w:customStyle="1" w:styleId="BodyTextItalic">
    <w:name w:val="Body Text Italic"/>
    <w:basedOn w:val="BodyTextBlue"/>
    <w:semiHidden/>
    <w:qFormat/>
    <w:rsid w:val="0065607A"/>
    <w:rPr>
      <w:b w:val="0"/>
      <w:i/>
      <w:color w:val="auto"/>
    </w:rPr>
  </w:style>
  <w:style w:type="numbering" w:customStyle="1" w:styleId="TTBodyText">
    <w:name w:val="T&amp;T Body Text"/>
    <w:uiPriority w:val="99"/>
    <w:rsid w:val="0065607A"/>
    <w:pPr>
      <w:numPr>
        <w:numId w:val="13"/>
      </w:numPr>
    </w:pPr>
  </w:style>
  <w:style w:type="table" w:customStyle="1" w:styleId="210">
    <w:name w:val="표 구분선21"/>
    <w:basedOn w:val="a2"/>
    <w:next w:val="ad"/>
    <w:uiPriority w:val="59"/>
    <w:rsid w:val="000F1C42"/>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R1">
    <w:name w:val="DDR 본문1"/>
    <w:basedOn w:val="a"/>
    <w:link w:val="DDR1Char"/>
    <w:qFormat/>
    <w:rsid w:val="00974E97"/>
    <w:pPr>
      <w:adjustRightInd w:val="0"/>
      <w:snapToGrid w:val="0"/>
      <w:spacing w:line="240" w:lineRule="auto"/>
    </w:pPr>
    <w:rPr>
      <w:rFonts w:ascii="Calibri" w:eastAsiaTheme="minorHAnsi" w:hAnsi="Calibri"/>
      <w:bCs w:val="0"/>
      <w:color w:val="auto"/>
      <w:sz w:val="20"/>
      <w:szCs w:val="22"/>
    </w:rPr>
  </w:style>
  <w:style w:type="character" w:customStyle="1" w:styleId="DDR1Char">
    <w:name w:val="DDR 본문1 Char"/>
    <w:basedOn w:val="a1"/>
    <w:link w:val="DDR1"/>
    <w:rsid w:val="00974E97"/>
    <w:rPr>
      <w:rFonts w:ascii="Calibri" w:eastAsiaTheme="minorHAnsi" w:hAnsi="Calibri"/>
      <w:kern w:val="2"/>
      <w:szCs w:val="22"/>
    </w:rPr>
  </w:style>
  <w:style w:type="table" w:customStyle="1" w:styleId="800">
    <w:name w:val="표 구분선80"/>
    <w:basedOn w:val="a2"/>
    <w:next w:val="ad"/>
    <w:uiPriority w:val="59"/>
    <w:rsid w:val="00974E97"/>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2"/>
    <w:next w:val="ad"/>
    <w:uiPriority w:val="59"/>
    <w:rsid w:val="00A453E6"/>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목록 단락 Char"/>
    <w:aliases w:val="숫자 제목 Char,숫자제목 Char,?? ?? Char,???? Char,번호매기기 기본 Char"/>
    <w:link w:val="ac"/>
    <w:uiPriority w:val="34"/>
    <w:locked/>
    <w:rsid w:val="00F87A9E"/>
    <w:rPr>
      <w:bCs/>
      <w:color w:val="00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003">
      <w:bodyDiv w:val="1"/>
      <w:marLeft w:val="0"/>
      <w:marRight w:val="0"/>
      <w:marTop w:val="0"/>
      <w:marBottom w:val="0"/>
      <w:divBdr>
        <w:top w:val="none" w:sz="0" w:space="0" w:color="auto"/>
        <w:left w:val="none" w:sz="0" w:space="0" w:color="auto"/>
        <w:bottom w:val="none" w:sz="0" w:space="0" w:color="auto"/>
        <w:right w:val="none" w:sz="0" w:space="0" w:color="auto"/>
      </w:divBdr>
    </w:div>
    <w:div w:id="229312037">
      <w:bodyDiv w:val="1"/>
      <w:marLeft w:val="0"/>
      <w:marRight w:val="0"/>
      <w:marTop w:val="0"/>
      <w:marBottom w:val="0"/>
      <w:divBdr>
        <w:top w:val="none" w:sz="0" w:space="0" w:color="auto"/>
        <w:left w:val="none" w:sz="0" w:space="0" w:color="auto"/>
        <w:bottom w:val="none" w:sz="0" w:space="0" w:color="auto"/>
        <w:right w:val="none" w:sz="0" w:space="0" w:color="auto"/>
      </w:divBdr>
    </w:div>
    <w:div w:id="376467629">
      <w:bodyDiv w:val="1"/>
      <w:marLeft w:val="0"/>
      <w:marRight w:val="0"/>
      <w:marTop w:val="0"/>
      <w:marBottom w:val="0"/>
      <w:divBdr>
        <w:top w:val="none" w:sz="0" w:space="0" w:color="auto"/>
        <w:left w:val="none" w:sz="0" w:space="0" w:color="auto"/>
        <w:bottom w:val="none" w:sz="0" w:space="0" w:color="auto"/>
        <w:right w:val="none" w:sz="0" w:space="0" w:color="auto"/>
      </w:divBdr>
    </w:div>
    <w:div w:id="414135604">
      <w:bodyDiv w:val="1"/>
      <w:marLeft w:val="0"/>
      <w:marRight w:val="0"/>
      <w:marTop w:val="0"/>
      <w:marBottom w:val="0"/>
      <w:divBdr>
        <w:top w:val="none" w:sz="0" w:space="0" w:color="auto"/>
        <w:left w:val="none" w:sz="0" w:space="0" w:color="auto"/>
        <w:bottom w:val="none" w:sz="0" w:space="0" w:color="auto"/>
        <w:right w:val="none" w:sz="0" w:space="0" w:color="auto"/>
      </w:divBdr>
    </w:div>
    <w:div w:id="503282043">
      <w:bodyDiv w:val="1"/>
      <w:marLeft w:val="0"/>
      <w:marRight w:val="0"/>
      <w:marTop w:val="0"/>
      <w:marBottom w:val="0"/>
      <w:divBdr>
        <w:top w:val="none" w:sz="0" w:space="0" w:color="auto"/>
        <w:left w:val="none" w:sz="0" w:space="0" w:color="auto"/>
        <w:bottom w:val="none" w:sz="0" w:space="0" w:color="auto"/>
        <w:right w:val="none" w:sz="0" w:space="0" w:color="auto"/>
      </w:divBdr>
    </w:div>
    <w:div w:id="979263160">
      <w:bodyDiv w:val="1"/>
      <w:marLeft w:val="0"/>
      <w:marRight w:val="0"/>
      <w:marTop w:val="0"/>
      <w:marBottom w:val="0"/>
      <w:divBdr>
        <w:top w:val="none" w:sz="0" w:space="0" w:color="auto"/>
        <w:left w:val="none" w:sz="0" w:space="0" w:color="auto"/>
        <w:bottom w:val="none" w:sz="0" w:space="0" w:color="auto"/>
        <w:right w:val="none" w:sz="0" w:space="0" w:color="auto"/>
      </w:divBdr>
    </w:div>
    <w:div w:id="1299603373">
      <w:bodyDiv w:val="1"/>
      <w:marLeft w:val="0"/>
      <w:marRight w:val="0"/>
      <w:marTop w:val="0"/>
      <w:marBottom w:val="0"/>
      <w:divBdr>
        <w:top w:val="none" w:sz="0" w:space="0" w:color="auto"/>
        <w:left w:val="none" w:sz="0" w:space="0" w:color="auto"/>
        <w:bottom w:val="none" w:sz="0" w:space="0" w:color="auto"/>
        <w:right w:val="none" w:sz="0" w:space="0" w:color="auto"/>
      </w:divBdr>
    </w:div>
    <w:div w:id="1529680688">
      <w:bodyDiv w:val="1"/>
      <w:marLeft w:val="0"/>
      <w:marRight w:val="0"/>
      <w:marTop w:val="0"/>
      <w:marBottom w:val="0"/>
      <w:divBdr>
        <w:top w:val="none" w:sz="0" w:space="0" w:color="auto"/>
        <w:left w:val="none" w:sz="0" w:space="0" w:color="auto"/>
        <w:bottom w:val="none" w:sz="0" w:space="0" w:color="auto"/>
        <w:right w:val="none" w:sz="0" w:space="0" w:color="auto"/>
      </w:divBdr>
    </w:div>
    <w:div w:id="1800148646">
      <w:bodyDiv w:val="1"/>
      <w:marLeft w:val="0"/>
      <w:marRight w:val="0"/>
      <w:marTop w:val="0"/>
      <w:marBottom w:val="0"/>
      <w:divBdr>
        <w:top w:val="none" w:sz="0" w:space="0" w:color="auto"/>
        <w:left w:val="none" w:sz="0" w:space="0" w:color="auto"/>
        <w:bottom w:val="none" w:sz="0" w:space="0" w:color="auto"/>
        <w:right w:val="none" w:sz="0" w:space="0" w:color="auto"/>
      </w:divBdr>
    </w:div>
    <w:div w:id="214257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3.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theme" Target="theme/theme1.xml" Id="rId22" /><Relationship Type="http://schemas.openxmlformats.org/officeDocument/2006/relationships/customXml" Target="/customXML/item5.xml" Id="imanage.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5.xml.rels>&#65279;<?xml version="1.0" encoding="utf-8"?><Relationships xmlns="http://schemas.openxmlformats.org/package/2006/relationships"><Relationship Type="http://schemas.openxmlformats.org/officeDocument/2006/relationships/customXmlProps" Target="/customXML/itemProps5.xml" Id="iManageProps" /></Relationships>
</file>

<file path=customXML/item5.xml><?xml version="1.0" encoding="utf-8"?>
<properties xmlns="http://www.imanage.com/work/xmlschema">
  <documentid>M!25729891.13</documentid>
  <senderid>JAEHWA.PARK</senderid>
  <senderemail>JAEHWA.PARK@BKL.CO.KR</senderemail>
  <lastmodified>2026-10-07T18:58:00.0000000+09:00</lastmodified>
  <database>M</database>
</properties>
</file>

<file path=customXML/itemProps5.xml><?xml version="1.0" encoding="utf-8"?>
<ds:datastoreItem xmlns:ds="http://schemas.openxmlformats.org/officeDocument/2006/customXml" ds:itemID="{7EEE9166-F1C4-4AEF-AB21-A9FF71855973}">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roperties xmlns="http://www.imanage.com/work/xmlschema">
  <documentid>MATTER!11209526.2</documentid>
  <senderid>IYHWANG</senderid>
  <senderemail>IYHWANG@SHINKIM.COM</senderemail>
  <lastmodified>2026-10-06T21:31:00.0000000+09:00</lastmodified>
  <database>MATTER</database>
</properties>
</file>

<file path=customXml/itemProps1.xml><?xml version="1.0" encoding="utf-8"?>
<ds:datastoreItem xmlns:ds="http://schemas.openxmlformats.org/officeDocument/2006/customXml" ds:itemID="{8495B4E4-41EB-47C6-B8F5-F8D932D1D473}">
  <ds:schemaRefs>
    <ds:schemaRef ds:uri="http://schemas.openxmlformats.org/officeDocument/2006/bibliography"/>
  </ds:schemaRefs>
</ds:datastoreItem>
</file>

<file path=customXml/itemProps2.xml><?xml version="1.0" encoding="utf-8"?>
<ds:datastoreItem xmlns:ds="http://schemas.openxmlformats.org/officeDocument/2006/customXml" ds:itemID="{EF082CA4-BF93-484D-8C3B-48E1D2C26FAA}">
  <ds:schemaRefs>
    <ds:schemaRef ds:uri="http://schemas.openxmlformats.org/officeDocument/2006/bibliography"/>
  </ds:schemaRefs>
</ds:datastoreItem>
</file>

<file path=customXml/itemProps3.xml><?xml version="1.0" encoding="utf-8"?>
<ds:datastoreItem xmlns:ds="http://schemas.openxmlformats.org/officeDocument/2006/customXml" ds:itemID="{1D09809A-EAEB-476D-9129-ABDF701DCBAD}">
  <ds:schemaRefs>
    <ds:schemaRef ds:uri="http://schemas.openxmlformats.org/officeDocument/2006/bibliography"/>
  </ds:schemaRefs>
</ds:datastoreItem>
</file>

<file path=customXml/itemProps4.xml><?xml version="1.0" encoding="utf-8"?>
<ds:datastoreItem xmlns:ds="http://schemas.openxmlformats.org/officeDocument/2006/customXml" ds:itemID="{81C47D43-036A-4DCC-BD0A-B00589649843}">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7209</Words>
  <Characters>29848</Characters>
  <Application>Microsoft Office Word</Application>
  <DocSecurity>0</DocSecurity>
  <Lines>3316</Lines>
  <Paragraphs>2316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SHIN&amp;KIM</Company>
  <LinksUpToDate>false</LinksUpToDate>
  <CharactersWithSpaces>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&amp; KIM</dc:creator>
  <cp:lastModifiedBy>BKL</cp:lastModifiedBy>
  <cp:revision>2</cp:revision>
  <cp:lastPrinted>2026-09-18T05:06:00Z</cp:lastPrinted>
  <dcterms:created xsi:type="dcterms:W3CDTF">2026-10-07T09:58:00Z</dcterms:created>
  <dcterms:modified xsi:type="dcterms:W3CDTF">2026-10-07T09:58:00Z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i1wUujT95oNcJEpl30tGaZScwIs202412090000000</vt:lpwstr>
  </property>
  <property fmtid="{D5CDD505-2E9C-101B-9397-08002B2CF9AE}" pid="3" name="docPath">
    <vt:lpwstr>Vjpc7L2U7YGs66CZ7JWI7JaRIOyViOyWkeusvOulmOyEvO2EsFwoMjYuMDYpIOunpOqwgeykgOu5hFw1LTEuIOunpOunpOqzhOyVveyEnFzslYjslpHrrLzrpZjshLzthLBf67aA64+Z7IKw66ek66ek6rOE7JW97IScKDI1NzI5ODkxLnYxMSlfbWFya3VwLmRvY3g=</vt:lpwstr>
  </property>
  <property fmtid="{D5CDD505-2E9C-101B-9397-08002B2CF9AE}" pid="4" name="docUid">
    <vt:lpwstr>w0iazTj7UNlNw7Q7rChFf_3G53o</vt:lpwstr>
  </property>
  <property fmtid="{D5CDD505-2E9C-101B-9397-08002B2CF9AE}" pid="5" name="parentBranchUid">
    <vt:lpwstr>dO42x6yAn0oCx8J26OkdJFOLmzQ202509270000003</vt:lpwstr>
  </property>
</Properties>
</file>